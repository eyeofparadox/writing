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david aes \ av</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disclosure of her forbidden conception.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what a perfect forgery of an avon’ai she was.</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i/>
          <w:sz w:val="24"/>
        </w:rPr>
      </w:pPr>
      <w:r w:rsidRPr="007573E8">
        <w:rPr>
          <w:rStyle w:val="AesDPNormal"/>
          <w:rFonts w:ascii="Montserrat" w:hAnsi="Montserrat"/>
          <w:i/>
          <w:sz w:val="24"/>
        </w:rPr>
        <w:t xml:space="preserve">avon vea, or av, was born to an avon bereft of a name, while avon was a loving parent, she was also very private about her history.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 she was an outstanding cadet at the academy.</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79017A" w:rsidRPr="007573E8" w:rsidRDefault="0079017A">
      <w:pPr>
        <w:pStyle w:val="AesN1"/>
        <w:rPr>
          <w:rStyle w:val="AesDPNormal"/>
          <w:rFonts w:ascii="Montserrat" w:hAnsi="Montserrat"/>
          <w:caps/>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alter to fit—though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the household only; introducing many of them to each other.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secret—house ara descends from avael—a child, ara, conceived to carry on the seed taken from the wreckage of avael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a’nae confides in her. beyond that what each knew was less than certain and questionably accurate. av was only confused by what little of the conversation she overhears.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when she first lays eyes on av, ojen falls for her. to a dragon, the light of a phoenix was like a candle to a moth. to ojen—a dragonchild—av's light was totally irresistible. naturally, av remains almost blind to this deep affection.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integration of the four children of a’nae with the complications of society.</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breaks stride in the middle of a fight, her attention drawn to a commotion among the observers.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turns and finds herself confronting her own image, a shock of recognition passes through her—different from the shockwave that passes through the crowd.</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and ana draw close... "you’re not a boy... unae, come with me... there’s someone you must meet..." ana whispers.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 small commotion ensues as the muse leaves with av.</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introduction into the court—for recognition of her right to title—starts a second ripple, expanding the sphere of disturbances and provoking a wider circle of interest and intrigue.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day after her reception av was taken by the ear and dressed for a court appearance with her grandmother. she was dragged along in ignorance, at the considered design of her house head. av watches the proceedings with rabid interest until suddenly ja’nae steps out to bid a suit. ja’nae announces that due to the confirmation of her son’s mortal illness she had chosen a new heir. av sits mute with shock as ja’nae asks the court for its ruling on her grandchild whom they were introduced to at the reception. the court confirms her candidate and summons av to the floor. av steels her self to advance to the center of the hall and the assembly erupts into an uproar.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"i don't know what you expected, i am just me, neh?"</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ja’nae to take a risk on her ability to fight her own fights.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uncle, aeph's twin, appears, contesting av's claim to the title of house ARA, promoting his twin daughters by a’nae: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as a result, av, as the chosen heir was at once the principal opponent and nuptial prize for any man who could win the title from her.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unless kev chose to enter the contest and take his own sister as a prize to get it, a union of ARA and AVON was forestalled.</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on her return to school following the four days of wend, av was confronted at the gates by her new acquaintances. av’s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syn begins to take an interest in av for the same reasons ojen did, now that he realizes she was a girl.</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one of the boys new to her acquaintance, caval, had taken a marked interest in her and with tact and honesty begins to win some of her trust. he approaches as a friend.</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most of the boys she had gained respect from now only see her as a girl to suit—av couldnot comprehend this change in people she thought of as friends.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and her strange androgyny continue to provide a tumultuous focus for the local youth.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 virtual body double for the untouchable ana, av might very easily find herself being pressed into use as the surrogate of coupling with the muse. especially as a more sophisticated older crowd takes note of av's unique traits.</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pinned in a corner, av finally sees through her enemies and discovers their dangerous motives. though they tempt and torture her painfully, she realizes that death was better than helping them begin the destruction of her race.</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av's escape was almost worse than death, costing her everything she values and leaving her spiritually and emotionally charred.</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only option for a person who was supposed to be dead was to create a new life. the alternative was to start something too big to control. </w:t>
      </w:r>
    </w:p>
    <w:p w:rsidR="0079017A" w:rsidRPr="007573E8" w:rsidRDefault="0079017A">
      <w:pPr>
        <w:tabs>
          <w:tab w:val="left" w:pos="3600"/>
          <w:tab w:val="left" w:pos="5040"/>
          <w:tab w:val="left" w:pos="6480"/>
          <w:tab w:val="left" w:pos="7920"/>
        </w:tabs>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 they had been in rapport, and they had taken advantage of her open mind to stun her. the link was cut as av recoiled in shock.</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a’nae also had to make a decision on whether or not to reveal this penetration of the navy com path.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mother. a’nae,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a’nae recalled her assurances that all would be well. arriving to learn that she had gone into exile, a’nae dispairs. by accepting exile, av had placed herself out of a’nae’s power to protect her. an unnamed child was a ward of the avon’dai. her claim and rights were proscribed.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mother, friends, family and av. the ruthless reprogramming of her mind made her unable to even speak to her family, friends and acquaintances. those whom she could speak to, she found she could not speak to of her identity. a’nae is twice frustrated, since av’s condition makes it impossible to pursue her mission objective of identifying av’s path contacts. not only can av not speak to her mother, she cannot address or identify any individuals associated with her past. 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them. the three survivors of av’s onslaught faced their sentencing and chose exile. with that bit of interference out of they way, they set out in search of their prey. they had a mission to complete.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an and mother. word of av’s predicament reached an who told a’nae. a’nae spoke to her mother, arranging for protection if her daughter could make it to tael yng. an sought out av and advised her to flee to their grandmother’s province where she would be offered patronage and protection from  the three exiles.</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br w:type="page"/>
        <w:t>av and vai \ as they appear here, these notes are more appropriate to the development of the prologue/epilogue proposal.</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vai, childhood \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adversary. he has been waiting, watching for the ava to set foot on the threshold. he felt it as soon as she appeared on the gods’ path, but to his surprise, bound for, not originating from, the eye of paradox.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risks</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av’va’on \ the female principle of death—av—is rebirth. the animal principle of death—va—is dreaming. </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and cat \ av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ava·an·vea</w:t>
      </w:r>
      <w:r w:rsidRPr="007573E8">
        <w:rPr>
          <w:rStyle w:val="AesDPNormal"/>
          <w:rFonts w:ascii="Montserrat" w:hAnsi="Montserrat"/>
          <w:caps/>
          <w:sz w:val="24"/>
        </w:rPr>
        <w:tab/>
        <w:t>«0»</w:t>
      </w:r>
      <w:r w:rsidRPr="007573E8">
        <w:rPr>
          <w:rStyle w:val="AesDPNormal"/>
          <w:rFonts w:ascii="Montserrat" w:hAnsi="Montserrat"/>
          <w:caps/>
          <w:sz w:val="24"/>
        </w:rPr>
        <w:tab/>
        <w:t>av</w:t>
      </w:r>
      <w:r w:rsidRPr="007573E8">
        <w:rPr>
          <w:rStyle w:val="AesDPNormal"/>
          <w:rFonts w:ascii="Montserrat" w:hAnsi="Montserrat"/>
          <w:caps/>
          <w:sz w:val="24"/>
        </w:rPr>
        <w:tab/>
        <w:t>Avon, anvea</w:t>
      </w:r>
      <w:r w:rsidRPr="007573E8">
        <w:rPr>
          <w:rStyle w:val="AesDPNormal"/>
          <w:rFonts w:ascii="Montserrat" w:hAnsi="Montserrat"/>
          <w:caps/>
          <w:sz w:val="24"/>
        </w:rPr>
        <w:tab/>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b/>
      </w:r>
      <w:r w:rsidRPr="007573E8">
        <w:rPr>
          <w:rStyle w:val="AesDPNormal"/>
          <w:rFonts w:ascii="Montserrat" w:hAnsi="Montserrat"/>
          <w:caps/>
          <w:sz w:val="24"/>
        </w:rPr>
        <w:tab/>
      </w:r>
      <w:r w:rsidRPr="007573E8">
        <w:rPr>
          <w:rStyle w:val="AesDPNormal"/>
          <w:rFonts w:ascii="Montserrat" w:hAnsi="Montserrat"/>
          <w:caps/>
          <w:sz w:val="24"/>
        </w:rPr>
        <w:tab/>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catherine</w:t>
      </w:r>
      <w:r w:rsidRPr="007573E8">
        <w:rPr>
          <w:rStyle w:val="AesDPNormal"/>
          <w:rFonts w:ascii="Montserrat" w:hAnsi="Montserrat"/>
          <w:caps/>
          <w:sz w:val="24"/>
        </w:rPr>
        <w:tab/>
        <w:t>«1»</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cathaline</w:t>
      </w:r>
      <w:r w:rsidRPr="007573E8">
        <w:rPr>
          <w:rStyle w:val="AesDPNormal"/>
          <w:rFonts w:ascii="Montserrat" w:hAnsi="Montserrat"/>
          <w:caps/>
          <w:sz w:val="24"/>
        </w:rPr>
        <w:tab/>
        <w:t>«2»</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catalin</w:t>
      </w:r>
      <w:r w:rsidRPr="007573E8">
        <w:rPr>
          <w:rStyle w:val="AesDPNormal"/>
          <w:rFonts w:ascii="Montserrat" w:hAnsi="Montserrat"/>
          <w:caps/>
          <w:sz w:val="24"/>
        </w:rPr>
        <w:tab/>
        <w:t>«3»</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caitlyn</w:t>
      </w:r>
      <w:r w:rsidRPr="007573E8">
        <w:rPr>
          <w:rStyle w:val="AesDPNormal"/>
          <w:rFonts w:ascii="Montserrat" w:hAnsi="Montserrat"/>
          <w:caps/>
          <w:sz w:val="24"/>
        </w:rPr>
        <w:tab/>
        <w:t>«4»</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cait</w:t>
      </w:r>
      <w:r w:rsidRPr="007573E8">
        <w:rPr>
          <w:rStyle w:val="AesDPNormal"/>
          <w:rFonts w:ascii="Montserrat" w:hAnsi="Montserrat"/>
          <w:caps/>
          <w:sz w:val="24"/>
        </w:rPr>
        <w:tab/>
        <w:t>«5»</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Kait</w:t>
      </w:r>
      <w:r w:rsidRPr="007573E8">
        <w:rPr>
          <w:rStyle w:val="AesDPNormal"/>
          <w:rFonts w:ascii="Montserrat" w:hAnsi="Montserrat"/>
          <w:caps/>
          <w:sz w:val="24"/>
        </w:rPr>
        <w:tab/>
        <w:t>«6»</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ember</w:t>
      </w:r>
      <w:r w:rsidRPr="007573E8">
        <w:rPr>
          <w:rStyle w:val="AesDPNormal"/>
          <w:rFonts w:ascii="Montserrat" w:hAnsi="Montserrat"/>
          <w:caps/>
          <w:sz w:val="24"/>
        </w:rPr>
        <w:tab/>
        <w:t>«7»</w:t>
      </w:r>
      <w:r w:rsidRPr="007573E8">
        <w:rPr>
          <w:rStyle w:val="AesDPNormal"/>
          <w:rFonts w:ascii="Montserrat" w:hAnsi="Montserrat"/>
          <w:caps/>
          <w:sz w:val="24"/>
        </w:rPr>
        <w:tab/>
        <w:t>ace</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Katie</w:t>
      </w:r>
      <w:r w:rsidRPr="007573E8">
        <w:rPr>
          <w:rStyle w:val="AesDPNormal"/>
          <w:rFonts w:ascii="Montserrat" w:hAnsi="Montserrat"/>
          <w:caps/>
          <w:sz w:val="24"/>
        </w:rPr>
        <w:tab/>
        <w:t>«8»</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 xml:space="preserve">Ashanna </w:t>
      </w:r>
      <w:r w:rsidRPr="007573E8">
        <w:rPr>
          <w:rStyle w:val="AesDPNormal"/>
          <w:rFonts w:ascii="Montserrat" w:hAnsi="Montserrat"/>
          <w:caps/>
          <w:sz w:val="24"/>
        </w:rPr>
        <w:tab/>
        <w:t>«9»</w:t>
      </w:r>
      <w:r w:rsidRPr="007573E8">
        <w:rPr>
          <w:rStyle w:val="AesDPNormal"/>
          <w:rFonts w:ascii="Montserrat" w:hAnsi="Montserrat"/>
          <w:caps/>
          <w:sz w:val="24"/>
        </w:rPr>
        <w:tab/>
        <w:t>ash</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Kitty</w:t>
      </w:r>
      <w:r w:rsidRPr="007573E8">
        <w:rPr>
          <w:rStyle w:val="AesDPNormal"/>
          <w:rFonts w:ascii="Montserrat" w:hAnsi="Montserrat"/>
          <w:caps/>
          <w:sz w:val="24"/>
        </w:rPr>
        <w:tab/>
        <w:t>«10»</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Kit</w:t>
      </w:r>
      <w:r w:rsidRPr="007573E8">
        <w:rPr>
          <w:rStyle w:val="AesDPNormal"/>
          <w:rFonts w:ascii="Montserrat" w:hAnsi="Montserrat"/>
          <w:caps/>
          <w:sz w:val="24"/>
        </w:rPr>
        <w:tab/>
        <w:t>«11»</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Katheryn</w:t>
      </w:r>
      <w:r w:rsidRPr="007573E8">
        <w:rPr>
          <w:rStyle w:val="AesDPNormal"/>
          <w:rFonts w:ascii="Montserrat" w:hAnsi="Montserrat"/>
          <w:caps/>
          <w:sz w:val="24"/>
        </w:rPr>
        <w:tab/>
        <w:t>«12»</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kathlene</w:t>
      </w:r>
      <w:r w:rsidRPr="007573E8">
        <w:rPr>
          <w:rStyle w:val="AesDPNormal"/>
          <w:rFonts w:ascii="Montserrat" w:hAnsi="Montserrat"/>
          <w:caps/>
          <w:sz w:val="24"/>
        </w:rPr>
        <w:tab/>
        <w:t>«13»</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kathy</w:t>
      </w:r>
      <w:r w:rsidRPr="007573E8">
        <w:rPr>
          <w:rStyle w:val="AesDPNormal"/>
          <w:rFonts w:ascii="Montserrat" w:hAnsi="Montserrat"/>
          <w:caps/>
          <w:sz w:val="24"/>
        </w:rPr>
        <w:tab/>
        <w:t>«14»</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cathy</w:t>
      </w:r>
      <w:r w:rsidRPr="007573E8">
        <w:rPr>
          <w:rStyle w:val="AesDPNormal"/>
          <w:rFonts w:ascii="Montserrat" w:hAnsi="Montserrat"/>
          <w:caps/>
          <w:sz w:val="24"/>
        </w:rPr>
        <w:tab/>
        <w:t>«15»</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cati</w:t>
      </w:r>
      <w:r w:rsidRPr="007573E8">
        <w:rPr>
          <w:rStyle w:val="AesDPNormal"/>
          <w:rFonts w:ascii="Montserrat" w:hAnsi="Montserrat"/>
          <w:caps/>
          <w:sz w:val="24"/>
        </w:rPr>
        <w:tab/>
        <w:t>«16»</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catia</w:t>
      </w:r>
      <w:r w:rsidRPr="007573E8">
        <w:rPr>
          <w:rStyle w:val="AesDPNormal"/>
          <w:rFonts w:ascii="Montserrat" w:hAnsi="Montserrat"/>
          <w:caps/>
          <w:sz w:val="24"/>
        </w:rPr>
        <w:tab/>
        <w:t>«17»</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katya</w:t>
      </w:r>
      <w:r w:rsidRPr="007573E8">
        <w:rPr>
          <w:rStyle w:val="AesDPNormal"/>
          <w:rFonts w:ascii="Montserrat" w:hAnsi="Montserrat"/>
          <w:caps/>
          <w:sz w:val="24"/>
        </w:rPr>
        <w:tab/>
        <w:t>«18»</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katalin</w:t>
      </w:r>
      <w:r w:rsidRPr="007573E8">
        <w:rPr>
          <w:rStyle w:val="AesDPNormal"/>
          <w:rFonts w:ascii="Montserrat" w:hAnsi="Montserrat"/>
          <w:caps/>
          <w:sz w:val="24"/>
        </w:rPr>
        <w:tab/>
        <w:t>«19»</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kaitlin</w:t>
      </w:r>
      <w:r w:rsidRPr="007573E8">
        <w:rPr>
          <w:rStyle w:val="AesDPNormal"/>
          <w:rFonts w:ascii="Montserrat" w:hAnsi="Montserrat"/>
          <w:caps/>
          <w:sz w:val="24"/>
        </w:rPr>
        <w:tab/>
        <w:t>«20»</w:t>
      </w:r>
      <w:r w:rsidRPr="007573E8">
        <w:rPr>
          <w:rStyle w:val="AesDPNormal"/>
          <w:rFonts w:ascii="Montserrat" w:hAnsi="Montserrat"/>
          <w:caps/>
          <w:sz w:val="24"/>
        </w:rPr>
        <w:tab/>
        <w:t>cat</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ava·an·vae</w:t>
      </w:r>
      <w:r w:rsidRPr="007573E8">
        <w:rPr>
          <w:rStyle w:val="AesDPNormal"/>
          <w:rFonts w:ascii="Montserrat" w:hAnsi="Montserrat"/>
          <w:caps/>
          <w:sz w:val="24"/>
        </w:rPr>
        <w:tab/>
      </w:r>
      <w:r w:rsidRPr="007573E8">
        <w:rPr>
          <w:rStyle w:val="AesDPNormal"/>
          <w:rFonts w:ascii="Montserrat" w:hAnsi="Montserrat"/>
          <w:caps/>
          <w:sz w:val="24"/>
        </w:rPr>
        <w:tab/>
        <w:t xml:space="preserve">anvae </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proposed overview elements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david aes</w:t>
      </w:r>
      <w:r w:rsidRPr="007573E8">
        <w:rPr>
          <w:rStyle w:val="AesDPNormal"/>
          <w:rFonts w:ascii="Montserrat" w:hAnsi="Montserrat"/>
          <w:caps/>
          <w:sz w:val="24"/>
        </w:rPr>
        <w:tab/>
        <w:t>av’yn</w:t>
      </w:r>
    </w:p>
    <w:p w:rsidR="0079017A" w:rsidRPr="007573E8" w:rsidRDefault="0079017A">
      <w:pPr>
        <w:pStyle w:val="AesN1"/>
        <w:rPr>
          <w:rStyle w:val="AesDPNormal"/>
          <w:rFonts w:ascii="Montserrat" w:hAnsi="Montserrat"/>
          <w:caps/>
          <w:sz w:val="24"/>
        </w:rPr>
      </w:pPr>
    </w:p>
    <w:p w:rsidR="0079017A" w:rsidRPr="007573E8" w:rsidRDefault="0079017A">
      <w:pPr>
        <w:pStyle w:val="AesN1"/>
        <w:rPr>
          <w:rStyle w:val="AesDPEmphasis"/>
          <w:rFonts w:ascii="Montserrat" w:hAnsi="Montserrat"/>
          <w:i w:val="0"/>
          <w:sz w:val="24"/>
        </w:rPr>
      </w:pPr>
      <w:r w:rsidRPr="007573E8">
        <w:rPr>
          <w:rStyle w:val="AesDPEmphasis"/>
          <w:rFonts w:ascii="Montserrat" w:hAnsi="Montserrat"/>
          <w:i w:val="0"/>
          <w:sz w:val="24"/>
        </w:rPr>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discovered her potential, unlocking some of the mysteries of her people and herself. during her ordeal, she crossed over to aeirn where she encountered vael. they fell in love at first sight, but av was frightened by the intensity of their passion and fled back to ajea. the key elements were the opening of the gate, establishing a link between aegis and ao’dai galaxies, introducing the eye of paradox and the touch of the divine.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av’s power manifested itself wildly, and she learned that she could not control it. she was forced to retreat from the academy to tame her power with avon disciplines. vael, having figured out where av disappeared to, was waiting for her. vael strove to help av, but when av discovered a way to give up her power, vael was unable to bear it. it was a painful parting that drove av back to her pursuit of a military career.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av walks a dangerous path of deadly compromises in an effort to warn the aea of this deadly enemy.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is on the frontlines of a war against the enemy and it’s enslaved allies she helped expose.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is pulled from the front lines and assigned to a mysterious secret service intelligence agency. her partner—her unnatural twin—and her direct superior are dragons.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unique potential, while struggling with the paradox that was the final test set upon her by her mentor.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proposal alternatives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avon’nai book i</w:t>
      </w:r>
      <w:r w:rsidRPr="007573E8">
        <w:rPr>
          <w:rStyle w:val="AesDPNormal"/>
          <w:rFonts w:ascii="Montserrat" w:hAnsi="Montserrat"/>
          <w:sz w:val="24"/>
        </w:rPr>
        <w:tab/>
        <w:t>avon’mai</w:t>
      </w:r>
      <w:r w:rsidRPr="007573E8">
        <w:rPr>
          <w:rStyle w:val="AesDPNormal"/>
          <w:rFonts w:ascii="Montserrat" w:hAnsi="Montserrat"/>
          <w:sz w:val="24"/>
        </w:rPr>
        <w:tab/>
      </w: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forced by the onset of heat to return to the world of her birth, av faces persecution and exile when the truth of her forbidden conception is disclosed. stripped of her “humanity” she falls prey to a terrible and unsuspected predator in the jungles of her alien home.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avon’nai book ii</w:t>
      </w:r>
      <w:r w:rsidRPr="007573E8">
        <w:rPr>
          <w:rStyle w:val="AesDPNormal"/>
          <w:rFonts w:ascii="Montserrat" w:hAnsi="Montserrat"/>
          <w:sz w:val="24"/>
        </w:rPr>
        <w:tab/>
        <w:t>avon’mnai</w:t>
      </w:r>
      <w:r w:rsidRPr="007573E8">
        <w:rPr>
          <w:rStyle w:val="AesDPNormal"/>
          <w:rFonts w:ascii="Montserrat" w:hAnsi="Montserrat"/>
          <w:sz w:val="24"/>
        </w:rPr>
        <w:tab/>
      </w: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driven by desperation, av stumbles across a threshold barring her world from the domains of her ancient ancestors. taken under the wing of a godlike mentor, av learns the reasons for her condemnation and exile. her divine lover terrifies her with the knowledge of her awesome potential.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avon’nai book iii</w:t>
      </w:r>
      <w:r w:rsidRPr="007573E8">
        <w:rPr>
          <w:rStyle w:val="AesDPNormal"/>
          <w:rFonts w:ascii="Montserrat" w:hAnsi="Montserrat"/>
          <w:sz w:val="24"/>
        </w:rPr>
        <w:tab/>
        <w:t>avon’nai</w:t>
      </w:r>
      <w:r w:rsidRPr="007573E8">
        <w:rPr>
          <w:rStyle w:val="AesDPNormal"/>
          <w:rFonts w:ascii="Montserrat" w:hAnsi="Montserrat"/>
          <w:sz w:val="24"/>
        </w:rPr>
        <w:tab/>
      </w: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fleeing from the prospect of her own god-hood, av returns to ajea. she finds it easy to face the sentence she once fled, and reclaims her identity. the controversy over her birth, and the religious implications, frighten her into further retreat. av escapes into the enlisted ranks of the aea navy.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pilot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heritage, she found herself way out of her depth among her own people and learning who and what she was would become her only hope for survival.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found herself caught between two worlds. Av placed all her hopes for the future in her aea citizenship, and the promise of a career in the navy, like her mother. unable to find a sponser to the academy, Av was forced to trade on her status as an exotic noble. recognized as the only child of the mysterious avon who won title to the domain of ava, tegal ni’hayr, av had always had an heir’s options in ajeann society. but, in order to earn the rights and status of an exotic adult, she had to master the art which was her legacy. ironically, in order to set foot on earth, to even enter the academy, she had to forsake most of the psionic ability on which her art depended. it was a sacrafice at best, but it was further complicated by the truth of her heritage. as an exotic—as a daughter of the phoenix—Av faced more than one challenge. She was born heir to an empty title (ava), a damning art (xai), and a broken house (ara). these three burdens were her mother’s legacy to her. she only had a year in which meet and match those challenges. she could manage the formalities, with little attention to spare—too little to grasp the political ramifications. all of her plans and all of her sacrafices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Av submitted to her judgement finally, to restore her voice and her name.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period I</w:t>
      </w:r>
      <w:r w:rsidRPr="007573E8">
        <w:rPr>
          <w:rStyle w:val="AesDPNormal"/>
          <w:rFonts w:ascii="Montserrat" w:hAnsi="Montserrat"/>
          <w:sz w:val="24"/>
        </w:rPr>
        <w:tab/>
        <w:t xml:space="preserve">Av bounced back and forth between earth and ajea throughout her years in the academy, evolving, performing, competing, and studying wherever she found herself.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Book 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ajea. confronted with her exponentially enhanced psi, Av had little choice but to resume her interrupted devotion, and assume the mantle of her fledgeling house. caught between her need to harness her wild power, and her growing awareness of political and cultural unrest among avon, av impulsively speaks up. she reveals her discovery, a commodity that could shift the balance of power between avon and human—the yn caoi. the significance of her revelation is lost on the majority of the avon court, overwhelmed by the verification of her discovery.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shackeld to poverty for the sake of defending tradition and maintaining exotic institutions. Av had been accepted into the academy. departing for earth, she contemplated the disciplines of her devotion according to the ajean tradition. during her first term at the academy, Av’s military future was abruptly threatened.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Av had stumbled into a discovery about the truth of her nature, without recognizing it, but realizing instead that there was truth to the avon legends, evidence that could change the way avon and human regarded each other. Stunned, and transformed, by her experience, she returned to claim her identity, and to face the implications of her discovery.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Book ii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Book iii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more truth to that theory, is pulled from the fight after a strange, and uniquely victorious engagement.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Av is confronted with a version of reality reserved for a relative few, and finds herself being courted by powers to rival, or perhaps even responsible for, that of the enemy o(Av)ns. While av is tempted with offers of godhood, she is also made aware of a danger to the universe that has no equal. Naked paradox. ... Av meets kzeisza, is teamed up with ash, partner, tutor, rival, friend Av meets vai, a paradoxical being who was conceived to heal the rift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book iv</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was drafted fresh from the front lines, into .·. av, one among billions struggling to somehow thwart the unnatural onslaught, is singled out on a brief shore leave.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became aware of her “sisters” for the first time when she came out of exile. av experienced the most intense rapport with one of her slip twins, Kitty, sharing the trauma of her rape and murder. when av recovered from the back lash, her suspicions were confirmed by the reports from the investigation. av volunteered to take her slain sister’s place in the hope of lurinng out who or whatever killed her. her efforts gradually revealed that an assassin had been employed through cut outs. when the trail led back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to remove him from the agency.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realizing her promise. Her potential.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Purified by destruction, she recreates herself in her own image with a divine understanding of self, the conscious grasp of soul.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phoenix, as realized in life embracing death.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body and soul. this is the prologue/epilogue event. av follows her essence back to its faintest roots, drawn, not to the moment of her conception, but to the moment when the possability of her existence was conceived. from the shadow of her death, av awakes. Utterly disjointed from her old life, av instinctively retreats from trauma of her rebirth to find sanctuary and perspective in the company of two peculiarly kindred spirits. av retains the integrity of her absolution, an eternal awareness of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responsabile for her proscribed conception, she falls prey to a paradox that threatens her faith in her own existence. Can they help her recover her self, body and soul? With the aid of the books that nearly killed her, she pieces together the virtual truth of her destiny, realizing that what she is now missing was lost long ago and destroyed in the purge. Aware of what she can never be and what is suggested to come, she realizes and does what she must.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beginning and end—an end and a beginning.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funeral for the dead champion and avatar—avonjea.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present in the place of honor is her heir, a child—clone of her own flesh.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last rites are given by mystery herself.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mystery permits the child to look upon her face; offering the child her progenetor's place.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only the child witnesses the face behind the veil of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which is only revealed at the end.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(Av). Not even sivai. At the last, having left her daughter-self to finish her work in th realm, she reflects on these truths and learns from mystery that she had but stood in her mistresses stead in the arms of her lover—sivai.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 Av turns her mind back to her duty, and binds herself with the key to their salvation.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0221-969-0117-00</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aegis independant citizenship, military contract-naval aavi specialist pilot/tactical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registered identity, angel colony authority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aka</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avon·je·ara eyrn syn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av·naoma</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birth registration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nickname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ajean trade name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Breakdowns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Prologue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conversation between strangers from which two voices contrive to become one author One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torn from the breadth, depth and height of heaven, Av fights to comprehend and preserve her provoked existence from a myriad of daunting threats... The path which drives a wedge between Av and (Mystery) even as they bound to each other Three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end of the begining and the beginning of the end Epilogue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unmeasurable consequences... Which were you? Both, neither, their child, their world.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Alyn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 (Av)lyn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between the known and the unknown, unable to resist probing the paradox of these exotically human aliens.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Second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ara vai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Premise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One wonders what lurks beneath a human face. She, a vibrant child of intuition. He, a timeless aparition of doubt. Once behind each others masks, they will know. The devourer and the amaranth. A dragon and a phoenix.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First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tiger troop.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kev, on the other hand, is taken away to an auspicious apprenticeship, though that only becomes clear several books later. Or rather, in his own story. Second (ke'avon) Ke'avon's story takes on its own momentum. It deals with his hurtling bid for an adept title worthy of the old tradition. (which see; perspective : ke'avon)</w:t>
      </w: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br w:type="page"/>
        <w:t>david aes \avon’mnao &amp; avon’mnai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and then...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br w:type="page"/>
        <w:t>david aes \avon’mnao &amp; avon’mnai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7573E8">
        <w:rPr>
          <w:rStyle w:val="AesDPNormal"/>
          <w:rFonts w:ascii="Montserrat" w:hAnsi="Montserrat"/>
          <w:sz w:val="24"/>
        </w:rPr>
        <w:noBreakHyphen/>
        <w:t>mute ... fool ... blade ... the assassin ... death ... akashi ... the warrioress ... war  ... vaugh ‘lon’ ... the mage ... justice ... avonlea ... herself ... enigma ... arriving on nexus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that is how the paintings work. They draw parts of you out. When she touches her divinity the lesson she learned here is amplified and her appearance become more that attractive; it becomes divine.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br w:type="page"/>
        <w:t>Fourth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Fifth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7573E8">
        <w:rPr>
          <w:rStyle w:val="AesDPNormal"/>
          <w:rFonts w:ascii="Montserrat" w:hAnsi="Montserrat"/>
          <w:sz w:val="24"/>
        </w:rPr>
        <w:footnoteReference w:id="1"/>
      </w:r>
      <w:r w:rsidRPr="007573E8">
        <w:rPr>
          <w:rStyle w:val="AesDPNormal"/>
          <w:rFonts w:ascii="Montserrat" w:hAnsi="Montserrat"/>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7573E8">
        <w:rPr>
          <w:rStyle w:val="AesDPNormal"/>
          <w:rFonts w:ascii="Montserrat" w:hAnsi="Montserrat"/>
          <w:sz w:val="24"/>
        </w:rPr>
        <w:footnoteReference w:id="2"/>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If this were home, hell if this were earth even, this would be impossible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But i can tell you what is going 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is the lair of a dragon!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 won't believe why i came back, but you've at least have to hear this...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appointment with the head dragon: a matter of useful potential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was born in a circus, and sometimes it seems like i've never left it, either...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matter of assembling the right team of emissaries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free spirited ally, and a cold blooded killer. You don't have any problems with that, do you? (what's a 'problem?')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Why, a dragon, of course. Its only suiting for a project of this level of importance, we can't very well leave it all in the hands of a bunch of mammals, can we?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We...um, seem to have a little problem off to the east. Would you just run out there and find out what is going 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Oh, its just this nasty aura of death that's slowly spreading along killing everything in its path. No problem.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It seemed like the thing to do... Can we just keep this in my name for the moment? No, it doesn't work that way.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valley of death. I think we'll need more than a rod and a staff to find comfort here...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Dead people aren't that bad, really. You just gotta get an idea of what they're into... Well, yes i do have a little experiance in this area. You should come by my place sometine, if i can ever remember where i misplaced it, or the world i was keeping it 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Uh...we represent the....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Sure, we'll take a couple of your emissaries back with us...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He doesn't talk much does he? Him, well he isn't even here to be precise. This is only his former body.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Talking with a free spirit too much can be an unnerving experience, especially when it helps you figure out how to do this...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Oh, here you are... How are you doing that? Oh, neat. Like this...? Hey, you better pick your jaw back up, people are staring.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Geez, maybe mixing necromancy and technology aren't such a good idea, you know?</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don't think somebody likes you being here... Oh well, at least it was an exciting firefight, and car chase.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Geez, maybe mixing necromancy and technology is a pretty hot idea after all. How are you doing that?! No! I definitely do not want metal in my flesh thankyou... I've spent too many years avoiding just that to start changing my ways now...</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It's a working vacation, you want to come or not? Besides you're still teaching me things, remember?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You've got good potential, i will teach you... Great, mind if i ask what stone you just stepped out from under?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Ah, we have a bid for your clerical appointment, a representative of evil on your own world has spoken for you. Um, i think you and i need to get a few things straight here... Well, can you suggest someone a little more to your particular nature. Perhaps?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Well, i'll ask her... Er... Him, whatever. This might get interesting.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do you mean, you need us to remove the local authorities? Right, well get right on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do you mean, you don't want us to remove the local authorities? But we were so close! Right, we'll get right on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 want me to work out a deal with what? Right, i'll look into it... (san loss!)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deck of fate, all the threads of destiny, and i had to keep the thing...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We've got a little problem with that last assignment... Sure, i know where we need to go, it's that way, we just don't have any way to get off of this planet here, at the moment... Right, no problem, i'll look into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of sri. Kzeisza is the last thing she expects.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Kzeisza anzoar aioch kzhan sif vellosh ni aregriar sish mellyr weox dinevin lor anjui aigos meloch vandu goth rykhar ixth vanioush ballosch synuiflysythftharalwoshenautrtch.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She nearly expired from shock at her own taunting of destruction. From then on, her dreams belong to kzeisza. The next morning, she is assigned a touter in the adept arts, and begins the fast acceleration towards divinity.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consummation. This is a key chapter in the development of our primary characters. Kianna pushes av into the abstract, breaking her continuity. Rasha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 enters the picture. Another consummation binds the dragons, and av is introduced to her future nemesis and friend.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great dragon who is tested as they embrace in a consumation of their mutual obsessions. This act of abandon carries av through the doors of oblivion and back to her moment of paradox. From this, the two proceed to their first meeting with rasha, and another consummation which will tie the three together in a way which defies every tradition of dragon instinct.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Rasha and kzeisza. Her arrival is beheld in the mind of the elder dragon, and his awareness of her is the lure which brings her to him. Like av,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contract created between them is literally as strong as the one between av and kzeisza - for the bond is identically performed. A consummation of blood.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Rook is something of a physical adept. A combat oriented and magically embued ronin. Unlike a true mage, his magic is intuitive and untrainable, and he has weakened it by incorporating technological interfaces into his body.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ash, as she wakes to confront. The tension of their chemestry is hard on her. The early morning sees her wandering away to consider the coming days. Following her instincts, she prepares herself to face the worst, and inadvertantly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of the foreboding displacement.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Eman/ennis/enzo, fate (god is among us/sole choice/estate ruler) "some might call me eman. Others might call me ennis. You, i think, would most likely call me enzo. All of these might apply as well as any..."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confidance. A few questions are raised when their tyrst is interrupted for a quick conference. The passage is uncomfortably easy in their minds. That is until a chance encounter reveals a hidden side of rasha. The end of the day finds them nearing the heart of their objective.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When av dreams - things get complicated by themselves... Uneasy making camp so deep in potentially hostile territory, av resorts to continuing her stories of triel manor to distract them until sleeping shifts begin. Confined in the safety of rasha's bag with wraith\ash, she confronts the insiduous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av. She has much to think about.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Ambushed again - liasons &amp; confrontations - kevin - innovations... The enemy makes an attack against the envoys from the dead, as much a diversion to get the drop on av as to drive the emmissaries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or recrimination. She actually wants to give him this erotic bliss, for at last she is beginning to realise what this is to him. She understands him because of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(Anvea),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Nothing, however, can get her far enough away from Kzeisza to save her from the embrace of his dreams.Av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6</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(caoi yn), she plays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7</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part ii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8</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deeper, darker shadows—temptations becoming distractions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Kzeisza reading something in the wind. The op comes into question.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Crushing success of final dry run.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Shadows plaguing the waking and the dreaming.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Op called off—the danger of removing an important buffer.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Rumors and disappearances.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SRI and Kevin Zhan holding SWAT persecution of Av at bay.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submits to Kevin/Kzeisza embrace.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attention of the Devourer.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san loss—beauty and horror—reevaluations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dream invaded and splintered.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Unspoken agreement—Av/Kzeisza hunt down the malevolence.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Damning revelation—beauty and horror fascination.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terrible stand still broken by Av.</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Retreat and reevaluation.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assets—confronting myth and paradox—choices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Av/(Anvea)—a careless gesture.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Implications—confronting myth and paradox.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Bending to the task at hand—unspeakable influences and ways of dealing with them.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Androgyne—menage a troi, exploring an alternate exotic.</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empty solutions—first drops of bad blood—sabotage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Empty solutions—Av/(Anvea) bind their slight keys to salvation.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Implementing their solution through a (AEA/AEGIS) expidition.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Audience—Av sums up/weighs the enemy.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Sabatoge.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Kzeisza acts—bad blood seeps 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Rook, Ash, (Anvea) and Av split up.</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bids (Anvea) farewell—expedition folds out.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handed a new first contact assignment—minimal support.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Unable to dredge an explanation out of Kzeisza.</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Frontier routine again.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Stepping out—Too much time to think—more and more on guard.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Attacked by advanced troop</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Bloody resolution proceeds her proposal.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Escorted in—too familiar culture.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audience (housed as a guest)—trading advice and admonitions.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LORD BRANDENFE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LORD AGRON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BISHOP GAVREN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DUKE QUANRYN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official welcoming commitee—an unbalanced situation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Dinner invitation—Audience (Brandenfe, Lord of the Highfords) in angst.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gets centered, evaluates her impact on the locals, gears up for more negotiations.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Agron, Lord of the Lowfords—(Hard eyes) Explain yourself.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Approaching and enduring a summit—degenerates into other distractions.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Retiring late—sensing a trap—too much verbal fencing.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Negotiations—making decisions—pulling it together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Busy man—talks carried out over Brandonfe's rounds—a man of harsh judgement (an execution and perhaps warning).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college of Arts—hints of intrigue (shadows).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Interview with the bishop—interrupted by Agron and his men.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Report to Kzeisza—the grim picture.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Convince me—(I've been watching you since you first neared our lands—you can be neutralized) make it worth my while (or else).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Unraveling the web. Deducing the makeup of an assumed conspiracy.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Playing in their fugue.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Note of confiscation. Her bluff, calling their cards.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Get out—pressure peaks.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Advice—hope is not wholly lost.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Into the night—have you any notion of your doom?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Onslaught—Dirk unmasked—Kzeisza rushes 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Final confrontation—her rage comes out over love.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inevitible duel—embracing the unknown.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Shattered—fate approaches followed by mystery.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As soon as she could, she went back to her god and demanded to know why she had been so abominably used. When Amaranth told her that it had been what Av herself had wanted, she simply walked away. She quit.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9</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10</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11</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12</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13</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part iii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14</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15</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reluctantly returns to the south. The question of that unspeakable encounter weighs at her heavily. With her are a few of her friends; (Anvea) and Kevin included. Av calls upon her hidden assets, the keys of fate, to learn how to oppose this unnatural threat. Assisted by (Anvea) and her special assets, they learn some dark truths. A careless gesture on their part stuns them with its implications. Av confronts thea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creation myth of her world in the fulfillment of her inspiration. With great effort, she sticks to the work at hand.Following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(athenic paradox), it turns her blood cold.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16</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17</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trois - as sensuality and sexuality are both her curse and her one passion. For kzeisza, is is but one more opportunity to watch as av explores her own sensual depths.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Empty solutions - first drops of bad blood - sabotage... Av turns her mind back to her duty, and binds herself with the key to their salvation. As she does for (Anvea) as well. She finds the way, but implementing it will involve more effort and risk than anticipated. She has to consult with the fleet and Kzeisza. The (AEA/AEGIS)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18</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 is forced to comment that the more she tries to make sense out of the (athenic paradox) and the (caoi yn) Phenominon, the more she seems to be taking herself apart.The bad blood. Kzeisza is the dragon. He intuitively takes things into his own hands and brooks no dissent, nor offers any explaination. This is something Av has not had to confront for the most part, but when he steps in and says what is what, she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Sixth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(Anvea) was much earlier, and given the role of messenger to various factions, and the job of trouble shooting within treated faction interests. Av is pulled off of the deep space expidetion and (Anvea) is given the order instead. The explosion being that this is a final decision, and he will not deign to explain it to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19</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20</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21</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epilogue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After embracing her new office, she takes a final moment to try and resolve herself to the aftermath of her ordeal. Moving alone she pays a visit to Rook, Ash,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Phoenix reconnaissance—the leisure tactic.</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good spot to practice and unwind.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presence of dreams pursuing her. Noticed unnoticeably.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true exposure to the Arts from an adept master.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Friends and teammates chasing leads and fulfilling duties.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Av's mind weighs the advice of her friends. Even Temper speaks to her about her bond with Kzeisza.</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pushing herself—her touters accellerate their training.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bid for destiny—gathering loose ends of all sorts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interruption—a visit, a bid for destiny.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conversation with a Devourer.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path strayed down before—Av seeking to embody something closer to her nature.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Uneasy return to her studies.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Her haitus ends—recalled to duty.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No time to catch up.</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plan. A few days to rough out.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Trouble shooting problems with dry run simulations.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Early simulation—trouble with details. AO unmasked.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Holding Av down.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Entering Necormantic texts into the Book of Intents.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AO stands ready to take advantage of any weakening of SWAT.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Into third week planning—Kzeisza showing worry.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real to begin with? Faced with nexus, there is no way to know what to believe. But it is a slowly awakening fear that life is just a dream; and for those on nexus, it has almost certainly become a nightmare.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challenges us all to dare the same.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 her human form. Her mouth is slightly open, and her canines are slightly visible. The fine sculpture of her features is haunting in the untamed, animal irreverence for glamorous beauty.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Sure, i've got time to run a quick first contact, i'll take white with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Gosh, a welcoming committee...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Uh, boss, they don't like it, and there isn't really any one person in charge here... Sure, no problem, i'll take care of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Okay, there in, you mind if i catch up on some of my studies...?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She said yes?!? Sure, i'll talk it over with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Uh, boss, i might have to transfer to freelance for a while, say like eternity... I've sort of been asked to take on this other job... What, sure, no problem, i'll get someone to look into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 their action against the advance fills the second guard leader with suspicion and antagonism towards Av, her mission and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Rasha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a release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So many loose ends - mutual realization - freelance... After embracing her new office, she takes a final moment to try and tie up the loose ends remaining as the aftermath of her ordeal. This is, she realizes, only the beginning.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Seventh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frightening possibilities, people are beginning to realize what the hidden gift of nexus is. For some, it is an awakening into unexpected freedom, for others it is an omen of frightening proportions. And they are willing to destroy anyone else who has realized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 her first tentative forays into the threshold level, where her acquaintance with an and morgan come about, and the unspeakable shadow which is attaching itself to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learning experience she has ever known. The thing she seems to be learning the most about, though, is herself. This eventually draws her to seek out her kindred spirits, where or however they may be.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Well, it's a matter of unfinished business... Say, are you going to be someone new every time i talk to you?</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Hi guys, i'm here to show you where the library is... What do you mean, 'you've already dealt with it?' since when did things get done around here without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Uh, hi boss. I'm sort of trying to find my house, and i was wondering if i could get some of your people to help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Yeah, avatar of mystery and the unknown...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You've got something 'better' to teach me? Wait, i already knew that...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Well, its sort of like this... What do you mean, you don't get it? I'm not trying to be obscure...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Sorry, i forgot, those are really blessed now... No i think most people find it far more frightening than death or evil...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Have you ever noticed that the more things make sense, the harder it is to make sense out of things?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makes them so dangerous to us, boss, is the fact that they are so alien to us... Sure, i'll talk to them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learns, through experience, how her body copes with extensive damage, such as her own weapon deals out.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Part of me seems to hover just this side of the threshold, while i conduct my affairs here...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Well, my job is mostly to represent her here, though wherever i actually am at any given moment is good enough, too... Well, there just aren't that many of us to cover one world apiece. Besides, i think i am the only one of there is...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Hello again, nice pelt, uhm, you know, i used to work with a group of people, it sort of made me more effective... What? You mean i do have subordinates? Well, yes. Thank you. Um, who are they? Right, i'll know..</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used to be so irresponsible, when did i change?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No, there's not much which i can conceive of any more that i can't figure out how to do, but i can't dwell on it. You can't exactly sit down and write a book about these kind of things. Who would ever understand it? It would all seem like involuted gobble</w:t>
      </w:r>
      <w:r w:rsidRPr="007573E8">
        <w:rPr>
          <w:rStyle w:val="AesDPNormal"/>
          <w:rFonts w:ascii="Montserrat" w:hAnsi="Montserrat"/>
          <w:sz w:val="24"/>
        </w:rPr>
        <w:noBreakHyphen/>
        <w:t>de</w:t>
      </w:r>
      <w:r w:rsidRPr="007573E8">
        <w:rPr>
          <w:rStyle w:val="AesDPNormal"/>
          <w:rFonts w:ascii="Montserrat" w:hAnsi="Montserrat"/>
          <w:sz w:val="24"/>
        </w:rPr>
        <w:noBreakHyphen/>
        <w:t>gook...</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don't know if i am exactly sane anymore. Just last night i was sitting on my couch carrying on an animated conversation with a glass of water, i had thought at the time that it was just a matter of understanding the way a glass of water thought...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Often, it is in dealing with the pursuits of another that one comes to see themselves. For av, in seeing this other so clearly, she becomes aware of a lack of vision for herself.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How do i know what's what with others, yet still get driven to distraction trying to figure out myself?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You're right, i've never gone through the threshold myself. I won't even begin to fulfill my role until i have embraced the heart of that which i have committed myself to. In order to find myself, i need to find my limits...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embrace it. It can be that simple an act. But, death is not a place at which the will can remain. One must veer aside. To such a place as the threshold.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Um, hello. Who are you? You live here? Um, well, i work here, i guess...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Why do i feel so open to you? Unlike mystery, untouchable and always looking right through me... I feel like i can actually touch you...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You've embraced the devourer?!? And you're still around to talk about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is xanadau. Someone is dreaming us.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do you mean 'i intrigue you' ? I am afraid to understand you, sometimes... Sure, i'd like to meet one of your acquaintances... What should i expect?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to lend the idea that sivai will attempt to consume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don't think any of us so much as said a word...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 to them than lovers. They have no name for what they have attained in one another.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more i come to know about myself, the more i begin to feel that i am only just beginning to understand myself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From the depths of intimacy, begins to come the understanding of self, and its existence. This may indeed be the only thing which gives her any promise of surviving what is to come.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think i am beginning to understand what i am supposed to be doing now...</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When you fight the unknown, you fight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When you unravel a mystery, you unravel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 leaves her aching for his touch. And this is how it will end.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Eighth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ash, and it brought her to mystery.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hungry to explore those possibilities. Even though those possibilities would seem insane to anyone else. She has reached a point where she may go anywhere she desires but home.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r w:rsidRPr="007573E8">
        <w:rPr>
          <w:rStyle w:val="AesDPNormal"/>
          <w:rFonts w:ascii="Montserrat" w:hAnsi="Montserrat"/>
          <w:caps/>
          <w:sz w:val="24"/>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story is placed between unbound and undone of within undone.</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and will she ever know why this is happening to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have been watching you. I too dwell within the mysteries. You may have no fear of the unknown but you will fear 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know these things. They are infinitely capable of destroying her. They are very much my own minions.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Powerful enemies inevitably will overwhelm you. They will take the time to do the worst they can, study your weaknesses, and nail them when you least expect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Wounds that will not heal. A leg, torn from body and spirit, with irreparable damage.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Not again! Never again! He knew. He knew and he said nothing! I feel so empty. I can still tell what's not there, despite the virtual sensory constructs.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I'm ready for them this time!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Why are you here. Why do you mock me? Doesn't mystery know how much trouble i am in? Please, take me back. I cannot get there now.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Where his hand caresses, what his lips kiss. The world stutters – a glimpse of nothing.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Is all of this stuff necessary? I never conceived what this would be like. This reminds me of the things blanc taught me. You again.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There is what one is, and what one does. For you and i, one defines the other.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have to try. I have to adapt.  The world crumbles. She becomes completely disassociated from her environment, but cannot access any dream or threshold. It had peeled away in layers.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This body is mostly dead. A puppet of technological nature, though i am still a creature of will. If i just extend that will...  There are more pronounced holes in her grasp of the world.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How long did all of this take? ...oh. Gods. Who paid for this? I thought as much. But he will not talk to me. I might as well be dead to him, i suppose.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calm before the storm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7573E8">
        <w:rPr>
          <w:rStyle w:val="AesDPNormal"/>
          <w:rFonts w:ascii="Montserrat" w:hAnsi="Montserrat"/>
          <w:sz w:val="24"/>
        </w:rPr>
        <w:noBreakHyphen/>
        <w:t>shots it into the fringe of the threshold.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Tenth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 they turn to her for guidance in dealing with the subconscious afterimages of avonlea they were imprinted with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Eleventh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dragon. He would for the first time come to know true love—a thing most unprecedented. And nothing but chaos, or madness, can result.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Twelfth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Thirteenth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Fourteenth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79017A" w:rsidRPr="007573E8" w:rsidRDefault="0079017A">
      <w:pPr>
        <w:pStyle w:val="AesN1"/>
        <w:rPr>
          <w:rStyle w:val="AesDPNormal"/>
          <w:rFonts w:ascii="Montserrat" w:hAnsi="Montserrat"/>
          <w:caps/>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ash of that flame. Very carefully, she works out exactly how she can reach me. At the last, an asks her what she intends to do (now that, a few days later, she has restored her equilibrium). Av gazes at her, and wordlessly approaches the threshold.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surprise ending... An goes to the terminal in her study and warms it up. She begins writing "david aislynn, by aes amadea..."</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Mon aegis/av aes—nineveh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nieve] avatar. She has an angel aspect, but not the limitations [being an angel to herself as her avatar base]. After the confrontation avael becomes a regressed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[athael: the dream of ], finally, because he was the greatest artist, explorer, and experimentalist ever known. Virtually the author of new thought.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do you believe in god?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 can't answer that, the real question is, 'do i believe in myself?'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penetrating all, was her willingness to be touched; to be penetrated—as her being penetrated the world.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too late the host, now the phoenix race, realized the true meaning of the dragon plan. By the sacrafice and consumption of a phoenix, a dragon could steal part of the ideal's soul and become divine.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indiscriminantly, the angel of death sees a place to hide.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willl be from never was.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overture</w:t>
      </w:r>
      <w:r w:rsidRPr="007573E8">
        <w:rPr>
          <w:rStyle w:val="AesDPNormal"/>
          <w:rFonts w:ascii="Montserrat" w:hAnsi="Montserrat"/>
          <w:sz w:val="24"/>
        </w:rPr>
        <w:fldChar w:fldCharType="begin"/>
      </w:r>
      <w:r w:rsidRPr="007573E8">
        <w:rPr>
          <w:rStyle w:val="AesDPNormal"/>
          <w:rFonts w:ascii="Montserrat" w:hAnsi="Montserrat"/>
          <w:sz w:val="24"/>
        </w:rPr>
        <w:instrText xml:space="preserve">PRIVATE </w:instrText>
      </w:r>
      <w:r w:rsidRPr="007573E8">
        <w:rPr>
          <w:rStyle w:val="AesDPNormal"/>
          <w:rFonts w:ascii="Montserrat" w:hAnsi="Montserrat"/>
          <w:sz w:val="24"/>
        </w:rPr>
        <w:fldChar w:fldCharType="end"/>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into the fray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into the fire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into the unknown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into oblivion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body and soul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 : the way of dragons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 : dragon doors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 : dragons' breadth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 : dragon dreams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kzhan : mind and spirit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phoenix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 become one of them.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 decisive campaign, he reforges himself into a dragonling even a full dragon must respect and be wary of.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dragons can survive.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clash of dragons and the allies it is made obvious that there is something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and then there was nix. Phoenix, or a dragon-phoenix. A god reborn. However, noone ever said that being a god was a peice of cake, especially after such a long exile.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 overture</w:t>
      </w:r>
      <w:r w:rsidRPr="007573E8">
        <w:rPr>
          <w:rStyle w:val="AesDPNormal"/>
          <w:rFonts w:ascii="Montserrat" w:hAnsi="Montserrat"/>
          <w:sz w:val="24"/>
        </w:rPr>
        <w:tab/>
        <w:t>expansion i</w:t>
      </w:r>
      <w:r w:rsidRPr="007573E8">
        <w:rPr>
          <w:rStyle w:val="AesDPNormal"/>
          <w:rFonts w:ascii="Montserrat" w:hAnsi="Montserrat"/>
          <w:sz w:val="24"/>
        </w:rPr>
        <w:fldChar w:fldCharType="begin"/>
      </w:r>
      <w:r w:rsidRPr="007573E8">
        <w:rPr>
          <w:rStyle w:val="AesDPNormal"/>
          <w:rFonts w:ascii="Montserrat" w:hAnsi="Montserrat"/>
          <w:sz w:val="24"/>
        </w:rPr>
        <w:instrText xml:space="preserve">PRIVATE </w:instrText>
      </w:r>
      <w:r w:rsidRPr="007573E8">
        <w:rPr>
          <w:rStyle w:val="AesDPNormal"/>
          <w:rFonts w:ascii="Montserrat" w:hAnsi="Montserrat"/>
          <w:sz w:val="24"/>
        </w:rPr>
        <w:fldChar w:fldCharType="end"/>
      </w:r>
      <w:r w:rsidRPr="007573E8">
        <w:rPr>
          <w:rStyle w:val="AesDPNormal"/>
          <w:rFonts w:ascii="Montserrat" w:hAnsi="Montserrat"/>
          <w:sz w:val="24"/>
        </w:rPr>
        <w:tab/>
        <w:t>Nineveh overture</w:t>
      </w:r>
      <w:r w:rsidRPr="007573E8">
        <w:rPr>
          <w:rStyle w:val="AesDPNormal"/>
          <w:rFonts w:ascii="Montserrat" w:hAnsi="Montserrat"/>
          <w:sz w:val="24"/>
        </w:rPr>
        <w:tab/>
        <w:t>contributing notes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heavens—nineveh manifested itself in no other way. Such is what leads to the beginning.</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confront that same question of godhood. Once again, the world and reality itself will have a chance to wake up and recognize itself. In the wings Av and (Mystery) have pleanty of time to realize what her trial will be, and in their own ways they will be there.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is the host? There is a mystery. In truth, it is much open to interpretation. Traditionally, these definitions are derived from the philosophy of unique and universal thought.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nineveh at the crux.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some of the dream-spawned things—somehow aware of their unbelonging—soon vanished to hidden shadows within the great dragon doors, but the memory of them became the foundation of the new mythology.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myth of aegis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change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fall takes a large toll on the host. Some of it remains true to phoenix, finally understanding what they are. The dragons consolidate their empire and inevitably drive most of the phoenix out of aegis—to its fringes and beyond.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ashes of aegis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technology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penumbra, pattern dynamics and divinity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we are all angels and demons, phoenix and dragon. We are gods, we are man, we are animal and we are earth. We are all and we are nothing. We are dreams and we are real. But in simple language, there are only allusions.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god,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angel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angel is an apprentice, a student. It serves for the guidance, works for the training. It adheres to one master, ultimately, and obeys its will.</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phoenix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demon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dragon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Background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realms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dominion of phoenix</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aegis : reality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xanadau : dream reality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amusement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Expression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divine contract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concept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function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phoenix is an embodiment of its function. To ignite the first spark of creation within the absolute, and inevitably to consume the living light of existence as the embodiment of its destruction. It can restore existence from the ashes of its demise.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perrogative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contact of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summons of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summons of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summons of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appeasement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intervention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dismissal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violation of terms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autonomy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making a pact with another god's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as for a normal pact. An exchange of obligation for a favor, with room to barter. The obligation may be assumed either at the time of making the pact, or calling upon it.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making a pact with another god's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as for a normal pact. An exchange of obligation for a favor, with room to barter. The obligation may be assumed either at the time of making the pact, or calling upon it.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of assuming obligation in exchange for a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one, any obligation assumed as part of a pact agreement is assumed only upon the culmination of the honoring of the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terms for summoning another god's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for summoning another god's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expected for another god summoning one's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obligation expected for another god summoning one's prime</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an obligation equal to the cost of the aspect will be incurred. If a term of a pact, then those terms will be followed.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terms for giving access to one's realm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terms for giving release from one's realm</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dismissal of aspect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dismissal of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obligation</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of making a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of calling upon a pact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of intervention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of manifestation of aspect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obligation of manifestation of prime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 xml:space="preserve"> </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spacing w:line="360" w:lineRule="auto"/>
        <w:ind w:left="2160"/>
        <w:jc w:val="both"/>
        <w:rPr>
          <w:rStyle w:val="AesDPNormal"/>
          <w:rFonts w:ascii="Montserrat" w:hAnsi="Montserrat"/>
          <w:sz w:val="24"/>
        </w:rPr>
      </w:pPr>
      <w:r w:rsidRPr="007573E8">
        <w:rPr>
          <w:rStyle w:val="AesDPNormal"/>
          <w:rFonts w:ascii="Montserrat" w:hAnsi="Montserrat"/>
          <w:sz w:val="24"/>
        </w:rPr>
        <w:t>a self manifestation, without summons, incurs an obligation equal to the cost of a godly aspect.</w:t>
      </w:r>
    </w:p>
    <w:p w:rsidR="0079017A" w:rsidRPr="007573E8" w:rsidRDefault="0079017A">
      <w:pPr>
        <w:spacing w:line="360" w:lineRule="auto"/>
        <w:ind w:left="2160"/>
        <w:jc w:val="both"/>
        <w:rPr>
          <w:rStyle w:val="AesDPNormal"/>
          <w:rFonts w:ascii="Montserrat" w:hAnsi="Montserrat"/>
          <w:sz w:val="24"/>
        </w:rPr>
      </w:pPr>
    </w:p>
    <w:p w:rsidR="0079017A" w:rsidRPr="007573E8" w:rsidRDefault="0079017A">
      <w:pPr>
        <w:pStyle w:val="AesN1"/>
        <w:rPr>
          <w:rStyle w:val="AesDPNormal"/>
          <w:rFonts w:ascii="Montserrat" w:hAnsi="Montserrat"/>
          <w:caps/>
          <w:sz w:val="24"/>
        </w:rPr>
      </w:pPr>
    </w:p>
    <w:sectPr w:rsidR="0079017A" w:rsidRPr="007573E8">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017A" w:rsidRDefault="0079017A">
      <w:r>
        <w:separator/>
      </w:r>
    </w:p>
  </w:endnote>
  <w:endnote w:type="continuationSeparator" w:id="0">
    <w:p w:rsidR="0079017A" w:rsidRDefault="00790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017A" w:rsidRDefault="0079017A">
      <w:r>
        <w:separator/>
      </w:r>
    </w:p>
  </w:footnote>
  <w:footnote w:type="continuationSeparator" w:id="0">
    <w:p w:rsidR="0079017A" w:rsidRDefault="0079017A">
      <w:r>
        <w:continuationSeparator/>
      </w:r>
    </w:p>
  </w:footnote>
  <w:footnote w:id="1">
    <w:p w:rsidR="0079017A" w:rsidRDefault="0079017A">
      <w:pPr>
        <w:pStyle w:val="FootnoteText"/>
        <w:tabs>
          <w:tab w:val="left" w:pos="-720"/>
          <w:tab w:val="left" w:pos="0"/>
        </w:tabs>
        <w:suppressAutoHyphens/>
        <w:ind w:left="720" w:hanging="720"/>
        <w:jc w:val="both"/>
        <w:rPr>
          <w:rFonts w:ascii="AvantGarde Bk BT" w:hAnsi="AvantGarde Bk BT"/>
          <w:spacing w:val="-1"/>
          <w:sz w:val="16"/>
        </w:rPr>
      </w:pPr>
      <w:r>
        <w:rPr>
          <w:rStyle w:val="FootnoteReference"/>
          <w:rFonts w:ascii="AvantGarde Bk BT" w:hAnsi="AvantGarde Bk BT"/>
          <w:spacing w:val="-1"/>
          <w:sz w:val="16"/>
        </w:rPr>
        <w:t xml:space="preserve">  </w:t>
      </w:r>
      <w:r>
        <w:rPr>
          <w:rStyle w:val="FootnoteReference"/>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footnote>
  <w:footnote w:id="2">
    <w:p w:rsidR="0079017A" w:rsidRDefault="0079017A">
      <w:pPr>
        <w:pStyle w:val="FootnoteText"/>
        <w:tabs>
          <w:tab w:val="left" w:pos="-720"/>
          <w:tab w:val="left" w:pos="0"/>
        </w:tabs>
        <w:suppressAutoHyphens/>
        <w:ind w:left="720" w:hanging="720"/>
        <w:jc w:val="both"/>
        <w:rPr>
          <w:rFonts w:ascii="AvantGarde Bk BT" w:hAnsi="AvantGarde Bk BT"/>
          <w:spacing w:val="-1"/>
          <w:sz w:val="16"/>
        </w:rPr>
      </w:pPr>
      <w:r>
        <w:rPr>
          <w:rStyle w:val="FootnoteReference"/>
          <w:rFonts w:ascii="AvantGarde Bk BT" w:hAnsi="AvantGarde Bk BT"/>
          <w:spacing w:val="-1"/>
          <w:sz w:val="16"/>
        </w:rPr>
        <w:t xml:space="preserve">  </w:t>
      </w:r>
      <w:r>
        <w:rPr>
          <w:rStyle w:val="FootnoteReference"/>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an absolute guideline as long as the end result is twenty-seven books. This is not taking into account her childhood, however. </w:t>
      </w:r>
    </w:p>
    <w:p w:rsidR="0079017A" w:rsidRDefault="0079017A">
      <w:pPr>
        <w:pStyle w:val="FootnoteText"/>
        <w:tabs>
          <w:tab w:val="left" w:pos="-720"/>
        </w:tabs>
        <w:suppressAutoHyphens/>
        <w:jc w:val="both"/>
        <w:rPr>
          <w:ins w:id="0" w:author="David Aes/David B Roberson" w:date="1998-02-02T01:57:00Z"/>
          <w:rFonts w:ascii="AvantGarde Bk BT" w:hAnsi="AvantGarde Bk BT"/>
          <w:spacing w:val="-1"/>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81434034">
    <w:abstractNumId w:val="0"/>
  </w:num>
  <w:num w:numId="2" w16cid:durableId="2036540611">
    <w:abstractNumId w:val="0"/>
  </w:num>
  <w:num w:numId="3" w16cid:durableId="2090954383">
    <w:abstractNumId w:val="0"/>
  </w:num>
  <w:num w:numId="4" w16cid:durableId="657733083">
    <w:abstractNumId w:val="0"/>
  </w:num>
  <w:num w:numId="5" w16cid:durableId="1414232009">
    <w:abstractNumId w:val="0"/>
  </w:num>
  <w:num w:numId="6" w16cid:durableId="440565468">
    <w:abstractNumId w:val="0"/>
  </w:num>
  <w:num w:numId="7" w16cid:durableId="23979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2F4B"/>
    <w:rsid w:val="00330574"/>
    <w:rsid w:val="00352F4B"/>
    <w:rsid w:val="007573E8"/>
    <w:rsid w:val="0079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24A0D1F-FD90-4D58-8D05-17196460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3E8"/>
    <w:pPr>
      <w:spacing w:after="240" w:line="276" w:lineRule="auto"/>
    </w:pPr>
    <w:rPr>
      <w:rFonts w:cstheme="minorHAnsi"/>
      <w:sz w:val="28"/>
      <w:szCs w:val="28"/>
    </w:rPr>
  </w:style>
  <w:style w:type="paragraph" w:styleId="Heading1">
    <w:name w:val="heading 1"/>
    <w:basedOn w:val="NoSpacing"/>
    <w:next w:val="Normal"/>
    <w:link w:val="Heading1Char"/>
    <w:qFormat/>
    <w:rsid w:val="007573E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573E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573E8"/>
    <w:pPr>
      <w:outlineLvl w:val="2"/>
    </w:pPr>
    <w:rPr>
      <w:sz w:val="40"/>
    </w:rPr>
  </w:style>
  <w:style w:type="paragraph" w:styleId="Heading4">
    <w:name w:val="heading 4"/>
    <w:basedOn w:val="Heading3"/>
    <w:next w:val="Normal"/>
    <w:link w:val="Heading4Char"/>
    <w:qFormat/>
    <w:rsid w:val="007573E8"/>
    <w:pPr>
      <w:numPr>
        <w:ilvl w:val="3"/>
      </w:numPr>
      <w:outlineLvl w:val="3"/>
    </w:pPr>
    <w:rPr>
      <w:sz w:val="32"/>
    </w:rPr>
  </w:style>
  <w:style w:type="paragraph" w:styleId="Heading5">
    <w:name w:val="heading 5"/>
    <w:basedOn w:val="Heading4"/>
    <w:next w:val="Normal"/>
    <w:link w:val="Heading5Char"/>
    <w:qFormat/>
    <w:rsid w:val="007573E8"/>
    <w:pPr>
      <w:numPr>
        <w:ilvl w:val="4"/>
      </w:numPr>
      <w:outlineLvl w:val="4"/>
    </w:pPr>
    <w:rPr>
      <w:sz w:val="28"/>
    </w:rPr>
  </w:style>
  <w:style w:type="paragraph" w:styleId="Heading6">
    <w:name w:val="heading 6"/>
    <w:basedOn w:val="Heading5"/>
    <w:next w:val="Normal"/>
    <w:link w:val="Heading6Char"/>
    <w:qFormat/>
    <w:rsid w:val="007573E8"/>
    <w:pPr>
      <w:numPr>
        <w:ilvl w:val="5"/>
      </w:numPr>
      <w:outlineLvl w:val="5"/>
    </w:pPr>
    <w:rPr>
      <w:bCs/>
      <w:sz w:val="24"/>
      <w:szCs w:val="24"/>
      <w:u w:val="single"/>
    </w:rPr>
  </w:style>
  <w:style w:type="paragraph" w:styleId="Heading7">
    <w:name w:val="heading 7"/>
    <w:basedOn w:val="Heading6"/>
    <w:next w:val="Normal"/>
    <w:link w:val="Heading7Char"/>
    <w:qFormat/>
    <w:rsid w:val="007573E8"/>
    <w:pPr>
      <w:keepNext w:val="0"/>
      <w:numPr>
        <w:ilvl w:val="0"/>
        <w:numId w:val="0"/>
      </w:numPr>
      <w:outlineLvl w:val="6"/>
    </w:pPr>
    <w:rPr>
      <w:b w:val="0"/>
      <w:kern w:val="0"/>
    </w:rPr>
  </w:style>
  <w:style w:type="paragraph" w:styleId="Heading8">
    <w:name w:val="heading 8"/>
    <w:basedOn w:val="Heading6"/>
    <w:next w:val="Normal"/>
    <w:link w:val="Heading8Char"/>
    <w:qFormat/>
    <w:rsid w:val="007573E8"/>
    <w:pPr>
      <w:outlineLvl w:val="7"/>
    </w:pPr>
    <w:rPr>
      <w:i/>
      <w:iCs/>
      <w:u w:val="none"/>
    </w:rPr>
  </w:style>
  <w:style w:type="paragraph" w:styleId="Heading9">
    <w:name w:val="heading 9"/>
    <w:basedOn w:val="Heading8"/>
    <w:next w:val="Normal"/>
    <w:link w:val="Heading9Char"/>
    <w:qFormat/>
    <w:rsid w:val="007573E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MNDP">
    <w:name w:val="AesMN DP"/>
    <w:basedOn w:val="Normal"/>
    <w:pPr>
      <w:spacing w:line="360" w:lineRule="auto"/>
      <w:ind w:left="2160"/>
      <w:jc w:val="both"/>
    </w:pPr>
    <w:rPr>
      <w:caps/>
      <w:sz w:val="14"/>
    </w:rPr>
  </w:style>
  <w:style w:type="paragraph" w:customStyle="1" w:styleId="AesN1">
    <w:name w:val="AesN1"/>
    <w:basedOn w:val="Normal"/>
    <w:pPr>
      <w:tabs>
        <w:tab w:val="left" w:pos="3600"/>
        <w:tab w:val="right" w:pos="8640"/>
      </w:tabs>
      <w:spacing w:line="360" w:lineRule="auto"/>
      <w:ind w:left="2160"/>
      <w:jc w:val="both"/>
    </w:pPr>
    <w:rPr>
      <w:i/>
      <w:caps/>
      <w:sz w:val="14"/>
    </w:rPr>
  </w:style>
  <w:style w:type="paragraph" w:styleId="Header">
    <w:name w:val="header"/>
    <w:basedOn w:val="Normal"/>
    <w:semiHidden/>
    <w:pPr>
      <w:tabs>
        <w:tab w:val="center" w:pos="4320"/>
        <w:tab w:val="right" w:pos="8640"/>
      </w:tabs>
    </w:p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basedOn w:val="DefaultParagraphFo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rFonts w:ascii="Courier New" w:hAnsi="Courier New"/>
      <w:sz w:val="24"/>
    </w:rPr>
  </w:style>
  <w:style w:type="character" w:customStyle="1" w:styleId="AesDPNormal">
    <w:name w:val="Aes DP Normal"/>
    <w:basedOn w:val="DefaultParagraphFont"/>
    <w:rPr>
      <w:rFonts w:ascii="AvantGarde Bk BT" w:hAnsi="AvantGarde Bk BT"/>
      <w:caps/>
      <w:sz w:val="14"/>
    </w:rPr>
  </w:style>
  <w:style w:type="paragraph" w:customStyle="1" w:styleId="Subheading1">
    <w:name w:val="Subheading 1"/>
    <w:basedOn w:val="Heading1"/>
    <w:next w:val="Normal"/>
    <w:link w:val="Subheading1Char"/>
    <w:qFormat/>
    <w:rsid w:val="007573E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573E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573E8"/>
    <w:rPr>
      <w:rFonts w:eastAsia="Times New Roman" w:cstheme="minorHAnsi"/>
      <w:b/>
      <w:kern w:val="28"/>
      <w:sz w:val="56"/>
      <w:szCs w:val="28"/>
    </w:rPr>
  </w:style>
  <w:style w:type="paragraph" w:customStyle="1" w:styleId="Subheading2">
    <w:name w:val="Subheading 2"/>
    <w:basedOn w:val="Subheading1"/>
    <w:next w:val="Normal"/>
    <w:link w:val="Subheading2Char"/>
    <w:qFormat/>
    <w:rsid w:val="007573E8"/>
  </w:style>
  <w:style w:type="character" w:customStyle="1" w:styleId="Subheading2Char">
    <w:name w:val="Subheading 2 Char"/>
    <w:link w:val="Subheading2"/>
    <w:rsid w:val="007573E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573E8"/>
    <w:rPr>
      <w:sz w:val="40"/>
      <w:szCs w:val="40"/>
    </w:rPr>
  </w:style>
  <w:style w:type="character" w:customStyle="1" w:styleId="Subheading3Char">
    <w:name w:val="Subheading 3 Char"/>
    <w:link w:val="Subheading3"/>
    <w:rsid w:val="007573E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573E8"/>
    <w:pPr>
      <w:spacing w:before="240" w:line="240" w:lineRule="auto"/>
    </w:pPr>
    <w:rPr>
      <w:vertAlign w:val="subscript"/>
    </w:rPr>
  </w:style>
  <w:style w:type="character" w:customStyle="1" w:styleId="SuptitleChar">
    <w:name w:val="Suptitle Char"/>
    <w:link w:val="Suptitle"/>
    <w:rsid w:val="007573E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573E8"/>
    <w:rPr>
      <w:b w:val="0"/>
      <w:bCs w:val="0"/>
      <w:color w:val="7F7F7F"/>
      <w:vertAlign w:val="superscript"/>
    </w:rPr>
  </w:style>
  <w:style w:type="character" w:customStyle="1" w:styleId="SubtitleChar">
    <w:name w:val="Subtitle Char"/>
    <w:link w:val="Subtitle"/>
    <w:uiPriority w:val="11"/>
    <w:rsid w:val="007573E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573E8"/>
    <w:pPr>
      <w:spacing w:after="0"/>
    </w:pPr>
  </w:style>
  <w:style w:type="character" w:customStyle="1" w:styleId="Heading2Char">
    <w:name w:val="Heading 2 Char"/>
    <w:link w:val="Heading2"/>
    <w:rsid w:val="007573E8"/>
    <w:rPr>
      <w:rFonts w:ascii="Montserrat" w:eastAsia="Times New Roman" w:hAnsi="Montserrat" w:cstheme="minorHAnsi"/>
      <w:b/>
      <w:kern w:val="28"/>
      <w:sz w:val="48"/>
      <w:szCs w:val="48"/>
    </w:rPr>
  </w:style>
  <w:style w:type="character" w:customStyle="1" w:styleId="Heading3Char">
    <w:name w:val="Heading 3 Char"/>
    <w:link w:val="Heading3"/>
    <w:rsid w:val="007573E8"/>
    <w:rPr>
      <w:rFonts w:ascii="Montserrat" w:eastAsia="Times New Roman" w:hAnsi="Montserrat" w:cstheme="minorHAnsi"/>
      <w:b/>
      <w:kern w:val="28"/>
      <w:sz w:val="40"/>
      <w:szCs w:val="48"/>
    </w:rPr>
  </w:style>
  <w:style w:type="character" w:customStyle="1" w:styleId="Heading4Char">
    <w:name w:val="Heading 4 Char"/>
    <w:link w:val="Heading4"/>
    <w:rsid w:val="007573E8"/>
    <w:rPr>
      <w:rFonts w:ascii="Montserrat" w:eastAsia="Times New Roman" w:hAnsi="Montserrat" w:cstheme="minorHAnsi"/>
      <w:b/>
      <w:kern w:val="28"/>
      <w:sz w:val="32"/>
      <w:szCs w:val="48"/>
    </w:rPr>
  </w:style>
  <w:style w:type="character" w:customStyle="1" w:styleId="Heading5Char">
    <w:name w:val="Heading 5 Char"/>
    <w:link w:val="Heading5"/>
    <w:rsid w:val="007573E8"/>
    <w:rPr>
      <w:rFonts w:ascii="Montserrat" w:eastAsia="Times New Roman" w:hAnsi="Montserrat" w:cstheme="minorHAnsi"/>
      <w:b/>
      <w:kern w:val="28"/>
      <w:sz w:val="28"/>
      <w:szCs w:val="48"/>
    </w:rPr>
  </w:style>
  <w:style w:type="character" w:customStyle="1" w:styleId="Heading6Char">
    <w:name w:val="Heading 6 Char"/>
    <w:link w:val="Heading6"/>
    <w:rsid w:val="007573E8"/>
    <w:rPr>
      <w:rFonts w:ascii="Montserrat" w:eastAsia="Times New Roman" w:hAnsi="Montserrat" w:cstheme="minorHAnsi"/>
      <w:b/>
      <w:bCs/>
      <w:kern w:val="28"/>
      <w:sz w:val="24"/>
      <w:szCs w:val="24"/>
      <w:u w:val="single"/>
    </w:rPr>
  </w:style>
  <w:style w:type="character" w:customStyle="1" w:styleId="Heading7Char">
    <w:name w:val="Heading 7 Char"/>
    <w:link w:val="Heading7"/>
    <w:rsid w:val="007573E8"/>
    <w:rPr>
      <w:rFonts w:ascii="Montserrat" w:eastAsia="Times New Roman" w:hAnsi="Montserrat" w:cstheme="minorHAnsi"/>
      <w:bCs/>
      <w:sz w:val="24"/>
      <w:szCs w:val="24"/>
      <w:u w:val="single"/>
    </w:rPr>
  </w:style>
  <w:style w:type="character" w:customStyle="1" w:styleId="Heading8Char">
    <w:name w:val="Heading 8 Char"/>
    <w:link w:val="Heading8"/>
    <w:rsid w:val="007573E8"/>
    <w:rPr>
      <w:rFonts w:ascii="Montserrat" w:eastAsia="Times New Roman" w:hAnsi="Montserrat" w:cstheme="minorHAnsi"/>
      <w:b/>
      <w:bCs/>
      <w:i/>
      <w:iCs/>
      <w:kern w:val="28"/>
      <w:sz w:val="24"/>
      <w:szCs w:val="24"/>
    </w:rPr>
  </w:style>
  <w:style w:type="character" w:customStyle="1" w:styleId="Heading9Char">
    <w:name w:val="Heading 9 Char"/>
    <w:link w:val="Heading9"/>
    <w:rsid w:val="007573E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573E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573E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573E8"/>
    <w:rPr>
      <w:rFonts w:ascii="Montserrat" w:eastAsia="Times New Roman" w:hAnsi="Montserrat" w:cs="Times New Roman"/>
      <w:b/>
      <w:bCs/>
      <w:spacing w:val="-10"/>
      <w:kern w:val="28"/>
      <w:sz w:val="72"/>
      <w:szCs w:val="72"/>
    </w:rPr>
  </w:style>
  <w:style w:type="character" w:styleId="Strong">
    <w:name w:val="Strong"/>
    <w:uiPriority w:val="22"/>
    <w:qFormat/>
    <w:rsid w:val="007573E8"/>
    <w:rPr>
      <w:b/>
      <w:bCs/>
    </w:rPr>
  </w:style>
  <w:style w:type="character" w:styleId="Emphasis">
    <w:name w:val="Emphasis"/>
    <w:uiPriority w:val="20"/>
    <w:qFormat/>
    <w:rsid w:val="007573E8"/>
    <w:rPr>
      <w:rFonts w:asciiTheme="minorHAnsi" w:hAnsiTheme="minorHAnsi" w:cstheme="minorHAnsi"/>
      <w:i/>
      <w:iCs/>
      <w:sz w:val="28"/>
      <w:szCs w:val="28"/>
    </w:rPr>
  </w:style>
  <w:style w:type="paragraph" w:styleId="ListParagraph">
    <w:name w:val="List Paragraph"/>
    <w:basedOn w:val="Normal"/>
    <w:uiPriority w:val="34"/>
    <w:qFormat/>
    <w:rsid w:val="007573E8"/>
    <w:pPr>
      <w:ind w:left="720"/>
      <w:contextualSpacing/>
    </w:pPr>
    <w:rPr>
      <w:rFonts w:eastAsia="Times New Roman"/>
    </w:rPr>
  </w:style>
  <w:style w:type="paragraph" w:styleId="Quote">
    <w:name w:val="Quote"/>
    <w:basedOn w:val="Normal"/>
    <w:next w:val="Normal"/>
    <w:link w:val="QuoteChar"/>
    <w:uiPriority w:val="29"/>
    <w:qFormat/>
    <w:rsid w:val="007573E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573E8"/>
    <w:rPr>
      <w:rFonts w:cstheme="minorHAnsi"/>
      <w:sz w:val="28"/>
      <w:szCs w:val="28"/>
    </w:rPr>
  </w:style>
  <w:style w:type="paragraph" w:styleId="IntenseQuote">
    <w:name w:val="Intense Quote"/>
    <w:basedOn w:val="Quote"/>
    <w:next w:val="Normal"/>
    <w:link w:val="IntenseQuoteChar"/>
    <w:uiPriority w:val="30"/>
    <w:qFormat/>
    <w:rsid w:val="007573E8"/>
    <w:pPr>
      <w:pBdr>
        <w:left w:val="single" w:sz="18" w:space="7" w:color="auto"/>
      </w:pBdr>
    </w:pPr>
    <w:rPr>
      <w:b/>
      <w:bCs/>
    </w:rPr>
  </w:style>
  <w:style w:type="character" w:customStyle="1" w:styleId="IntenseQuoteChar">
    <w:name w:val="Intense Quote Char"/>
    <w:link w:val="IntenseQuote"/>
    <w:uiPriority w:val="30"/>
    <w:rsid w:val="007573E8"/>
    <w:rPr>
      <w:rFonts w:cstheme="minorHAnsi"/>
      <w:b/>
      <w:bCs/>
      <w:sz w:val="28"/>
      <w:szCs w:val="28"/>
    </w:rPr>
  </w:style>
  <w:style w:type="character" w:styleId="SubtleEmphasis">
    <w:name w:val="Subtle Emphasis"/>
    <w:uiPriority w:val="19"/>
    <w:qFormat/>
    <w:rsid w:val="007573E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573E8"/>
    <w:rPr>
      <w:rFonts w:asciiTheme="minorHAnsi" w:hAnsiTheme="minorHAnsi" w:cstheme="minorHAnsi"/>
      <w:b/>
      <w:bCs/>
      <w:i/>
      <w:iCs/>
      <w:sz w:val="28"/>
      <w:szCs w:val="28"/>
    </w:rPr>
  </w:style>
  <w:style w:type="character" w:styleId="SubtleReference">
    <w:name w:val="Subtle Reference"/>
    <w:uiPriority w:val="31"/>
    <w:qFormat/>
    <w:rsid w:val="007573E8"/>
    <w:rPr>
      <w:caps/>
      <w:color w:val="7F7F7F" w:themeColor="text1" w:themeTint="80"/>
      <w:sz w:val="22"/>
      <w:szCs w:val="22"/>
    </w:rPr>
  </w:style>
  <w:style w:type="character" w:styleId="IntenseReference">
    <w:name w:val="Intense Reference"/>
    <w:uiPriority w:val="32"/>
    <w:qFormat/>
    <w:rsid w:val="007573E8"/>
    <w:rPr>
      <w:b/>
      <w:bCs/>
      <w:caps/>
      <w:color w:val="7F7F7F" w:themeColor="text1" w:themeTint="80"/>
      <w:sz w:val="22"/>
      <w:szCs w:val="22"/>
    </w:rPr>
  </w:style>
  <w:style w:type="character" w:styleId="BookTitle">
    <w:name w:val="Book Title"/>
    <w:uiPriority w:val="33"/>
    <w:qFormat/>
    <w:rsid w:val="007573E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60248</Words>
  <Characters>281362</Characters>
  <Application>Microsoft Office Word</Application>
  <DocSecurity>0</DocSecurity>
  <Lines>6394</Lines>
  <Paragraphs>676</Paragraphs>
  <ScaleCrop>false</ScaleCrop>
  <Company>GLP</Company>
  <LinksUpToDate>false</LinksUpToDate>
  <CharactersWithSpaces>340934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 	«0»	AV	ANVAE	AVA·AN·VAE</dc:title>
  <dc:subject/>
  <dc:creator>David Aes/David B Roberson</dc:creator>
  <cp:keywords/>
  <dc:description/>
  <cp:lastModifiedBy>David Roberson</cp:lastModifiedBy>
  <cp:revision>3</cp:revision>
  <cp:lastPrinted>1998-05-16T19:51:00Z</cp:lastPrinted>
  <dcterms:created xsi:type="dcterms:W3CDTF">2025-11-12T04:53:00Z</dcterms:created>
  <dcterms:modified xsi:type="dcterms:W3CDTF">2025-11-12T07:10:00Z</dcterms:modified>
</cp:coreProperties>
</file>