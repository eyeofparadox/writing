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44092" w14:textId="77777777" w:rsidR="00727578" w:rsidRPr="002F2EE7" w:rsidRDefault="002F2EE7">
      <w:pPr>
        <w:pStyle w:val="0DraftNormal"/>
        <w:rPr>
          <w:rFonts w:ascii="Montserrat" w:hAnsi="Montserrat"/>
          <w:sz w:val="24"/>
        </w:rPr>
      </w:pPr>
      <w:r w:rsidRPr="002F2EE7">
        <w:rPr>
          <w:rFonts w:ascii="Montserrat" w:hAnsi="Montserrat"/>
          <w:sz w:val="24"/>
        </w:rPr>
        <w:t>Master Content 01</w:t>
      </w:r>
    </w:p>
    <w:p w14:paraId="7C9E2176" w14:textId="77777777" w:rsidR="00727578" w:rsidRPr="002F2EE7" w:rsidRDefault="002F2EE7">
      <w:pPr>
        <w:pStyle w:val="0DraftNormal"/>
        <w:rPr>
          <w:rFonts w:ascii="Montserrat" w:hAnsi="Montserrat"/>
          <w:sz w:val="24"/>
        </w:rPr>
      </w:pPr>
      <w:r w:rsidRPr="002F2EE7">
        <w:rPr>
          <w:rFonts w:ascii="Montserrat" w:hAnsi="Montserrat"/>
          <w:sz w:val="24"/>
        </w:rPr>
        <w:t>Original Impulses &amp; Proposal Alternatives</w:t>
      </w:r>
    </w:p>
    <w:p w14:paraId="5976B8F5" w14:textId="77777777" w:rsidR="00727578" w:rsidRPr="002F2EE7" w:rsidRDefault="00727578">
      <w:pPr>
        <w:pStyle w:val="0DraftNormal"/>
        <w:rPr>
          <w:rFonts w:ascii="Montserrat" w:hAnsi="Montserrat"/>
          <w:sz w:val="24"/>
        </w:rPr>
      </w:pPr>
    </w:p>
    <w:p w14:paraId="3AA26A0B" w14:textId="77777777" w:rsidR="00727578" w:rsidRPr="002F2EE7" w:rsidRDefault="002F2EE7">
      <w:pPr>
        <w:pStyle w:val="0DraftNormal"/>
        <w:rPr>
          <w:rFonts w:ascii="Montserrat" w:hAnsi="Montserrat"/>
          <w:sz w:val="24"/>
        </w:rPr>
      </w:pPr>
      <w:r w:rsidRPr="002F2EE7">
        <w:rPr>
          <w:rFonts w:ascii="Montserrat" w:hAnsi="Montserrat"/>
          <w:sz w:val="24"/>
        </w:rPr>
        <w:t>Avon’nai Book I</w:t>
      </w:r>
      <w:r w:rsidRPr="002F2EE7">
        <w:rPr>
          <w:rFonts w:ascii="Montserrat" w:hAnsi="Montserrat"/>
          <w:sz w:val="24"/>
        </w:rPr>
        <w:tab/>
        <w:t>Avon’mai</w:t>
      </w:r>
      <w:r w:rsidRPr="002F2EE7">
        <w:rPr>
          <w:rFonts w:ascii="Montserrat" w:hAnsi="Montserrat"/>
          <w:sz w:val="24"/>
        </w:rPr>
        <w:tab/>
      </w:r>
    </w:p>
    <w:p w14:paraId="03CAF613" w14:textId="77777777" w:rsidR="00727578" w:rsidRPr="002F2EE7" w:rsidRDefault="002F2EE7">
      <w:pPr>
        <w:pStyle w:val="0DraftNormal"/>
        <w:rPr>
          <w:rFonts w:ascii="Montserrat" w:hAnsi="Montserrat"/>
          <w:sz w:val="24"/>
        </w:rPr>
      </w:pPr>
      <w:r w:rsidRPr="002F2EE7">
        <w:rPr>
          <w:rFonts w:ascii="Montserrat" w:hAnsi="Montserrat"/>
          <w:sz w:val="24"/>
        </w:rPr>
        <w:tab/>
      </w:r>
      <w:r w:rsidRPr="002F2EE7">
        <w:rPr>
          <w:rFonts w:ascii="Montserrat" w:hAnsi="Montserrat"/>
          <w:sz w:val="24"/>
        </w:rPr>
        <w:t xml:space="preserve">Forced by the onset of heat to return to the world of her birth, ember faces persecution and exile when the truth of her forbidden conception is disclosed. Stripped of her “humanity” she falls prey to a terrible and unsuspected predator in the jungles of her alien home. </w:t>
      </w:r>
    </w:p>
    <w:p w14:paraId="1C4EF4B8" w14:textId="77777777" w:rsidR="00727578" w:rsidRPr="002F2EE7" w:rsidRDefault="00727578">
      <w:pPr>
        <w:pStyle w:val="0DraftNormal"/>
        <w:rPr>
          <w:rFonts w:ascii="Montserrat" w:hAnsi="Montserrat"/>
          <w:sz w:val="24"/>
        </w:rPr>
      </w:pPr>
    </w:p>
    <w:p w14:paraId="1C0F0B11" w14:textId="77777777" w:rsidR="00727578" w:rsidRPr="002F2EE7" w:rsidRDefault="002F2EE7">
      <w:pPr>
        <w:pStyle w:val="0DraftNormal"/>
        <w:rPr>
          <w:rFonts w:ascii="Montserrat" w:hAnsi="Montserrat"/>
          <w:sz w:val="24"/>
        </w:rPr>
      </w:pPr>
      <w:r w:rsidRPr="002F2EE7">
        <w:rPr>
          <w:rFonts w:ascii="Montserrat" w:hAnsi="Montserrat"/>
          <w:sz w:val="24"/>
        </w:rPr>
        <w:t>Avon’nai Book II</w:t>
      </w:r>
      <w:r w:rsidRPr="002F2EE7">
        <w:rPr>
          <w:rFonts w:ascii="Montserrat" w:hAnsi="Montserrat"/>
          <w:sz w:val="24"/>
        </w:rPr>
        <w:tab/>
        <w:t>Avon’mnai</w:t>
      </w:r>
      <w:r w:rsidRPr="002F2EE7">
        <w:rPr>
          <w:rFonts w:ascii="Montserrat" w:hAnsi="Montserrat"/>
          <w:sz w:val="24"/>
        </w:rPr>
        <w:tab/>
      </w:r>
    </w:p>
    <w:p w14:paraId="082844F3" w14:textId="77777777" w:rsidR="00727578" w:rsidRPr="002F2EE7" w:rsidRDefault="002F2EE7">
      <w:pPr>
        <w:pStyle w:val="0DraftNormal"/>
        <w:rPr>
          <w:rFonts w:ascii="Montserrat" w:hAnsi="Montserrat"/>
          <w:sz w:val="24"/>
        </w:rPr>
      </w:pPr>
      <w:r w:rsidRPr="002F2EE7">
        <w:rPr>
          <w:rFonts w:ascii="Montserrat" w:hAnsi="Montserrat"/>
          <w:sz w:val="24"/>
        </w:rPr>
        <w:tab/>
        <w:t xml:space="preserve">Driven by desperation, ember stumbles across a threshold barring her world from the domains of her ancient ancestors. Taken under the wing of a godlike mentor, ember learns the reasons for her condemnation and exile. Her divine lover terrifies her with the knowledge of her awesome potential. </w:t>
      </w:r>
    </w:p>
    <w:p w14:paraId="0BE9D37B" w14:textId="77777777" w:rsidR="00727578" w:rsidRPr="002F2EE7" w:rsidRDefault="00727578">
      <w:pPr>
        <w:pStyle w:val="0DraftNormal"/>
        <w:rPr>
          <w:rFonts w:ascii="Montserrat" w:hAnsi="Montserrat"/>
          <w:sz w:val="24"/>
        </w:rPr>
      </w:pPr>
    </w:p>
    <w:p w14:paraId="2462C7D0" w14:textId="77777777" w:rsidR="00727578" w:rsidRPr="002F2EE7" w:rsidRDefault="002F2EE7">
      <w:pPr>
        <w:pStyle w:val="0DraftNormal"/>
        <w:rPr>
          <w:rFonts w:ascii="Montserrat" w:hAnsi="Montserrat"/>
          <w:sz w:val="24"/>
        </w:rPr>
      </w:pPr>
      <w:r w:rsidRPr="002F2EE7">
        <w:rPr>
          <w:rFonts w:ascii="Montserrat" w:hAnsi="Montserrat"/>
          <w:sz w:val="24"/>
        </w:rPr>
        <w:t>Avon’nai Book III</w:t>
      </w:r>
      <w:r w:rsidRPr="002F2EE7">
        <w:rPr>
          <w:rFonts w:ascii="Montserrat" w:hAnsi="Montserrat"/>
          <w:sz w:val="24"/>
        </w:rPr>
        <w:tab/>
        <w:t>Avon’nai</w:t>
      </w:r>
      <w:r w:rsidRPr="002F2EE7">
        <w:rPr>
          <w:rFonts w:ascii="Montserrat" w:hAnsi="Montserrat"/>
          <w:sz w:val="24"/>
        </w:rPr>
        <w:tab/>
      </w:r>
    </w:p>
    <w:p w14:paraId="7C983DE4" w14:textId="77777777" w:rsidR="00727578" w:rsidRPr="002F2EE7" w:rsidRDefault="002F2EE7">
      <w:pPr>
        <w:pStyle w:val="0DraftNormal"/>
        <w:rPr>
          <w:rFonts w:ascii="Montserrat" w:hAnsi="Montserrat"/>
          <w:sz w:val="24"/>
        </w:rPr>
      </w:pPr>
      <w:r w:rsidRPr="002F2EE7">
        <w:rPr>
          <w:rFonts w:ascii="Montserrat" w:hAnsi="Montserrat"/>
          <w:sz w:val="24"/>
        </w:rPr>
        <w:tab/>
        <w:t xml:space="preserve">Fleeing from the prospect of her own god-hood, ember returns to oasis minor. She finds it easy to face the sentence she once fled, and reclaims her identity. The controversy over her birth, and the religious implications, frighten her into further retreat. Ember escapes into the enlisted ranks of the aegis navy. </w:t>
      </w:r>
    </w:p>
    <w:p w14:paraId="778B5108" w14:textId="77777777" w:rsidR="00727578" w:rsidRPr="002F2EE7" w:rsidRDefault="00727578">
      <w:pPr>
        <w:pStyle w:val="0DraftNormal"/>
        <w:rPr>
          <w:rFonts w:ascii="Montserrat" w:hAnsi="Montserrat"/>
          <w:sz w:val="24"/>
        </w:rPr>
      </w:pPr>
    </w:p>
    <w:p w14:paraId="36B08DD4" w14:textId="77777777" w:rsidR="00727578" w:rsidRPr="002F2EE7" w:rsidRDefault="002F2EE7">
      <w:pPr>
        <w:pStyle w:val="0DraftNormal"/>
        <w:rPr>
          <w:rFonts w:ascii="Montserrat" w:hAnsi="Montserrat"/>
          <w:sz w:val="24"/>
        </w:rPr>
      </w:pPr>
      <w:r w:rsidRPr="002F2EE7">
        <w:rPr>
          <w:rFonts w:ascii="Montserrat" w:hAnsi="Montserrat"/>
          <w:sz w:val="24"/>
        </w:rPr>
        <w:t>Pilot</w:t>
      </w:r>
    </w:p>
    <w:p w14:paraId="2E3DC37A" w14:textId="77777777" w:rsidR="00727578" w:rsidRPr="002F2EE7" w:rsidRDefault="002F2EE7">
      <w:pPr>
        <w:pStyle w:val="0DraftNormal"/>
        <w:rPr>
          <w:rFonts w:ascii="Montserrat" w:hAnsi="Montserrat"/>
          <w:sz w:val="24"/>
        </w:rPr>
      </w:pPr>
      <w:r w:rsidRPr="002F2EE7">
        <w:rPr>
          <w:rFonts w:ascii="Montserrat" w:hAnsi="Montserrat"/>
          <w:sz w:val="24"/>
        </w:rPr>
        <w:tab/>
        <w:t>As a child, she thought it was a nickname, a dimunization of her name. Ava·anvea could be reduced to avon. It was possible. However, it was not true. All that time, when they had been calling her avon, they had not been referring to who she was, they had been referring to what she was. An alien too human for comfort. As an exotic growing up in a human world, she faced serious obstacles to creating a future for herself. The first obstacle, of course, was herself. Forced by biology to confront her avon herit</w:t>
      </w:r>
      <w:r w:rsidRPr="002F2EE7">
        <w:rPr>
          <w:rFonts w:ascii="Montserrat" w:hAnsi="Montserrat"/>
          <w:sz w:val="24"/>
        </w:rPr>
        <w:t>age, she found herself way out of her depth among her own people and learning who and what she was would become her only hope for survival.</w:t>
      </w:r>
    </w:p>
    <w:p w14:paraId="1280E169" w14:textId="77777777" w:rsidR="00727578" w:rsidRPr="002F2EE7" w:rsidRDefault="00727578">
      <w:pPr>
        <w:pStyle w:val="0DraftNormal"/>
        <w:rPr>
          <w:rFonts w:ascii="Montserrat" w:hAnsi="Montserrat"/>
          <w:sz w:val="24"/>
        </w:rPr>
      </w:pPr>
    </w:p>
    <w:p w14:paraId="7554348F" w14:textId="77777777" w:rsidR="00727578" w:rsidRPr="002F2EE7" w:rsidRDefault="002F2EE7">
      <w:pPr>
        <w:pStyle w:val="0DraftNormal"/>
        <w:rPr>
          <w:rFonts w:ascii="Montserrat" w:hAnsi="Montserrat"/>
          <w:sz w:val="24"/>
        </w:rPr>
      </w:pPr>
      <w:r w:rsidRPr="002F2EE7">
        <w:rPr>
          <w:rFonts w:ascii="Montserrat" w:hAnsi="Montserrat"/>
          <w:sz w:val="24"/>
        </w:rPr>
        <w:t>Dragon phoenix, as realized in life embracing death.</w:t>
      </w:r>
    </w:p>
    <w:p w14:paraId="3A7153BA" w14:textId="77777777" w:rsidR="00727578" w:rsidRPr="002F2EE7" w:rsidRDefault="00727578">
      <w:pPr>
        <w:pStyle w:val="0DraftNormal"/>
        <w:rPr>
          <w:rFonts w:ascii="Montserrat" w:hAnsi="Montserrat"/>
          <w:sz w:val="24"/>
        </w:rPr>
      </w:pPr>
    </w:p>
    <w:p w14:paraId="28A5D120" w14:textId="77777777" w:rsidR="00727578" w:rsidRPr="002F2EE7" w:rsidRDefault="002F2EE7">
      <w:pPr>
        <w:pStyle w:val="0DraftNormal"/>
        <w:rPr>
          <w:rFonts w:ascii="Montserrat" w:hAnsi="Montserrat"/>
          <w:sz w:val="24"/>
        </w:rPr>
      </w:pPr>
      <w:r w:rsidRPr="002F2EE7">
        <w:rPr>
          <w:rFonts w:ascii="Montserrat" w:hAnsi="Montserrat"/>
          <w:sz w:val="24"/>
        </w:rPr>
        <w:tab/>
        <w:t>Beginning at the end. The funeral of the phoenix. The story of her fall, her undoing, reveals a struggle against the inescapable embrace of death. This is the crucible, the purifying fire of her destiny. Her will and identity will be tested—pushed beyond all mortal limits. Her destruction will be excruciating and slow as she stubbornly fights and resists the caresses of the devourer—the touch of destruction. Her desperation will cause her to make herself an abomination to her old self before she finally mu</w:t>
      </w:r>
      <w:r w:rsidRPr="002F2EE7">
        <w:rPr>
          <w:rFonts w:ascii="Montserrat" w:hAnsi="Montserrat"/>
          <w:sz w:val="24"/>
        </w:rPr>
        <w:t>st realize the truth. Armed with the finest in technique and technology, she fights in an invisible war. Forced to reveal her divine office to her co-exiles in order to fight for their lives in a game that can not be understood, she rose. A paladin, an angel of death, who must venture through death itself. A lone wild card, she paid the ultimate price. Her only hope of victory is the enigma of the point paradox.</w:t>
      </w:r>
    </w:p>
    <w:p w14:paraId="7C548832" w14:textId="77777777" w:rsidR="00727578" w:rsidRPr="002F2EE7" w:rsidRDefault="00727578">
      <w:pPr>
        <w:pStyle w:val="0DraftNormal"/>
        <w:rPr>
          <w:rFonts w:ascii="Montserrat" w:hAnsi="Montserrat"/>
          <w:sz w:val="24"/>
        </w:rPr>
      </w:pPr>
    </w:p>
    <w:p w14:paraId="51F9E29F" w14:textId="77777777" w:rsidR="00727578" w:rsidRPr="002F2EE7" w:rsidRDefault="002F2EE7">
      <w:pPr>
        <w:pStyle w:val="0DraftNormal"/>
        <w:rPr>
          <w:rFonts w:ascii="Montserrat" w:hAnsi="Montserrat"/>
          <w:sz w:val="24"/>
        </w:rPr>
      </w:pPr>
      <w:r w:rsidRPr="002F2EE7">
        <w:rPr>
          <w:rFonts w:ascii="Montserrat" w:hAnsi="Montserrat"/>
          <w:sz w:val="24"/>
        </w:rPr>
        <w:t>The beginning and end—an end and a beginning.</w:t>
      </w:r>
    </w:p>
    <w:p w14:paraId="7A77BC5C" w14:textId="77777777" w:rsidR="00727578" w:rsidRPr="002F2EE7" w:rsidRDefault="00727578">
      <w:pPr>
        <w:pStyle w:val="0DraftNormal"/>
        <w:rPr>
          <w:rFonts w:ascii="Montserrat" w:hAnsi="Montserrat"/>
          <w:sz w:val="24"/>
        </w:rPr>
      </w:pPr>
    </w:p>
    <w:p w14:paraId="5E820404" w14:textId="77777777" w:rsidR="00727578" w:rsidRPr="002F2EE7" w:rsidRDefault="002F2EE7">
      <w:pPr>
        <w:pStyle w:val="0DraftNormal"/>
        <w:rPr>
          <w:rFonts w:ascii="Montserrat" w:hAnsi="Montserrat"/>
          <w:sz w:val="24"/>
        </w:rPr>
      </w:pPr>
      <w:r w:rsidRPr="002F2EE7">
        <w:rPr>
          <w:rFonts w:ascii="Montserrat" w:hAnsi="Montserrat"/>
          <w:sz w:val="24"/>
        </w:rPr>
        <w:t xml:space="preserve">A funeral for the dead champion and avatar—avonjea. </w:t>
      </w:r>
    </w:p>
    <w:p w14:paraId="3CE0EB30" w14:textId="77777777" w:rsidR="00727578" w:rsidRPr="002F2EE7" w:rsidRDefault="00727578">
      <w:pPr>
        <w:pStyle w:val="0DraftNormal"/>
        <w:rPr>
          <w:rFonts w:ascii="Montserrat" w:hAnsi="Montserrat"/>
          <w:sz w:val="24"/>
        </w:rPr>
      </w:pPr>
    </w:p>
    <w:p w14:paraId="1BAB7332" w14:textId="77777777" w:rsidR="00727578" w:rsidRPr="002F2EE7" w:rsidRDefault="002F2EE7">
      <w:pPr>
        <w:pStyle w:val="0DraftNormal"/>
        <w:rPr>
          <w:rFonts w:ascii="Montserrat" w:hAnsi="Montserrat"/>
          <w:sz w:val="24"/>
        </w:rPr>
      </w:pPr>
      <w:r w:rsidRPr="002F2EE7">
        <w:rPr>
          <w:rFonts w:ascii="Montserrat" w:hAnsi="Montserrat"/>
          <w:sz w:val="24"/>
        </w:rPr>
        <w:t xml:space="preserve">Present in the place of honor is her heir, a child—clone of her own flesh. </w:t>
      </w:r>
    </w:p>
    <w:p w14:paraId="1B6F0814" w14:textId="77777777" w:rsidR="00727578" w:rsidRPr="002F2EE7" w:rsidRDefault="00727578">
      <w:pPr>
        <w:pStyle w:val="0DraftNormal"/>
        <w:rPr>
          <w:rFonts w:ascii="Montserrat" w:hAnsi="Montserrat"/>
          <w:sz w:val="24"/>
        </w:rPr>
      </w:pPr>
    </w:p>
    <w:p w14:paraId="0D95A29D" w14:textId="77777777" w:rsidR="00727578" w:rsidRPr="002F2EE7" w:rsidRDefault="002F2EE7">
      <w:pPr>
        <w:pStyle w:val="0DraftNormal"/>
        <w:rPr>
          <w:rFonts w:ascii="Montserrat" w:hAnsi="Montserrat"/>
          <w:sz w:val="24"/>
        </w:rPr>
      </w:pPr>
      <w:r w:rsidRPr="002F2EE7">
        <w:rPr>
          <w:rFonts w:ascii="Montserrat" w:hAnsi="Montserrat"/>
          <w:sz w:val="24"/>
        </w:rPr>
        <w:t xml:space="preserve">The last rites are given by mystery herself. </w:t>
      </w:r>
    </w:p>
    <w:p w14:paraId="408C0F1E" w14:textId="77777777" w:rsidR="00727578" w:rsidRPr="002F2EE7" w:rsidRDefault="00727578">
      <w:pPr>
        <w:pStyle w:val="0DraftNormal"/>
        <w:rPr>
          <w:rFonts w:ascii="Montserrat" w:hAnsi="Montserrat"/>
          <w:sz w:val="24"/>
        </w:rPr>
      </w:pPr>
    </w:p>
    <w:p w14:paraId="582CC092" w14:textId="77777777" w:rsidR="00727578" w:rsidRPr="002F2EE7" w:rsidRDefault="002F2EE7">
      <w:pPr>
        <w:pStyle w:val="0DraftNormal"/>
        <w:rPr>
          <w:rFonts w:ascii="Montserrat" w:hAnsi="Montserrat"/>
          <w:sz w:val="24"/>
        </w:rPr>
      </w:pPr>
      <w:r w:rsidRPr="002F2EE7">
        <w:rPr>
          <w:rFonts w:ascii="Montserrat" w:hAnsi="Montserrat"/>
          <w:sz w:val="24"/>
        </w:rPr>
        <w:t xml:space="preserve">Mystery permits the child to look upon her face; offering the child her progenitor’s place. </w:t>
      </w:r>
    </w:p>
    <w:p w14:paraId="47E4969A" w14:textId="77777777" w:rsidR="00727578" w:rsidRPr="002F2EE7" w:rsidRDefault="00727578">
      <w:pPr>
        <w:pStyle w:val="0DraftNormal"/>
        <w:rPr>
          <w:rFonts w:ascii="Montserrat" w:hAnsi="Montserrat"/>
          <w:sz w:val="24"/>
        </w:rPr>
      </w:pPr>
    </w:p>
    <w:p w14:paraId="27726B90" w14:textId="77777777" w:rsidR="00727578" w:rsidRPr="002F2EE7" w:rsidRDefault="002F2EE7">
      <w:pPr>
        <w:pStyle w:val="0DraftNormal"/>
        <w:rPr>
          <w:rFonts w:ascii="Montserrat" w:hAnsi="Montserrat"/>
          <w:sz w:val="24"/>
        </w:rPr>
      </w:pPr>
      <w:r w:rsidRPr="002F2EE7">
        <w:rPr>
          <w:rFonts w:ascii="Montserrat" w:hAnsi="Montserrat"/>
          <w:sz w:val="24"/>
        </w:rPr>
        <w:t>Only the child witnesses the face behind the veil of mystery</w:t>
      </w:r>
    </w:p>
    <w:p w14:paraId="6B953014" w14:textId="77777777" w:rsidR="00727578" w:rsidRPr="002F2EE7" w:rsidRDefault="00727578">
      <w:pPr>
        <w:pStyle w:val="0DraftNormal"/>
        <w:rPr>
          <w:rFonts w:ascii="Montserrat" w:hAnsi="Montserrat"/>
          <w:sz w:val="24"/>
        </w:rPr>
      </w:pPr>
    </w:p>
    <w:p w14:paraId="55625504" w14:textId="77777777" w:rsidR="00727578" w:rsidRPr="002F2EE7" w:rsidRDefault="002F2EE7">
      <w:pPr>
        <w:pStyle w:val="0DraftNormal"/>
        <w:rPr>
          <w:rFonts w:ascii="Montserrat" w:hAnsi="Montserrat"/>
          <w:sz w:val="24"/>
        </w:rPr>
      </w:pPr>
      <w:r w:rsidRPr="002F2EE7">
        <w:rPr>
          <w:rFonts w:ascii="Montserrat" w:hAnsi="Montserrat"/>
          <w:sz w:val="24"/>
        </w:rPr>
        <w:t>Which is only revealed at the end.</w:t>
      </w:r>
    </w:p>
    <w:p w14:paraId="38646E11" w14:textId="77777777" w:rsidR="00727578" w:rsidRPr="002F2EE7" w:rsidRDefault="00727578">
      <w:pPr>
        <w:pStyle w:val="0DraftNormal"/>
        <w:rPr>
          <w:rFonts w:ascii="Montserrat" w:hAnsi="Montserrat"/>
          <w:sz w:val="24"/>
        </w:rPr>
      </w:pPr>
    </w:p>
    <w:p w14:paraId="7FDF666D" w14:textId="77777777" w:rsidR="00727578" w:rsidRPr="002F2EE7" w:rsidRDefault="002F2EE7">
      <w:pPr>
        <w:pStyle w:val="0DraftNormal"/>
        <w:rPr>
          <w:rFonts w:ascii="Montserrat" w:hAnsi="Montserrat"/>
          <w:sz w:val="24"/>
        </w:rPr>
      </w:pPr>
      <w:r w:rsidRPr="002F2EE7">
        <w:rPr>
          <w:rFonts w:ascii="Montserrat" w:hAnsi="Montserrat"/>
          <w:sz w:val="24"/>
        </w:rPr>
        <w:tab/>
      </w:r>
      <w:r w:rsidRPr="002F2EE7">
        <w:rPr>
          <w:rFonts w:ascii="Montserrat" w:hAnsi="Montserrat"/>
          <w:sz w:val="24"/>
        </w:rPr>
        <w:t xml:space="preserve">This concentrates on ember’s walk through death in the devouring embrace of sivai. The essential argument is the revelation of the point paradox, with hints of its impact on the infinite expression. The ruptured paradox membrane threatens the dissolution of her universe and those who reside within. The adversity of the path is the fragmented elements of the exiles. These factions are the tools of the game, and are opposed by the unspeakable minions of sivai. First ember must help unite these factions under </w:t>
      </w:r>
      <w:r w:rsidRPr="002F2EE7">
        <w:rPr>
          <w:rFonts w:ascii="Montserrat" w:hAnsi="Montserrat"/>
          <w:sz w:val="24"/>
        </w:rPr>
        <w:t>the wise leadership of an ageless dragon. Then she must reveal herself as their champion—fusing together her inhumanity, the techniques of inspired and embodied art, the tools of technology and her divine fury. Even as this war unfolds, the mysteries of science and metascience join with magic to unravel the enigma of ember’s being in the hopes of restoring her from the ravages of her wounds or even creating a bioroid army with her vast talent. The avonjea-child is the first success, a prototype. The need fo</w:t>
      </w:r>
      <w:r w:rsidRPr="002F2EE7">
        <w:rPr>
          <w:rFonts w:ascii="Montserrat" w:hAnsi="Montserrat"/>
          <w:sz w:val="24"/>
        </w:rPr>
        <w:t>r mature soldiers cannot be answered so easily, however. The unblessed minions are well aware of the need to destroy ember and all hope of her potential forces them to concentrate on her. Her body, her talents and her mind are gradually whittled away along with her veneer of humanity. Worse, at no time is she safe from the presence of her nemesis. Sivai is tearing her apart, and he is savoring it. He makes damn sure that she is aware of it as he haunts her, driving her goddess away from her. But the more he</w:t>
      </w:r>
      <w:r w:rsidRPr="002F2EE7">
        <w:rPr>
          <w:rFonts w:ascii="Montserrat" w:hAnsi="Montserrat"/>
          <w:sz w:val="24"/>
        </w:rPr>
        <w:t xml:space="preserve"> hurts her, the more indomitable her spirit becomes. Her allies ache at her ablation but they can’t help admiring her determination. Dreams of the point paradox ride her, and she struggles to comprehend it almost entirely in vain. Finally she realizes that this message comes not from her benefactor, but from somewhere in herself. But she cannot understand it until she is forced to embrace the naked point of her existence. For, though she is dead by then, she finally discovers that ultimately no force has th</w:t>
      </w:r>
      <w:r w:rsidRPr="002F2EE7">
        <w:rPr>
          <w:rFonts w:ascii="Montserrat" w:hAnsi="Montserrat"/>
          <w:sz w:val="24"/>
        </w:rPr>
        <w:t>e power to destroy her (ember). Not even sivai. At the last, having left her daughter-self to finish her work in the realm, she reflects on these truths and learns from mystery that she had but stood in her mistresses stead in the arms of her lover—sivai.</w:t>
      </w:r>
    </w:p>
    <w:p w14:paraId="38696526" w14:textId="77777777" w:rsidR="00727578" w:rsidRPr="002F2EE7" w:rsidRDefault="00727578">
      <w:pPr>
        <w:pStyle w:val="0DraftNormal"/>
        <w:rPr>
          <w:rFonts w:ascii="Montserrat" w:hAnsi="Montserrat"/>
          <w:sz w:val="24"/>
        </w:rPr>
      </w:pPr>
    </w:p>
    <w:p w14:paraId="3E5A3EE4" w14:textId="77777777" w:rsidR="00727578" w:rsidRPr="002F2EE7" w:rsidRDefault="002F2EE7">
      <w:pPr>
        <w:pStyle w:val="0DraftNormal"/>
        <w:rPr>
          <w:rFonts w:ascii="Montserrat" w:hAnsi="Montserrat"/>
          <w:sz w:val="24"/>
        </w:rPr>
      </w:pPr>
      <w:r w:rsidRPr="002F2EE7">
        <w:rPr>
          <w:rFonts w:ascii="Montserrat" w:hAnsi="Montserrat"/>
          <w:sz w:val="24"/>
        </w:rPr>
        <w:tab/>
        <w:t>In the course of her early involvement circumstances present her with the opportunity to relate partially how she came to be what she is when we first confront her. For her to fall to kzeisza’s trap and (paradox)’s designs, would be to fall back into the loop of her own bootstrap. The means by which she would fulfill (paradox)’s desire would destroy her. Rather it did destroy her once before, depending on how you look at it. The alternative of embracing (paradox) ultimately forces her to either sell her so</w:t>
      </w:r>
      <w:r w:rsidRPr="002F2EE7">
        <w:rPr>
          <w:rFonts w:ascii="Montserrat" w:hAnsi="Montserrat"/>
          <w:sz w:val="24"/>
        </w:rPr>
        <w:t xml:space="preserve">ul to the unknown or assume the obligation of recreating herself—origin, and world. It is in her best interest for her to escape the loop of kzeisza’s trap—if she can manage to find a way to fulfill the promise for which she exists. This conundrum is essentially the apex of this book. Escaping this, however, requires that she override her instinctive self at the crucial moment. </w:t>
      </w:r>
    </w:p>
    <w:p w14:paraId="272B93BC" w14:textId="77777777" w:rsidR="00727578" w:rsidRPr="002F2EE7" w:rsidRDefault="00727578">
      <w:pPr>
        <w:pStyle w:val="0DraftNormal"/>
        <w:rPr>
          <w:rFonts w:ascii="Montserrat" w:hAnsi="Montserrat"/>
          <w:sz w:val="24"/>
        </w:rPr>
      </w:pPr>
    </w:p>
    <w:p w14:paraId="4DCF6425" w14:textId="77777777" w:rsidR="00727578" w:rsidRPr="002F2EE7" w:rsidRDefault="002F2EE7">
      <w:pPr>
        <w:pStyle w:val="0DraftNormal"/>
        <w:rPr>
          <w:rFonts w:ascii="Montserrat" w:hAnsi="Montserrat"/>
          <w:sz w:val="24"/>
        </w:rPr>
      </w:pPr>
      <w:r w:rsidRPr="002F2EE7">
        <w:rPr>
          <w:rFonts w:ascii="Montserrat" w:hAnsi="Montserrat"/>
          <w:sz w:val="24"/>
        </w:rPr>
        <w:tab/>
        <w:t>Ember is going to literally be torn apart by this story. Repeatedly. Until there is no doubt in her or our minds. She is going to become an anathema to herself before it is all torn from her. One of the first maiming blows which cripple her is in fact a combined effect of her exotic and divine natures and the demonic nature of her mauler. What maims her, destroys her attacker. Her nature is rended by her absorption of this entity. She is warped by this inclusion enough to be permanently maimed and infected</w:t>
      </w:r>
      <w:r w:rsidRPr="002F2EE7">
        <w:rPr>
          <w:rFonts w:ascii="Montserrat" w:hAnsi="Montserrat"/>
          <w:sz w:val="24"/>
        </w:rPr>
        <w:t xml:space="preserve"> with a growing debilitation to both of her high natures. Her own body becomes a battle ground for a war of etheric powers. To wit, her first blow is delivered by an entity that normally killed its host, as it possesses and digests their very being. The only way she can overcome this inclusion is to embrace it from within and consume it. The part of her capable of this has long been repressed, it must be noted. She does not accomplish this until the end, when the survival of her will demands that she do so.</w:t>
      </w:r>
      <w:r w:rsidRPr="002F2EE7">
        <w:rPr>
          <w:rFonts w:ascii="Montserrat" w:hAnsi="Montserrat"/>
          <w:sz w:val="24"/>
        </w:rPr>
        <w:t xml:space="preserve"> Until then, she is hardly able to withstand the ablation of her being at the hands of other unspeakable minions. As we see. </w:t>
      </w:r>
    </w:p>
    <w:p w14:paraId="2841B8E8" w14:textId="77777777" w:rsidR="00727578" w:rsidRPr="002F2EE7" w:rsidRDefault="00727578">
      <w:pPr>
        <w:pStyle w:val="0DraftNormal"/>
        <w:rPr>
          <w:rFonts w:ascii="Montserrat" w:hAnsi="Montserrat"/>
          <w:sz w:val="24"/>
        </w:rPr>
      </w:pPr>
    </w:p>
    <w:p w14:paraId="7C5F7179" w14:textId="77777777" w:rsidR="00727578" w:rsidRPr="002F2EE7" w:rsidRDefault="002F2EE7">
      <w:pPr>
        <w:pStyle w:val="0DraftNormal"/>
        <w:rPr>
          <w:rFonts w:ascii="Montserrat" w:hAnsi="Montserrat"/>
          <w:sz w:val="24"/>
        </w:rPr>
      </w:pPr>
      <w:r w:rsidRPr="002F2EE7">
        <w:rPr>
          <w:rFonts w:ascii="Montserrat" w:hAnsi="Montserrat"/>
          <w:sz w:val="24"/>
        </w:rPr>
        <w:tab/>
        <w:t>In part of the story will occur the study of nanogenetic technology. The requirements and capabilities of cloning. The options that can be explored and conditions which turn options into necessities. The only fool proof clone method is equivalent to childbirth. Which produces a distinct individual with the exact same genetic potential as the donor. Unless the mind of the donor can be imprinted into the brain of the slip. A clone is referred to as a slip, after the practice of ceramic and porcelain casting;</w:t>
      </w:r>
      <w:r w:rsidRPr="002F2EE7">
        <w:rPr>
          <w:rFonts w:ascii="Montserrat" w:hAnsi="Montserrat"/>
          <w:sz w:val="24"/>
        </w:rPr>
        <w:t xml:space="preserve"> having come from the same mold. Accelerated growth is possible but in special cases like an exotic, only with synchronous media interface. The side effects being that the final product of mind and slip is only faintly anchored to reality. The consequences of this are illustrated in unleashed. Accelerated growth with mind imprint is better if the imprint is done before the slip is withdrawn. Withdrawal is the period where the body is reset to normal growth rates and biorhythms. This is the point where insta</w:t>
      </w:r>
      <w:r w:rsidRPr="002F2EE7">
        <w:rPr>
          <w:rFonts w:ascii="Montserrat" w:hAnsi="Montserrat"/>
          <w:sz w:val="24"/>
        </w:rPr>
        <w:t>bility will occur in an exotic slip. During the matrix cleaning stage where the master code is defined, modifications can be made. Since there is a high demand for interface capability, female neural interfaces are nanogenetically amended to the matrix or biokinetically programmed into the original prior to seeding the matrix. Ember was adapted by a biokinetic to interface with hardware, and the biopath’s influence is the key to nyon succeeding with generating the first slip. In the experimental race to res</w:t>
      </w:r>
      <w:r w:rsidRPr="002F2EE7">
        <w:rPr>
          <w:rFonts w:ascii="Montserrat" w:hAnsi="Montserrat"/>
          <w:sz w:val="24"/>
        </w:rPr>
        <w:t>tore ember to a functional body, many variations are cleaned before they achieve a perfect matrix with the required alterations. The breakthrough does not come about until it is too late for ember, and the child prototype is not imprinted with ember’s memories. The opportunity to transfer ember into the slip are lost when her cybernetic frame is demolished and her transplanted brain along with it. The matter of her reconstruction into a cyber frame is a unique process, too. Ambushed and viciously dismembere</w:t>
      </w:r>
      <w:r w:rsidRPr="002F2EE7">
        <w:rPr>
          <w:rFonts w:ascii="Montserrat" w:hAnsi="Montserrat"/>
          <w:sz w:val="24"/>
        </w:rPr>
        <w:t>d in her quarters, in front of her dragon friend, dawnnna—who mysteriously disappears at the same time—she is certain to die. However, the implants she has already received alerted nyon of the attack, and his team arrives with barely enough time to do a head and spine extraction on her; the only way to preserve her mind and experiences. This ordeal is excruciating for ember to say the least. During this time, they manage to do a partial psyche extraction which eventually becomes the subjective base of the s</w:t>
      </w:r>
      <w:r w:rsidRPr="002F2EE7">
        <w:rPr>
          <w:rFonts w:ascii="Montserrat" w:hAnsi="Montserrat"/>
          <w:sz w:val="24"/>
        </w:rPr>
        <w:t xml:space="preserve">ense construct used on the slips that are generated in unleashed. They manage to keep her head alive and manage to grow her a frame which she uses to astonishing extent before her demise. Ember turns her mind back to her duty, and binds herself with the key to their salvation. </w:t>
      </w:r>
    </w:p>
    <w:p w14:paraId="74911CF3" w14:textId="77777777" w:rsidR="00727578" w:rsidRPr="002F2EE7" w:rsidRDefault="00727578">
      <w:pPr>
        <w:pStyle w:val="0DraftNormal"/>
        <w:rPr>
          <w:rFonts w:ascii="Montserrat" w:hAnsi="Montserrat"/>
          <w:sz w:val="24"/>
        </w:rPr>
      </w:pPr>
    </w:p>
    <w:p w14:paraId="7E1088FD" w14:textId="77777777" w:rsidR="00727578" w:rsidRPr="002F2EE7" w:rsidRDefault="002F2EE7">
      <w:pPr>
        <w:pStyle w:val="0DraftNormal"/>
        <w:rPr>
          <w:rFonts w:ascii="Montserrat" w:hAnsi="Montserrat"/>
          <w:sz w:val="24"/>
        </w:rPr>
      </w:pPr>
      <w:r w:rsidRPr="002F2EE7">
        <w:rPr>
          <w:rFonts w:ascii="Montserrat" w:hAnsi="Montserrat"/>
          <w:sz w:val="24"/>
        </w:rPr>
        <w:t>0221-969-0117-00</w:t>
      </w:r>
    </w:p>
    <w:p w14:paraId="5B6455B5" w14:textId="77777777" w:rsidR="00727578" w:rsidRPr="002F2EE7" w:rsidRDefault="00727578">
      <w:pPr>
        <w:pStyle w:val="0DraftNormal"/>
        <w:rPr>
          <w:rFonts w:ascii="Montserrat" w:hAnsi="Montserrat"/>
          <w:sz w:val="24"/>
        </w:rPr>
      </w:pPr>
    </w:p>
    <w:p w14:paraId="3338EE13" w14:textId="77777777" w:rsidR="00727578" w:rsidRPr="002F2EE7" w:rsidRDefault="002F2EE7">
      <w:pPr>
        <w:pStyle w:val="0DraftNormal"/>
        <w:rPr>
          <w:rFonts w:ascii="Montserrat" w:hAnsi="Montserrat"/>
          <w:sz w:val="24"/>
        </w:rPr>
      </w:pPr>
      <w:r w:rsidRPr="002F2EE7">
        <w:rPr>
          <w:rFonts w:ascii="Montserrat" w:hAnsi="Montserrat"/>
          <w:sz w:val="24"/>
        </w:rPr>
        <w:t>Aegis independant citizenship, military contract-naval aavi specialist pilot/tactical</w:t>
      </w:r>
    </w:p>
    <w:p w14:paraId="2A122944" w14:textId="77777777" w:rsidR="00727578" w:rsidRPr="002F2EE7" w:rsidRDefault="002F2EE7">
      <w:pPr>
        <w:pStyle w:val="0DraftNormal"/>
        <w:rPr>
          <w:rFonts w:ascii="Montserrat" w:hAnsi="Montserrat"/>
          <w:sz w:val="24"/>
        </w:rPr>
      </w:pPr>
      <w:r w:rsidRPr="002F2EE7">
        <w:rPr>
          <w:rFonts w:ascii="Montserrat" w:hAnsi="Montserrat"/>
          <w:sz w:val="24"/>
        </w:rPr>
        <w:t>Registered identity, angel colony authority</w:t>
      </w:r>
    </w:p>
    <w:p w14:paraId="15C5F1CB" w14:textId="77777777" w:rsidR="00727578" w:rsidRPr="002F2EE7" w:rsidRDefault="002F2EE7">
      <w:pPr>
        <w:pStyle w:val="0DraftNormal"/>
        <w:rPr>
          <w:rFonts w:ascii="Montserrat" w:hAnsi="Montserrat"/>
          <w:sz w:val="24"/>
        </w:rPr>
      </w:pPr>
      <w:r w:rsidRPr="002F2EE7">
        <w:rPr>
          <w:rFonts w:ascii="Montserrat" w:hAnsi="Montserrat"/>
          <w:sz w:val="24"/>
        </w:rPr>
        <w:t>Aka</w:t>
      </w:r>
    </w:p>
    <w:p w14:paraId="65D9B549" w14:textId="77777777" w:rsidR="00727578" w:rsidRPr="002F2EE7" w:rsidRDefault="002F2EE7">
      <w:pPr>
        <w:pStyle w:val="0DraftNormal"/>
        <w:rPr>
          <w:rFonts w:ascii="Montserrat" w:hAnsi="Montserrat"/>
          <w:sz w:val="24"/>
        </w:rPr>
      </w:pPr>
      <w:r w:rsidRPr="002F2EE7">
        <w:rPr>
          <w:rFonts w:ascii="Montserrat" w:hAnsi="Montserrat"/>
          <w:sz w:val="24"/>
        </w:rPr>
        <w:t>Avon·je·ara eyrn syn</w:t>
      </w:r>
    </w:p>
    <w:p w14:paraId="6C0CA8BA" w14:textId="77777777" w:rsidR="00727578" w:rsidRPr="002F2EE7" w:rsidRDefault="002F2EE7">
      <w:pPr>
        <w:pStyle w:val="0DraftNormal"/>
        <w:rPr>
          <w:rFonts w:ascii="Montserrat" w:hAnsi="Montserrat"/>
          <w:sz w:val="24"/>
        </w:rPr>
      </w:pPr>
      <w:r w:rsidRPr="002F2EE7">
        <w:rPr>
          <w:rFonts w:ascii="Montserrat" w:hAnsi="Montserrat"/>
          <w:sz w:val="24"/>
        </w:rPr>
        <w:t>Ember</w:t>
      </w:r>
    </w:p>
    <w:p w14:paraId="3CB1E766" w14:textId="77777777" w:rsidR="00727578" w:rsidRPr="002F2EE7" w:rsidRDefault="002F2EE7">
      <w:pPr>
        <w:pStyle w:val="0DraftNormal"/>
        <w:rPr>
          <w:rFonts w:ascii="Montserrat" w:hAnsi="Montserrat"/>
          <w:sz w:val="24"/>
        </w:rPr>
      </w:pPr>
      <w:r w:rsidRPr="002F2EE7">
        <w:rPr>
          <w:rFonts w:ascii="Montserrat" w:hAnsi="Montserrat"/>
          <w:sz w:val="24"/>
        </w:rPr>
        <w:t>Ember·naoma</w:t>
      </w:r>
    </w:p>
    <w:p w14:paraId="10070967" w14:textId="77777777" w:rsidR="00727578" w:rsidRPr="002F2EE7" w:rsidRDefault="002F2EE7">
      <w:pPr>
        <w:pStyle w:val="0DraftNormal"/>
        <w:rPr>
          <w:rFonts w:ascii="Montserrat" w:hAnsi="Montserrat"/>
          <w:sz w:val="24"/>
        </w:rPr>
      </w:pPr>
      <w:r w:rsidRPr="002F2EE7">
        <w:rPr>
          <w:rFonts w:ascii="Montserrat" w:hAnsi="Montserrat"/>
          <w:sz w:val="24"/>
        </w:rPr>
        <w:t>Birth registration</w:t>
      </w:r>
    </w:p>
    <w:p w14:paraId="7900639F" w14:textId="77777777" w:rsidR="00727578" w:rsidRPr="002F2EE7" w:rsidRDefault="002F2EE7">
      <w:pPr>
        <w:pStyle w:val="0DraftNormal"/>
        <w:rPr>
          <w:rFonts w:ascii="Montserrat" w:hAnsi="Montserrat"/>
          <w:sz w:val="24"/>
        </w:rPr>
      </w:pPr>
      <w:r w:rsidRPr="002F2EE7">
        <w:rPr>
          <w:rFonts w:ascii="Montserrat" w:hAnsi="Montserrat"/>
          <w:sz w:val="24"/>
        </w:rPr>
        <w:t xml:space="preserve">Nickname </w:t>
      </w:r>
    </w:p>
    <w:p w14:paraId="1EFAB53D" w14:textId="77777777" w:rsidR="00727578" w:rsidRPr="002F2EE7" w:rsidRDefault="002F2EE7">
      <w:pPr>
        <w:pStyle w:val="0DraftNormal"/>
        <w:rPr>
          <w:rFonts w:ascii="Montserrat" w:hAnsi="Montserrat"/>
          <w:sz w:val="24"/>
        </w:rPr>
      </w:pPr>
      <w:r w:rsidRPr="002F2EE7">
        <w:rPr>
          <w:rFonts w:ascii="Montserrat" w:hAnsi="Montserrat"/>
          <w:sz w:val="24"/>
        </w:rPr>
        <w:t>Oasian trade name</w:t>
      </w:r>
    </w:p>
    <w:p w14:paraId="13079CFC" w14:textId="77777777" w:rsidR="00727578" w:rsidRPr="002F2EE7" w:rsidRDefault="00727578">
      <w:pPr>
        <w:pStyle w:val="0DraftNormal"/>
        <w:rPr>
          <w:rFonts w:ascii="Montserrat" w:hAnsi="Montserrat"/>
          <w:sz w:val="24"/>
        </w:rPr>
      </w:pPr>
    </w:p>
    <w:p w14:paraId="261E2F63" w14:textId="77777777" w:rsidR="00727578" w:rsidRPr="002F2EE7" w:rsidRDefault="002F2EE7">
      <w:pPr>
        <w:pStyle w:val="0DraftNormal"/>
        <w:rPr>
          <w:rFonts w:ascii="Montserrat" w:hAnsi="Montserrat"/>
          <w:sz w:val="24"/>
        </w:rPr>
      </w:pPr>
      <w:r w:rsidRPr="002F2EE7">
        <w:rPr>
          <w:rFonts w:ascii="Montserrat" w:hAnsi="Montserrat"/>
          <w:sz w:val="24"/>
        </w:rPr>
        <w:tab/>
        <w:t xml:space="preserve">Her nightmares and disturbing memories were of a future that was neigh upon her, and she stubbornly refused to face either. </w:t>
      </w:r>
    </w:p>
    <w:p w14:paraId="6F0CB983" w14:textId="77777777" w:rsidR="00727578" w:rsidRPr="002F2EE7" w:rsidRDefault="00727578">
      <w:pPr>
        <w:pStyle w:val="0DraftNormal"/>
        <w:rPr>
          <w:rFonts w:ascii="Montserrat" w:hAnsi="Montserrat"/>
          <w:sz w:val="24"/>
        </w:rPr>
      </w:pPr>
    </w:p>
    <w:p w14:paraId="5635BA8B" w14:textId="77777777" w:rsidR="00727578" w:rsidRPr="002F2EE7" w:rsidRDefault="002F2EE7">
      <w:pPr>
        <w:pStyle w:val="0DraftNormal"/>
        <w:rPr>
          <w:rFonts w:ascii="Montserrat" w:hAnsi="Montserrat"/>
          <w:sz w:val="24"/>
        </w:rPr>
      </w:pPr>
      <w:r w:rsidRPr="002F2EE7">
        <w:rPr>
          <w:rFonts w:ascii="Montserrat" w:hAnsi="Montserrat"/>
          <w:sz w:val="24"/>
        </w:rPr>
        <w:tab/>
        <w:t xml:space="preserve">The living embodiments of those terrors were hardly swayed. As she fought against the paradox of her own understanding, dangerous beings were targeting her for a demonic plot. Efforts at investigation by the o’jin was inconclusive. Ember was, and was not, o’jin. They could sense an overshadowing mind, but not the darkness they themselves had. They attached someone to her, a suitor in pursuit of her hand. While in the presence of ember, he found little encouragement, he was startled to find anne as natural </w:t>
      </w:r>
      <w:r w:rsidRPr="002F2EE7">
        <w:rPr>
          <w:rFonts w:ascii="Montserrat" w:hAnsi="Montserrat"/>
          <w:sz w:val="24"/>
        </w:rPr>
        <w:t xml:space="preserve">a companion as other o’jin. It would take little effort to nudge anne into betraying ember as a whole to them. Somewhat confident that anne was a child of possession, they only needed to penetrate ember to test her. Once they understood the resistance of that aspect of her personality, they could perhaps trigger her conversion. Or possibly just kill her right there and resolve the problem that way. </w:t>
      </w:r>
    </w:p>
    <w:p w14:paraId="66424C52" w14:textId="77777777" w:rsidR="00727578" w:rsidRPr="002F2EE7" w:rsidRDefault="00727578">
      <w:pPr>
        <w:pStyle w:val="0DraftNormal"/>
        <w:rPr>
          <w:rFonts w:ascii="Montserrat" w:hAnsi="Montserrat"/>
          <w:sz w:val="24"/>
        </w:rPr>
      </w:pPr>
    </w:p>
    <w:p w14:paraId="1876E03A" w14:textId="77777777" w:rsidR="00727578" w:rsidRPr="002F2EE7" w:rsidRDefault="002F2EE7">
      <w:pPr>
        <w:pStyle w:val="0DraftNormal"/>
        <w:rPr>
          <w:rFonts w:ascii="Montserrat" w:hAnsi="Montserrat"/>
          <w:sz w:val="24"/>
        </w:rPr>
      </w:pPr>
      <w:r w:rsidRPr="002F2EE7">
        <w:rPr>
          <w:rFonts w:ascii="Montserrat" w:hAnsi="Montserrat"/>
          <w:sz w:val="24"/>
        </w:rPr>
        <w:tab/>
        <w:t xml:space="preserve">The strain of reliving that nightmare only compounded her silent suffering. What only phoenix knew, and had kept secret for reasons she could not explain, was that she had recognized the entity that had murdered her. It had, in fact, been looking for her. </w:t>
      </w:r>
    </w:p>
    <w:p w14:paraId="2384BCE8" w14:textId="77777777" w:rsidR="00727578" w:rsidRPr="002F2EE7" w:rsidRDefault="00727578">
      <w:pPr>
        <w:pStyle w:val="0DraftNormal"/>
        <w:rPr>
          <w:rFonts w:ascii="Montserrat" w:hAnsi="Montserrat"/>
          <w:sz w:val="24"/>
        </w:rPr>
      </w:pPr>
    </w:p>
    <w:p w14:paraId="364FCDB9" w14:textId="77777777" w:rsidR="00727578" w:rsidRPr="002F2EE7" w:rsidRDefault="002F2EE7">
      <w:pPr>
        <w:pStyle w:val="0DraftNormal"/>
        <w:rPr>
          <w:rFonts w:ascii="Montserrat" w:hAnsi="Montserrat"/>
          <w:sz w:val="24"/>
        </w:rPr>
      </w:pPr>
      <w:r w:rsidRPr="002F2EE7">
        <w:rPr>
          <w:rFonts w:ascii="Montserrat" w:hAnsi="Montserrat"/>
          <w:sz w:val="24"/>
        </w:rPr>
        <w:tab/>
      </w:r>
      <w:r w:rsidRPr="002F2EE7">
        <w:rPr>
          <w:rFonts w:ascii="Montserrat" w:hAnsi="Montserrat"/>
          <w:sz w:val="24"/>
        </w:rPr>
        <w:t xml:space="preserve">Dusk’s message caught up to her as she got into the car. As she settled into her seat, she read the letter from dusk informing her that there was a slight change in their plans. From angel’s gate on oasis major she had to get passage to dragon’s gate, oasis minor. The car dropped her off at the outskirts of a dahn. From there she was escorted through the avon city to the gate at its heart. One step across its threshold was all it took. </w:t>
      </w:r>
    </w:p>
    <w:p w14:paraId="2E9409F3" w14:textId="77777777" w:rsidR="00727578" w:rsidRPr="002F2EE7" w:rsidRDefault="00727578">
      <w:pPr>
        <w:pStyle w:val="0DraftNormal"/>
        <w:rPr>
          <w:rFonts w:ascii="Montserrat" w:hAnsi="Montserrat"/>
          <w:sz w:val="24"/>
        </w:rPr>
      </w:pPr>
    </w:p>
    <w:p w14:paraId="004E7DA8" w14:textId="77777777" w:rsidR="00727578" w:rsidRPr="002F2EE7" w:rsidRDefault="002F2EE7">
      <w:pPr>
        <w:pStyle w:val="0DraftNormal"/>
        <w:rPr>
          <w:rFonts w:ascii="Montserrat" w:hAnsi="Montserrat"/>
          <w:sz w:val="24"/>
        </w:rPr>
      </w:pPr>
      <w:r w:rsidRPr="002F2EE7">
        <w:rPr>
          <w:rFonts w:ascii="Montserrat" w:hAnsi="Montserrat"/>
          <w:sz w:val="24"/>
        </w:rPr>
        <w:tab/>
        <w:t>By the time she recovered her senses, she discovered that she had somehow stumbled across to oasis minor. Ember was stunned by her admission. It was their privilege to extend an invitation to outsiders—and usually for some imperative reason—but all who ‘accepted’ that invitation were bound to the codes and traditions of avon culture which they had ‘chosen’ to adopt.</w:t>
      </w:r>
    </w:p>
    <w:p w14:paraId="5E37495B" w14:textId="77777777" w:rsidR="00727578" w:rsidRPr="002F2EE7" w:rsidRDefault="00727578">
      <w:pPr>
        <w:pStyle w:val="0DraftNormal"/>
        <w:rPr>
          <w:rFonts w:ascii="Montserrat" w:hAnsi="Montserrat"/>
          <w:sz w:val="24"/>
        </w:rPr>
      </w:pPr>
    </w:p>
    <w:p w14:paraId="0A06122A" w14:textId="77777777" w:rsidR="00727578" w:rsidRPr="002F2EE7" w:rsidRDefault="002F2EE7">
      <w:pPr>
        <w:pStyle w:val="0DraftNormal"/>
        <w:rPr>
          <w:rFonts w:ascii="Montserrat" w:hAnsi="Montserrat"/>
          <w:sz w:val="24"/>
        </w:rPr>
      </w:pPr>
      <w:r w:rsidRPr="002F2EE7">
        <w:rPr>
          <w:rFonts w:ascii="Montserrat" w:hAnsi="Montserrat"/>
          <w:sz w:val="24"/>
        </w:rPr>
        <w:tab/>
        <w:t>Anne tried to explain her existence at that point. Her memories of early childhood were identical to ember’s, but something had happened at some point and the two had diverged. Anne had awakened one night in the vast athenaeum of dream gate, as if from a nightmare. She had hung around until she was noticed and taken in by the muses. She had manifested her psi, and was raised there in fosterage with pain and pleasure where she was the youngest of thirteen children growing up in the household until she was f</w:t>
      </w:r>
      <w:r w:rsidRPr="002F2EE7">
        <w:rPr>
          <w:rFonts w:ascii="Montserrat" w:hAnsi="Montserrat"/>
          <w:sz w:val="24"/>
        </w:rPr>
        <w:t>ound by her mother. The meeting had been accidental and there had not been time to really communicate. The few facts she had learned had mislead her. She had learned from her mother that she was a split manifest and that her other self was being raised by her mother in the aegis. Only, she had assumed that her other self was a boy. Confronting ember had been a terrible shock. In learning about the process and function of heat, she was exposed to the concept of a split twin, a dual manifestation of being exp</w:t>
      </w:r>
      <w:r w:rsidRPr="002F2EE7">
        <w:rPr>
          <w:rFonts w:ascii="Montserrat" w:hAnsi="Montserrat"/>
          <w:sz w:val="24"/>
        </w:rPr>
        <w:t>ressing the male and female aspects of a soul, but in her case, the male half of her had been lost and somehow a second female half had appeared in his place. Each confronted the prospect that they could only find relief from heat in each other’s embrace—for the male expression of their potential had died in the massacre.</w:t>
      </w:r>
    </w:p>
    <w:p w14:paraId="25F3788D" w14:textId="77777777" w:rsidR="00727578" w:rsidRPr="002F2EE7" w:rsidRDefault="00727578">
      <w:pPr>
        <w:pStyle w:val="0DraftNormal"/>
        <w:rPr>
          <w:rFonts w:ascii="Montserrat" w:hAnsi="Montserrat"/>
          <w:sz w:val="24"/>
        </w:rPr>
      </w:pPr>
    </w:p>
    <w:p w14:paraId="086481E8" w14:textId="77777777" w:rsidR="00727578" w:rsidRPr="002F2EE7" w:rsidRDefault="002F2EE7">
      <w:pPr>
        <w:pStyle w:val="0DraftNormal"/>
        <w:rPr>
          <w:rFonts w:ascii="Montserrat" w:hAnsi="Montserrat"/>
          <w:sz w:val="24"/>
        </w:rPr>
      </w:pPr>
      <w:r w:rsidRPr="002F2EE7">
        <w:rPr>
          <w:rFonts w:ascii="Montserrat" w:hAnsi="Montserrat"/>
          <w:sz w:val="24"/>
        </w:rPr>
        <w:tab/>
        <w:t>Ember was pronounced fit to return to oasis major and report to her superiors. As she rejoined the entourage, she did not know how to respond to their questions and looks. These were her friends, her colleagues, and her superiors. They had all considered her one of them—human—but what would they think if she revealed her true heritage? When she arrived at the suite of apartments the entourage occupied within the embassy annex, she found herself the topic of a heated debate. Apparently her secret had been r</w:t>
      </w:r>
      <w:r w:rsidRPr="002F2EE7">
        <w:rPr>
          <w:rFonts w:ascii="Montserrat" w:hAnsi="Montserrat"/>
          <w:sz w:val="24"/>
        </w:rPr>
        <w:t>evealed at some point during the day’s negotiations. At least one of the commissioned avatars denounced her for a spy in their midst, and even her friends seemed uncomfortable with the facts that were presented. Ember did not know what to say. The room fell silent as they noticed her arrival. In spite of her proclaimed solidarity with the aegis and its representatives, she found herself politely, but firmly shut out of their company. The admiral and the senior delegate took her aside, each reassuring her th</w:t>
      </w:r>
      <w:r w:rsidRPr="002F2EE7">
        <w:rPr>
          <w:rFonts w:ascii="Montserrat" w:hAnsi="Montserrat"/>
          <w:sz w:val="24"/>
        </w:rPr>
        <w:t>at their government did not harbor any doubts with regard to her integrity or patriotism, but seeing that she had established several contacts and appeared to be accepted as one of them she was in a unique position to provide the mission with vital feedback and intelligence.</w:t>
      </w:r>
    </w:p>
    <w:p w14:paraId="12D85C1A" w14:textId="77777777" w:rsidR="00727578" w:rsidRPr="002F2EE7" w:rsidRDefault="00727578">
      <w:pPr>
        <w:pStyle w:val="0DraftNormal"/>
        <w:rPr>
          <w:rFonts w:ascii="Montserrat" w:hAnsi="Montserrat"/>
          <w:sz w:val="24"/>
        </w:rPr>
      </w:pPr>
    </w:p>
    <w:p w14:paraId="11521B7A" w14:textId="77777777" w:rsidR="00727578" w:rsidRPr="002F2EE7" w:rsidRDefault="002F2EE7">
      <w:pPr>
        <w:pStyle w:val="0DraftNormal"/>
        <w:rPr>
          <w:rFonts w:ascii="Montserrat" w:hAnsi="Montserrat"/>
          <w:sz w:val="24"/>
        </w:rPr>
      </w:pPr>
      <w:r w:rsidRPr="002F2EE7">
        <w:rPr>
          <w:rFonts w:ascii="Montserrat" w:hAnsi="Montserrat"/>
          <w:sz w:val="24"/>
        </w:rPr>
        <w:t>Encounters And Confrontations—Vai</w:t>
      </w:r>
    </w:p>
    <w:p w14:paraId="15F4DC7B" w14:textId="77777777" w:rsidR="00727578" w:rsidRPr="002F2EE7" w:rsidRDefault="002F2EE7">
      <w:pPr>
        <w:pStyle w:val="0DraftNormal"/>
        <w:rPr>
          <w:rFonts w:ascii="Montserrat" w:hAnsi="Montserrat"/>
          <w:sz w:val="24"/>
        </w:rPr>
      </w:pPr>
      <w:r w:rsidRPr="002F2EE7">
        <w:rPr>
          <w:rFonts w:ascii="Montserrat" w:hAnsi="Montserrat"/>
          <w:sz w:val="24"/>
        </w:rPr>
        <w:tab/>
      </w:r>
      <w:hyperlink w:anchor="Links" w:history="1"/>
      <w:r w:rsidRPr="002F2EE7">
        <w:rPr>
          <w:rFonts w:ascii="Montserrat" w:hAnsi="Montserrat"/>
          <w:sz w:val="24"/>
        </w:rPr>
        <w:t>Ember felt well enough to join dusk at an audience before the avon empress. That evening, ember appeared in court with the rest of her delegation. In the audience hall, her eyes were drawn to vai. There was something about him, as if she already knew how his hands would feel on her. Next her eyes were drawn to the empress, entering with her entourage. Averting her eyes, she was shocked at the sudden sense of standing opposite her self. Anne was standing to dancer’s right as her sword. There was a message in</w:t>
      </w:r>
      <w:r w:rsidRPr="002F2EE7">
        <w:rPr>
          <w:rFonts w:ascii="Montserrat" w:hAnsi="Montserrat"/>
          <w:sz w:val="24"/>
        </w:rPr>
        <w:t xml:space="preserve"> that. She understood by this point that under normal conditions she should have stood to dancer’s left as her shield which made the statement twice as pointed. The absence of a shield in a formal audience indicated hostile negotiations, and her presence among the humans turned it into an accusation of theft or deceit. By implication, then, dancer was declaring that the humans had insulted her and avon tradition. It was also a gesture of trust. Her rightful place had been left open to her, which implied tha</w:t>
      </w:r>
      <w:r w:rsidRPr="002F2EE7">
        <w:rPr>
          <w:rFonts w:ascii="Montserrat" w:hAnsi="Montserrat"/>
          <w:sz w:val="24"/>
        </w:rPr>
        <w:t>t the dancer was willing to trust her protection to a citizen of the aegis. When had such a bold political statement been made without the utterance of a single word or thought? The empress was certainly not blind to the statement her muse was making. Even the empress herself could not overlook it, going so far as to call her aside as the people stared. Enigma lightly questioned her alignment, and ember pointed out that she stood aligned with her sworn duties and commitments, and further stated that if ther</w:t>
      </w:r>
      <w:r w:rsidRPr="002F2EE7">
        <w:rPr>
          <w:rFonts w:ascii="Montserrat" w:hAnsi="Montserrat"/>
          <w:sz w:val="24"/>
        </w:rPr>
        <w:t>e was any substance to the negotiations she had witnessed the day of her presentation, then she had stood precisely where the empress’s negotiations were headed—an avon existing within the aegis, not apart from it. The empress addressed the human delegation, stating lightly that it would please her for them to honor custom and allow ember her rightful place. The admiral, and the senior delegate, responded to the invitation with unmistakable delight. The burden of conflicting loyalties fell heavily on her sh</w:t>
      </w:r>
      <w:r w:rsidRPr="002F2EE7">
        <w:rPr>
          <w:rFonts w:ascii="Montserrat" w:hAnsi="Montserrat"/>
          <w:sz w:val="24"/>
        </w:rPr>
        <w:t xml:space="preserve">oulders as she crossed the floor to shield the empress’s muse. </w:t>
      </w:r>
    </w:p>
    <w:p w14:paraId="6DBB2742" w14:textId="77777777" w:rsidR="00727578" w:rsidRPr="002F2EE7" w:rsidRDefault="00727578">
      <w:pPr>
        <w:pStyle w:val="0DraftNormal"/>
        <w:rPr>
          <w:rFonts w:ascii="Montserrat" w:hAnsi="Montserrat"/>
          <w:sz w:val="24"/>
        </w:rPr>
      </w:pPr>
    </w:p>
    <w:p w14:paraId="3FDE013E" w14:textId="77777777" w:rsidR="00727578" w:rsidRPr="002F2EE7" w:rsidRDefault="002F2EE7">
      <w:pPr>
        <w:pStyle w:val="0DraftNormal"/>
        <w:rPr>
          <w:rFonts w:ascii="Montserrat" w:hAnsi="Montserrat"/>
          <w:sz w:val="24"/>
        </w:rPr>
      </w:pPr>
      <w:r w:rsidRPr="002F2EE7">
        <w:rPr>
          <w:rFonts w:ascii="Montserrat" w:hAnsi="Montserrat"/>
          <w:sz w:val="24"/>
        </w:rPr>
        <w:tab/>
      </w:r>
      <w:r w:rsidRPr="002F2EE7">
        <w:rPr>
          <w:rFonts w:ascii="Montserrat" w:hAnsi="Montserrat"/>
          <w:sz w:val="24"/>
        </w:rPr>
        <w:t>As the evening wore on, she realized the importance of the negotiations—after all her government had gone through to hold on to her, it could not have been easy to give her up as a peace offering. She knew her worth as an avatar, and she feared the possibilities that her new position could invoke. She was already passably trained as an elite soldier, a military spy and assassin. What was it worth to her government to have someone like her this close to the empress? As she stood alongside her people and trie</w:t>
      </w:r>
      <w:r w:rsidRPr="002F2EE7">
        <w:rPr>
          <w:rFonts w:ascii="Montserrat" w:hAnsi="Montserrat"/>
          <w:sz w:val="24"/>
        </w:rPr>
        <w:t xml:space="preserve">d to focus on the proceedings she could feel members of the avon delegation wondering what she had been doing on the human side of the room. </w:t>
      </w:r>
    </w:p>
    <w:p w14:paraId="42E28183" w14:textId="77777777" w:rsidR="00727578" w:rsidRPr="002F2EE7" w:rsidRDefault="00727578">
      <w:pPr>
        <w:pStyle w:val="0DraftNormal"/>
        <w:rPr>
          <w:rFonts w:ascii="Montserrat" w:hAnsi="Montserrat"/>
          <w:sz w:val="24"/>
        </w:rPr>
      </w:pPr>
    </w:p>
    <w:p w14:paraId="068F5E34" w14:textId="77777777" w:rsidR="00727578" w:rsidRPr="002F2EE7" w:rsidRDefault="002F2EE7">
      <w:pPr>
        <w:pStyle w:val="0DraftNormal"/>
        <w:rPr>
          <w:rFonts w:ascii="Montserrat" w:hAnsi="Montserrat"/>
          <w:sz w:val="24"/>
        </w:rPr>
      </w:pPr>
      <w:r w:rsidRPr="002F2EE7">
        <w:rPr>
          <w:rFonts w:ascii="Montserrat" w:hAnsi="Montserrat"/>
          <w:sz w:val="24"/>
        </w:rPr>
        <w:tab/>
        <w:t xml:space="preserve">Later, as she waited for dusk to conclude his business with the empress in private chambers, she was approached by vai, who mistook her for anne, with whom he clearly had some intimate relationship. Shocked at her sharp rejection of his advances, he stood in silence as she departed alone. </w:t>
      </w:r>
    </w:p>
    <w:p w14:paraId="451D9BAD" w14:textId="77777777" w:rsidR="00727578" w:rsidRPr="002F2EE7" w:rsidRDefault="00727578">
      <w:pPr>
        <w:pStyle w:val="0DraftNormal"/>
        <w:rPr>
          <w:rFonts w:ascii="Montserrat" w:hAnsi="Montserrat"/>
          <w:sz w:val="24"/>
        </w:rPr>
      </w:pPr>
    </w:p>
    <w:p w14:paraId="1BEA0AD3" w14:textId="77777777" w:rsidR="00727578" w:rsidRPr="002F2EE7" w:rsidRDefault="002F2EE7">
      <w:pPr>
        <w:pStyle w:val="0DraftNormal"/>
        <w:rPr>
          <w:rFonts w:ascii="Montserrat" w:hAnsi="Montserrat"/>
          <w:sz w:val="24"/>
        </w:rPr>
      </w:pPr>
      <w:r w:rsidRPr="002F2EE7">
        <w:rPr>
          <w:rFonts w:ascii="Montserrat" w:hAnsi="Montserrat"/>
          <w:sz w:val="24"/>
        </w:rPr>
        <w:tab/>
        <w:t>As she arrived home, she was met by dancer, who asked her how her visit to the court went. Ember described being molested by vai, and dancer had to tell her who vai was, and why he acted the way he did. Another victim of the d’ava massacre. The surviving son of a d’ara courtesan and the empress—and thus a cousin—vai had been presented to anne as a surrogate for her brother, to help her progress through heat. Anne and vai went through heat together, suppressing the symptoms of heat for an entire year, but w</w:t>
      </w:r>
      <w:r w:rsidRPr="002F2EE7">
        <w:rPr>
          <w:rFonts w:ascii="Montserrat" w:hAnsi="Montserrat"/>
          <w:sz w:val="24"/>
        </w:rPr>
        <w:t xml:space="preserve">ithout triggering the self conception needed to come out of heat. Ember realized then the source of her gripping erotic fantasies. She had tuned in on them, and she did not really know how to react to that. </w:t>
      </w:r>
    </w:p>
    <w:p w14:paraId="7CAE055C" w14:textId="77777777" w:rsidR="00727578" w:rsidRPr="002F2EE7" w:rsidRDefault="00727578">
      <w:pPr>
        <w:pStyle w:val="0DraftNormal"/>
        <w:rPr>
          <w:rFonts w:ascii="Montserrat" w:hAnsi="Montserrat"/>
          <w:sz w:val="24"/>
        </w:rPr>
      </w:pPr>
    </w:p>
    <w:p w14:paraId="3B1089EA" w14:textId="77777777" w:rsidR="00727578" w:rsidRPr="002F2EE7" w:rsidRDefault="002F2EE7">
      <w:pPr>
        <w:pStyle w:val="0DraftNormal"/>
        <w:rPr>
          <w:rFonts w:ascii="Montserrat" w:hAnsi="Montserrat"/>
          <w:sz w:val="24"/>
        </w:rPr>
      </w:pPr>
      <w:r w:rsidRPr="002F2EE7">
        <w:rPr>
          <w:rFonts w:ascii="Montserrat" w:hAnsi="Montserrat"/>
          <w:sz w:val="24"/>
        </w:rPr>
        <w:tab/>
        <w:t xml:space="preserve">Anne was confused by the way vai was acting, until she realized that he had mistaken ember for her. In defense of herself, she explained that her twin’s other daughter had returned from the aegis. Vai immediately realized who the girl he had molested was. If anne’s other half was a girl, given their current relationship, he smiled at the thought of including this new twin. Anne was a step ahead of him, though, announcing that dancer had already asked her to see ember through mnao—and now that vai had made </w:t>
      </w:r>
      <w:r w:rsidRPr="002F2EE7">
        <w:rPr>
          <w:rFonts w:ascii="Montserrat" w:hAnsi="Montserrat"/>
          <w:sz w:val="24"/>
        </w:rPr>
        <w:t xml:space="preserve">her jealous, she intended to honor that request. </w:t>
      </w:r>
    </w:p>
    <w:p w14:paraId="0487BAA4" w14:textId="77777777" w:rsidR="00727578" w:rsidRPr="002F2EE7" w:rsidRDefault="00727578">
      <w:pPr>
        <w:pStyle w:val="0DraftNormal"/>
        <w:rPr>
          <w:rFonts w:ascii="Montserrat" w:hAnsi="Montserrat"/>
          <w:sz w:val="24"/>
        </w:rPr>
      </w:pPr>
    </w:p>
    <w:p w14:paraId="660FD6E1" w14:textId="77777777" w:rsidR="00727578" w:rsidRPr="002F2EE7" w:rsidRDefault="002F2EE7">
      <w:pPr>
        <w:pStyle w:val="0DraftNormal"/>
        <w:rPr>
          <w:rFonts w:ascii="Montserrat" w:hAnsi="Montserrat"/>
          <w:sz w:val="24"/>
        </w:rPr>
      </w:pPr>
      <w:r w:rsidRPr="002F2EE7">
        <w:rPr>
          <w:rFonts w:ascii="Montserrat" w:hAnsi="Montserrat"/>
          <w:sz w:val="24"/>
        </w:rPr>
        <w:t>Encounters And Confrontations—Dusk</w:t>
      </w:r>
    </w:p>
    <w:p w14:paraId="08B36383" w14:textId="77777777" w:rsidR="00727578" w:rsidRPr="002F2EE7" w:rsidRDefault="002F2EE7">
      <w:pPr>
        <w:pStyle w:val="0DraftNormal"/>
        <w:rPr>
          <w:rFonts w:ascii="Montserrat" w:hAnsi="Montserrat"/>
          <w:sz w:val="24"/>
        </w:rPr>
      </w:pPr>
      <w:r w:rsidRPr="002F2EE7">
        <w:rPr>
          <w:rFonts w:ascii="Montserrat" w:hAnsi="Montserrat"/>
          <w:sz w:val="24"/>
        </w:rPr>
        <w:tab/>
      </w:r>
      <w:hyperlink w:anchor="Links" w:history="1"/>
      <w:r w:rsidRPr="002F2EE7">
        <w:rPr>
          <w:rFonts w:ascii="Montserrat" w:hAnsi="Montserrat"/>
          <w:sz w:val="24"/>
        </w:rPr>
        <w:t>Among the entourage that accompanied the empress to the threat conference was the male version of the split-twinned girl, dusk. Dusk quickened to ember’s presence, and quickly tracked her down. Ember was tempted but the memory of the conversation she had overheard plagued her, compelling her to reject his amorous advances. As the two of them squared off anne appeared. The three confronted each other. Anne obviously wanted her as much as dusk did. In spite of herself, ember had been strongly attracted to her</w:t>
      </w:r>
      <w:r w:rsidRPr="002F2EE7">
        <w:rPr>
          <w:rFonts w:ascii="Montserrat" w:hAnsi="Montserrat"/>
          <w:sz w:val="24"/>
        </w:rPr>
        <w:t xml:space="preserve">, drawn by the resonance between them. Dusk was everything she had ever dreamed of in a man, so there was no question of attraction there. </w:t>
      </w:r>
    </w:p>
    <w:p w14:paraId="64FD5009" w14:textId="77777777" w:rsidR="00727578" w:rsidRPr="002F2EE7" w:rsidRDefault="00727578">
      <w:pPr>
        <w:pStyle w:val="0DraftNormal"/>
        <w:rPr>
          <w:rFonts w:ascii="Montserrat" w:hAnsi="Montserrat"/>
          <w:sz w:val="24"/>
        </w:rPr>
      </w:pPr>
    </w:p>
    <w:p w14:paraId="64F452FE" w14:textId="77777777" w:rsidR="00727578" w:rsidRPr="002F2EE7" w:rsidRDefault="002F2EE7">
      <w:pPr>
        <w:pStyle w:val="0DraftNormal"/>
        <w:rPr>
          <w:rFonts w:ascii="Montserrat" w:hAnsi="Montserrat"/>
          <w:sz w:val="24"/>
        </w:rPr>
      </w:pPr>
      <w:r w:rsidRPr="002F2EE7">
        <w:rPr>
          <w:rFonts w:ascii="Montserrat" w:hAnsi="Montserrat"/>
          <w:sz w:val="24"/>
        </w:rPr>
        <w:tab/>
        <w:t>Ember avoided anne and vai, trying to come to terms with the questions before her. However, neither of them wanted to be avoided. From the moment she had seen dusk, ember had started thinking about her situation. Anne had vai, and according to everyone around her, ember was expected to “dance” with dusk. Once she said it out loud, however, anne had nearly exploded. It had been inevitable from the first that the two of them would get into a fight. They were too much alike to be so different, equal and oppos</w:t>
      </w:r>
      <w:r w:rsidRPr="002F2EE7">
        <w:rPr>
          <w:rFonts w:ascii="Montserrat" w:hAnsi="Montserrat"/>
          <w:sz w:val="24"/>
        </w:rPr>
        <w:t>ite. Fast friends, the twins were also natural rivals over identity—over dusk and vai as well. Anne still felt she had tried to steal vai. With friction over sharing the same face and the same name, compounded by the differences in their social status and reputations, each was feeling defensive of her own territory. It had not been possible for them to really share anything, and neither wanted to share lovers! Besides, anne was still sore that she had turned down her strange offer. Ember still had trouble a</w:t>
      </w:r>
      <w:r w:rsidRPr="002F2EE7">
        <w:rPr>
          <w:rFonts w:ascii="Montserrat" w:hAnsi="Montserrat"/>
          <w:sz w:val="24"/>
        </w:rPr>
        <w:t xml:space="preserve">ccepting the idea that the two of them were in fact the same person in two bodies. An unquestionable attraction existed between them, as powerful as yin and yang, dragon and phoenix, aelyn and aeslyn. A strange repulsion, the closer they would get the more extreme the emotions between them would become. Love and hate. It was too much for her to deal with. Rather than fight, she grabbed her few things and left dancer’s residence. </w:t>
      </w:r>
    </w:p>
    <w:p w14:paraId="0C20BF6E" w14:textId="77777777" w:rsidR="00727578" w:rsidRPr="002F2EE7" w:rsidRDefault="00727578">
      <w:pPr>
        <w:pStyle w:val="0DraftNormal"/>
        <w:rPr>
          <w:rFonts w:ascii="Montserrat" w:hAnsi="Montserrat"/>
          <w:sz w:val="24"/>
        </w:rPr>
      </w:pPr>
    </w:p>
    <w:p w14:paraId="5F5C9AAD" w14:textId="77777777" w:rsidR="00727578" w:rsidRPr="002F2EE7" w:rsidRDefault="002F2EE7">
      <w:pPr>
        <w:pStyle w:val="0DraftNormal"/>
        <w:rPr>
          <w:rFonts w:ascii="Montserrat" w:hAnsi="Montserrat"/>
          <w:sz w:val="24"/>
        </w:rPr>
      </w:pPr>
      <w:r w:rsidRPr="002F2EE7">
        <w:rPr>
          <w:rFonts w:ascii="Montserrat" w:hAnsi="Montserrat"/>
          <w:sz w:val="24"/>
        </w:rPr>
        <w:tab/>
        <w:t>Ember wandered the darkened streets, her mind preoccupied with thoughts of sex and death. When she left dancer, she had left her safety net behind. If she had another attack before finding a suitable partner, she could end up quite dead. She was having a hard time coming to terms with the forces that had reared up as the defining aspects of her life. It was hard to accept that everything she had thought she was had been a lie erected on threats against her life. Confronting that—even more than losing her v</w:t>
      </w:r>
      <w:r w:rsidRPr="002F2EE7">
        <w:rPr>
          <w:rFonts w:ascii="Montserrat" w:hAnsi="Montserrat"/>
          <w:sz w:val="24"/>
        </w:rPr>
        <w:t>irginity the way she had, or being expected to make love to a male version of herself—signaled the end of her innocence. Should it surprise her that her peers questioned her loyalty to a government that had threatened and lied to her? Was it strange that they excluded her from their company, charging her to spy on those she had just learned were her true people? She arrested her thoughts as she felt the approach of her mate and compliment. When he asked what she was doing, she confessed that she was looking</w:t>
      </w:r>
      <w:r w:rsidRPr="002F2EE7">
        <w:rPr>
          <w:rFonts w:ascii="Montserrat" w:hAnsi="Montserrat"/>
          <w:sz w:val="24"/>
        </w:rPr>
        <w:t xml:space="preserve"> for a place to stay during the negotiations.</w:t>
      </w:r>
    </w:p>
    <w:p w14:paraId="7EA6D621" w14:textId="77777777" w:rsidR="00727578" w:rsidRPr="002F2EE7" w:rsidRDefault="00727578">
      <w:pPr>
        <w:pStyle w:val="0DraftNormal"/>
        <w:rPr>
          <w:rFonts w:ascii="Montserrat" w:hAnsi="Montserrat"/>
          <w:sz w:val="24"/>
        </w:rPr>
      </w:pPr>
    </w:p>
    <w:p w14:paraId="6171B6C8" w14:textId="77777777" w:rsidR="00727578" w:rsidRPr="002F2EE7" w:rsidRDefault="002F2EE7">
      <w:pPr>
        <w:pStyle w:val="0DraftNormal"/>
        <w:rPr>
          <w:rFonts w:ascii="Montserrat" w:hAnsi="Montserrat"/>
          <w:sz w:val="24"/>
        </w:rPr>
      </w:pPr>
      <w:r w:rsidRPr="002F2EE7">
        <w:rPr>
          <w:rFonts w:ascii="Montserrat" w:hAnsi="Montserrat"/>
          <w:sz w:val="24"/>
        </w:rPr>
        <w:t>Encounters And Confrontations—Dream</w:t>
      </w:r>
    </w:p>
    <w:p w14:paraId="627E0E2A" w14:textId="77777777" w:rsidR="00727578" w:rsidRPr="002F2EE7" w:rsidRDefault="002F2EE7">
      <w:pPr>
        <w:pStyle w:val="0DraftNormal"/>
        <w:rPr>
          <w:rFonts w:ascii="Montserrat" w:hAnsi="Montserrat"/>
          <w:sz w:val="24"/>
        </w:rPr>
      </w:pPr>
      <w:r w:rsidRPr="002F2EE7">
        <w:rPr>
          <w:rFonts w:ascii="Montserrat" w:hAnsi="Montserrat"/>
          <w:sz w:val="24"/>
        </w:rPr>
        <w:tab/>
      </w:r>
      <w:hyperlink w:anchor="Links" w:history="1"/>
      <w:r w:rsidRPr="002F2EE7">
        <w:rPr>
          <w:rFonts w:ascii="Montserrat" w:hAnsi="Montserrat"/>
          <w:sz w:val="24"/>
        </w:rPr>
        <w:t>Dusk took ember to see his mentor, dancer’s female half, dream, who listened to, and responded to ember’s apprehensions of heat and choosing. She talked to both of them about the natural order of events in an avon life, explaining how their nature required them to turn to each other to make it through each mating season. For a jien avon, mating season was a time for choosing mates, a time for tasting compliments. Split-manifests, chiyn avon, could also choose and taste, but by their nature, they were alread</w:t>
      </w:r>
      <w:r w:rsidRPr="002F2EE7">
        <w:rPr>
          <w:rFonts w:ascii="Montserrat" w:hAnsi="Montserrat"/>
          <w:sz w:val="24"/>
        </w:rPr>
        <w:t xml:space="preserve">y mated compliments. As dancer put it, there were sometimes bizarre consequences to tampering with a soul’s physical and spiritual make up. That admission forced her to explain a few things about the mysterious origin of the avon race and the phenomenon of split-manifestation. Dream laughed as she described the paradox—their ancestors had been given the task of creating a race of whole individuals. In one sense they succeeded, save for the fact that the conception of a whole person resulted in the birth of </w:t>
      </w:r>
      <w:r w:rsidRPr="002F2EE7">
        <w:rPr>
          <w:rFonts w:ascii="Montserrat" w:hAnsi="Montserrat"/>
          <w:sz w:val="24"/>
        </w:rPr>
        <w:t xml:space="preserve">a diune. In time, with perfect devotion, the two of them might one day be united in one mind and one body—but in practice very few were able to attain that ideal. </w:t>
      </w:r>
    </w:p>
    <w:p w14:paraId="18F25699" w14:textId="77777777" w:rsidR="00727578" w:rsidRPr="002F2EE7" w:rsidRDefault="00727578">
      <w:pPr>
        <w:pStyle w:val="0DraftNormal"/>
        <w:rPr>
          <w:rFonts w:ascii="Montserrat" w:hAnsi="Montserrat"/>
          <w:sz w:val="24"/>
        </w:rPr>
      </w:pPr>
    </w:p>
    <w:p w14:paraId="23F0F04B" w14:textId="77777777" w:rsidR="00727578" w:rsidRPr="002F2EE7" w:rsidRDefault="002F2EE7">
      <w:pPr>
        <w:pStyle w:val="0DraftNormal"/>
        <w:rPr>
          <w:rFonts w:ascii="Montserrat" w:hAnsi="Montserrat"/>
          <w:sz w:val="24"/>
        </w:rPr>
      </w:pPr>
      <w:r w:rsidRPr="002F2EE7">
        <w:rPr>
          <w:rFonts w:ascii="Montserrat" w:hAnsi="Montserrat"/>
          <w:sz w:val="24"/>
        </w:rPr>
        <w:tab/>
      </w:r>
      <w:r w:rsidRPr="002F2EE7">
        <w:rPr>
          <w:rFonts w:ascii="Montserrat" w:hAnsi="Montserrat"/>
          <w:sz w:val="24"/>
        </w:rPr>
        <w:t xml:space="preserve"> Dusk followed the forms for bringing his mate into his house, guiding her through the exchange. Ember was surprised as she was introduced into the personal residence of the empress. House avon was the mother house of the avon race. House mating was a ritual that evolved over time. The first step was simply approval of the head of the house, which in this case meant the approval of the empress. Enigma kept the matter informal—given the circumstances—allowing them a grace period to reacquaint themselves befo</w:t>
      </w:r>
      <w:r w:rsidRPr="002F2EE7">
        <w:rPr>
          <w:rFonts w:ascii="Montserrat" w:hAnsi="Montserrat"/>
          <w:sz w:val="24"/>
        </w:rPr>
        <w:t xml:space="preserve">re subjecting them to the formalities of a full house reception. The two of them expressed their thanks and then retired to dusk’s suite of apartments, where dusk did not spare her the formalities of room mating. She was surprised to realize that his insistence on the forms had been to ensure that she had the chance to impose limits on their intimacy. </w:t>
      </w:r>
    </w:p>
    <w:p w14:paraId="6D3F3660" w14:textId="77777777" w:rsidR="00727578" w:rsidRPr="002F2EE7" w:rsidRDefault="00727578">
      <w:pPr>
        <w:pStyle w:val="0DraftNormal"/>
        <w:rPr>
          <w:rFonts w:ascii="Montserrat" w:hAnsi="Montserrat"/>
          <w:sz w:val="24"/>
        </w:rPr>
      </w:pPr>
    </w:p>
    <w:p w14:paraId="2D15E581" w14:textId="77777777" w:rsidR="00727578" w:rsidRPr="002F2EE7" w:rsidRDefault="002F2EE7">
      <w:pPr>
        <w:pStyle w:val="0DraftNormal"/>
        <w:rPr>
          <w:rFonts w:ascii="Montserrat" w:hAnsi="Montserrat"/>
          <w:sz w:val="24"/>
        </w:rPr>
      </w:pPr>
      <w:r w:rsidRPr="002F2EE7">
        <w:rPr>
          <w:rFonts w:ascii="Montserrat" w:hAnsi="Montserrat"/>
          <w:sz w:val="24"/>
        </w:rPr>
        <w:t>Bedmating</w:t>
      </w:r>
    </w:p>
    <w:p w14:paraId="3C125D9B" w14:textId="77777777" w:rsidR="00727578" w:rsidRPr="002F2EE7" w:rsidRDefault="002F2EE7">
      <w:pPr>
        <w:pStyle w:val="0DraftNormal"/>
        <w:rPr>
          <w:rFonts w:ascii="Montserrat" w:hAnsi="Montserrat"/>
          <w:sz w:val="24"/>
        </w:rPr>
      </w:pPr>
      <w:r w:rsidRPr="002F2EE7">
        <w:rPr>
          <w:rFonts w:ascii="Montserrat" w:hAnsi="Montserrat"/>
          <w:sz w:val="24"/>
        </w:rPr>
        <w:tab/>
      </w:r>
      <w:hyperlink w:anchor="Links" w:history="1"/>
      <w:r w:rsidRPr="002F2EE7">
        <w:rPr>
          <w:rFonts w:ascii="Montserrat" w:hAnsi="Montserrat"/>
          <w:sz w:val="24"/>
        </w:rPr>
        <w:t>Together ember and dusk confronted the mystery of each other. Ember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w:t>
      </w:r>
      <w:r w:rsidRPr="002F2EE7">
        <w:rPr>
          <w:rFonts w:ascii="Montserrat" w:hAnsi="Montserrat"/>
          <w:sz w:val="24"/>
        </w:rPr>
        <w: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14:paraId="279DD1AF" w14:textId="77777777" w:rsidR="00727578" w:rsidRPr="002F2EE7" w:rsidRDefault="00727578">
      <w:pPr>
        <w:pStyle w:val="0DraftNormal"/>
        <w:rPr>
          <w:rFonts w:ascii="Montserrat" w:hAnsi="Montserrat"/>
          <w:sz w:val="24"/>
        </w:rPr>
      </w:pPr>
    </w:p>
    <w:p w14:paraId="6C820043" w14:textId="77777777" w:rsidR="00727578" w:rsidRPr="002F2EE7" w:rsidRDefault="002F2EE7">
      <w:pPr>
        <w:pStyle w:val="0DraftNormal"/>
        <w:rPr>
          <w:rFonts w:ascii="Montserrat" w:hAnsi="Montserrat"/>
          <w:sz w:val="24"/>
        </w:rPr>
      </w:pPr>
      <w:r w:rsidRPr="002F2EE7">
        <w:rPr>
          <w:rFonts w:ascii="Montserrat" w:hAnsi="Montserrat"/>
          <w:sz w:val="24"/>
        </w:rPr>
        <w:tab/>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Dusk pointed out that, for an avon, that was the way it was supposed to have been. It was abnormal for a split-manifest to exhibit such distinct identities. Dusk talked her into going with him to consult </w:t>
      </w:r>
      <w:r w:rsidRPr="002F2EE7">
        <w:rPr>
          <w:rFonts w:ascii="Montserrat" w:hAnsi="Montserrat"/>
          <w:sz w:val="24"/>
        </w:rPr>
        <w:t xml:space="preserve">some people about it, to ease both their concerns. </w:t>
      </w:r>
    </w:p>
    <w:p w14:paraId="5250F470" w14:textId="77777777" w:rsidR="00727578" w:rsidRPr="002F2EE7" w:rsidRDefault="00727578">
      <w:pPr>
        <w:pStyle w:val="0DraftNormal"/>
        <w:rPr>
          <w:rFonts w:ascii="Montserrat" w:hAnsi="Montserrat"/>
          <w:sz w:val="24"/>
        </w:rPr>
      </w:pPr>
    </w:p>
    <w:p w14:paraId="06BE4E53" w14:textId="77777777" w:rsidR="00727578" w:rsidRPr="002F2EE7" w:rsidRDefault="002F2EE7">
      <w:pPr>
        <w:pStyle w:val="0DraftNormal"/>
        <w:rPr>
          <w:rFonts w:ascii="Montserrat" w:hAnsi="Montserrat"/>
          <w:sz w:val="24"/>
        </w:rPr>
      </w:pPr>
      <w:r w:rsidRPr="002F2EE7">
        <w:rPr>
          <w:rFonts w:ascii="Montserrat" w:hAnsi="Montserrat"/>
          <w:sz w:val="24"/>
        </w:rPr>
        <w:t>Encounters And Confrontations—Blade Et Al</w:t>
      </w:r>
    </w:p>
    <w:p w14:paraId="4DCF6D44" w14:textId="77777777" w:rsidR="00727578" w:rsidRPr="002F2EE7" w:rsidRDefault="002F2EE7">
      <w:pPr>
        <w:pStyle w:val="0DraftNormal"/>
        <w:rPr>
          <w:rFonts w:ascii="Montserrat" w:hAnsi="Montserrat"/>
          <w:sz w:val="24"/>
        </w:rPr>
      </w:pPr>
      <w:r w:rsidRPr="002F2EE7">
        <w:rPr>
          <w:rFonts w:ascii="Montserrat" w:hAnsi="Montserrat"/>
          <w:sz w:val="24"/>
        </w:rPr>
        <w:tab/>
      </w:r>
      <w:hyperlink w:anchor="Links" w:history="1"/>
      <w:r w:rsidRPr="002F2EE7">
        <w:rPr>
          <w:rFonts w:ascii="Montserrat" w:hAnsi="Montserrat"/>
          <w:sz w:val="24"/>
        </w:rPr>
        <w:t>To her surprise, they did not go to see dusk’s mentor. Dusk took them to see his class mates—members of the house guard. When she saw them, she understood why. The group of young men and women—hardly more than boys and girls—were all split-manifests. That brief encounter convinced ember that dusk was telling the truth when he said that they were abnormal for a split-manifest. That hardly mattered beside what their behavior and comments had revealed about their relationship. Few comments were directed at her</w:t>
      </w:r>
      <w:r w:rsidRPr="002F2EE7">
        <w:rPr>
          <w:rFonts w:ascii="Montserrat" w:hAnsi="Montserrat"/>
          <w:sz w:val="24"/>
        </w:rPr>
        <w:t>, but she picked up enough to know that dusk owed his comrades for past sexual favors, and it was obvious that the young men expected payment in kind. Their reaction to her, and her modesty, alarmed her. Her judgment lapsed as the teasing and taunting struck a nerve. In an effort to preserve her other’s reputation, ember challenged their assumptions about her incompetence. By default, she had challenged the school. A time was named for her to meet the vai kume champion, and captain of the house guard in the</w:t>
      </w:r>
      <w:r w:rsidRPr="002F2EE7">
        <w:rPr>
          <w:rFonts w:ascii="Montserrat" w:hAnsi="Montserrat"/>
          <w:sz w:val="24"/>
        </w:rPr>
        <w:t xml:space="preserve"> circle. Dusk dragged her away before she could get herself into any more trouble. Not having found an answer to their problem, they went looking for dream. </w:t>
      </w:r>
    </w:p>
    <w:p w14:paraId="299F9C80" w14:textId="77777777" w:rsidR="00727578" w:rsidRPr="002F2EE7" w:rsidRDefault="00727578">
      <w:pPr>
        <w:pStyle w:val="0DraftNormal"/>
        <w:rPr>
          <w:rFonts w:ascii="Montserrat" w:hAnsi="Montserrat"/>
          <w:sz w:val="24"/>
        </w:rPr>
      </w:pPr>
    </w:p>
    <w:p w14:paraId="6B43A952" w14:textId="77777777" w:rsidR="00727578" w:rsidRPr="002F2EE7" w:rsidRDefault="002F2EE7">
      <w:pPr>
        <w:pStyle w:val="0DraftNormal"/>
        <w:rPr>
          <w:rFonts w:ascii="Montserrat" w:hAnsi="Montserrat"/>
          <w:sz w:val="24"/>
        </w:rPr>
      </w:pPr>
      <w:r w:rsidRPr="002F2EE7">
        <w:rPr>
          <w:rFonts w:ascii="Montserrat" w:hAnsi="Montserrat"/>
          <w:sz w:val="24"/>
        </w:rPr>
        <w:tab/>
        <w:t xml:space="preserve">Dusk did not understand ember’s anger at the discovery of his previous means of controlling the symptoms of heat. When she refused to talk about it, he took her back to their apartment. In the absence of someone they felt comfortable confiding in, they confronted the issue on their own. They had not meant to get into an argument, but once they had, it outlined the problem for them. Each of them had developed around a different set of beliefs and values. How could they be the same person if they each had a </w:t>
      </w:r>
      <w:r w:rsidRPr="002F2EE7">
        <w:rPr>
          <w:rFonts w:ascii="Montserrat" w:hAnsi="Montserrat"/>
          <w:sz w:val="24"/>
        </w:rPr>
        <w:t>unique way of thinking? Neither was willing to give up what they held sacred, but that did not preclude either of them from accepting the other’s perspective. If this situation had truly never happened before, it could only be due to the fact no split-manifest had ever been shaped by languages and cultures that were alien to each other. Ember made the first gesture, asking dusk to help her understand what it meant to be avon. He started with the aspect of his culture that she seemed the most unsure of, avon</w:t>
      </w:r>
      <w:r w:rsidRPr="002F2EE7">
        <w:rPr>
          <w:rFonts w:ascii="Montserrat" w:hAnsi="Montserrat"/>
          <w:sz w:val="24"/>
        </w:rPr>
        <w:t xml:space="preserve"> sexuality. As native avon, ember’s other selves had not resisted the onset of heat. Since they had been isolated from each other, they had been forced to turn to others to alleviate their symptoms—but as a consequence, prolonging heat indefinitely. Even by themselves, submerging heat in each other’s embrace, they could not rid themselves of heat. Heat was just a mechanism of their racial imperative, a means for achieving unity. Unification was an art in itself, and not everyone could attain it. </w:t>
      </w:r>
    </w:p>
    <w:p w14:paraId="1DC3B24A" w14:textId="77777777" w:rsidR="00727578" w:rsidRPr="002F2EE7" w:rsidRDefault="00727578">
      <w:pPr>
        <w:pStyle w:val="0DraftNormal"/>
        <w:rPr>
          <w:rFonts w:ascii="Montserrat" w:hAnsi="Montserrat"/>
          <w:sz w:val="24"/>
        </w:rPr>
      </w:pPr>
    </w:p>
    <w:p w14:paraId="779B9254" w14:textId="77777777" w:rsidR="00727578" w:rsidRPr="002F2EE7" w:rsidRDefault="002F2EE7">
      <w:pPr>
        <w:pStyle w:val="0DraftNormal"/>
        <w:rPr>
          <w:rFonts w:ascii="Montserrat" w:hAnsi="Montserrat"/>
          <w:sz w:val="24"/>
        </w:rPr>
      </w:pPr>
      <w:r w:rsidRPr="002F2EE7">
        <w:rPr>
          <w:rFonts w:ascii="Montserrat" w:hAnsi="Montserrat"/>
          <w:sz w:val="24"/>
        </w:rPr>
        <w:t>Encounters And Confrontations—Enigma, The Empress</w:t>
      </w:r>
    </w:p>
    <w:p w14:paraId="26498B5E" w14:textId="77777777" w:rsidR="00727578" w:rsidRPr="002F2EE7" w:rsidRDefault="002F2EE7">
      <w:pPr>
        <w:pStyle w:val="0DraftNormal"/>
        <w:rPr>
          <w:rFonts w:ascii="Montserrat" w:hAnsi="Montserrat"/>
          <w:sz w:val="24"/>
        </w:rPr>
      </w:pPr>
      <w:r w:rsidRPr="002F2EE7">
        <w:rPr>
          <w:rFonts w:ascii="Montserrat" w:hAnsi="Montserrat"/>
          <w:sz w:val="24"/>
        </w:rPr>
        <w:tab/>
      </w:r>
      <w:hyperlink w:anchor="Links" w:history="1"/>
      <w:r w:rsidRPr="002F2EE7">
        <w:rPr>
          <w:rFonts w:ascii="Montserrat" w:hAnsi="Montserrat"/>
          <w:sz w:val="24"/>
        </w:rPr>
        <w:t>That evening, ember appeared in court with dusk, who was standing to the empress’s right as her sword. She stood to enigma’s left as her shield which made dancer’s original statement twice as pointed. By implication, then, the empress was willing to trust her protection to a citizen of the aegis. Ember accompanied her brother and the lord of the court to her residence when the evening had come to a close. The private interview that followed was nerve shattering. The empress opened the conversation by asking</w:t>
      </w:r>
      <w:r w:rsidRPr="002F2EE7">
        <w:rPr>
          <w:rFonts w:ascii="Montserrat" w:hAnsi="Montserrat"/>
          <w:sz w:val="24"/>
        </w:rPr>
        <w:t xml:space="preserve"> ember what she would do if her government ordered her to assassinate her. Things got more interesting from there. She even received instructions on how to carry out such an assassination in such a way as to absolve herself of any blame. When it became more than she could take, she begged for a sane explanation. Enigma replied that if one was to be targeted for assassination, then the best chance for one’s survival is to thoroughly and completely convince one’s enemy that one has been assassinated. As for w</w:t>
      </w:r>
      <w:r w:rsidRPr="002F2EE7">
        <w:rPr>
          <w:rFonts w:ascii="Montserrat" w:hAnsi="Montserrat"/>
          <w:sz w:val="24"/>
        </w:rPr>
        <w:t>hy she would arrange for ember to commit such an act and get away with it, she simply said “i would not want to see my daughter-in-law be executed for doing her duty”. They were confronted by their mother’s legacy.  Dusk and ember had been promised, on their naming day, to the empress’s split-manifest child and heir. Before they were excused, they were formally reintroduced to pain and pleasure, their fiancées. They talked a bit about dusk and ember’s inheritance, lands and titles and such, but ember was to</w:t>
      </w:r>
      <w:r w:rsidRPr="002F2EE7">
        <w:rPr>
          <w:rFonts w:ascii="Montserrat" w:hAnsi="Montserrat"/>
          <w:sz w:val="24"/>
        </w:rPr>
        <w:t>o upset to take it all in.</w:t>
      </w:r>
    </w:p>
    <w:p w14:paraId="6E744985" w14:textId="77777777" w:rsidR="00727578" w:rsidRPr="002F2EE7" w:rsidRDefault="00727578">
      <w:pPr>
        <w:pStyle w:val="0DraftNormal"/>
        <w:rPr>
          <w:rFonts w:ascii="Montserrat" w:hAnsi="Montserrat"/>
          <w:sz w:val="24"/>
        </w:rPr>
      </w:pPr>
    </w:p>
    <w:p w14:paraId="7E35723E" w14:textId="77777777" w:rsidR="00727578" w:rsidRPr="002F2EE7" w:rsidRDefault="002F2EE7">
      <w:pPr>
        <w:pStyle w:val="0DraftNormal"/>
        <w:rPr>
          <w:rFonts w:ascii="Montserrat" w:hAnsi="Montserrat"/>
          <w:sz w:val="24"/>
        </w:rPr>
      </w:pPr>
      <w:r w:rsidRPr="002F2EE7">
        <w:rPr>
          <w:rFonts w:ascii="Montserrat" w:hAnsi="Montserrat"/>
          <w:sz w:val="24"/>
        </w:rPr>
        <w:tab/>
        <w:t>As soon as they were alone, she turned on him and demanded to know what other surprises were waiting for her. Dusk shrugged and told her sternly to go to bed and sleep. She had to fight in the morning, and sitting up all night arguing would not help her in the circle. If he had told her, there was no doubt she would have been up all night agonizing over it. She could not get him to budge, so eventually she did fall asleep. Her uneasy mind woke her up early, and drove her out of bed. She wandered alone, los</w:t>
      </w:r>
      <w:r w:rsidRPr="002F2EE7">
        <w:rPr>
          <w:rFonts w:ascii="Montserrat" w:hAnsi="Montserrat"/>
          <w:sz w:val="24"/>
        </w:rPr>
        <w:t>t in thought, not even aware that her feet had brought her into the circle. She was gazing at the sunrise when the attack came. Her confidence was proven justified, when she practically executed the champion in their duel. From there, events were taken out of her hands. She was bathed, anointed and led to the alter for her initiation—a public ritual of opening. Before the eyes of the entire community—and the delegation as well—dusk and ember lost their ‘virginity’ to the expert ministrations of dream, where</w:t>
      </w:r>
      <w:r w:rsidRPr="002F2EE7">
        <w:rPr>
          <w:rFonts w:ascii="Montserrat" w:hAnsi="Montserrat"/>
          <w:sz w:val="24"/>
        </w:rPr>
        <w:t xml:space="preserve">by they became adults and were granted sexual freedom. </w:t>
      </w:r>
    </w:p>
    <w:p w14:paraId="636CA956" w14:textId="77777777" w:rsidR="00727578" w:rsidRPr="002F2EE7" w:rsidRDefault="00727578">
      <w:pPr>
        <w:pStyle w:val="0DraftNormal"/>
        <w:rPr>
          <w:rFonts w:ascii="Montserrat" w:hAnsi="Montserrat"/>
          <w:sz w:val="24"/>
        </w:rPr>
      </w:pPr>
    </w:p>
    <w:p w14:paraId="5AA928F9" w14:textId="77777777" w:rsidR="00727578" w:rsidRPr="002F2EE7" w:rsidRDefault="002F2EE7">
      <w:pPr>
        <w:pStyle w:val="0DraftNormal"/>
        <w:rPr>
          <w:rFonts w:ascii="Montserrat" w:hAnsi="Montserrat"/>
          <w:sz w:val="24"/>
        </w:rPr>
      </w:pPr>
      <w:r w:rsidRPr="002F2EE7">
        <w:rPr>
          <w:rFonts w:ascii="Montserrat" w:hAnsi="Montserrat"/>
          <w:sz w:val="24"/>
        </w:rPr>
        <w:tab/>
        <w:t>The reaction set in when the two of them were alone again. It was difficult for her to accept what had happened as a normal and natural occurrence. Intellectually, she understood that for an avon, it was. That did not change the fact that such a display went against her character and left her feeling lewd and shameless. Dusk, for his part, still found her ‘humanity’ incomprehensible. Whenever the two of them stood sword and shield, he spent all of his time studying the humans, seeking insight into the cult</w:t>
      </w:r>
      <w:r w:rsidRPr="002F2EE7">
        <w:rPr>
          <w:rFonts w:ascii="Montserrat" w:hAnsi="Montserrat"/>
          <w:sz w:val="24"/>
        </w:rPr>
        <w:t xml:space="preserve">ure that had so warped his mate and compliment. He understood that part of her problem was her concern for her human friendships. He even offered to accompany her the next day for her regular briefing. Ember was prompt and precise in her reports to her superiors. Her insight was proving invaluable to the delegation. She was required to describe and explain her actions in detail, which made it more difficult than simply spying on the empress and his household. It was like she was spying on herself. Based on </w:t>
      </w:r>
      <w:r w:rsidRPr="002F2EE7">
        <w:rPr>
          <w:rFonts w:ascii="Montserrat" w:hAnsi="Montserrat"/>
          <w:sz w:val="24"/>
        </w:rPr>
        <w:t>what they had seen, or heard for themselves, they had to know how embracing her native culture was impacting her. Unable to even guess how they would react to that evening’s display, she imagined that his presence would only inspire the kind of suspicions and prejudices she feared.. What bothered her most was that it had not bothered her to perform the acts in the circumstances she had, she just did not know how to face herself after the fact. Her agitation deeply alarmed dusk, who could think of nothing to</w:t>
      </w:r>
      <w:r w:rsidRPr="002F2EE7">
        <w:rPr>
          <w:rFonts w:ascii="Montserrat" w:hAnsi="Montserrat"/>
          <w:sz w:val="24"/>
        </w:rPr>
        <w:t xml:space="preserve"> do but hold on to her and whisper reassurances. Ironically, her reaction only made her more committed to learning and perfecting her sexual techniques and the protocols of tasting, choosing and bed mating. Dusk had not needed to tell her that the initiation had made them subject to open courting. </w:t>
      </w:r>
    </w:p>
    <w:p w14:paraId="2695C568" w14:textId="77777777" w:rsidR="00727578" w:rsidRPr="002F2EE7" w:rsidRDefault="00727578">
      <w:pPr>
        <w:pStyle w:val="0DraftNormal"/>
        <w:rPr>
          <w:rFonts w:ascii="Montserrat" w:hAnsi="Montserrat"/>
          <w:sz w:val="24"/>
        </w:rPr>
      </w:pPr>
    </w:p>
    <w:p w14:paraId="5AC2DE4D" w14:textId="77777777" w:rsidR="00727578" w:rsidRPr="002F2EE7" w:rsidRDefault="002F2EE7">
      <w:pPr>
        <w:pStyle w:val="0DraftNormal"/>
        <w:rPr>
          <w:rFonts w:ascii="Montserrat" w:hAnsi="Montserrat"/>
          <w:sz w:val="24"/>
        </w:rPr>
      </w:pPr>
      <w:r w:rsidRPr="002F2EE7">
        <w:rPr>
          <w:rFonts w:ascii="Montserrat" w:hAnsi="Montserrat"/>
          <w:sz w:val="24"/>
        </w:rPr>
        <w:tab/>
        <w:t>In the morning she faced her fears, as she went in to make her report to her human superiors. It was a relief to find out she had not lost or alienated her friends among the avatars. The others had known her history at the academy, so they had considered her a pervert long before she had been nailed in public. They were at least grateful that her intelligence was ensuring that they would all be able to leave when the negotiations ended. The time she spent becoming avon, they spent pretending to become avon</w:t>
      </w:r>
      <w:r w:rsidRPr="002F2EE7">
        <w:rPr>
          <w:rFonts w:ascii="Montserrat" w:hAnsi="Montserrat"/>
          <w:sz w:val="24"/>
        </w:rPr>
        <w:t xml:space="preserve">. None were pleased to learn that they had to complete the same rites of adulthood, and qualify for a rank of nai or better to be able to leave their adopted home and travel into wild or hostile territory—as human space and the aegis were considered to be by oasians. </w:t>
      </w:r>
    </w:p>
    <w:p w14:paraId="00D720AB" w14:textId="77777777" w:rsidR="00727578" w:rsidRPr="002F2EE7" w:rsidRDefault="00727578">
      <w:pPr>
        <w:pStyle w:val="0DraftNormal"/>
        <w:rPr>
          <w:rFonts w:ascii="Montserrat" w:hAnsi="Montserrat"/>
          <w:sz w:val="24"/>
        </w:rPr>
      </w:pPr>
    </w:p>
    <w:p w14:paraId="580CFACA" w14:textId="77777777" w:rsidR="00727578" w:rsidRPr="002F2EE7" w:rsidRDefault="002F2EE7">
      <w:pPr>
        <w:pStyle w:val="0DraftNormal"/>
        <w:rPr>
          <w:rFonts w:ascii="Montserrat" w:hAnsi="Montserrat"/>
          <w:sz w:val="24"/>
        </w:rPr>
      </w:pPr>
      <w:r w:rsidRPr="002F2EE7">
        <w:rPr>
          <w:rFonts w:ascii="Montserrat" w:hAnsi="Montserrat"/>
          <w:sz w:val="24"/>
        </w:rPr>
        <w:tab/>
        <w:t xml:space="preserve">The direction things were headed prompted ember to seek out her twin. As she feared, anne was angry with her for “stealing” dusk, and actually cried as she related how painful it had been to watch them commence together. As she hoped, anne was equally alarmed at the arranged marriage to pain and pleasure. Not that she objected to either fiancée, but she was concerned about how she fit into these plans. When they met with dusk, they shared their concerns. If one of them were cut out of their union it would </w:t>
      </w:r>
      <w:r w:rsidRPr="002F2EE7">
        <w:rPr>
          <w:rFonts w:ascii="Montserrat" w:hAnsi="Montserrat"/>
          <w:sz w:val="24"/>
        </w:rPr>
        <w:t>harm them all. In a private audience with the empress, when dusk took ember and anne to meet with the head of his household, they were all tested and confirmed to be a triune soul, and the legitimate heirs of avon d’ava and the province of phoenix gate. Faced with their obvious unity, the empress questioned their assumed identities. Ember had taken her identity for granted, but dusk and anne had not been blessed with such an opportunity. They had both resorted to genetic identification—but since they each w</w:t>
      </w:r>
      <w:r w:rsidRPr="002F2EE7">
        <w:rPr>
          <w:rFonts w:ascii="Montserrat" w:hAnsi="Montserrat"/>
          <w:sz w:val="24"/>
        </w:rPr>
        <w:t>ent to different authorities, the answers they got were significantly different. Anne had been identified as the genetic twin of  anne nin, hence she took that name.  Anne nin ii had assumed she was the only survivor of the massacre—and the one and only daughter of phoenix. Unknown to anyone at the time, young ember owed her survival to a desperate manifestation of her power, an embodiment of her destructive potential. This other young ember slaughtered the terrorist hunt party that started the massacre, an</w:t>
      </w:r>
      <w:r w:rsidRPr="002F2EE7">
        <w:rPr>
          <w:rFonts w:ascii="Montserrat" w:hAnsi="Montserrat"/>
          <w:sz w:val="24"/>
        </w:rPr>
        <w:t xml:space="preserve">d then stumbled through the open phoenix gate, arriving in dream gate stunned by her own actions. Due to this unusual manifestation, the girl grew up on two worlds unaware of her own duality. Dusk had been identified as the male aspect of the long lost heir of the ava branch of the imperial house of avon—a genetic duplicate of a person who had lived at least ten thousand years ago, and quite possibly of the first generation of the avon race. The same tests were certain to confirm the same for them all. </w:t>
      </w:r>
    </w:p>
    <w:p w14:paraId="04FDF9D8" w14:textId="77777777" w:rsidR="00727578" w:rsidRPr="002F2EE7" w:rsidRDefault="00727578">
      <w:pPr>
        <w:pStyle w:val="0DraftNormal"/>
        <w:rPr>
          <w:rFonts w:ascii="Montserrat" w:hAnsi="Montserrat"/>
          <w:sz w:val="24"/>
        </w:rPr>
      </w:pPr>
    </w:p>
    <w:p w14:paraId="1E6685F9" w14:textId="77777777" w:rsidR="00727578" w:rsidRPr="002F2EE7" w:rsidRDefault="002F2EE7">
      <w:pPr>
        <w:pStyle w:val="0DraftNormal"/>
        <w:rPr>
          <w:rFonts w:ascii="Montserrat" w:hAnsi="Montserrat"/>
          <w:sz w:val="24"/>
        </w:rPr>
      </w:pPr>
      <w:r w:rsidRPr="002F2EE7">
        <w:rPr>
          <w:rFonts w:ascii="Montserrat" w:hAnsi="Montserrat"/>
          <w:sz w:val="24"/>
        </w:rPr>
        <w:tab/>
        <w:t>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ember was trapped in an airshaft during enigma’s meeting with ara and a man named talon,</w:t>
      </w:r>
      <w:r w:rsidRPr="002F2EE7">
        <w:rPr>
          <w:rFonts w:ascii="Montserrat" w:hAnsi="Montserrat"/>
          <w:sz w:val="24"/>
        </w:rPr>
        <w:t xml:space="preserve"> who had come in the cover of darkness. This time she could not flee without giving herself away. The purpose of ara’s visit was to ask her to provide a place for her household—her husband, her heir and her younger children—so that raven could be presented to ember for her mnao. A few months had passed since ara dispatched a letter to her, pleading the urgency of house business. Ara had been given notice to retire as head of ara, and her heir was still shattered. His female counterpart and her own male comp</w:t>
      </w:r>
      <w:r w:rsidRPr="002F2EE7">
        <w:rPr>
          <w:rFonts w:ascii="Montserrat" w:hAnsi="Montserrat"/>
          <w:sz w:val="24"/>
        </w:rPr>
        <w:t>liment had died in a tragic accident. Mother and son balanced each other, but due to the difference in generations, they could not achieve unity. That cost them both important status. She feared a move to dissolve her house, and was getting desperate for a way to protect ara from a preemptive strike. A solution had presented itself. Unfortunately she was unaware of ember and dusk’s reunion. Remembering only that ava’s heir had lost her male counterpart in the ava massacre, when word of ember’s arrival reach</w:t>
      </w:r>
      <w:r w:rsidRPr="002F2EE7">
        <w:rPr>
          <w:rFonts w:ascii="Montserrat" w:hAnsi="Montserrat"/>
          <w:sz w:val="24"/>
        </w:rPr>
        <w:t>ed her, ara immediately saw ember as a perfect mate for her son. Her claim to the lost ava mantle presented an opportunity to restore the ancient avara heritage in a union with raven. She had missed the opportunity with passion, and planned to correct that this time. Enigma agreed to make a place in her home for the lord of ara, her children by storm, and her other children fostered by contract to the d’avon, in the hope that she would be regain a place in her sister’s heart. Ara’s interest in ember was obv</w:t>
      </w:r>
      <w:r w:rsidRPr="002F2EE7">
        <w:rPr>
          <w:rFonts w:ascii="Montserrat" w:hAnsi="Montserrat"/>
          <w:sz w:val="24"/>
        </w:rPr>
        <w:t xml:space="preserve">ious. Passion’s rejection of her own claim to the d’ava title significantly changed ara’s plans for answering talon’s challenge. She had a notion of orchestrating an alliance and future reunion of ava and ara through ember and raven. Her desire to unite the two houses had only been strengthened by passion’s refusal. Her intention was to sue for betrothal. Enigma made no comment to that, save to assure ara that preparations necessary for ember to bear the mantle of her house were already being undertaken. </w:t>
      </w:r>
    </w:p>
    <w:p w14:paraId="5E2E6544" w14:textId="77777777" w:rsidR="00727578" w:rsidRPr="002F2EE7" w:rsidRDefault="00727578">
      <w:pPr>
        <w:pStyle w:val="0DraftNormal"/>
        <w:rPr>
          <w:rFonts w:ascii="Montserrat" w:hAnsi="Montserrat"/>
          <w:sz w:val="24"/>
        </w:rPr>
      </w:pPr>
    </w:p>
    <w:p w14:paraId="34EFCA4E" w14:textId="77777777" w:rsidR="00727578" w:rsidRPr="002F2EE7" w:rsidRDefault="002F2EE7">
      <w:pPr>
        <w:pStyle w:val="0DraftNormal"/>
        <w:rPr>
          <w:rFonts w:ascii="Montserrat" w:hAnsi="Montserrat"/>
          <w:sz w:val="24"/>
        </w:rPr>
      </w:pPr>
      <w:r w:rsidRPr="002F2EE7">
        <w:rPr>
          <w:rFonts w:ascii="Montserrat" w:hAnsi="Montserrat"/>
          <w:sz w:val="24"/>
        </w:rPr>
        <w:tab/>
        <w:t xml:space="preserve">As before, what she heard gave her things to think about in the days following. Ember was largely confused by what little of the conversation she overheard. She reflected on part of the lie she had lived. Thinking provoked questions about what she had been willing to take for granted, but could not bear to hear spoken. </w:t>
      </w:r>
    </w:p>
    <w:p w14:paraId="6E30DBB0" w14:textId="77777777" w:rsidR="00727578" w:rsidRPr="002F2EE7" w:rsidRDefault="00727578">
      <w:pPr>
        <w:pStyle w:val="0DraftNormal"/>
        <w:rPr>
          <w:rFonts w:ascii="Montserrat" w:hAnsi="Montserrat"/>
          <w:sz w:val="24"/>
        </w:rPr>
      </w:pPr>
    </w:p>
    <w:p w14:paraId="6368E878" w14:textId="77777777" w:rsidR="00727578" w:rsidRPr="002F2EE7" w:rsidRDefault="002F2EE7">
      <w:pPr>
        <w:pStyle w:val="0DraftNormal"/>
        <w:rPr>
          <w:rFonts w:ascii="Montserrat" w:hAnsi="Montserrat"/>
          <w:sz w:val="24"/>
        </w:rPr>
      </w:pPr>
      <w:r w:rsidRPr="002F2EE7">
        <w:rPr>
          <w:rFonts w:ascii="Montserrat" w:hAnsi="Montserrat"/>
          <w:sz w:val="24"/>
        </w:rPr>
        <w:tab/>
        <w:t xml:space="preserve">She had almost adjusted to the news that enigma planned for her to assert a claim to d’ava and be married off. If enigma was serious about marrying ember to dusk, how could she negotiate a second engagement between ember and this other woman’s son? She had checked on the legalities, and based on what she had learned ember would not have thought she would be introduced into her claim. Among the things she had discovered was her twin’s official station when she died. Her twin’s claim, though never asserted, </w:t>
      </w:r>
      <w:r w:rsidRPr="002F2EE7">
        <w:rPr>
          <w:rFonts w:ascii="Montserrat" w:hAnsi="Montserrat"/>
          <w:sz w:val="24"/>
        </w:rPr>
        <w:t>was valid. Ember was not as sure about her own. As a courtesan, her mother had no legal rights to her children, so ember would have assumed she had no claim on her twin’s house. No one else seemed to have such doubts, though. Things seemed to be moving awfully fast. When she pressed dusk for a reason, she learned that enigma was dying. No one said anything, but everyone knew it. With the health of the empress failing rapidly, several important people had dissolved their schools and dismissed their students—</w:t>
      </w:r>
      <w:r w:rsidRPr="002F2EE7">
        <w:rPr>
          <w:rFonts w:ascii="Montserrat" w:hAnsi="Montserrat"/>
          <w:sz w:val="24"/>
        </w:rPr>
        <w:t xml:space="preserve">even their own children—to go to their empress’s side. Dancer was one of them. They would not have done that if they had not suspected or else were summoned to attend her. Even the negotiations with the human empire stemmed from enigma’s desire to sort everything out before she died. </w:t>
      </w:r>
    </w:p>
    <w:p w14:paraId="4AAB3569" w14:textId="77777777" w:rsidR="00727578" w:rsidRPr="002F2EE7" w:rsidRDefault="00727578">
      <w:pPr>
        <w:pStyle w:val="0DraftNormal"/>
        <w:rPr>
          <w:rFonts w:ascii="Montserrat" w:hAnsi="Montserrat"/>
          <w:sz w:val="24"/>
        </w:rPr>
      </w:pPr>
    </w:p>
    <w:p w14:paraId="252CD39D" w14:textId="77777777" w:rsidR="00727578" w:rsidRPr="002F2EE7" w:rsidRDefault="002F2EE7">
      <w:pPr>
        <w:pStyle w:val="0DraftNormal"/>
        <w:rPr>
          <w:rFonts w:ascii="Montserrat" w:hAnsi="Montserrat"/>
          <w:sz w:val="24"/>
        </w:rPr>
      </w:pPr>
      <w:r w:rsidRPr="002F2EE7">
        <w:rPr>
          <w:rFonts w:ascii="Montserrat" w:hAnsi="Montserrat"/>
          <w:sz w:val="24"/>
        </w:rPr>
        <w:tab/>
      </w:r>
      <w:r w:rsidRPr="002F2EE7">
        <w:rPr>
          <w:rFonts w:ascii="Montserrat" w:hAnsi="Montserrat"/>
          <w:sz w:val="24"/>
        </w:rPr>
        <w:t>Ember and dusk were called in to see the empress. The question of what to do with ember was quietly appraised while the empress also gave some serious consideration to pain and pleasure, given their place as heir. These considerations molded the direction the empress took with the conversation. In a more formal interview with the empress, ember was counseled by enigma on the requirements she would have to meet in her education. Ember was required to take up duties in the house and, along with dusk, enroll i</w:t>
      </w:r>
      <w:r w:rsidRPr="002F2EE7">
        <w:rPr>
          <w:rFonts w:ascii="Montserrat" w:hAnsi="Montserrat"/>
          <w:sz w:val="24"/>
        </w:rPr>
        <w:t>n school. Ember was easily skilled enough to be vai, so she would be expected to serve the empress in the lists. Ember was surprised to be asked to join her brother in devotion to dao. If certain mixed messages were to be believed, the empress would have special requests to make of anne as well. She evaded both of them, simply hinting that the uncommon twinning of ember and anne presented a possible answer to one of many new problems. She assured them it was nothing they need be worried about. It would take</w:t>
      </w:r>
      <w:r w:rsidRPr="002F2EE7">
        <w:rPr>
          <w:rFonts w:ascii="Montserrat" w:hAnsi="Montserrat"/>
          <w:sz w:val="24"/>
        </w:rPr>
        <w:t xml:space="preserve"> some work on the part of each of them to test that possibility.</w:t>
      </w:r>
    </w:p>
    <w:p w14:paraId="43BEF90A" w14:textId="77777777" w:rsidR="00727578" w:rsidRPr="002F2EE7" w:rsidRDefault="00727578">
      <w:pPr>
        <w:pStyle w:val="0DraftNormal"/>
        <w:rPr>
          <w:rFonts w:ascii="Montserrat" w:hAnsi="Montserrat"/>
          <w:sz w:val="24"/>
        </w:rPr>
      </w:pPr>
    </w:p>
    <w:p w14:paraId="1064C7A8" w14:textId="77777777" w:rsidR="00727578" w:rsidRPr="002F2EE7" w:rsidRDefault="002F2EE7">
      <w:pPr>
        <w:pStyle w:val="0DraftNormal"/>
        <w:rPr>
          <w:rFonts w:ascii="Montserrat" w:hAnsi="Montserrat"/>
          <w:sz w:val="24"/>
        </w:rPr>
      </w:pPr>
      <w:r w:rsidRPr="002F2EE7">
        <w:rPr>
          <w:rFonts w:ascii="Montserrat" w:hAnsi="Montserrat"/>
          <w:sz w:val="24"/>
        </w:rPr>
        <w:tab/>
        <w:t xml:space="preserve">As she had warned, enigma went ahead with the proposed testing. Ember, dusk and anne were summoned to the athenaeum genealogy labs. They were subjected to a wide battery of tests, physical and mental. The final conclusion was that the three were a genuine triune, perfectly balanced and interdependent parts of one soul. </w:t>
      </w:r>
    </w:p>
    <w:p w14:paraId="054C3567" w14:textId="77777777" w:rsidR="00727578" w:rsidRPr="002F2EE7" w:rsidRDefault="00727578">
      <w:pPr>
        <w:pStyle w:val="0DraftNormal"/>
        <w:rPr>
          <w:rFonts w:ascii="Montserrat" w:hAnsi="Montserrat"/>
          <w:sz w:val="24"/>
        </w:rPr>
      </w:pPr>
    </w:p>
    <w:p w14:paraId="57A95AD4" w14:textId="77777777" w:rsidR="00727578" w:rsidRPr="002F2EE7" w:rsidRDefault="002F2EE7">
      <w:pPr>
        <w:pStyle w:val="0DraftNormal"/>
        <w:rPr>
          <w:rFonts w:ascii="Montserrat" w:hAnsi="Montserrat"/>
          <w:sz w:val="24"/>
        </w:rPr>
      </w:pPr>
      <w:r w:rsidRPr="002F2EE7">
        <w:rPr>
          <w:rFonts w:ascii="Montserrat" w:hAnsi="Montserrat"/>
          <w:sz w:val="24"/>
        </w:rPr>
        <w:tab/>
        <w:t>From that revelation came a general announcement, and formal recognition, followed by a number of suits against their estate. As a daughter, ember’s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w:t>
      </w:r>
      <w:r w:rsidRPr="002F2EE7">
        <w:rPr>
          <w:rFonts w:ascii="Montserrat" w:hAnsi="Montserrat"/>
          <w:sz w:val="24"/>
        </w:rPr>
        <w:t>s an issue of suit. A suit made against a daughter was a bid for the take over of a house and its lineage. Of course, this was not the only pursuit of ember going on either.</w:t>
      </w:r>
    </w:p>
    <w:p w14:paraId="170E4984" w14:textId="77777777" w:rsidR="00727578" w:rsidRPr="002F2EE7" w:rsidRDefault="00727578">
      <w:pPr>
        <w:pStyle w:val="0DraftNormal"/>
        <w:rPr>
          <w:rFonts w:ascii="Montserrat" w:hAnsi="Montserrat"/>
          <w:sz w:val="24"/>
        </w:rPr>
      </w:pPr>
    </w:p>
    <w:p w14:paraId="1A26FFE8" w14:textId="77777777" w:rsidR="00727578" w:rsidRPr="002F2EE7" w:rsidRDefault="002F2EE7">
      <w:pPr>
        <w:pStyle w:val="0DraftNormal"/>
        <w:rPr>
          <w:rFonts w:ascii="Montserrat" w:hAnsi="Montserrat"/>
          <w:sz w:val="24"/>
        </w:rPr>
      </w:pPr>
      <w:r w:rsidRPr="002F2EE7">
        <w:rPr>
          <w:rFonts w:ascii="Montserrat" w:hAnsi="Montserrat"/>
          <w:sz w:val="24"/>
        </w:rPr>
        <w:tab/>
        <w:t xml:space="preserve">Ember’s promotion in court as the heir to d’ava was what really drew the attention of the o’jin to her. They had a private claim to d’ava which they were desperate to protect, and which they dared not allow come to anyone’s attention. They had not known that she had survived the last action they had taken to protect their interests. </w:t>
      </w:r>
    </w:p>
    <w:p w14:paraId="65342E89" w14:textId="77777777" w:rsidR="00727578" w:rsidRPr="002F2EE7" w:rsidRDefault="00727578">
      <w:pPr>
        <w:pStyle w:val="0DraftNormal"/>
        <w:rPr>
          <w:rFonts w:ascii="Montserrat" w:hAnsi="Montserrat"/>
          <w:sz w:val="24"/>
        </w:rPr>
      </w:pPr>
    </w:p>
    <w:p w14:paraId="1DEA3402" w14:textId="77777777" w:rsidR="00727578" w:rsidRPr="002F2EE7" w:rsidRDefault="002F2EE7">
      <w:pPr>
        <w:pStyle w:val="0DraftNormal"/>
        <w:rPr>
          <w:rFonts w:ascii="Montserrat" w:hAnsi="Montserrat"/>
          <w:sz w:val="24"/>
        </w:rPr>
      </w:pPr>
      <w:r w:rsidRPr="002F2EE7">
        <w:rPr>
          <w:rFonts w:ascii="Montserrat" w:hAnsi="Montserrat"/>
          <w:sz w:val="24"/>
        </w:rPr>
        <w:tab/>
        <w:t>Apparently, their mother had known of her rights and obligations and had been quietly administering to them since her appearance twenty years ago. She had resided at dream gate for some time and was recognized as a prominent member of house avon. The arena  putting it to the challenge</w:t>
      </w:r>
    </w:p>
    <w:p w14:paraId="3CD9FC54" w14:textId="77777777" w:rsidR="00727578" w:rsidRPr="002F2EE7" w:rsidRDefault="00727578">
      <w:pPr>
        <w:pStyle w:val="0DraftNormal"/>
        <w:rPr>
          <w:rFonts w:ascii="Montserrat" w:hAnsi="Montserrat"/>
          <w:sz w:val="24"/>
        </w:rPr>
      </w:pPr>
    </w:p>
    <w:p w14:paraId="11B206EC" w14:textId="77777777" w:rsidR="00727578" w:rsidRPr="002F2EE7" w:rsidRDefault="002F2EE7">
      <w:pPr>
        <w:pStyle w:val="0DraftNormal"/>
        <w:rPr>
          <w:rFonts w:ascii="Montserrat" w:hAnsi="Montserrat"/>
          <w:sz w:val="24"/>
        </w:rPr>
      </w:pPr>
      <w:r w:rsidRPr="002F2EE7">
        <w:rPr>
          <w:rFonts w:ascii="Montserrat" w:hAnsi="Montserrat"/>
          <w:sz w:val="24"/>
        </w:rPr>
        <w:tab/>
      </w:r>
      <w:r w:rsidRPr="002F2EE7">
        <w:rPr>
          <w:rFonts w:ascii="Montserrat" w:hAnsi="Montserrat"/>
          <w:sz w:val="24"/>
        </w:rPr>
        <w:t>Because she was standing shield, ember was required to spend as much time practicing with the house guard as dusk. Ember was in for a rude awakening. With no hesitation, ember was thrust into the company of her peers. Almost out of habit, she was determined to enter as an enigma. Passion had told her how her androgynous manners led people astray. When they saw her going out the door, passion and anne stopped her to re-emphasize the warning. In spite of passion’s and anne’s protests, she defended her right t</w:t>
      </w:r>
      <w:r w:rsidRPr="002F2EE7">
        <w:rPr>
          <w:rFonts w:ascii="Montserrat" w:hAnsi="Montserrat"/>
          <w:sz w:val="24"/>
        </w:rPr>
        <w:t>o innocent misdirection; maintaining that it was not misdirection but part of her character—and what others interpreted was their business, not hers. But what she hinted disturbed passion even more. Ember all but immediately sorted herself out in the local school community. Enigma had outlined to her the priorities for her dao paths. Most particularly, she attached her to a mentor to save her from the disgrace of her illiteracy. By her third day in attendance, she had some idea of how things would proceed f</w:t>
      </w:r>
      <w:r w:rsidRPr="002F2EE7">
        <w:rPr>
          <w:rFonts w:ascii="Montserrat" w:hAnsi="Montserrat"/>
          <w:sz w:val="24"/>
        </w:rPr>
        <w:t>or a pace. Her new mentor took her measure and decided that ember had all the qualifications necessary for a first sword, but as an heir she lacked the preparation for authority and leadership. Among her new peers a growing crowd of friends, allies, competitors and such had begun to gather. Attention gradually but steadily focused around ember—from muses and mentors, other heirs and nobles, suitors and seducers, artists of name, and even her own siblings as they catch up to her and events move on. Some of t</w:t>
      </w:r>
      <w:r w:rsidRPr="002F2EE7">
        <w:rPr>
          <w:rFonts w:ascii="Montserrat" w:hAnsi="Montserrat"/>
          <w:sz w:val="24"/>
        </w:rPr>
        <w:t>he boys—her new “classmates”—took exception to her enigmatic character and background began to push and test her. Ember was initially the object of o’jin investigation. The loss on their side had been very high, almost as high as the death toll of house ava. Thus, while they had an idea of what had been intended in that long ago raid, they had to investigate the possibility that ember had been converted. If she too was o’jin, then their highest objective had been unwittingly attained. Unfortunately, when th</w:t>
      </w:r>
      <w:r w:rsidRPr="002F2EE7">
        <w:rPr>
          <w:rFonts w:ascii="Montserrat" w:hAnsi="Montserrat"/>
          <w:sz w:val="24"/>
        </w:rPr>
        <w:t>ey confronted her, their analysis was enigmatic. They could sense something of themselves about her, but she seemed not to consciously recognize any of them. She was going to have to take her shirt off and trade licks with several of them to earn their respect. Given this cause, she reveals her hidden talent to more than a few witnesses. In her mind this was not pushing it too far. Like many people she had the aptitude to learn some of the more exotic disciplines of the body, but in this instance she allowe</w:t>
      </w:r>
      <w:r w:rsidRPr="002F2EE7">
        <w:rPr>
          <w:rFonts w:ascii="Montserrat" w:hAnsi="Montserrat"/>
          <w:sz w:val="24"/>
        </w:rPr>
        <w:t xml:space="preserve">d peer pressure and her own unresolved feelings about her near rape to gravely compromise her judgment. Ember wondered if dusk had slept with them all, or at least the female of each set. Part of her accepted his debt as hers, but it was too difficult to bring herself to assume that debt. Especially with the pressure that she felt under the surface when ever she was around them. Dusk tried to sooth her anxiety, saying that it was both normal and essential that she take advantage of this time to practice at </w:t>
      </w:r>
      <w:r w:rsidRPr="002F2EE7">
        <w:rPr>
          <w:rFonts w:ascii="Montserrat" w:hAnsi="Montserrat"/>
          <w:sz w:val="24"/>
        </w:rPr>
        <w:t>sex—while she was in heat it was harmless. Each time she agreed and resolved to do it, but as before, when she started to approach it, her nerve would break and she would be extricating herself from increasingly embarrassing situations. A hidden adversary and secret admirer—a man of power, status and rank—became entranced by her. Ember was not what anyone would call normal. In fact, so many people found her mysterious, enigmatic, or just plain odd, that few people actually knew what to call her. To understa</w:t>
      </w:r>
      <w:r w:rsidRPr="002F2EE7">
        <w:rPr>
          <w:rFonts w:ascii="Montserrat" w:hAnsi="Montserrat"/>
          <w:sz w:val="24"/>
        </w:rPr>
        <w:t xml:space="preserve">nd her, one really had to get to know her. Unfortunately, she was not very easy to get to know. She seemed to take special pains to reveal as little as possible about herself to anyone. He found her strength and her divinity attractive and became obsessed with penetrating the mystery surrounding her. Why? That was part of the mystery. She was a very enticing and alluring creature, yes, but more importantly she had secrets. He was not exactly what he seemed, either. </w:t>
      </w:r>
    </w:p>
    <w:p w14:paraId="75C04E7E" w14:textId="77777777" w:rsidR="00727578" w:rsidRPr="002F2EE7" w:rsidRDefault="00727578">
      <w:pPr>
        <w:pStyle w:val="0DraftNormal"/>
        <w:rPr>
          <w:rFonts w:ascii="Montserrat" w:hAnsi="Montserrat"/>
          <w:sz w:val="24"/>
        </w:rPr>
      </w:pPr>
    </w:p>
    <w:p w14:paraId="6D9031E7" w14:textId="77777777" w:rsidR="00727578" w:rsidRPr="002F2EE7" w:rsidRDefault="002F2EE7">
      <w:pPr>
        <w:pStyle w:val="0DraftNormal"/>
        <w:rPr>
          <w:rFonts w:ascii="Montserrat" w:hAnsi="Montserrat"/>
          <w:sz w:val="24"/>
        </w:rPr>
      </w:pPr>
      <w:r w:rsidRPr="002F2EE7">
        <w:rPr>
          <w:rFonts w:ascii="Montserrat" w:hAnsi="Montserrat"/>
          <w:sz w:val="24"/>
        </w:rPr>
        <w:tab/>
        <w:t>As heir to d’ava, ember had really stirred things up. Thoughts of her mnao still made her uneasy, and she resorted to the challenge to deal with the attentions her popularity engendered. She had no reason to think that this decision would damn her in months to come. Many of the suits were marriage proposals, and almost as many were challenges to simply duel. Ember was growing close to the girls in class, but the young men obviously still expected payment in kind for past sexual favors. As she had suspected</w:t>
      </w:r>
      <w:r w:rsidRPr="002F2EE7">
        <w:rPr>
          <w:rFonts w:ascii="Montserrat" w:hAnsi="Montserrat"/>
          <w:sz w:val="24"/>
        </w:rPr>
        <w:t>, she really was obligated to pay his debt, but it remained too difficult to bring herself to do it. Especially as the pressure that she felt around them continued to grow. Anne also tried to sooth her, assuring her that it was normal and while she was in heat it was harmless. Anne even offered herself in her twin’s place. Ember was grateful and guilty at the same time. She had no right to place the burden on anne. Once again she resolved to do it, but as before, when she started to approach it, her nerve w</w:t>
      </w:r>
      <w:r w:rsidRPr="002F2EE7">
        <w:rPr>
          <w:rFonts w:ascii="Montserrat" w:hAnsi="Montserrat"/>
          <w:sz w:val="24"/>
        </w:rPr>
        <w:t xml:space="preserve">ould break and she would have to be rescued by anne. </w:t>
      </w:r>
    </w:p>
    <w:p w14:paraId="4FD76E1E" w14:textId="77777777" w:rsidR="00727578" w:rsidRPr="002F2EE7" w:rsidRDefault="00727578">
      <w:pPr>
        <w:pStyle w:val="0DraftNormal"/>
        <w:rPr>
          <w:rFonts w:ascii="Montserrat" w:hAnsi="Montserrat"/>
          <w:sz w:val="24"/>
        </w:rPr>
      </w:pPr>
    </w:p>
    <w:p w14:paraId="16A850D7" w14:textId="77777777" w:rsidR="00727578" w:rsidRPr="002F2EE7" w:rsidRDefault="002F2EE7">
      <w:pPr>
        <w:pStyle w:val="0DraftNormal"/>
        <w:rPr>
          <w:rFonts w:ascii="Montserrat" w:hAnsi="Montserrat"/>
          <w:sz w:val="24"/>
        </w:rPr>
      </w:pPr>
      <w:r w:rsidRPr="002F2EE7">
        <w:rPr>
          <w:rFonts w:ascii="Montserrat" w:hAnsi="Montserrat"/>
          <w:sz w:val="24"/>
        </w:rPr>
        <w:tab/>
        <w:t>When ember’s girlfriends encouraged her to turn out in style, many of dusk and vai’s male friends twisted their necks out of whack. A couple of such nights out cast an allure over ember that prompted a number of new challenges to her right to title—with their eyes on the prize, the way the contract was traditionally written. The three struggled to keep abreast of these suits, as they prepared to delve into the estate itself. The celebration of arla lyimb—what humans called mating season—was going to be hel</w:t>
      </w:r>
      <w:r w:rsidRPr="002F2EE7">
        <w:rPr>
          <w:rFonts w:ascii="Montserrat" w:hAnsi="Montserrat"/>
          <w:sz w:val="24"/>
        </w:rPr>
        <w:t xml:space="preserve">d in phoenix gate. </w:t>
      </w:r>
    </w:p>
    <w:p w14:paraId="5231F6B6" w14:textId="77777777" w:rsidR="00727578" w:rsidRPr="002F2EE7" w:rsidRDefault="00727578">
      <w:pPr>
        <w:pStyle w:val="0DraftNormal"/>
        <w:rPr>
          <w:rFonts w:ascii="Montserrat" w:hAnsi="Montserrat"/>
          <w:sz w:val="24"/>
        </w:rPr>
      </w:pPr>
    </w:p>
    <w:p w14:paraId="61D27D35" w14:textId="77777777" w:rsidR="00727578" w:rsidRPr="002F2EE7" w:rsidRDefault="002F2EE7">
      <w:pPr>
        <w:pStyle w:val="0DraftNormal"/>
        <w:rPr>
          <w:rFonts w:ascii="Montserrat" w:hAnsi="Montserrat"/>
          <w:sz w:val="24"/>
        </w:rPr>
      </w:pPr>
      <w:r w:rsidRPr="002F2EE7">
        <w:rPr>
          <w:rFonts w:ascii="Montserrat" w:hAnsi="Montserrat"/>
          <w:sz w:val="24"/>
        </w:rPr>
        <w:tab/>
        <w:t xml:space="preserve">A time of choosing ember and the others soon found themselves in the midst of arla liymb. Like ot or not, it was the time of choosing for her mnao. </w:t>
      </w:r>
    </w:p>
    <w:p w14:paraId="631A32F8" w14:textId="77777777" w:rsidR="00727578" w:rsidRPr="002F2EE7" w:rsidRDefault="00727578">
      <w:pPr>
        <w:pStyle w:val="0DraftNormal"/>
        <w:rPr>
          <w:rFonts w:ascii="Montserrat" w:hAnsi="Montserrat"/>
          <w:sz w:val="24"/>
        </w:rPr>
      </w:pPr>
    </w:p>
    <w:p w14:paraId="7F223054" w14:textId="77777777" w:rsidR="00727578" w:rsidRPr="002F2EE7" w:rsidRDefault="002F2EE7">
      <w:pPr>
        <w:pStyle w:val="0DraftNormal"/>
        <w:rPr>
          <w:rFonts w:ascii="Montserrat" w:hAnsi="Montserrat"/>
          <w:sz w:val="24"/>
        </w:rPr>
      </w:pPr>
      <w:r w:rsidRPr="002F2EE7">
        <w:rPr>
          <w:rFonts w:ascii="Montserrat" w:hAnsi="Montserrat"/>
          <w:sz w:val="24"/>
        </w:rPr>
        <w:tab/>
        <w:t xml:space="preserve">On the islands of the phoenix coast, ember faced the mystery of heat and the first part of the legacy left by her enigmatic mother. There was a marked difference in the way different groups went about the affairs of arla liymb. The issue among the teen peer group was: who would ember love? Who’s love would win her? Compared to seasonal flood of raging hormones, what else could possibly be important? The adolescent insanity of ember and her friends was ridiculous on examination, but the fact was that these </w:t>
      </w:r>
      <w:r w:rsidRPr="002F2EE7">
        <w:rPr>
          <w:rFonts w:ascii="Montserrat" w:hAnsi="Montserrat"/>
          <w:sz w:val="24"/>
        </w:rPr>
        <w:t xml:space="preserve">powerful drives could profoundly shape the course of even the most sober and serious events. Confronting the site of the massacre was sobering for all the survivors. For all the ghosts, they all got lost in the celebration of life. Ember had to physically withdraw, and confront her ghosts—or ghost. Her personal suite was a conundrum in itself, but it was only the beginning of a trail of intrigues and paradoxes—like her personal journals in which she described the lives of her children up to the end of that </w:t>
      </w:r>
      <w:r w:rsidRPr="002F2EE7">
        <w:rPr>
          <w:rFonts w:ascii="Montserrat" w:hAnsi="Montserrat"/>
          <w:sz w:val="24"/>
        </w:rPr>
        <w:t>very year, and her own death several years before. A precognitive gift like that was rare, as the talent had a tendency to drive those who possessed it either mad or autistic. The death of her mother continued to haunt her in nightmares and waking hallucinations as she dealt with her inheritance. Even though she had been hiding it, her mother lived on in her mind and her thoughts and memories seemed riddled with paradoxes. Ember was asked to share her memory of it with her siblings. Anne, along with the shi</w:t>
      </w:r>
      <w:r w:rsidRPr="002F2EE7">
        <w:rPr>
          <w:rFonts w:ascii="Montserrat" w:hAnsi="Montserrat"/>
          <w:sz w:val="24"/>
        </w:rPr>
        <w:t>p she served on and its crew, had been devoured by a deadly and destructive alien power in the depths of space. Like ember, dusk had absorbed the mind of his predecessor,  dusk nin, at his death. His own death immediately after caused the two identities to merge in ways almost impossible to sort out. His power had revealed itself immediately after his resurrection. His confession compelled ember to confide her darkest secret. Ember had salvaged her twin’s mind from the abyss of death. Ember’s power fully ma</w:t>
      </w:r>
      <w:r w:rsidRPr="002F2EE7">
        <w:rPr>
          <w:rFonts w:ascii="Montserrat" w:hAnsi="Montserrat"/>
          <w:sz w:val="24"/>
        </w:rPr>
        <w:t xml:space="preserve">nifested itself after this second tragedy, and forced the girl and dusk to relocate to a psionic reservation. </w:t>
      </w:r>
    </w:p>
    <w:p w14:paraId="5DA4F75B" w14:textId="77777777" w:rsidR="00727578" w:rsidRPr="002F2EE7" w:rsidRDefault="00727578">
      <w:pPr>
        <w:pStyle w:val="0DraftNormal"/>
        <w:rPr>
          <w:rFonts w:ascii="Montserrat" w:hAnsi="Montserrat"/>
          <w:sz w:val="24"/>
        </w:rPr>
      </w:pPr>
    </w:p>
    <w:p w14:paraId="1CB24D2E" w14:textId="77777777" w:rsidR="00727578" w:rsidRPr="002F2EE7" w:rsidRDefault="002F2EE7">
      <w:pPr>
        <w:pStyle w:val="0DraftNormal"/>
        <w:rPr>
          <w:rFonts w:ascii="Montserrat" w:hAnsi="Montserrat"/>
          <w:sz w:val="24"/>
        </w:rPr>
      </w:pPr>
      <w:r w:rsidRPr="002F2EE7">
        <w:rPr>
          <w:rFonts w:ascii="Montserrat" w:hAnsi="Montserrat"/>
          <w:sz w:val="24"/>
        </w:rPr>
        <w:tab/>
        <w:t>Of them all, ember had the hardest time dealing with the legacy, especially the predictions of that journal. Her training in psionics was largely grounded in the scientific revelations of human scientists. While ember had studied psionics, with equal devotion to physical training at dusk’s urging, her twin had been learning the arts and mysteries that lay behind the use of that very power, mastering a deadly and efficient martial art well suited to her nature as an angel of destruction. The spiritual and m</w:t>
      </w:r>
      <w:r w:rsidRPr="002F2EE7">
        <w:rPr>
          <w:rFonts w:ascii="Montserrat" w:hAnsi="Montserrat"/>
          <w:sz w:val="24"/>
        </w:rPr>
        <w:t xml:space="preserve">agical qualities that avon sciences had for humans troubled her, especially with the ghost of her mother living in her mind. In a way she could remember writing all of those entries, and her instincts told her to avoid those memories and the terrible darkness they brought to her dreams. </w:t>
      </w:r>
    </w:p>
    <w:p w14:paraId="7F479F7F" w14:textId="77777777" w:rsidR="00727578" w:rsidRPr="002F2EE7" w:rsidRDefault="00727578">
      <w:pPr>
        <w:pStyle w:val="0DraftNormal"/>
        <w:rPr>
          <w:rFonts w:ascii="Montserrat" w:hAnsi="Montserrat"/>
          <w:sz w:val="24"/>
        </w:rPr>
      </w:pPr>
    </w:p>
    <w:p w14:paraId="79BEB768" w14:textId="77777777" w:rsidR="00727578" w:rsidRPr="002F2EE7" w:rsidRDefault="002F2EE7">
      <w:pPr>
        <w:pStyle w:val="0DraftNormal"/>
        <w:rPr>
          <w:rFonts w:ascii="Montserrat" w:hAnsi="Montserrat"/>
          <w:sz w:val="24"/>
        </w:rPr>
      </w:pPr>
      <w:r w:rsidRPr="002F2EE7">
        <w:rPr>
          <w:rFonts w:ascii="Montserrat" w:hAnsi="Montserrat"/>
          <w:sz w:val="24"/>
        </w:rPr>
        <w:tab/>
        <w:t xml:space="preserve">Her irrational fear of the place they stood to inherit made her refuse to remain behind and accompany her siblings on a tour of the immense ruins of phoenix gate. Some of her fear was shared by the others, for it was on that very site that their childhood had been scarred, and they had all been scattered to the winds. </w:t>
      </w:r>
    </w:p>
    <w:p w14:paraId="248EFCC1" w14:textId="77777777" w:rsidR="00727578" w:rsidRPr="002F2EE7" w:rsidRDefault="00727578">
      <w:pPr>
        <w:pStyle w:val="0DraftNormal"/>
        <w:rPr>
          <w:rFonts w:ascii="Montserrat" w:hAnsi="Montserrat"/>
          <w:sz w:val="24"/>
        </w:rPr>
      </w:pPr>
    </w:p>
    <w:p w14:paraId="1C834837" w14:textId="77777777" w:rsidR="00727578" w:rsidRPr="002F2EE7" w:rsidRDefault="002F2EE7">
      <w:pPr>
        <w:pStyle w:val="0DraftNormal"/>
        <w:rPr>
          <w:rFonts w:ascii="Montserrat" w:hAnsi="Montserrat"/>
          <w:sz w:val="24"/>
        </w:rPr>
      </w:pPr>
      <w:r w:rsidRPr="002F2EE7">
        <w:rPr>
          <w:rFonts w:ascii="Montserrat" w:hAnsi="Montserrat"/>
          <w:sz w:val="24"/>
        </w:rPr>
        <w:tab/>
        <w:t>On her return to school following the celebrations, ember was confronted at the gates by her new acquaintances. Ember’s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ember and her peers; who honestly care very little about all this grown up nonsense.</w:t>
      </w:r>
    </w:p>
    <w:p w14:paraId="7376201F" w14:textId="77777777" w:rsidR="00727578" w:rsidRPr="002F2EE7" w:rsidRDefault="00727578">
      <w:pPr>
        <w:pStyle w:val="0DraftNormal"/>
        <w:rPr>
          <w:rFonts w:ascii="Montserrat" w:hAnsi="Montserrat"/>
          <w:sz w:val="24"/>
        </w:rPr>
      </w:pPr>
    </w:p>
    <w:p w14:paraId="15BB43AB" w14:textId="77777777" w:rsidR="00727578" w:rsidRPr="002F2EE7" w:rsidRDefault="002F2EE7">
      <w:pPr>
        <w:pStyle w:val="0DraftNormal"/>
        <w:rPr>
          <w:rFonts w:ascii="Montserrat" w:hAnsi="Montserrat"/>
          <w:sz w:val="24"/>
        </w:rPr>
      </w:pPr>
      <w:r w:rsidRPr="002F2EE7">
        <w:rPr>
          <w:rFonts w:ascii="Montserrat" w:hAnsi="Montserrat"/>
          <w:sz w:val="24"/>
        </w:rPr>
        <w:tab/>
        <w:t xml:space="preserve">Confronted with the facts of biology, she had little choice but to accept that she was avon—not human as she had always assumed. She found herself way out of her depth among her own people and learning who and what she was would become her only hope for survival. </w:t>
      </w:r>
    </w:p>
    <w:p w14:paraId="4C1FBB15" w14:textId="77777777" w:rsidR="00727578" w:rsidRPr="002F2EE7" w:rsidRDefault="00727578">
      <w:pPr>
        <w:pStyle w:val="0DraftNormal"/>
        <w:rPr>
          <w:rFonts w:ascii="Montserrat" w:hAnsi="Montserrat"/>
          <w:sz w:val="24"/>
        </w:rPr>
      </w:pPr>
    </w:p>
    <w:p w14:paraId="7858E4CD" w14:textId="77777777" w:rsidR="00727578" w:rsidRPr="002F2EE7" w:rsidRDefault="002F2EE7">
      <w:pPr>
        <w:pStyle w:val="0DraftNormal"/>
        <w:rPr>
          <w:rFonts w:ascii="Montserrat" w:hAnsi="Montserrat"/>
          <w:sz w:val="24"/>
        </w:rPr>
      </w:pPr>
      <w:r w:rsidRPr="002F2EE7">
        <w:rPr>
          <w:rFonts w:ascii="Montserrat" w:hAnsi="Montserrat"/>
          <w:sz w:val="24"/>
        </w:rPr>
        <w:tab/>
      </w:r>
      <w:r w:rsidRPr="002F2EE7">
        <w:rPr>
          <w:rFonts w:ascii="Montserrat" w:hAnsi="Montserrat"/>
          <w:sz w:val="24"/>
        </w:rPr>
        <w:t>That need had broken a discipline that had kept her alive for the past two years. Then she remembered the last words she heard. Someone had said she was in heat. That was absurd. Humans did not go into heat. It was hard, however, to argue with her symptoms. It was a shocking way to learn that she was not human, and that she had come home. The carefully constructed lies that had defined her life up to that point shattered in her face.</w:t>
      </w:r>
    </w:p>
    <w:p w14:paraId="054E73F4" w14:textId="77777777" w:rsidR="00727578" w:rsidRPr="002F2EE7" w:rsidRDefault="00727578">
      <w:pPr>
        <w:pStyle w:val="0DraftNormal"/>
        <w:rPr>
          <w:rFonts w:ascii="Montserrat" w:hAnsi="Montserrat"/>
          <w:sz w:val="24"/>
        </w:rPr>
      </w:pPr>
    </w:p>
    <w:p w14:paraId="2DC30546" w14:textId="77777777" w:rsidR="00727578" w:rsidRPr="002F2EE7" w:rsidRDefault="002F2EE7">
      <w:pPr>
        <w:pStyle w:val="0DraftNormal"/>
        <w:rPr>
          <w:rFonts w:ascii="Montserrat" w:hAnsi="Montserrat"/>
          <w:strike/>
          <w:snapToGrid w:val="0"/>
          <w:sz w:val="24"/>
        </w:rPr>
      </w:pPr>
      <w:r w:rsidRPr="002F2EE7">
        <w:rPr>
          <w:rFonts w:ascii="Montserrat" w:hAnsi="Montserrat"/>
          <w:strike/>
          <w:snapToGrid w:val="0"/>
          <w:sz w:val="24"/>
        </w:rPr>
        <w:tab/>
      </w:r>
      <w:r w:rsidRPr="002F2EE7">
        <w:rPr>
          <w:rFonts w:ascii="Montserrat" w:hAnsi="Montserrat"/>
          <w:strike/>
          <w:snapToGrid w:val="0"/>
          <w:sz w:val="24"/>
        </w:rPr>
        <w:tab/>
      </w:r>
      <w:r w:rsidRPr="002F2EE7">
        <w:rPr>
          <w:rFonts w:ascii="Montserrat" w:hAnsi="Montserrat"/>
          <w:strike/>
          <w:snapToGrid w:val="0"/>
          <w:sz w:val="24"/>
        </w:rPr>
        <w:tab/>
      </w:r>
      <w:r w:rsidRPr="002F2EE7">
        <w:rPr>
          <w:rFonts w:ascii="Montserrat" w:hAnsi="Montserrat"/>
          <w:strike/>
          <w:snapToGrid w:val="0"/>
          <w:sz w:val="24"/>
        </w:rPr>
        <w:tab/>
      </w:r>
      <w:r w:rsidRPr="002F2EE7">
        <w:rPr>
          <w:rFonts w:ascii="Montserrat" w:hAnsi="Montserrat"/>
          <w:strike/>
          <w:snapToGrid w:val="0"/>
          <w:sz w:val="24"/>
        </w:rPr>
        <w:tab/>
      </w:r>
      <w:r w:rsidRPr="002F2EE7">
        <w:rPr>
          <w:rFonts w:ascii="Montserrat" w:hAnsi="Montserrat"/>
          <w:strike/>
          <w:snapToGrid w:val="0"/>
          <w:sz w:val="24"/>
        </w:rPr>
        <w:tab/>
      </w:r>
      <w:r w:rsidRPr="002F2EE7">
        <w:rPr>
          <w:rFonts w:ascii="Montserrat" w:hAnsi="Montserrat"/>
          <w:strike/>
          <w:snapToGrid w:val="0"/>
          <w:sz w:val="24"/>
        </w:rPr>
        <w:tab/>
      </w:r>
      <w:r w:rsidRPr="002F2EE7">
        <w:rPr>
          <w:rFonts w:ascii="Montserrat" w:hAnsi="Montserrat"/>
          <w:strike/>
          <w:snapToGrid w:val="0"/>
          <w:sz w:val="24"/>
        </w:rPr>
        <w:tab/>
      </w:r>
      <w:r w:rsidRPr="002F2EE7">
        <w:rPr>
          <w:rFonts w:ascii="Montserrat" w:hAnsi="Montserrat"/>
          <w:strike/>
          <w:snapToGrid w:val="0"/>
          <w:sz w:val="24"/>
        </w:rPr>
        <w:tab/>
      </w:r>
      <w:r w:rsidRPr="002F2EE7">
        <w:rPr>
          <w:rFonts w:ascii="Montserrat" w:hAnsi="Montserrat"/>
          <w:strike/>
          <w:snapToGrid w:val="0"/>
          <w:sz w:val="24"/>
        </w:rPr>
        <w:tab/>
      </w:r>
    </w:p>
    <w:p w14:paraId="2DAE19A9" w14:textId="77777777" w:rsidR="00727578" w:rsidRPr="002F2EE7" w:rsidRDefault="00727578">
      <w:pPr>
        <w:pStyle w:val="0DraftNormal"/>
        <w:rPr>
          <w:rFonts w:ascii="Montserrat" w:hAnsi="Montserrat"/>
          <w:snapToGrid w:val="0"/>
          <w:sz w:val="24"/>
        </w:rPr>
      </w:pPr>
    </w:p>
    <w:p w14:paraId="0B1B29F6" w14:textId="77777777" w:rsidR="00727578" w:rsidRPr="002F2EE7" w:rsidRDefault="002F2EE7">
      <w:pPr>
        <w:pStyle w:val="0DraftNormal"/>
        <w:rPr>
          <w:rFonts w:ascii="Montserrat" w:hAnsi="Montserrat"/>
          <w:snapToGrid w:val="0"/>
          <w:sz w:val="24"/>
        </w:rPr>
      </w:pPr>
      <w:r w:rsidRPr="002F2EE7">
        <w:rPr>
          <w:rFonts w:ascii="Montserrat" w:hAnsi="Montserrat"/>
          <w:snapToGrid w:val="0"/>
          <w:sz w:val="24"/>
        </w:rPr>
        <w:tab/>
        <w:t xml:space="preserve">a few months into phoenix's first tour, </w:t>
      </w:r>
      <w:r w:rsidRPr="002F2EE7">
        <w:rPr>
          <w:rFonts w:ascii="Montserrat" w:hAnsi="Montserrat"/>
          <w:i/>
          <w:snapToGrid w:val="0"/>
          <w:sz w:val="24"/>
        </w:rPr>
        <w:t>raven</w:t>
      </w:r>
      <w:r w:rsidRPr="002F2EE7">
        <w:rPr>
          <w:rFonts w:ascii="Montserrat" w:hAnsi="Montserrat"/>
          <w:snapToGrid w:val="0"/>
          <w:sz w:val="24"/>
        </w:rPr>
        <w:t xml:space="preserve"> was posted oasis station, to relieve her sister ship, the light cruiser </w:t>
      </w:r>
      <w:r w:rsidRPr="002F2EE7">
        <w:rPr>
          <w:rFonts w:ascii="Montserrat" w:hAnsi="Montserrat"/>
          <w:i/>
          <w:snapToGrid w:val="0"/>
          <w:sz w:val="24"/>
        </w:rPr>
        <w:t>falcon.</w:t>
      </w:r>
      <w:r w:rsidRPr="002F2EE7">
        <w:rPr>
          <w:rFonts w:ascii="Montserrat" w:hAnsi="Montserrat"/>
          <w:snapToGrid w:val="0"/>
          <w:sz w:val="24"/>
        </w:rPr>
        <w:t xml:space="preserve"> / within days, phoenix was summoned to a meeting with admiral dane. she was not summoned alone. sixteen others—many of them friends or acquaintances, and all of them avatars serving out their military tours—were there for the briefing. they were being detached from ship board duty to form an entourage for a diplomatic mission to the surface of oasis minor. (see details of the first and second wars of contact, and the treaty of oasis major'tephyr.) / phoenix understood the significance of that announcement.</w:t>
      </w:r>
      <w:r w:rsidRPr="002F2EE7">
        <w:rPr>
          <w:rFonts w:ascii="Montserrat" w:hAnsi="Montserrat"/>
          <w:snapToGrid w:val="0"/>
          <w:sz w:val="24"/>
        </w:rPr>
        <w:t xml:space="preserve"> </w:t>
      </w:r>
    </w:p>
    <w:p w14:paraId="2C25735F" w14:textId="77777777" w:rsidR="00727578" w:rsidRPr="002F2EE7" w:rsidRDefault="00727578">
      <w:pPr>
        <w:pStyle w:val="0DraftNormal"/>
        <w:rPr>
          <w:rFonts w:ascii="Montserrat" w:hAnsi="Montserrat"/>
          <w:snapToGrid w:val="0"/>
          <w:sz w:val="24"/>
        </w:rPr>
      </w:pPr>
    </w:p>
    <w:p w14:paraId="33C7D569" w14:textId="77777777" w:rsidR="00727578" w:rsidRPr="002F2EE7" w:rsidRDefault="002F2EE7">
      <w:pPr>
        <w:pStyle w:val="0DraftNormal"/>
        <w:rPr>
          <w:rFonts w:ascii="Montserrat" w:hAnsi="Montserrat"/>
          <w:snapToGrid w:val="0"/>
          <w:sz w:val="24"/>
        </w:rPr>
      </w:pPr>
      <w:r w:rsidRPr="002F2EE7">
        <w:rPr>
          <w:rFonts w:ascii="Montserrat" w:hAnsi="Montserrat"/>
          <w:snapToGrid w:val="0"/>
          <w:sz w:val="24"/>
        </w:rPr>
        <w:tab/>
        <w:t xml:space="preserve">after six years in the warm embrace of the program, her tour in the navy promised to be pure heaven. the navy assigned her to the helm of the light cruiser </w:t>
      </w:r>
      <w:r w:rsidRPr="002F2EE7">
        <w:rPr>
          <w:rFonts w:ascii="Montserrat" w:hAnsi="Montserrat"/>
          <w:i/>
          <w:snapToGrid w:val="0"/>
          <w:sz w:val="24"/>
        </w:rPr>
        <w:t>raven</w:t>
      </w:r>
      <w:r w:rsidRPr="002F2EE7">
        <w:rPr>
          <w:rFonts w:ascii="Montserrat" w:hAnsi="Montserrat"/>
          <w:snapToGrid w:val="0"/>
          <w:sz w:val="24"/>
        </w:rPr>
        <w:t>, taking advantage of her superior interface capability, and her natural ability as a pilot. at the end of the evening, on her last day of shore leave, he reminded her of the trip she had taken with her mother. he asked her if she remembered what she had lost or left behind, and how upset she had been over it.</w:t>
      </w:r>
    </w:p>
    <w:p w14:paraId="1452E514" w14:textId="77777777" w:rsidR="00727578" w:rsidRPr="002F2EE7" w:rsidRDefault="00727578">
      <w:pPr>
        <w:pStyle w:val="0DraftNormal"/>
        <w:rPr>
          <w:rFonts w:ascii="Montserrat" w:hAnsi="Montserrat"/>
          <w:snapToGrid w:val="0"/>
          <w:sz w:val="24"/>
        </w:rPr>
      </w:pPr>
    </w:p>
    <w:p w14:paraId="4B2AF221" w14:textId="77777777" w:rsidR="00727578" w:rsidRPr="002F2EE7" w:rsidRDefault="002F2EE7">
      <w:pPr>
        <w:pStyle w:val="0DraftNormal"/>
        <w:rPr>
          <w:rFonts w:ascii="Montserrat" w:hAnsi="Montserrat"/>
          <w:snapToGrid w:val="0"/>
          <w:sz w:val="24"/>
        </w:rPr>
      </w:pPr>
      <w:r w:rsidRPr="002F2EE7">
        <w:rPr>
          <w:rFonts w:ascii="Montserrat" w:hAnsi="Montserrat"/>
          <w:snapToGrid w:val="0"/>
          <w:sz w:val="24"/>
        </w:rPr>
        <w:tab/>
        <w:t>the ajean's would not countenance a landing on ajea—for one they had no landing facilities—so they were directed to the navy enclave on angel island.</w:t>
      </w:r>
    </w:p>
    <w:p w14:paraId="4997A8DD" w14:textId="77777777" w:rsidR="00727578" w:rsidRPr="002F2EE7" w:rsidRDefault="00727578">
      <w:pPr>
        <w:pStyle w:val="0DraftNormal"/>
        <w:rPr>
          <w:rFonts w:ascii="Montserrat" w:hAnsi="Montserrat"/>
          <w:snapToGrid w:val="0"/>
          <w:sz w:val="24"/>
        </w:rPr>
      </w:pPr>
    </w:p>
    <w:p w14:paraId="5A360E0F" w14:textId="77777777" w:rsidR="00727578" w:rsidRPr="002F2EE7" w:rsidRDefault="002F2EE7">
      <w:pPr>
        <w:pStyle w:val="0DraftNormal"/>
        <w:rPr>
          <w:rFonts w:ascii="Montserrat" w:hAnsi="Montserrat"/>
          <w:snapToGrid w:val="0"/>
          <w:sz w:val="24"/>
        </w:rPr>
      </w:pPr>
      <w:r w:rsidRPr="002F2EE7">
        <w:rPr>
          <w:rFonts w:ascii="Montserrat" w:hAnsi="Montserrat"/>
          <w:snapToGrid w:val="0"/>
          <w:sz w:val="24"/>
        </w:rPr>
        <w:tab/>
        <w:t>catching herself off guard in the shower, she had no choice but to confront her sexuality. no choice but to ask herself why she would manifest such an ability. her split manifestations resulted in the simultaneous expression of her male and female forms. her mentor had deduced that this unusual event was a reaction to going into heat. her alien nature had asserted itself in spite of her adoption of a human sex. it was as if her own biology betrayed her, forcing her to face her exotic heritage. the time had</w:t>
      </w:r>
      <w:r w:rsidRPr="002F2EE7">
        <w:rPr>
          <w:rFonts w:ascii="Montserrat" w:hAnsi="Montserrat"/>
          <w:snapToGrid w:val="0"/>
          <w:sz w:val="24"/>
        </w:rPr>
        <w:t xml:space="preserve"> come for her to discover her sexual identity, and shed the disguise behind which she had hidden the androgyny that had made her so uncomfortable among humans. her frustration tempted her to take advantage of her anonymity. no one in the capital really knew who she was, so she did not see any particular risk to exploring the strangest aspect of her sexuality—her native sex. of course she had no idea that she was the perfect image of the avon ideal. what she experienced from the avon who approached her was s</w:t>
      </w:r>
      <w:r w:rsidRPr="002F2EE7">
        <w:rPr>
          <w:rFonts w:ascii="Montserrat" w:hAnsi="Montserrat"/>
          <w:snapToGrid w:val="0"/>
          <w:sz w:val="24"/>
        </w:rPr>
        <w:t xml:space="preserve">imilar to what she had found attractive in kevin, the absolute confidence, the directness of her proposition. even though she did not understand that the avon saw her as an avatar of her goddess, she did taste the air of worship with which her partner embraced her. </w:t>
      </w:r>
    </w:p>
    <w:p w14:paraId="66C6453D" w14:textId="77777777" w:rsidR="00727578" w:rsidRPr="002F2EE7" w:rsidRDefault="00727578">
      <w:pPr>
        <w:pStyle w:val="0DraftNormal"/>
        <w:rPr>
          <w:rFonts w:ascii="Montserrat" w:hAnsi="Montserrat"/>
          <w:snapToGrid w:val="0"/>
          <w:sz w:val="24"/>
        </w:rPr>
      </w:pPr>
    </w:p>
    <w:p w14:paraId="5F5B35A9" w14:textId="77777777" w:rsidR="00727578" w:rsidRPr="002F2EE7" w:rsidRDefault="002F2EE7">
      <w:pPr>
        <w:pStyle w:val="0DraftNormal"/>
        <w:rPr>
          <w:rFonts w:ascii="Montserrat" w:hAnsi="Montserrat"/>
          <w:snapToGrid w:val="0"/>
          <w:sz w:val="24"/>
        </w:rPr>
      </w:pPr>
      <w:r w:rsidRPr="002F2EE7">
        <w:rPr>
          <w:rFonts w:ascii="Montserrat" w:hAnsi="Montserrat"/>
          <w:snapToGrid w:val="0"/>
          <w:sz w:val="24"/>
        </w:rPr>
        <w:tab/>
        <w:t xml:space="preserve">the next day, the entire avon delegation tracked her down to the house where she was staying with kevin. confused by their demand that she return with them to her rightful place in the circle, she turned to kevin. he quickly pieced together what had happened during his absence the previous evening. after somehow convincing them to leave, he turned on her and they had their first argument. that night they slept together for the first time. </w:t>
      </w:r>
    </w:p>
    <w:p w14:paraId="492681F1" w14:textId="77777777" w:rsidR="00727578" w:rsidRPr="002F2EE7" w:rsidRDefault="00727578">
      <w:pPr>
        <w:pStyle w:val="0DraftNormal"/>
        <w:rPr>
          <w:rFonts w:ascii="Montserrat" w:hAnsi="Montserrat"/>
          <w:snapToGrid w:val="0"/>
          <w:sz w:val="24"/>
        </w:rPr>
      </w:pPr>
    </w:p>
    <w:p w14:paraId="6553C374" w14:textId="77777777" w:rsidR="00727578" w:rsidRPr="002F2EE7" w:rsidRDefault="002F2EE7">
      <w:pPr>
        <w:pStyle w:val="0DraftNormal"/>
        <w:rPr>
          <w:rFonts w:ascii="Montserrat" w:hAnsi="Montserrat"/>
          <w:snapToGrid w:val="0"/>
          <w:sz w:val="24"/>
        </w:rPr>
      </w:pPr>
      <w:r w:rsidRPr="002F2EE7">
        <w:rPr>
          <w:rFonts w:ascii="Montserrat" w:hAnsi="Montserrat"/>
          <w:snapToGrid w:val="0"/>
          <w:sz w:val="24"/>
        </w:rPr>
        <w:tab/>
        <w:t>the high point of her week with kevin was her discovery that kevin was, like her, a sexual polymorph. av, who had always felt affection for her father-figure, suddenly fell in love. in spite of that kevin maintained the distance between them. she had no idea what it cost him to resist her advances. hiding her frustration, she succeeded only in fixating on her sexual 'perversity'.</w:t>
      </w:r>
    </w:p>
    <w:p w14:paraId="597E2F3A" w14:textId="77777777" w:rsidR="00727578" w:rsidRPr="002F2EE7" w:rsidRDefault="00727578">
      <w:pPr>
        <w:pStyle w:val="0DraftNormal"/>
        <w:rPr>
          <w:rFonts w:ascii="Montserrat" w:hAnsi="Montserrat"/>
          <w:sz w:val="24"/>
        </w:rPr>
      </w:pPr>
    </w:p>
    <w:p w14:paraId="58E6A819" w14:textId="77777777" w:rsidR="00727578" w:rsidRPr="002F2EE7" w:rsidRDefault="002F2EE7">
      <w:pPr>
        <w:pStyle w:val="0DraftNormal"/>
        <w:rPr>
          <w:rFonts w:ascii="Montserrat" w:hAnsi="Montserrat"/>
          <w:strike/>
          <w:sz w:val="24"/>
        </w:rPr>
      </w:pP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p>
    <w:p w14:paraId="23CBB3BB" w14:textId="77777777" w:rsidR="00727578" w:rsidRPr="002F2EE7" w:rsidRDefault="002F2EE7">
      <w:pPr>
        <w:pStyle w:val="0DraftNormal"/>
        <w:rPr>
          <w:rFonts w:ascii="Montserrat" w:hAnsi="Montserrat"/>
          <w:sz w:val="24"/>
        </w:rPr>
      </w:pPr>
      <w:r w:rsidRPr="002F2EE7">
        <w:rPr>
          <w:rFonts w:ascii="Montserrat" w:hAnsi="Montserrat"/>
          <w:sz w:val="24"/>
        </w:rPr>
        <w:t>Ember An Exile Out Of Exile – Elements To Contribute To Ember’s Entry To House Victoria</w:t>
      </w:r>
    </w:p>
    <w:p w14:paraId="58BACEF2" w14:textId="77777777" w:rsidR="00727578" w:rsidRPr="002F2EE7" w:rsidRDefault="002F2EE7">
      <w:pPr>
        <w:pStyle w:val="0DraftNormal"/>
        <w:rPr>
          <w:rFonts w:ascii="Montserrat" w:hAnsi="Montserrat"/>
          <w:sz w:val="24"/>
        </w:rPr>
      </w:pPr>
      <w:r w:rsidRPr="002F2EE7">
        <w:rPr>
          <w:rFonts w:ascii="Montserrat" w:hAnsi="Montserrat"/>
          <w:sz w:val="24"/>
        </w:rPr>
        <w:tab/>
        <w:t>No one knew where she came from. Whoever she was, she had survived crossing demons’ reach, the secret paths of the old demons. In all the world there was only one other like her, and they had mistaken ember for dusk at first. Ember and dusk were introduced to each other when dusk’s life long chaperones confronted her with the stranger. Dusk fell in love at first sight. Ember, alone and in heat, sees in dusk both a friend and a mentor to see her through the resurgence of heat. The only hard part was dealing</w:t>
      </w:r>
      <w:r w:rsidRPr="002F2EE7">
        <w:rPr>
          <w:rFonts w:ascii="Montserrat" w:hAnsi="Montserrat"/>
          <w:sz w:val="24"/>
        </w:rPr>
        <w:t xml:space="preserve"> with the fact that dusk was a god.</w:t>
      </w:r>
    </w:p>
    <w:p w14:paraId="11A1F4BB" w14:textId="77777777" w:rsidR="00727578" w:rsidRPr="002F2EE7" w:rsidRDefault="00727578">
      <w:pPr>
        <w:pStyle w:val="0DraftNormal"/>
        <w:rPr>
          <w:rFonts w:ascii="Montserrat" w:hAnsi="Montserrat"/>
          <w:sz w:val="24"/>
        </w:rPr>
      </w:pPr>
    </w:p>
    <w:p w14:paraId="0D36631B" w14:textId="77777777" w:rsidR="00727578" w:rsidRPr="002F2EE7" w:rsidRDefault="002F2EE7">
      <w:pPr>
        <w:pStyle w:val="0DraftNormal"/>
        <w:rPr>
          <w:rFonts w:ascii="Montserrat" w:hAnsi="Montserrat"/>
          <w:sz w:val="24"/>
        </w:rPr>
      </w:pPr>
      <w:r w:rsidRPr="002F2EE7">
        <w:rPr>
          <w:rFonts w:ascii="Montserrat" w:hAnsi="Montserrat"/>
          <w:sz w:val="24"/>
        </w:rPr>
        <w:tab/>
        <w:t>Ember and dusk. They are two of a kind. They are in love. To ember, it is a taste of paradise, but it has a bitter taint. Her enigmatic silence, her inability to address her past with others threatens the relationship she has with her lover. The more they grow in love, the harder it is for her to bear. The more dusk presses her to embrace the potential she sees in ember to become like dusk, the harder it is for her to resolve herself. Ember examines the events that brought them together, and as she conceiv</w:t>
      </w:r>
      <w:r w:rsidRPr="002F2EE7">
        <w:rPr>
          <w:rFonts w:ascii="Montserrat" w:hAnsi="Montserrat"/>
          <w:sz w:val="24"/>
        </w:rPr>
        <w:t xml:space="preserve">es of herself, she realizes that she has to go back and reclaim her identity. </w:t>
      </w:r>
    </w:p>
    <w:p w14:paraId="7A84CCFC" w14:textId="77777777" w:rsidR="00727578" w:rsidRPr="002F2EE7" w:rsidRDefault="00727578">
      <w:pPr>
        <w:pStyle w:val="0DraftNormal"/>
        <w:rPr>
          <w:rFonts w:ascii="Montserrat" w:hAnsi="Montserrat"/>
          <w:sz w:val="24"/>
        </w:rPr>
      </w:pPr>
    </w:p>
    <w:p w14:paraId="53B8D901" w14:textId="77777777" w:rsidR="00727578" w:rsidRPr="002F2EE7" w:rsidRDefault="002F2EE7">
      <w:pPr>
        <w:pStyle w:val="0DraftNormal"/>
        <w:rPr>
          <w:rFonts w:ascii="Montserrat" w:hAnsi="Montserrat"/>
          <w:sz w:val="24"/>
        </w:rPr>
      </w:pPr>
      <w:r w:rsidRPr="002F2EE7">
        <w:rPr>
          <w:rFonts w:ascii="Montserrat" w:hAnsi="Montserrat"/>
          <w:sz w:val="24"/>
        </w:rPr>
        <w:tab/>
        <w:t>Dusk. After ember disappears, dusk strives to solve the mystery of where she came from and go after her. She confronts her guardians, pleading her case and airing her suspicions. Upon re-examining the prophesies, they realize that they were not prophesies at all but analyses of a proposal made at the beginning of the rift. Dusk must find one of the old demons and find out what the proposal was. In learning the history of the passion, the severing and the rift, she inadvertently discloses the unexpected app</w:t>
      </w:r>
      <w:r w:rsidRPr="002F2EE7">
        <w:rPr>
          <w:rFonts w:ascii="Montserrat" w:hAnsi="Montserrat"/>
          <w:sz w:val="24"/>
        </w:rPr>
        <w:t>earance of ember. Dusk is told of the proposal, and the experiment that was permitted in quarantined exile. They also tell her what would signal the end of exile. At which point, the host would be free to test the result.</w:t>
      </w:r>
    </w:p>
    <w:p w14:paraId="7569E622" w14:textId="77777777" w:rsidR="00727578" w:rsidRPr="002F2EE7" w:rsidRDefault="00727578">
      <w:pPr>
        <w:pStyle w:val="0DraftNormal"/>
        <w:rPr>
          <w:rFonts w:ascii="Montserrat" w:hAnsi="Montserrat"/>
          <w:sz w:val="24"/>
        </w:rPr>
      </w:pPr>
    </w:p>
    <w:p w14:paraId="7AAEA055" w14:textId="77777777" w:rsidR="00727578" w:rsidRPr="002F2EE7" w:rsidRDefault="002F2EE7">
      <w:pPr>
        <w:pStyle w:val="0DraftNormal"/>
        <w:rPr>
          <w:rFonts w:ascii="Montserrat" w:hAnsi="Montserrat"/>
          <w:sz w:val="24"/>
        </w:rPr>
      </w:pPr>
      <w:r w:rsidRPr="002F2EE7">
        <w:rPr>
          <w:rFonts w:ascii="Montserrat" w:hAnsi="Montserrat"/>
          <w:sz w:val="24"/>
        </w:rPr>
        <w:tab/>
        <w:t>Ember. She returns to oasis minor, making a perilous journey back to face her sentence. Forced to return in the manner she fled—on foot, and naked—her steadily advancing pregnancy exposes her to hazards her formerly sleek athletic body had been able to evade. This time, more than the last time, she is subject to the law of the jungle. She learns from the sophisticated simplicity of animal existence a great deal about herself. Well on the way to her destination, she gives birth to her daughter-self. When sh</w:t>
      </w:r>
      <w:r w:rsidRPr="002F2EE7">
        <w:rPr>
          <w:rFonts w:ascii="Montserrat" w:hAnsi="Montserrat"/>
          <w:sz w:val="24"/>
        </w:rPr>
        <w:t>e regains her strength and tone, she appears at the imperial court to face and survive her absolution. Submitting to a potentially lethal test, at best her rape, at worst her execution, she can end her exile.</w:t>
      </w:r>
    </w:p>
    <w:p w14:paraId="1849D1FF" w14:textId="77777777" w:rsidR="00727578" w:rsidRPr="002F2EE7" w:rsidRDefault="00727578">
      <w:pPr>
        <w:pStyle w:val="0DraftNormal"/>
        <w:rPr>
          <w:rFonts w:ascii="Montserrat" w:hAnsi="Montserrat"/>
          <w:sz w:val="24"/>
        </w:rPr>
      </w:pPr>
    </w:p>
    <w:p w14:paraId="6309D384" w14:textId="77777777" w:rsidR="00727578" w:rsidRPr="002F2EE7" w:rsidRDefault="002F2EE7">
      <w:pPr>
        <w:pStyle w:val="0DraftNormal"/>
        <w:rPr>
          <w:rFonts w:ascii="Montserrat" w:hAnsi="Montserrat"/>
          <w:sz w:val="24"/>
        </w:rPr>
      </w:pPr>
      <w:r w:rsidRPr="002F2EE7">
        <w:rPr>
          <w:rFonts w:ascii="Montserrat" w:hAnsi="Montserrat"/>
          <w:sz w:val="24"/>
        </w:rPr>
        <w:tab/>
        <w:t xml:space="preserve">Ember and dusk. Dusk was able to follow in ember’s wake after her confrontation with the demons. Pursuing ember with all haste to advise her of what she knows. </w:t>
      </w:r>
    </w:p>
    <w:p w14:paraId="0B044B6B" w14:textId="77777777" w:rsidR="00727578" w:rsidRPr="002F2EE7" w:rsidRDefault="00727578">
      <w:pPr>
        <w:pStyle w:val="0DraftNormal"/>
        <w:rPr>
          <w:rFonts w:ascii="Montserrat" w:hAnsi="Montserrat"/>
          <w:sz w:val="24"/>
        </w:rPr>
      </w:pPr>
    </w:p>
    <w:p w14:paraId="3ECE00E4" w14:textId="77777777" w:rsidR="00727578" w:rsidRPr="002F2EE7" w:rsidRDefault="002F2EE7">
      <w:pPr>
        <w:pStyle w:val="0DraftNormal"/>
        <w:rPr>
          <w:rFonts w:ascii="Montserrat" w:hAnsi="Montserrat"/>
          <w:sz w:val="24"/>
        </w:rPr>
      </w:pPr>
      <w:r w:rsidRPr="002F2EE7">
        <w:rPr>
          <w:rFonts w:ascii="Montserrat" w:hAnsi="Montserrat"/>
          <w:sz w:val="24"/>
        </w:rPr>
        <w:tab/>
      </w:r>
      <w:r w:rsidRPr="002F2EE7">
        <w:rPr>
          <w:rFonts w:ascii="Montserrat" w:hAnsi="Montserrat"/>
          <w:sz w:val="24"/>
        </w:rPr>
        <w:t xml:space="preserve">Dusk arrives to discover that her love has left oasis minor on her way into the academy. Dusk, now far out of her depth among the exiles, finds that further pursuit may not be possible until she learns how to proceed. Ember, in transit to sol, holds herself in her arms and wonders how she can make it through the academy while raising her daughter-self. </w:t>
      </w:r>
    </w:p>
    <w:p w14:paraId="00050D70" w14:textId="77777777" w:rsidR="00727578" w:rsidRPr="002F2EE7" w:rsidRDefault="00727578">
      <w:pPr>
        <w:pStyle w:val="0DraftNormal"/>
        <w:rPr>
          <w:rFonts w:ascii="Montserrat" w:hAnsi="Montserrat"/>
          <w:sz w:val="24"/>
        </w:rPr>
      </w:pPr>
    </w:p>
    <w:p w14:paraId="5CE136A9" w14:textId="77777777" w:rsidR="00727578" w:rsidRPr="002F2EE7" w:rsidRDefault="002F2EE7">
      <w:pPr>
        <w:pStyle w:val="0DraftNormal"/>
        <w:rPr>
          <w:rFonts w:ascii="Montserrat" w:hAnsi="Montserrat"/>
          <w:sz w:val="24"/>
        </w:rPr>
      </w:pPr>
      <w:r w:rsidRPr="002F2EE7">
        <w:rPr>
          <w:rFonts w:ascii="Montserrat" w:hAnsi="Montserrat"/>
          <w:sz w:val="24"/>
        </w:rPr>
        <w:tab/>
      </w:r>
      <w:r w:rsidRPr="002F2EE7">
        <w:rPr>
          <w:rFonts w:ascii="Montserrat" w:hAnsi="Montserrat"/>
          <w:sz w:val="24"/>
        </w:rPr>
        <w:t xml:space="preserve">Dusk, childhood. Dusk was conceived in the eye of paradox. Her parents, believing themselves lost for dead, ignored the ancient covenant and consummated their love. After their rescue the child was born triune. As punishment for breaking the code, the triune child was taken away, and raised in three remote environments according to the prophesies of the old demons. If she survived, she would be the first of the new demons. A part of her grew up in the care of her living ancestors, the dragon chesliotre va, </w:t>
      </w:r>
      <w:r w:rsidRPr="002F2EE7">
        <w:rPr>
          <w:rFonts w:ascii="Montserrat" w:hAnsi="Montserrat"/>
          <w:sz w:val="24"/>
        </w:rPr>
        <w:t>che’va, and the phoenix, avethivda, aveth. She grew up with the two of them around her constantly arguing the purposes of the demons in leaving the prophesies, and why the prophesies dealt so strongly with the breaking of the rules they themselves imposed on the aelyn and aeslyn cultures. Was this their ultimate plan for healing the rift of the jien? Dusk faced this question, realizing that for the demons themselves it had been a question they had not dared to resolve. In the prophesies, she would grow up e</w:t>
      </w:r>
      <w:r w:rsidRPr="002F2EE7">
        <w:rPr>
          <w:rFonts w:ascii="Montserrat" w:hAnsi="Montserrat"/>
          <w:sz w:val="24"/>
        </w:rPr>
        <w:t>ither to heal the rift, or destroy the jien entirely. At the time of her heat, her three selves came together and embraced in self. Her self conception transcended the dream, leaving her self possessed. Unique among demons, dusk was individual, not a polarized diune god/demon, like the beings responsible for creating the rift. She could stand and survive within the eye of paradox, which was her only refuge from the rage and lust of the old demons. Her hopes of healing the rift were already crumbling when th</w:t>
      </w:r>
      <w:r w:rsidRPr="002F2EE7">
        <w:rPr>
          <w:rFonts w:ascii="Montserrat" w:hAnsi="Montserrat"/>
          <w:sz w:val="24"/>
        </w:rPr>
        <w:t xml:space="preserve">e other appeared. </w:t>
      </w:r>
    </w:p>
    <w:p w14:paraId="46FADB58" w14:textId="77777777" w:rsidR="00727578" w:rsidRPr="002F2EE7" w:rsidRDefault="00727578">
      <w:pPr>
        <w:pStyle w:val="0DraftNormal"/>
        <w:rPr>
          <w:rFonts w:ascii="Montserrat" w:hAnsi="Montserrat"/>
          <w:sz w:val="24"/>
        </w:rPr>
      </w:pPr>
    </w:p>
    <w:p w14:paraId="20BDA087" w14:textId="77777777" w:rsidR="00727578" w:rsidRPr="002F2EE7" w:rsidRDefault="002F2EE7">
      <w:pPr>
        <w:pStyle w:val="0DraftNormal"/>
        <w:rPr>
          <w:rFonts w:ascii="Montserrat" w:hAnsi="Montserrat"/>
          <w:sz w:val="24"/>
        </w:rPr>
      </w:pPr>
      <w:r w:rsidRPr="002F2EE7">
        <w:rPr>
          <w:rFonts w:ascii="Montserrat" w:hAnsi="Montserrat"/>
          <w:sz w:val="24"/>
        </w:rPr>
        <w:tab/>
        <w:t>Ember. Aftermath. When ember was found in the catacomb airshaft, she had embraced her full potential. Her body had shifted to its ideal proportions, and her spirit had unfolded to its full potential. Her mind, however was deeply mutilated. It took a year for them to pull the pieces together and compel her to regress, programming her mind to subject her to the childhood the slaughter had forced her to bypass. She was bound up by the time her naming came, and returned to the familiar crèche environment to re</w:t>
      </w:r>
      <w:r w:rsidRPr="002F2EE7">
        <w:rPr>
          <w:rFonts w:ascii="Montserrat" w:hAnsi="Montserrat"/>
          <w:sz w:val="24"/>
        </w:rPr>
        <w:t>-establish her childhood. The onset of heat signaled the completion of her healing, though ghost pains of psychic trauma still haunted her. It was safe to restore her to her heritage, and none to soon, as she had begun commitments that would remove her ever more from that heritage.</w:t>
      </w:r>
    </w:p>
    <w:p w14:paraId="25C4218D" w14:textId="77777777" w:rsidR="00727578" w:rsidRPr="002F2EE7" w:rsidRDefault="00727578">
      <w:pPr>
        <w:pStyle w:val="0DraftNormal"/>
        <w:rPr>
          <w:rFonts w:ascii="Montserrat" w:hAnsi="Montserrat"/>
          <w:sz w:val="24"/>
        </w:rPr>
      </w:pPr>
    </w:p>
    <w:p w14:paraId="7047F523" w14:textId="77777777" w:rsidR="00727578" w:rsidRPr="002F2EE7" w:rsidRDefault="002F2EE7">
      <w:pPr>
        <w:pStyle w:val="0DraftNormal"/>
        <w:rPr>
          <w:rFonts w:ascii="Montserrat" w:hAnsi="Montserrat"/>
          <w:sz w:val="24"/>
        </w:rPr>
      </w:pPr>
      <w:r w:rsidRPr="002F2EE7">
        <w:rPr>
          <w:rFonts w:ascii="Montserrat" w:hAnsi="Montserrat"/>
          <w:sz w:val="24"/>
        </w:rPr>
        <w:tab/>
        <w:t xml:space="preserve">Dusk. He had intended to devour ember’s mind, usurp her body and spirit and displace her soul. He failed. He was devoured instead. This foreign light was repelled into the shadow of ember’s light. Tearing and swallowing for all he was worth he could not hope to attain his goal, and yet he achieved more than he could ever dream. She awoke from the pain of becoming, patterned on her victim, she emerged a prisoner of herself. She is a dragon in ascendance, in possession of herself. </w:t>
      </w:r>
    </w:p>
    <w:p w14:paraId="13943488" w14:textId="77777777" w:rsidR="00727578" w:rsidRPr="002F2EE7" w:rsidRDefault="00727578">
      <w:pPr>
        <w:pStyle w:val="0DraftNormal"/>
        <w:rPr>
          <w:rFonts w:ascii="Montserrat" w:hAnsi="Montserrat"/>
          <w:sz w:val="24"/>
        </w:rPr>
      </w:pPr>
    </w:p>
    <w:p w14:paraId="37AFFFC7" w14:textId="77777777" w:rsidR="00727578" w:rsidRPr="002F2EE7" w:rsidRDefault="002F2EE7">
      <w:pPr>
        <w:pStyle w:val="0DraftNormal"/>
        <w:rPr>
          <w:rFonts w:ascii="Montserrat" w:hAnsi="Montserrat"/>
          <w:sz w:val="24"/>
        </w:rPr>
      </w:pPr>
      <w:r w:rsidRPr="002F2EE7">
        <w:rPr>
          <w:rFonts w:ascii="Montserrat" w:hAnsi="Montserrat"/>
          <w:sz w:val="24"/>
        </w:rPr>
        <w:t>A dark phoenix. An angel of death.</w:t>
      </w:r>
    </w:p>
    <w:p w14:paraId="75F43BDF" w14:textId="77777777" w:rsidR="00727578" w:rsidRPr="002F2EE7" w:rsidRDefault="002F2EE7">
      <w:pPr>
        <w:pStyle w:val="0DraftNormal"/>
        <w:rPr>
          <w:rFonts w:ascii="Montserrat" w:hAnsi="Montserrat"/>
          <w:sz w:val="24"/>
        </w:rPr>
      </w:pPr>
      <w:r w:rsidRPr="002F2EE7">
        <w:rPr>
          <w:rFonts w:ascii="Montserrat" w:hAnsi="Montserrat"/>
          <w:sz w:val="24"/>
        </w:rPr>
        <w:tab/>
        <w:t>Ava. Dragon phoenix detail—they have a capacity for dreaming themselves into being with the multiplicity of a dragon, possessing the presence of self typical to a phoenix in each separate attention. A shift to conscious embodiment. Avon possess a degree of this ability in heat. Aelyn ember had the ability to pass awareness down to their genetic heirs. They were not able to pass down their memories, making each life a rebirth. Alternatively, aeslyn va could pass down their memories and identity, but they di</w:t>
      </w:r>
      <w:r w:rsidRPr="002F2EE7">
        <w:rPr>
          <w:rFonts w:ascii="Montserrat" w:hAnsi="Montserrat"/>
          <w:sz w:val="24"/>
        </w:rPr>
        <w:t>d not have the ability to reproduce. They had to choose an aelyn donor.</w:t>
      </w:r>
    </w:p>
    <w:p w14:paraId="35A9DE43" w14:textId="77777777" w:rsidR="00727578" w:rsidRPr="002F2EE7" w:rsidRDefault="00727578">
      <w:pPr>
        <w:pStyle w:val="0DraftNormal"/>
        <w:rPr>
          <w:rFonts w:ascii="Montserrat" w:hAnsi="Montserrat"/>
          <w:sz w:val="24"/>
        </w:rPr>
      </w:pPr>
    </w:p>
    <w:p w14:paraId="50C07ABE" w14:textId="77777777" w:rsidR="00727578" w:rsidRPr="002F2EE7" w:rsidRDefault="002F2EE7">
      <w:pPr>
        <w:pStyle w:val="0DraftNormal"/>
        <w:rPr>
          <w:rFonts w:ascii="Montserrat" w:hAnsi="Montserrat"/>
          <w:sz w:val="24"/>
        </w:rPr>
      </w:pPr>
      <w:r w:rsidRPr="002F2EE7">
        <w:rPr>
          <w:rFonts w:ascii="Montserrat" w:hAnsi="Montserrat"/>
          <w:sz w:val="24"/>
        </w:rPr>
        <w:tab/>
        <w:t>Her mind, desperate for a way out of the trap, pursues an instinctive escape—one that wouldn’t occur to her conscious mind at all. Her escape comes as much as a surprise to her as it does to her predator. So much so, that on the other side of the gate, she is still fleeing for her life, barely aware of her strange new environment, until she is caught by a pair of men...</w:t>
      </w:r>
    </w:p>
    <w:p w14:paraId="0331B307" w14:textId="77777777" w:rsidR="00727578" w:rsidRPr="002F2EE7" w:rsidRDefault="00727578">
      <w:pPr>
        <w:pStyle w:val="0DraftNormal"/>
        <w:rPr>
          <w:rFonts w:ascii="Montserrat" w:hAnsi="Montserrat"/>
          <w:sz w:val="24"/>
        </w:rPr>
      </w:pPr>
    </w:p>
    <w:p w14:paraId="24ADCB84" w14:textId="77777777" w:rsidR="00727578" w:rsidRPr="002F2EE7" w:rsidRDefault="002F2EE7">
      <w:pPr>
        <w:pStyle w:val="0DraftNormal"/>
        <w:rPr>
          <w:rFonts w:ascii="Montserrat" w:hAnsi="Montserrat"/>
          <w:sz w:val="24"/>
        </w:rPr>
      </w:pPr>
      <w:r w:rsidRPr="002F2EE7">
        <w:rPr>
          <w:rFonts w:ascii="Montserrat" w:hAnsi="Montserrat"/>
          <w:sz w:val="24"/>
        </w:rPr>
        <w:tab/>
        <w:t>Dusk and vai. Undercurrent, anne had been missing for months. Unique as she was, she had managed to give herself away several times, but by the time they arrive, she had vanished again. They were worried about her, given her youth and power, unable to understand her reasons for avoiding them. That she was unhappy was obvious, from the one or two confrontations they’ve had with her. The appearance of her unique signature in the threshold was alarming. After her last adventure, they have no desire to lose he</w:t>
      </w:r>
      <w:r w:rsidRPr="002F2EE7">
        <w:rPr>
          <w:rFonts w:ascii="Montserrat" w:hAnsi="Montserrat"/>
          <w:sz w:val="24"/>
        </w:rPr>
        <w:t>r where they cannot follow. Their urgency compels them to act with such haste that they expose themselves to capture her. They were shocked by what gets caught in their net.</w:t>
      </w:r>
    </w:p>
    <w:p w14:paraId="3A6554BB" w14:textId="77777777" w:rsidR="00727578" w:rsidRPr="002F2EE7" w:rsidRDefault="00727578">
      <w:pPr>
        <w:pStyle w:val="0DraftNormal"/>
        <w:rPr>
          <w:rFonts w:ascii="Montserrat" w:hAnsi="Montserrat"/>
          <w:sz w:val="24"/>
        </w:rPr>
      </w:pPr>
    </w:p>
    <w:p w14:paraId="5C70693E" w14:textId="77777777" w:rsidR="00727578" w:rsidRPr="002F2EE7" w:rsidRDefault="002F2EE7">
      <w:pPr>
        <w:pStyle w:val="0DraftNormal"/>
        <w:rPr>
          <w:rFonts w:ascii="Montserrat" w:hAnsi="Montserrat"/>
          <w:sz w:val="24"/>
        </w:rPr>
      </w:pPr>
      <w:r w:rsidRPr="002F2EE7">
        <w:rPr>
          <w:rFonts w:ascii="Montserrat" w:hAnsi="Montserrat"/>
          <w:sz w:val="24"/>
        </w:rPr>
        <w:tab/>
        <w:t xml:space="preserve">Anne remembers fleeing from the threshold in desperation herself, not too long ago. Her ascension had been marred by the strange reaction of the demons. Anne narrowly escaped the sweep of her guardians’ net, seeing the stranger get caught up in it. </w:t>
      </w:r>
    </w:p>
    <w:p w14:paraId="5F824B29" w14:textId="77777777" w:rsidR="00727578" w:rsidRPr="002F2EE7" w:rsidRDefault="00727578">
      <w:pPr>
        <w:pStyle w:val="0DraftNormal"/>
        <w:rPr>
          <w:rFonts w:ascii="Montserrat" w:hAnsi="Montserrat"/>
          <w:sz w:val="24"/>
        </w:rPr>
      </w:pPr>
    </w:p>
    <w:p w14:paraId="248A435B" w14:textId="77777777" w:rsidR="00727578" w:rsidRPr="002F2EE7" w:rsidRDefault="002F2EE7">
      <w:pPr>
        <w:pStyle w:val="0DraftNormal"/>
        <w:rPr>
          <w:rFonts w:ascii="Montserrat" w:hAnsi="Montserrat"/>
          <w:sz w:val="24"/>
        </w:rPr>
      </w:pPr>
      <w:r w:rsidRPr="002F2EE7">
        <w:rPr>
          <w:rFonts w:ascii="Montserrat" w:hAnsi="Montserrat"/>
          <w:sz w:val="24"/>
        </w:rPr>
        <w:tab/>
        <w:t xml:space="preserve">Ember. Starving, naked, and captive, she had a hard time processing the cues of her new environment. The crowds of people, the two men escorting her, the city she finds herself in, were all unprecedented in her experience. Her confusion was evident, and her inability to respond to parts of her gentle interrogation was troubling to her captors. </w:t>
      </w:r>
    </w:p>
    <w:p w14:paraId="6746BD44" w14:textId="77777777" w:rsidR="00727578" w:rsidRPr="002F2EE7" w:rsidRDefault="00727578">
      <w:pPr>
        <w:pStyle w:val="0DraftNormal"/>
        <w:rPr>
          <w:rFonts w:ascii="Montserrat" w:hAnsi="Montserrat"/>
          <w:sz w:val="24"/>
        </w:rPr>
      </w:pPr>
    </w:p>
    <w:p w14:paraId="1FD7D749" w14:textId="77777777" w:rsidR="00727578" w:rsidRPr="002F2EE7" w:rsidRDefault="002F2EE7">
      <w:pPr>
        <w:pStyle w:val="0DraftNormal"/>
        <w:rPr>
          <w:rFonts w:ascii="Montserrat" w:hAnsi="Montserrat"/>
          <w:sz w:val="24"/>
        </w:rPr>
      </w:pPr>
      <w:r w:rsidRPr="002F2EE7">
        <w:rPr>
          <w:rFonts w:ascii="Montserrat" w:hAnsi="Montserrat"/>
          <w:sz w:val="24"/>
        </w:rPr>
        <w:tab/>
        <w:t xml:space="preserve">Dusk and vai. Recovering from the initial shock, they move quickly to escape the crowds and study the enigma in their hands in private. The reaction of the crowds to their presence gave ember clues, establishing them both as powerful figures in this population. They were revered and deferred to on an almost instinctive level. To their mutual surprise, they can communicate in the eternal tongue, marking them all as products of the ancient jien civilization. The first part of the mystery, ember seems unable </w:t>
      </w:r>
      <w:r w:rsidRPr="002F2EE7">
        <w:rPr>
          <w:rFonts w:ascii="Montserrat" w:hAnsi="Montserrat"/>
          <w:sz w:val="24"/>
        </w:rPr>
        <w:t>to speak directly of her own identity and origins. For a name, all she can summon up was her pet name. Ember.</w:t>
      </w:r>
    </w:p>
    <w:p w14:paraId="366ACF7B" w14:textId="77777777" w:rsidR="00727578" w:rsidRPr="002F2EE7" w:rsidRDefault="00727578">
      <w:pPr>
        <w:pStyle w:val="0DraftNormal"/>
        <w:rPr>
          <w:rFonts w:ascii="Montserrat" w:hAnsi="Montserrat"/>
          <w:sz w:val="24"/>
        </w:rPr>
      </w:pPr>
    </w:p>
    <w:p w14:paraId="3AA671DC" w14:textId="77777777" w:rsidR="00727578" w:rsidRPr="002F2EE7" w:rsidRDefault="002F2EE7">
      <w:pPr>
        <w:pStyle w:val="0DraftNormal"/>
        <w:rPr>
          <w:rFonts w:ascii="Montserrat" w:hAnsi="Montserrat"/>
          <w:sz w:val="24"/>
        </w:rPr>
      </w:pPr>
      <w:r w:rsidRPr="002F2EE7">
        <w:rPr>
          <w:rFonts w:ascii="Montserrat" w:hAnsi="Montserrat"/>
          <w:sz w:val="24"/>
        </w:rPr>
        <w:tab/>
        <w:t>Anne. Thinking fast, she realized where this must go. Her guardians were sure to recognize what she herself did, and without any question, would take her to where they once took her. The ancient home of the demons. Her fears and frustrations, the hopelessness that had driven her into isolation, were forgotten. She was no longer the only one. The answer that she had been looking for was coming to her own home. She would be there to meet it.</w:t>
      </w:r>
    </w:p>
    <w:p w14:paraId="1E6AC609" w14:textId="77777777" w:rsidR="00727578" w:rsidRPr="002F2EE7" w:rsidRDefault="00727578">
      <w:pPr>
        <w:pStyle w:val="0DraftNormal"/>
        <w:rPr>
          <w:rFonts w:ascii="Montserrat" w:hAnsi="Montserrat"/>
          <w:sz w:val="24"/>
        </w:rPr>
      </w:pPr>
    </w:p>
    <w:p w14:paraId="013C1B32" w14:textId="77777777" w:rsidR="00727578" w:rsidRPr="002F2EE7" w:rsidRDefault="002F2EE7">
      <w:pPr>
        <w:pStyle w:val="0DraftNormal"/>
        <w:rPr>
          <w:rFonts w:ascii="Montserrat" w:hAnsi="Montserrat"/>
          <w:sz w:val="24"/>
        </w:rPr>
      </w:pPr>
      <w:r w:rsidRPr="002F2EE7">
        <w:rPr>
          <w:rFonts w:ascii="Montserrat" w:hAnsi="Montserrat"/>
          <w:sz w:val="24"/>
        </w:rPr>
        <w:tab/>
        <w:t>Ember. Once she accepted that she was far from home, she resigned herself to being an honored captive. Her chaperones explained themselves, and told her their reasons for ambushing her. Their voyage by ship offered her plenty of time to size up her position, and learn of anne, their ward and the person they had mistaken her for. Nearing their destination, ember summed up what little she had learned. She was on an alien world, in the custody of two very powerful, well established authorities. Something abou</w:t>
      </w:r>
      <w:r w:rsidRPr="002F2EE7">
        <w:rPr>
          <w:rFonts w:ascii="Montserrat" w:hAnsi="Montserrat"/>
          <w:sz w:val="24"/>
        </w:rPr>
        <w:t>t her nature gave them the right, in this society, to name her their ward. Ember, who had never had a father, suddenly found herself with two self appointed ones. Strict ones at that. Whoever this anne was, ember was beginning to understand why she ran away.</w:t>
      </w:r>
    </w:p>
    <w:p w14:paraId="79EBEB0F" w14:textId="77777777" w:rsidR="00727578" w:rsidRPr="002F2EE7" w:rsidRDefault="00727578">
      <w:pPr>
        <w:pStyle w:val="0DraftNormal"/>
        <w:rPr>
          <w:rFonts w:ascii="Montserrat" w:hAnsi="Montserrat"/>
          <w:sz w:val="24"/>
        </w:rPr>
      </w:pPr>
    </w:p>
    <w:p w14:paraId="6AA58A7F" w14:textId="77777777" w:rsidR="00727578" w:rsidRPr="002F2EE7" w:rsidRDefault="002F2EE7">
      <w:pPr>
        <w:pStyle w:val="0DraftNormal"/>
        <w:rPr>
          <w:rFonts w:ascii="Montserrat" w:hAnsi="Montserrat"/>
          <w:sz w:val="24"/>
        </w:rPr>
      </w:pPr>
      <w:r w:rsidRPr="002F2EE7">
        <w:rPr>
          <w:rFonts w:ascii="Montserrat" w:hAnsi="Montserrat"/>
          <w:sz w:val="24"/>
        </w:rPr>
        <w:tab/>
        <w:t>Dusk and vai. They argued in private, on the eve of their arrival, about how ember could have come into existence. If she had been born on this world, they would have known it. If she had been born on any world on the threshold, the demons would have known it and destroyed her before she had gotten her breathing rhythm sorted out. Anne had been an experiment, a daring breech of divine law. Only the eye of paradox had protected her during her vulnerable years, giving her time to mature in her promise. Equal</w:t>
      </w:r>
      <w:r w:rsidRPr="002F2EE7">
        <w:rPr>
          <w:rFonts w:ascii="Montserrat" w:hAnsi="Montserrat"/>
          <w:sz w:val="24"/>
        </w:rPr>
        <w:t xml:space="preserve"> to the demons, and indivisible in her self. Anne was the only god immune to paradox. Until ember matured. The question was, dare they allow it?</w:t>
      </w:r>
    </w:p>
    <w:p w14:paraId="6BBF0CAA" w14:textId="77777777" w:rsidR="00727578" w:rsidRPr="002F2EE7" w:rsidRDefault="00727578">
      <w:pPr>
        <w:pStyle w:val="0DraftNormal"/>
        <w:rPr>
          <w:rFonts w:ascii="Montserrat" w:hAnsi="Montserrat"/>
          <w:sz w:val="24"/>
        </w:rPr>
      </w:pPr>
    </w:p>
    <w:p w14:paraId="1B55D07E" w14:textId="77777777" w:rsidR="00727578" w:rsidRPr="002F2EE7" w:rsidRDefault="002F2EE7">
      <w:pPr>
        <w:pStyle w:val="0DraftNormal"/>
        <w:rPr>
          <w:rFonts w:ascii="Montserrat" w:hAnsi="Montserrat"/>
          <w:sz w:val="24"/>
        </w:rPr>
      </w:pPr>
      <w:r w:rsidRPr="002F2EE7">
        <w:rPr>
          <w:rFonts w:ascii="Montserrat" w:hAnsi="Montserrat"/>
          <w:sz w:val="24"/>
        </w:rPr>
        <w:tab/>
        <w:t xml:space="preserve">Anne. Finally, they arrived. Because they had bound their captive’s spirit, her mentors had not been able to travel as fleetly as anne. The month of waiting had been almost as hard for anne as it had been for ember. Anne realized it when they confronted each other. Ember was in heat. That was what had spiced the air at the threshold. It astonished her that dusk and vai had not noticed. For anne, it was overwhelming, bringing a resurgence of the hunger that had plagued her over a year ago. But, far greater </w:t>
      </w:r>
      <w:r w:rsidRPr="002F2EE7">
        <w:rPr>
          <w:rFonts w:ascii="Montserrat" w:hAnsi="Montserrat"/>
          <w:sz w:val="24"/>
        </w:rPr>
        <w:t>than the physical response, there was a deeper longing that gripped her. The need for an equal, a partner. A friend. It was all she could do not to try and rape her on the spot, that or break down crying.</w:t>
      </w:r>
    </w:p>
    <w:p w14:paraId="462C39A1" w14:textId="77777777" w:rsidR="00727578" w:rsidRPr="002F2EE7" w:rsidRDefault="00727578">
      <w:pPr>
        <w:pStyle w:val="0DraftNormal"/>
        <w:rPr>
          <w:rFonts w:ascii="Montserrat" w:hAnsi="Montserrat"/>
          <w:sz w:val="24"/>
        </w:rPr>
      </w:pPr>
    </w:p>
    <w:p w14:paraId="29ABB6BF" w14:textId="77777777" w:rsidR="00727578" w:rsidRPr="002F2EE7" w:rsidRDefault="002F2EE7">
      <w:pPr>
        <w:pStyle w:val="0DraftNormal"/>
        <w:rPr>
          <w:rFonts w:ascii="Montserrat" w:hAnsi="Montserrat"/>
          <w:sz w:val="24"/>
        </w:rPr>
      </w:pPr>
      <w:r w:rsidRPr="002F2EE7">
        <w:rPr>
          <w:rFonts w:ascii="Montserrat" w:hAnsi="Montserrat"/>
          <w:sz w:val="24"/>
        </w:rPr>
        <w:tab/>
        <w:t>Ember. In all her life, she had never seen anyone who looked as lonely as anne. Except in the mirror. Anne was beautiful, strong, and hauntingly vulnerable. After an odd exchange between anne and her mentors, ember finds herself taken under anne’s wing and welcomed to ae yr yn tzai with house hospitality.</w:t>
      </w:r>
    </w:p>
    <w:p w14:paraId="3B8E8E63" w14:textId="77777777" w:rsidR="00727578" w:rsidRPr="002F2EE7" w:rsidRDefault="00727578">
      <w:pPr>
        <w:pStyle w:val="0DraftNormal"/>
        <w:rPr>
          <w:rFonts w:ascii="Montserrat" w:hAnsi="Montserrat"/>
          <w:sz w:val="24"/>
        </w:rPr>
      </w:pPr>
    </w:p>
    <w:p w14:paraId="66F92D00" w14:textId="77777777" w:rsidR="00727578" w:rsidRPr="002F2EE7" w:rsidRDefault="002F2EE7">
      <w:pPr>
        <w:pStyle w:val="0DraftNormal"/>
        <w:rPr>
          <w:rFonts w:ascii="Montserrat" w:hAnsi="Montserrat"/>
          <w:sz w:val="24"/>
        </w:rPr>
      </w:pPr>
      <w:r w:rsidRPr="002F2EE7">
        <w:rPr>
          <w:rFonts w:ascii="Montserrat" w:hAnsi="Montserrat"/>
          <w:sz w:val="24"/>
        </w:rPr>
        <w:tab/>
        <w:t>Anne. Bathing ember, anne</w:t>
      </w:r>
      <w:r w:rsidRPr="002F2EE7">
        <w:rPr>
          <w:rFonts w:ascii="Montserrat" w:hAnsi="Montserrat"/>
          <w:sz w:val="24"/>
        </w:rPr>
        <w:t xml:space="preserve"> delicately addressed ember’s condition. Ember haltingly revealed that her rites of passage had been diverted by ... The events that led her here. Anne offers to stand as her mentor, explaining that her second rites had not been performed, somehow managing to resist pressuring ember. Ember, however, pressed for honesty. “you are something i never thought i would find. Love.”</w:t>
      </w:r>
    </w:p>
    <w:p w14:paraId="00404C52" w14:textId="77777777" w:rsidR="00727578" w:rsidRPr="002F2EE7" w:rsidRDefault="00727578">
      <w:pPr>
        <w:pStyle w:val="0DraftNormal"/>
        <w:rPr>
          <w:rFonts w:ascii="Montserrat" w:hAnsi="Montserrat"/>
          <w:sz w:val="24"/>
        </w:rPr>
      </w:pPr>
    </w:p>
    <w:p w14:paraId="3DBC87CF" w14:textId="77777777" w:rsidR="00727578" w:rsidRPr="002F2EE7" w:rsidRDefault="002F2EE7">
      <w:pPr>
        <w:pStyle w:val="0DraftNormal"/>
        <w:rPr>
          <w:rFonts w:ascii="Montserrat" w:hAnsi="Montserrat"/>
          <w:sz w:val="24"/>
        </w:rPr>
      </w:pPr>
      <w:r w:rsidRPr="002F2EE7">
        <w:rPr>
          <w:rFonts w:ascii="Montserrat" w:hAnsi="Montserrat"/>
          <w:sz w:val="24"/>
        </w:rPr>
        <w:tab/>
        <w:t>Ember and ember. Ember had always had an intimate connection to an entity on the path calling itself ember. She is not really aware that ember is the collective identity of her slip twins. She had access to the path and to remote nets through ember during her exile. At least when she is not blocked by the presence of her enemies threatening her during their passage through the wilderness. This access became vital to her survival by the end of her ordeal, and allowed her to embrace her full potential.</w:t>
      </w:r>
    </w:p>
    <w:p w14:paraId="04B2D583" w14:textId="77777777" w:rsidR="00727578" w:rsidRPr="002F2EE7" w:rsidRDefault="00727578">
      <w:pPr>
        <w:pStyle w:val="0DraftNormal"/>
        <w:rPr>
          <w:rFonts w:ascii="Montserrat" w:hAnsi="Montserrat"/>
          <w:sz w:val="24"/>
        </w:rPr>
      </w:pPr>
    </w:p>
    <w:p w14:paraId="5BB5C520" w14:textId="77777777" w:rsidR="00727578" w:rsidRPr="002F2EE7" w:rsidRDefault="002F2EE7">
      <w:pPr>
        <w:pStyle w:val="0DraftNormal"/>
        <w:rPr>
          <w:rFonts w:ascii="Montserrat" w:hAnsi="Montserrat"/>
          <w:sz w:val="24"/>
        </w:rPr>
      </w:pPr>
      <w:r w:rsidRPr="002F2EE7">
        <w:rPr>
          <w:rFonts w:ascii="Montserrat" w:hAnsi="Montserrat"/>
          <w:sz w:val="24"/>
        </w:rPr>
        <w:t xml:space="preserve">Ember’s Entry Into House Phoenix And The School Community </w:t>
      </w:r>
    </w:p>
    <w:p w14:paraId="675841DA" w14:textId="77777777" w:rsidR="00727578" w:rsidRPr="002F2EE7" w:rsidRDefault="002F2EE7">
      <w:pPr>
        <w:pStyle w:val="0DraftNormal"/>
        <w:rPr>
          <w:rFonts w:ascii="Montserrat" w:hAnsi="Montserrat"/>
          <w:sz w:val="24"/>
        </w:rPr>
      </w:pPr>
      <w:r w:rsidRPr="002F2EE7">
        <w:rPr>
          <w:rFonts w:ascii="Montserrat" w:hAnsi="Montserrat"/>
          <w:sz w:val="24"/>
        </w:rPr>
        <w:tab/>
        <w:t>The first wave was started by her appearance. An unusual creature, a young girl who makes a convincing boy arrived at taelnihayr, and if certain mixed messages were to be believed, possessed the answer to ja’nae’s present predicament. Ember unwittingly brings everything necessary for establishing herself in society. But first the question of what to do with this strange girl had to be considered.</w:t>
      </w:r>
    </w:p>
    <w:p w14:paraId="3FE3313F" w14:textId="77777777" w:rsidR="00727578" w:rsidRPr="002F2EE7" w:rsidRDefault="00727578">
      <w:pPr>
        <w:pStyle w:val="0DraftNormal"/>
        <w:rPr>
          <w:rFonts w:ascii="Montserrat" w:hAnsi="Montserrat"/>
          <w:sz w:val="24"/>
        </w:rPr>
      </w:pPr>
    </w:p>
    <w:p w14:paraId="09E50AB1" w14:textId="77777777" w:rsidR="00727578" w:rsidRPr="002F2EE7" w:rsidRDefault="002F2EE7">
      <w:pPr>
        <w:pStyle w:val="0DraftNormal"/>
        <w:rPr>
          <w:rFonts w:ascii="Montserrat" w:hAnsi="Montserrat"/>
          <w:sz w:val="24"/>
        </w:rPr>
      </w:pPr>
      <w:r w:rsidRPr="002F2EE7">
        <w:rPr>
          <w:rFonts w:ascii="Montserrat" w:hAnsi="Montserrat"/>
          <w:sz w:val="24"/>
        </w:rPr>
        <w:tab/>
        <w:t>A few months had passed since the empress dispatched a letter to her recalcitrant daughter. Unknown to her, however, certain events had unfolded forcing a’nae to send her daughter to her mother days before she even received the message. Ember, dismissed from the realm of her childhood, had a few days lead on her mother, who departed in the wake of the dissolution of the jentempas. Even before the empress considered naming the girl her heir, ember was pressed to acquire the qualifications to bear a house ti</w:t>
      </w:r>
      <w:r w:rsidRPr="002F2EE7">
        <w:rPr>
          <w:rFonts w:ascii="Montserrat" w:hAnsi="Montserrat"/>
          <w:sz w:val="24"/>
        </w:rPr>
        <w:t>tle. Her status as an artist of the anim required only one discipline to complete for ideal. That, and a name in the schools of anin and anii were all that stood in her way. The most significant factor in the life of this girl was a family secret. A legacy. Unknown to her, she was the living fulfillment of her bloodlines ancient obligation; a fact which could cause her destruction simply in its revelation.</w:t>
      </w:r>
    </w:p>
    <w:p w14:paraId="32D7E2BF" w14:textId="77777777" w:rsidR="00727578" w:rsidRPr="002F2EE7" w:rsidRDefault="00727578">
      <w:pPr>
        <w:pStyle w:val="0DraftNormal"/>
        <w:rPr>
          <w:rFonts w:ascii="Montserrat" w:hAnsi="Montserrat"/>
          <w:sz w:val="24"/>
        </w:rPr>
      </w:pPr>
    </w:p>
    <w:p w14:paraId="1F2286F1" w14:textId="77777777" w:rsidR="00727578" w:rsidRPr="002F2EE7" w:rsidRDefault="002F2EE7">
      <w:pPr>
        <w:pStyle w:val="0DraftNormal"/>
        <w:rPr>
          <w:rFonts w:ascii="Montserrat" w:hAnsi="Montserrat"/>
          <w:sz w:val="24"/>
        </w:rPr>
      </w:pPr>
      <w:r w:rsidRPr="002F2EE7">
        <w:rPr>
          <w:rFonts w:ascii="Montserrat" w:hAnsi="Montserrat"/>
          <w:sz w:val="24"/>
        </w:rPr>
        <w:tab/>
        <w:t>The newfound daughter of the house was indeed a daughter, though her cousin could hardly believe it ‘til ember bared all. Curious, nume probed ember’s past while assisting in bathing her. Oddly, though ember had certain masculine traits, nume discovered that ember wasn’t really much of a tom-boy. There was a reason behind the girl’s peculiar androgyny, but nume found the area too sensitive to pry into.</w:t>
      </w:r>
    </w:p>
    <w:p w14:paraId="0A9F7EF5" w14:textId="77777777" w:rsidR="00727578" w:rsidRPr="002F2EE7" w:rsidRDefault="00727578">
      <w:pPr>
        <w:pStyle w:val="0DraftNormal"/>
        <w:rPr>
          <w:rFonts w:ascii="Montserrat" w:hAnsi="Montserrat"/>
          <w:sz w:val="24"/>
        </w:rPr>
      </w:pPr>
    </w:p>
    <w:p w14:paraId="23D62159" w14:textId="77777777" w:rsidR="00727578" w:rsidRPr="002F2EE7" w:rsidRDefault="002F2EE7">
      <w:pPr>
        <w:pStyle w:val="0DraftNormal"/>
        <w:rPr>
          <w:rFonts w:ascii="Montserrat" w:hAnsi="Montserrat"/>
          <w:sz w:val="24"/>
        </w:rPr>
      </w:pPr>
      <w:r w:rsidRPr="002F2EE7">
        <w:rPr>
          <w:rFonts w:ascii="Montserrat" w:hAnsi="Montserrat"/>
          <w:sz w:val="24"/>
        </w:rPr>
        <w:tab/>
        <w:t>Ember had come into the sophisticated heart of society, where exquisite craft predominated literal technological advancement. Household life was full of subtle amenities, such as bathing. Washing was simply cleaning the body, bathing was relaxing and promoting healing and humor in the body. A bathed body was wrapped in house robes—never did one put on previously worn clothes after bathing.</w:t>
      </w:r>
    </w:p>
    <w:p w14:paraId="68CA0A7A" w14:textId="77777777" w:rsidR="00727578" w:rsidRPr="002F2EE7" w:rsidRDefault="00727578">
      <w:pPr>
        <w:pStyle w:val="0DraftNormal"/>
        <w:rPr>
          <w:rFonts w:ascii="Montserrat" w:hAnsi="Montserrat"/>
          <w:sz w:val="24"/>
        </w:rPr>
      </w:pPr>
    </w:p>
    <w:p w14:paraId="2A00DE89" w14:textId="77777777" w:rsidR="00727578" w:rsidRPr="002F2EE7" w:rsidRDefault="002F2EE7">
      <w:pPr>
        <w:pStyle w:val="0DraftNormal"/>
        <w:rPr>
          <w:rFonts w:ascii="Montserrat" w:hAnsi="Montserrat"/>
          <w:sz w:val="24"/>
        </w:rPr>
      </w:pPr>
      <w:r w:rsidRPr="002F2EE7">
        <w:rPr>
          <w:rFonts w:ascii="Montserrat" w:hAnsi="Montserrat"/>
          <w:sz w:val="24"/>
        </w:rPr>
        <w:tab/>
        <w:t xml:space="preserve">Nume’s probing caused a sudden flashback for ember. In spite of her youth, ember was naomna for a very short period and the result was catastrophic. Aeth thought she could deal with it, but the very idea that the discipline required her to give herself to strangers disturbed her deeply. </w:t>
      </w:r>
    </w:p>
    <w:p w14:paraId="7E65FD0A" w14:textId="77777777" w:rsidR="00727578" w:rsidRPr="002F2EE7" w:rsidRDefault="00727578">
      <w:pPr>
        <w:pStyle w:val="0DraftNormal"/>
        <w:rPr>
          <w:rFonts w:ascii="Montserrat" w:hAnsi="Montserrat"/>
          <w:sz w:val="24"/>
        </w:rPr>
      </w:pPr>
    </w:p>
    <w:p w14:paraId="29A96F95" w14:textId="77777777" w:rsidR="00727578" w:rsidRPr="002F2EE7" w:rsidRDefault="002F2EE7">
      <w:pPr>
        <w:pStyle w:val="0DraftNormal"/>
        <w:rPr>
          <w:rFonts w:ascii="Montserrat" w:hAnsi="Montserrat"/>
          <w:sz w:val="24"/>
        </w:rPr>
      </w:pPr>
      <w:r w:rsidRPr="002F2EE7">
        <w:rPr>
          <w:rFonts w:ascii="Montserrat" w:hAnsi="Montserrat"/>
          <w:sz w:val="24"/>
        </w:rPr>
        <w:tab/>
        <w:t>Alter to fit—the assault on the beach and her resulting exile. &lt;though she refrained from advertising her status she was approached by a gang of spoiled house sons in a town the jen passed through. Irritated by her refusal, they tried to force her, scaring her into a panic. During the ensuing fight, she lost control of herself and succumbed to bloodlust, slaughtering seven of them before she managed to get away. Aeth caught her when she arrived at camp covered in blood and learned what happened. Ember begg</w:t>
      </w:r>
      <w:r w:rsidRPr="002F2EE7">
        <w:rPr>
          <w:rFonts w:ascii="Montserrat" w:hAnsi="Montserrat"/>
          <w:sz w:val="24"/>
        </w:rPr>
        <w:t xml:space="preserve">ed him to let her skip the discipline, over which they argued violently. Aeth refused to grant her request, to which answer ember rejected the discipline altogether. Furious, aeth expelled her from the jentempas, refusing also to protect her from the wrath of the houses her victims belonged to. If not for a’nae, ember might well have been caught and executed by the mob that came to the camp.&gt; </w:t>
      </w:r>
    </w:p>
    <w:p w14:paraId="642A5FD9" w14:textId="77777777" w:rsidR="00727578" w:rsidRPr="002F2EE7" w:rsidRDefault="00727578">
      <w:pPr>
        <w:pStyle w:val="0DraftNormal"/>
        <w:rPr>
          <w:rFonts w:ascii="Montserrat" w:hAnsi="Montserrat"/>
          <w:sz w:val="24"/>
        </w:rPr>
      </w:pPr>
    </w:p>
    <w:p w14:paraId="48ABF4ED" w14:textId="77777777" w:rsidR="00727578" w:rsidRPr="002F2EE7" w:rsidRDefault="002F2EE7">
      <w:pPr>
        <w:pStyle w:val="0DraftNormal"/>
        <w:rPr>
          <w:rFonts w:ascii="Montserrat" w:hAnsi="Montserrat"/>
          <w:sz w:val="24"/>
        </w:rPr>
      </w:pPr>
      <w:r w:rsidRPr="002F2EE7">
        <w:rPr>
          <w:rFonts w:ascii="Montserrat" w:hAnsi="Montserrat"/>
          <w:sz w:val="24"/>
        </w:rPr>
        <w:tab/>
        <w:t>Ember was received into the household and honored with the traditional feast. Before the meal, the issue of what to do with ember was raised. The empress had something in mind but said nothing on these thoughts, instead referring to the request made by a’nae for hospitality for her daughter in exchange for her obedience. Ember was required to take up duties in the house and enroll in school. Not an anim, as she had always been, but to begin in first, anin, and as soon as possible, anii. Ember’s reception w</w:t>
      </w:r>
      <w:r w:rsidRPr="002F2EE7">
        <w:rPr>
          <w:rFonts w:ascii="Montserrat" w:hAnsi="Montserrat"/>
          <w:sz w:val="24"/>
        </w:rPr>
        <w:t>as private, among the household only; introducing many of them to each other.</w:t>
      </w:r>
    </w:p>
    <w:p w14:paraId="07E013EC" w14:textId="77777777" w:rsidR="00727578" w:rsidRPr="002F2EE7" w:rsidRDefault="00727578">
      <w:pPr>
        <w:pStyle w:val="0DraftNormal"/>
        <w:rPr>
          <w:rFonts w:ascii="Montserrat" w:hAnsi="Montserrat"/>
          <w:sz w:val="24"/>
        </w:rPr>
      </w:pPr>
    </w:p>
    <w:p w14:paraId="3A6906D2" w14:textId="77777777" w:rsidR="00727578" w:rsidRPr="002F2EE7" w:rsidRDefault="002F2EE7">
      <w:pPr>
        <w:pStyle w:val="0DraftNormal"/>
        <w:rPr>
          <w:rFonts w:ascii="Montserrat" w:hAnsi="Montserrat"/>
          <w:sz w:val="24"/>
        </w:rPr>
      </w:pPr>
      <w:r w:rsidRPr="002F2EE7">
        <w:rPr>
          <w:rFonts w:ascii="Montserrat" w:hAnsi="Montserrat"/>
          <w:sz w:val="24"/>
        </w:rPr>
        <w:tab/>
        <w:t>Ember’s androgyny lends to her the quality of a blank sheet. She takes on the character of the accouterments she wears. On one hand this could be a rare elegance of form, on the other it could be the epitome of plainness. In house robes, she seems the most formal of daughters. In a more formal interview with ja’nae, ember was a quietly considered for a more useful purpose, given her presence in her mother’s place. These considerations mold the direction the empress takes with the conversation.</w:t>
      </w:r>
    </w:p>
    <w:p w14:paraId="6A378811" w14:textId="77777777" w:rsidR="00727578" w:rsidRPr="002F2EE7" w:rsidRDefault="00727578">
      <w:pPr>
        <w:pStyle w:val="0DraftNormal"/>
        <w:rPr>
          <w:rFonts w:ascii="Montserrat" w:hAnsi="Montserrat"/>
          <w:sz w:val="24"/>
        </w:rPr>
      </w:pPr>
    </w:p>
    <w:p w14:paraId="6F6BF5F3" w14:textId="77777777" w:rsidR="00727578" w:rsidRPr="002F2EE7" w:rsidRDefault="002F2EE7">
      <w:pPr>
        <w:pStyle w:val="0DraftNormal"/>
        <w:rPr>
          <w:rFonts w:ascii="Montserrat" w:hAnsi="Montserrat"/>
          <w:sz w:val="24"/>
        </w:rPr>
      </w:pPr>
      <w:r w:rsidRPr="002F2EE7">
        <w:rPr>
          <w:rFonts w:ascii="Montserrat" w:hAnsi="Montserrat"/>
          <w:sz w:val="24"/>
        </w:rPr>
        <w:tab/>
        <w:t>Ember was a witness as a’nae steals in during the night to appeal to her mother for a favor in spite of having forsaken her house name. In the hope that her legitimate children would fulfill the bloodline’s legacy, a’nae had committed herself to the most dangerous path. The empress agrees to make a place in her home for three of her daughter’s illegitimate children in the hope that she would be able to regain a place in her daughter’s heart.</w:t>
      </w:r>
    </w:p>
    <w:p w14:paraId="1BC75C32" w14:textId="77777777" w:rsidR="00727578" w:rsidRPr="002F2EE7" w:rsidRDefault="00727578">
      <w:pPr>
        <w:pStyle w:val="0DraftNormal"/>
        <w:rPr>
          <w:rFonts w:ascii="Montserrat" w:hAnsi="Montserrat"/>
          <w:sz w:val="24"/>
        </w:rPr>
      </w:pPr>
    </w:p>
    <w:p w14:paraId="4A28B9D0" w14:textId="77777777" w:rsidR="00727578" w:rsidRPr="002F2EE7" w:rsidRDefault="002F2EE7">
      <w:pPr>
        <w:pStyle w:val="0DraftNormal"/>
        <w:rPr>
          <w:rFonts w:ascii="Montserrat" w:hAnsi="Montserrat"/>
          <w:sz w:val="24"/>
        </w:rPr>
      </w:pPr>
      <w:r w:rsidRPr="002F2EE7">
        <w:rPr>
          <w:rFonts w:ascii="Montserrat" w:hAnsi="Montserrat"/>
          <w:sz w:val="24"/>
        </w:rPr>
        <w:tab/>
        <w:t>Ember does not know how to sleep in the comfort of her house. She was not sure about the wisdom of going night stalking according to her habit. She reflects on part of the conspiracy she was born into. In order to learn how great the difference between what she seemed to be and what her kind really was, she had passed through the affirmation. She slips through the sleeping house and overhears the exchange between her mother and grandmother.</w:t>
      </w:r>
    </w:p>
    <w:p w14:paraId="176D3DA0" w14:textId="77777777" w:rsidR="00727578" w:rsidRPr="002F2EE7" w:rsidRDefault="00727578">
      <w:pPr>
        <w:pStyle w:val="0DraftNormal"/>
        <w:rPr>
          <w:rFonts w:ascii="Montserrat" w:hAnsi="Montserrat"/>
          <w:sz w:val="24"/>
        </w:rPr>
      </w:pPr>
    </w:p>
    <w:p w14:paraId="54E1ED87" w14:textId="77777777" w:rsidR="00727578" w:rsidRPr="002F2EE7" w:rsidRDefault="002F2EE7">
      <w:pPr>
        <w:pStyle w:val="0DraftNormal"/>
        <w:rPr>
          <w:rFonts w:ascii="Montserrat" w:hAnsi="Montserrat"/>
          <w:sz w:val="24"/>
        </w:rPr>
      </w:pPr>
      <w:r w:rsidRPr="002F2EE7">
        <w:rPr>
          <w:rFonts w:ascii="Montserrat" w:hAnsi="Montserrat"/>
          <w:sz w:val="24"/>
        </w:rPr>
        <w:tab/>
        <w:t>A’nae’s visit significantly changes ja’nae’s plans for answering teyn’s challenge. The purpose of requiring ember to study in the schools of anin and anii now must involve preparations necessary for her to bear the mantle of house head. What was at first a notion had been strengthened by a’nae’s rejection of her right to title. Sensing that there was no time to waste...</w:t>
      </w:r>
    </w:p>
    <w:p w14:paraId="7A623C0A" w14:textId="77777777" w:rsidR="00727578" w:rsidRPr="002F2EE7" w:rsidRDefault="00727578">
      <w:pPr>
        <w:pStyle w:val="0DraftNormal"/>
        <w:rPr>
          <w:rFonts w:ascii="Montserrat" w:hAnsi="Montserrat"/>
          <w:sz w:val="24"/>
        </w:rPr>
      </w:pPr>
    </w:p>
    <w:p w14:paraId="25A65055" w14:textId="77777777" w:rsidR="00727578" w:rsidRPr="002F2EE7" w:rsidRDefault="002F2EE7">
      <w:pPr>
        <w:pStyle w:val="0DraftNormal"/>
        <w:rPr>
          <w:rFonts w:ascii="Montserrat" w:hAnsi="Montserrat"/>
          <w:sz w:val="24"/>
        </w:rPr>
      </w:pPr>
      <w:r w:rsidRPr="002F2EE7">
        <w:rPr>
          <w:rFonts w:ascii="Montserrat" w:hAnsi="Montserrat"/>
          <w:sz w:val="24"/>
        </w:rPr>
        <w:tab/>
        <w:t xml:space="preserve">The secret—house ara descends from avael—a child, ara, conceived to carry on the seed taken from the wreckage of avael nineveh’s body. A’nae knew because was the last to carry the seed of ember/kev. Jil knew because he had to be the conduit of the message to awaken the seed and gave legitimacy to their births. Aeth knew because he had to train ember and kev. Between them ember and or kev hold the key to reopening the seal of anth, which makes either of them priceless to dragons. The empress was made aware </w:t>
      </w:r>
      <w:r w:rsidRPr="002F2EE7">
        <w:rPr>
          <w:rFonts w:ascii="Montserrat" w:hAnsi="Montserrat"/>
          <w:sz w:val="24"/>
        </w:rPr>
        <w:t>of the situation as a’nae confides in her. Beyond that what each knew was less than certain and questionably accurate. Ember was only confused by what little of the conversation she overhears.</w:t>
      </w:r>
    </w:p>
    <w:p w14:paraId="78649ABA" w14:textId="77777777" w:rsidR="00727578" w:rsidRPr="002F2EE7" w:rsidRDefault="00727578">
      <w:pPr>
        <w:pStyle w:val="0DraftNormal"/>
        <w:rPr>
          <w:rFonts w:ascii="Montserrat" w:hAnsi="Montserrat"/>
          <w:sz w:val="24"/>
        </w:rPr>
      </w:pPr>
    </w:p>
    <w:p w14:paraId="4690C735" w14:textId="77777777" w:rsidR="00727578" w:rsidRPr="002F2EE7" w:rsidRDefault="002F2EE7">
      <w:pPr>
        <w:pStyle w:val="0DraftNormal"/>
        <w:rPr>
          <w:rFonts w:ascii="Montserrat" w:hAnsi="Montserrat"/>
          <w:sz w:val="24"/>
        </w:rPr>
      </w:pPr>
      <w:r w:rsidRPr="002F2EE7">
        <w:rPr>
          <w:rFonts w:ascii="Montserrat" w:hAnsi="Montserrat"/>
          <w:sz w:val="24"/>
        </w:rPr>
        <w:tab/>
      </w:r>
      <w:r w:rsidRPr="002F2EE7">
        <w:rPr>
          <w:rFonts w:ascii="Montserrat" w:hAnsi="Montserrat"/>
          <w:sz w:val="24"/>
        </w:rPr>
        <w:t>Ember was in for a rude awakening. With no hesitation, ember was thrust into the thick of the local school community. Almost out of habit, she was determined to enter the company of her peers as an enigma. In spite of nume’s protests, she defends her right to innocent misdirection; maintaining that it was not misdirection but part of her character—and what others interpret was their business, not hers. But what she hints disturbs nume even more.</w:t>
      </w:r>
    </w:p>
    <w:p w14:paraId="3B371CFD" w14:textId="77777777" w:rsidR="00727578" w:rsidRPr="002F2EE7" w:rsidRDefault="00727578">
      <w:pPr>
        <w:pStyle w:val="0DraftNormal"/>
        <w:rPr>
          <w:rFonts w:ascii="Montserrat" w:hAnsi="Montserrat"/>
          <w:sz w:val="24"/>
        </w:rPr>
      </w:pPr>
    </w:p>
    <w:p w14:paraId="4C5FDC7E" w14:textId="77777777" w:rsidR="00727578" w:rsidRPr="002F2EE7" w:rsidRDefault="002F2EE7">
      <w:pPr>
        <w:pStyle w:val="0DraftNormal"/>
        <w:rPr>
          <w:rFonts w:ascii="Montserrat" w:hAnsi="Montserrat"/>
          <w:sz w:val="24"/>
        </w:rPr>
      </w:pPr>
      <w:r w:rsidRPr="002F2EE7">
        <w:rPr>
          <w:rFonts w:ascii="Montserrat" w:hAnsi="Montserrat"/>
          <w:sz w:val="24"/>
        </w:rPr>
        <w:tab/>
        <w:t>Ember was counseled by the empress on the requirements she would have to meet in her education. Due to some important family business, she must begin at jutaicho without escort and introduction from her cousins, for whom she was to carry a message excusing them from their classes.</w:t>
      </w:r>
    </w:p>
    <w:p w14:paraId="149AABA9" w14:textId="77777777" w:rsidR="00727578" w:rsidRPr="002F2EE7" w:rsidRDefault="00727578">
      <w:pPr>
        <w:pStyle w:val="0DraftNormal"/>
        <w:rPr>
          <w:rFonts w:ascii="Montserrat" w:hAnsi="Montserrat"/>
          <w:sz w:val="24"/>
        </w:rPr>
      </w:pPr>
    </w:p>
    <w:p w14:paraId="0CB83CBA" w14:textId="77777777" w:rsidR="00727578" w:rsidRPr="002F2EE7" w:rsidRDefault="002F2EE7">
      <w:pPr>
        <w:pStyle w:val="0DraftNormal"/>
        <w:rPr>
          <w:rFonts w:ascii="Montserrat" w:hAnsi="Montserrat"/>
          <w:sz w:val="24"/>
        </w:rPr>
      </w:pPr>
      <w:r w:rsidRPr="002F2EE7">
        <w:rPr>
          <w:rFonts w:ascii="Montserrat" w:hAnsi="Montserrat"/>
          <w:sz w:val="24"/>
        </w:rPr>
        <w:tab/>
        <w:t xml:space="preserve">Ember acquires an escort to school. Entering the local school was actually the more difficult process of entering a new, closed community. A bit shy and oversensitive, she nearly got herself barred from the school before she could join. Though uncertain about this newcomer, most of the students of ember’s age find it natural to assume her a boy with delicate features rather than a tom boy, as she had intended. </w:t>
      </w:r>
    </w:p>
    <w:p w14:paraId="12FE663E" w14:textId="77777777" w:rsidR="00727578" w:rsidRPr="002F2EE7" w:rsidRDefault="00727578">
      <w:pPr>
        <w:pStyle w:val="0DraftNormal"/>
        <w:rPr>
          <w:rFonts w:ascii="Montserrat" w:hAnsi="Montserrat"/>
          <w:sz w:val="24"/>
        </w:rPr>
      </w:pPr>
    </w:p>
    <w:p w14:paraId="44A5149E" w14:textId="77777777" w:rsidR="00727578" w:rsidRPr="002F2EE7" w:rsidRDefault="002F2EE7">
      <w:pPr>
        <w:pStyle w:val="0DraftNormal"/>
        <w:rPr>
          <w:rFonts w:ascii="Montserrat" w:hAnsi="Montserrat"/>
          <w:sz w:val="24"/>
        </w:rPr>
      </w:pPr>
      <w:r w:rsidRPr="002F2EE7">
        <w:rPr>
          <w:rFonts w:ascii="Montserrat" w:hAnsi="Montserrat"/>
          <w:sz w:val="24"/>
        </w:rPr>
        <w:tab/>
        <w:t>When she first lays eyes on ember, ojen falls for her. To a dragon, the light of a phoenix was like a candle to a moth. To ojen—a dragonchild—ember’s light was totally irresistible. Naturally, ember remains almost blind to this deep affection.</w:t>
      </w:r>
    </w:p>
    <w:p w14:paraId="0C14BECE" w14:textId="77777777" w:rsidR="00727578" w:rsidRPr="002F2EE7" w:rsidRDefault="00727578">
      <w:pPr>
        <w:pStyle w:val="0DraftNormal"/>
        <w:rPr>
          <w:rFonts w:ascii="Montserrat" w:hAnsi="Montserrat"/>
          <w:sz w:val="24"/>
        </w:rPr>
      </w:pPr>
    </w:p>
    <w:p w14:paraId="12E88A4E" w14:textId="77777777" w:rsidR="00727578" w:rsidRPr="002F2EE7" w:rsidRDefault="002F2EE7">
      <w:pPr>
        <w:pStyle w:val="0DraftNormal"/>
        <w:rPr>
          <w:rFonts w:ascii="Montserrat" w:hAnsi="Montserrat"/>
          <w:sz w:val="24"/>
        </w:rPr>
      </w:pPr>
      <w:r w:rsidRPr="002F2EE7">
        <w:rPr>
          <w:rFonts w:ascii="Montserrat" w:hAnsi="Montserrat"/>
          <w:sz w:val="24"/>
        </w:rPr>
        <w:tab/>
        <w:t>Ember does not enter classes her first day due to placement and orientation procedures. In her absence, some of her new acquaintances get into a heated stir over her introduction. This friction would continue to build and hamper what might have been a smooth entry into her peers’ social circles.</w:t>
      </w:r>
    </w:p>
    <w:p w14:paraId="7E0E7EEA" w14:textId="77777777" w:rsidR="00727578" w:rsidRPr="002F2EE7" w:rsidRDefault="00727578">
      <w:pPr>
        <w:pStyle w:val="0DraftNormal"/>
        <w:rPr>
          <w:rFonts w:ascii="Montserrat" w:hAnsi="Montserrat"/>
          <w:sz w:val="24"/>
        </w:rPr>
      </w:pPr>
    </w:p>
    <w:p w14:paraId="0D27DA23" w14:textId="77777777" w:rsidR="00727578" w:rsidRPr="002F2EE7" w:rsidRDefault="002F2EE7">
      <w:pPr>
        <w:pStyle w:val="0DraftNormal"/>
        <w:rPr>
          <w:rFonts w:ascii="Montserrat" w:hAnsi="Montserrat"/>
          <w:sz w:val="24"/>
        </w:rPr>
      </w:pPr>
      <w:r w:rsidRPr="002F2EE7">
        <w:rPr>
          <w:rFonts w:ascii="Montserrat" w:hAnsi="Montserrat"/>
          <w:sz w:val="24"/>
        </w:rPr>
        <w:tab/>
        <w:t>The latter third of ember’s siblings await ember at taelnihyar, sent by a’nae from the dissolved jentempas. Ja’nae, ember, her siblings and their cousins all sit down to a second reception feast. The gathering turns into something of a house meeting, where they were all brought up to date on the situation facing the empress and thus the house. For many of these youngsters, it was the first time they had had to deal with the full weight of the masquerade of their species. Some rules were established to ease</w:t>
      </w:r>
      <w:r w:rsidRPr="002F2EE7">
        <w:rPr>
          <w:rFonts w:ascii="Montserrat" w:hAnsi="Montserrat"/>
          <w:sz w:val="24"/>
        </w:rPr>
        <w:t xml:space="preserve"> the integration of the four children of a’nae with the complications of society.</w:t>
      </w:r>
    </w:p>
    <w:p w14:paraId="4CE81F65" w14:textId="77777777" w:rsidR="00727578" w:rsidRPr="002F2EE7" w:rsidRDefault="00727578">
      <w:pPr>
        <w:pStyle w:val="0DraftNormal"/>
        <w:rPr>
          <w:rFonts w:ascii="Montserrat" w:hAnsi="Montserrat"/>
          <w:sz w:val="24"/>
        </w:rPr>
      </w:pPr>
    </w:p>
    <w:p w14:paraId="000945C1" w14:textId="77777777" w:rsidR="00727578" w:rsidRPr="002F2EE7" w:rsidRDefault="002F2EE7">
      <w:pPr>
        <w:pStyle w:val="0DraftNormal"/>
        <w:rPr>
          <w:rFonts w:ascii="Montserrat" w:hAnsi="Montserrat"/>
          <w:sz w:val="24"/>
        </w:rPr>
      </w:pPr>
      <w:r w:rsidRPr="002F2EE7">
        <w:rPr>
          <w:rFonts w:ascii="Montserrat" w:hAnsi="Montserrat"/>
          <w:sz w:val="24"/>
        </w:rPr>
        <w:tab/>
        <w:t xml:space="preserve">Ember, sensing that letting on what she overheard the night before might not be wise, pretends to total surprise and ignorance of anything unusual going on. The somber lecture she sits through with her siblings brings back to mind the terrible lesson of her confirmation in the ritual of promise. She was riveted to the discovery of the reasons for the cruel and painful leash that held her during childhood. </w:t>
      </w:r>
    </w:p>
    <w:p w14:paraId="7EC5AB57" w14:textId="77777777" w:rsidR="00727578" w:rsidRPr="002F2EE7" w:rsidRDefault="00727578">
      <w:pPr>
        <w:pStyle w:val="0DraftNormal"/>
        <w:rPr>
          <w:rFonts w:ascii="Montserrat" w:hAnsi="Montserrat"/>
          <w:sz w:val="24"/>
        </w:rPr>
      </w:pPr>
    </w:p>
    <w:p w14:paraId="004B2B96" w14:textId="77777777" w:rsidR="00727578" w:rsidRPr="002F2EE7" w:rsidRDefault="002F2EE7">
      <w:pPr>
        <w:pStyle w:val="0DraftNormal"/>
        <w:rPr>
          <w:rFonts w:ascii="Montserrat" w:hAnsi="Montserrat"/>
          <w:sz w:val="24"/>
        </w:rPr>
      </w:pPr>
      <w:r w:rsidRPr="002F2EE7">
        <w:rPr>
          <w:rFonts w:ascii="Montserrat" w:hAnsi="Montserrat"/>
          <w:sz w:val="24"/>
        </w:rPr>
        <w:tab/>
        <w:t>Ember all but immediately sorts herself out in the local school community. The empress had outlined to her the priorities for her anin paths. Most particularly, she attached to a mentor to save her from the disgrace of her illiteracy. By her third day in attendance, she had some idea of how things would proceed for a pace. The empress takes her measure and decides that ember had all the qualifications necessary for a first sword, but as an heir she lacks the preparation for authority and leadership.</w:t>
      </w:r>
    </w:p>
    <w:p w14:paraId="5ED3C7DF" w14:textId="77777777" w:rsidR="00727578" w:rsidRPr="002F2EE7" w:rsidRDefault="00727578">
      <w:pPr>
        <w:pStyle w:val="0DraftNormal"/>
        <w:rPr>
          <w:rFonts w:ascii="Montserrat" w:hAnsi="Montserrat"/>
          <w:sz w:val="24"/>
        </w:rPr>
      </w:pPr>
    </w:p>
    <w:p w14:paraId="7DA7A08F" w14:textId="77777777" w:rsidR="00727578" w:rsidRPr="002F2EE7" w:rsidRDefault="002F2EE7">
      <w:pPr>
        <w:pStyle w:val="0DraftNormal"/>
        <w:rPr>
          <w:rFonts w:ascii="Montserrat" w:hAnsi="Montserrat"/>
          <w:sz w:val="24"/>
        </w:rPr>
      </w:pPr>
      <w:r w:rsidRPr="002F2EE7">
        <w:rPr>
          <w:rFonts w:ascii="Montserrat" w:hAnsi="Montserrat"/>
          <w:sz w:val="24"/>
        </w:rPr>
        <w:tab/>
        <w:t xml:space="preserve">Among her new peers a growing crowd of friends, allies, competitors and such had begun to gather. Attention comes gradually but steadily around ember—from muses and mentors, other heirs and nobles, suitors and seducers, artists of name, and even her own siblings as they catch up to her and events move on. </w:t>
      </w:r>
    </w:p>
    <w:p w14:paraId="22C7816A" w14:textId="77777777" w:rsidR="00727578" w:rsidRPr="002F2EE7" w:rsidRDefault="00727578">
      <w:pPr>
        <w:pStyle w:val="0DraftNormal"/>
        <w:rPr>
          <w:rFonts w:ascii="Montserrat" w:hAnsi="Montserrat"/>
          <w:sz w:val="24"/>
        </w:rPr>
      </w:pPr>
    </w:p>
    <w:p w14:paraId="5ABC95E6" w14:textId="77777777" w:rsidR="00727578" w:rsidRPr="002F2EE7" w:rsidRDefault="002F2EE7">
      <w:pPr>
        <w:pStyle w:val="0DraftNormal"/>
        <w:rPr>
          <w:rFonts w:ascii="Montserrat" w:hAnsi="Montserrat"/>
          <w:sz w:val="24"/>
        </w:rPr>
      </w:pPr>
      <w:r w:rsidRPr="002F2EE7">
        <w:rPr>
          <w:rFonts w:ascii="Montserrat" w:hAnsi="Montserrat"/>
          <w:sz w:val="24"/>
        </w:rPr>
        <w:tab/>
        <w:t>Some of boys—ember’s new classmates—take exception to her enigmatic character and background and so begin to push and test her. She was going to have to take her shirt off and trade licks with several of them to earn their respect. Given this cause, she reveals her hidden talent to more than a few witnesses. In her mind this was not pushing it too far. Like many people she had the aptitude to learn some of the more exotic disciplines of the body, but in this instance she allows peer pressure and her own un</w:t>
      </w:r>
      <w:r w:rsidRPr="002F2EE7">
        <w:rPr>
          <w:rFonts w:ascii="Montserrat" w:hAnsi="Montserrat"/>
          <w:sz w:val="24"/>
        </w:rPr>
        <w:t>resolved feelings about her near rape to gravely compromise her judgment.</w:t>
      </w:r>
    </w:p>
    <w:p w14:paraId="0FCF82F5" w14:textId="77777777" w:rsidR="00727578" w:rsidRPr="002F2EE7" w:rsidRDefault="00727578">
      <w:pPr>
        <w:pStyle w:val="0DraftNormal"/>
        <w:rPr>
          <w:rFonts w:ascii="Montserrat" w:hAnsi="Montserrat"/>
          <w:sz w:val="24"/>
        </w:rPr>
      </w:pPr>
    </w:p>
    <w:p w14:paraId="26DFA1C9" w14:textId="77777777" w:rsidR="00727578" w:rsidRPr="002F2EE7" w:rsidRDefault="002F2EE7">
      <w:pPr>
        <w:pStyle w:val="0DraftNormal"/>
        <w:rPr>
          <w:rFonts w:ascii="Montserrat" w:hAnsi="Montserrat"/>
          <w:sz w:val="24"/>
        </w:rPr>
      </w:pPr>
      <w:r w:rsidRPr="002F2EE7">
        <w:rPr>
          <w:rFonts w:ascii="Montserrat" w:hAnsi="Montserrat"/>
          <w:sz w:val="24"/>
        </w:rPr>
        <w:tab/>
        <w:t xml:space="preserve">Ana comes down out of xanadau caoi to investigate the rumor of the new kid in town who bears such a strong resemblance to her. Like aoun, ana got the strong feeling she knew ember from somewhere. Ana sees more than anyone else, and yet she mistakes ember for a being like ane who ana drags ember to meet. While figuring out each other’s secrets, the three become fast friends. This was the first time ember had ever met a jien and discovered what the difference really was. </w:t>
      </w:r>
    </w:p>
    <w:p w14:paraId="6C4E5902" w14:textId="77777777" w:rsidR="00727578" w:rsidRPr="002F2EE7" w:rsidRDefault="00727578">
      <w:pPr>
        <w:pStyle w:val="0DraftNormal"/>
        <w:rPr>
          <w:rFonts w:ascii="Montserrat" w:hAnsi="Montserrat"/>
          <w:sz w:val="24"/>
        </w:rPr>
      </w:pPr>
    </w:p>
    <w:p w14:paraId="14B99C63" w14:textId="77777777" w:rsidR="00727578" w:rsidRPr="002F2EE7" w:rsidRDefault="002F2EE7">
      <w:pPr>
        <w:pStyle w:val="0DraftNormal"/>
        <w:rPr>
          <w:rFonts w:ascii="Montserrat" w:hAnsi="Montserrat"/>
          <w:sz w:val="24"/>
        </w:rPr>
      </w:pPr>
      <w:r w:rsidRPr="002F2EE7">
        <w:rPr>
          <w:rFonts w:ascii="Montserrat" w:hAnsi="Montserrat"/>
          <w:sz w:val="24"/>
        </w:rPr>
        <w:tab/>
        <w:t>Ember breaks stride in the middle of a fight, her attention drawn to a commotion among the observers.</w:t>
      </w:r>
    </w:p>
    <w:p w14:paraId="2FB142C7" w14:textId="77777777" w:rsidR="00727578" w:rsidRPr="002F2EE7" w:rsidRDefault="00727578">
      <w:pPr>
        <w:pStyle w:val="0DraftNormal"/>
        <w:rPr>
          <w:rFonts w:ascii="Montserrat" w:hAnsi="Montserrat"/>
          <w:sz w:val="24"/>
        </w:rPr>
      </w:pPr>
    </w:p>
    <w:p w14:paraId="3E5BAAB4" w14:textId="77777777" w:rsidR="00727578" w:rsidRPr="002F2EE7" w:rsidRDefault="002F2EE7">
      <w:pPr>
        <w:pStyle w:val="0DraftNormal"/>
        <w:rPr>
          <w:rFonts w:ascii="Montserrat" w:hAnsi="Montserrat"/>
          <w:sz w:val="24"/>
        </w:rPr>
      </w:pPr>
      <w:r w:rsidRPr="002F2EE7">
        <w:rPr>
          <w:rFonts w:ascii="Montserrat" w:hAnsi="Montserrat"/>
          <w:sz w:val="24"/>
        </w:rPr>
        <w:tab/>
        <w:t>Ember turns and finds herself confronting her own image, a shock of recognition passes through her—different from the shockwave that passes through the crowd.</w:t>
      </w:r>
    </w:p>
    <w:p w14:paraId="5DB09022" w14:textId="77777777" w:rsidR="00727578" w:rsidRPr="002F2EE7" w:rsidRDefault="00727578">
      <w:pPr>
        <w:pStyle w:val="0DraftNormal"/>
        <w:rPr>
          <w:rFonts w:ascii="Montserrat" w:hAnsi="Montserrat"/>
          <w:sz w:val="24"/>
        </w:rPr>
      </w:pPr>
    </w:p>
    <w:p w14:paraId="599652E6" w14:textId="77777777" w:rsidR="00727578" w:rsidRPr="002F2EE7" w:rsidRDefault="002F2EE7">
      <w:pPr>
        <w:pStyle w:val="0DraftNormal"/>
        <w:rPr>
          <w:rFonts w:ascii="Montserrat" w:hAnsi="Montserrat"/>
          <w:sz w:val="24"/>
        </w:rPr>
      </w:pPr>
      <w:r w:rsidRPr="002F2EE7">
        <w:rPr>
          <w:rFonts w:ascii="Montserrat" w:hAnsi="Montserrat"/>
          <w:sz w:val="24"/>
        </w:rPr>
        <w:tab/>
        <w:t>Ember and ana draw close... “you’re not a boy... Unae, come with me... There’s someone you must meet...” Ana whispers.</w:t>
      </w:r>
    </w:p>
    <w:p w14:paraId="76F726A1" w14:textId="77777777" w:rsidR="00727578" w:rsidRPr="002F2EE7" w:rsidRDefault="00727578">
      <w:pPr>
        <w:pStyle w:val="0DraftNormal"/>
        <w:rPr>
          <w:rFonts w:ascii="Montserrat" w:hAnsi="Montserrat"/>
          <w:sz w:val="24"/>
        </w:rPr>
      </w:pPr>
    </w:p>
    <w:p w14:paraId="0291EFF8" w14:textId="77777777" w:rsidR="00727578" w:rsidRPr="002F2EE7" w:rsidRDefault="002F2EE7">
      <w:pPr>
        <w:pStyle w:val="0DraftNormal"/>
        <w:rPr>
          <w:rFonts w:ascii="Montserrat" w:hAnsi="Montserrat"/>
          <w:sz w:val="24"/>
        </w:rPr>
      </w:pPr>
      <w:r w:rsidRPr="002F2EE7">
        <w:rPr>
          <w:rFonts w:ascii="Montserrat" w:hAnsi="Montserrat"/>
          <w:sz w:val="24"/>
        </w:rPr>
        <w:tab/>
        <w:t>A small commotion ensues as the muse leaves with ember.</w:t>
      </w:r>
    </w:p>
    <w:p w14:paraId="33AFABC6" w14:textId="77777777" w:rsidR="00727578" w:rsidRPr="002F2EE7" w:rsidRDefault="00727578">
      <w:pPr>
        <w:pStyle w:val="0DraftNormal"/>
        <w:rPr>
          <w:rFonts w:ascii="Montserrat" w:hAnsi="Montserrat"/>
          <w:sz w:val="24"/>
        </w:rPr>
      </w:pPr>
    </w:p>
    <w:p w14:paraId="755DAAFD" w14:textId="77777777" w:rsidR="00727578" w:rsidRPr="002F2EE7" w:rsidRDefault="002F2EE7">
      <w:pPr>
        <w:pStyle w:val="0DraftNormal"/>
        <w:rPr>
          <w:rFonts w:ascii="Montserrat" w:hAnsi="Montserrat"/>
          <w:sz w:val="24"/>
        </w:rPr>
      </w:pPr>
      <w:r w:rsidRPr="002F2EE7">
        <w:rPr>
          <w:rFonts w:ascii="Montserrat" w:hAnsi="Montserrat"/>
          <w:sz w:val="24"/>
        </w:rPr>
        <w:tab/>
        <w:t>Ember returns home late from xanadau caoi</w:t>
      </w:r>
      <w:r w:rsidRPr="002F2EE7">
        <w:rPr>
          <w:rFonts w:ascii="Montserrat" w:hAnsi="Montserrat"/>
          <w:sz w:val="24"/>
        </w:rPr>
        <w:t xml:space="preserve"> and catches up with the news. Her father and her older brother and sisters had arrived in her mother’s wake and taken up residence with her father’s house. Ember also discovers that a’nae, shin and shen were staying at jukaeyo with aet’idiamas.</w:t>
      </w:r>
    </w:p>
    <w:p w14:paraId="25759782" w14:textId="77777777" w:rsidR="00727578" w:rsidRPr="002F2EE7" w:rsidRDefault="00727578">
      <w:pPr>
        <w:pStyle w:val="0DraftNormal"/>
        <w:rPr>
          <w:rFonts w:ascii="Montserrat" w:hAnsi="Montserrat"/>
          <w:sz w:val="24"/>
        </w:rPr>
      </w:pPr>
    </w:p>
    <w:p w14:paraId="2B4229C6" w14:textId="77777777" w:rsidR="00727578" w:rsidRPr="002F2EE7" w:rsidRDefault="002F2EE7">
      <w:pPr>
        <w:pStyle w:val="0DraftNormal"/>
        <w:rPr>
          <w:rFonts w:ascii="Montserrat" w:hAnsi="Montserrat"/>
          <w:sz w:val="24"/>
        </w:rPr>
      </w:pPr>
      <w:r w:rsidRPr="002F2EE7">
        <w:rPr>
          <w:rFonts w:ascii="Montserrat" w:hAnsi="Montserrat"/>
          <w:sz w:val="24"/>
        </w:rPr>
        <w:tab/>
        <w:t>Ember’s mother and grandmother still barely speak to one another and ember’s grandmother would not abide the presence of ember’s father—who she feels failed her daughter. Aeph didn’t fail his daughter, however. Her childhood and youth prepared her to meet far greater demands than attaining the status of her noble heritage. Aeph provided her with some of his own formidable martial skills encouraged her to develop far more of her native ability than her devotions could account for.</w:t>
      </w:r>
    </w:p>
    <w:p w14:paraId="244958B7" w14:textId="77777777" w:rsidR="00727578" w:rsidRPr="002F2EE7" w:rsidRDefault="00727578">
      <w:pPr>
        <w:pStyle w:val="0DraftNormal"/>
        <w:rPr>
          <w:rFonts w:ascii="Montserrat" w:hAnsi="Montserrat"/>
          <w:sz w:val="24"/>
        </w:rPr>
      </w:pPr>
    </w:p>
    <w:p w14:paraId="2CDD1868" w14:textId="77777777" w:rsidR="00727578" w:rsidRPr="002F2EE7" w:rsidRDefault="002F2EE7">
      <w:pPr>
        <w:pStyle w:val="0DraftNormal"/>
        <w:rPr>
          <w:rFonts w:ascii="Montserrat" w:hAnsi="Montserrat"/>
          <w:sz w:val="24"/>
        </w:rPr>
      </w:pPr>
      <w:r w:rsidRPr="002F2EE7">
        <w:rPr>
          <w:rFonts w:ascii="Montserrat" w:hAnsi="Montserrat"/>
          <w:sz w:val="24"/>
        </w:rPr>
        <w:tab/>
        <w:t>Ember’s introduction into the court—for recognition of her right to title—starts a second ripple, expanding the sphere of disturbances and provoking a wider circle of interest and intrigue.</w:t>
      </w:r>
    </w:p>
    <w:p w14:paraId="38FE22E7" w14:textId="77777777" w:rsidR="00727578" w:rsidRPr="002F2EE7" w:rsidRDefault="00727578">
      <w:pPr>
        <w:pStyle w:val="0DraftNormal"/>
        <w:rPr>
          <w:rFonts w:ascii="Montserrat" w:hAnsi="Montserrat"/>
          <w:sz w:val="24"/>
        </w:rPr>
      </w:pPr>
    </w:p>
    <w:p w14:paraId="088DB896" w14:textId="77777777" w:rsidR="00727578" w:rsidRPr="002F2EE7" w:rsidRDefault="002F2EE7">
      <w:pPr>
        <w:pStyle w:val="0DraftNormal"/>
        <w:rPr>
          <w:rFonts w:ascii="Montserrat" w:hAnsi="Montserrat"/>
          <w:sz w:val="24"/>
        </w:rPr>
      </w:pPr>
      <w:r w:rsidRPr="002F2EE7">
        <w:rPr>
          <w:rFonts w:ascii="Montserrat" w:hAnsi="Montserrat"/>
          <w:sz w:val="24"/>
        </w:rPr>
        <w:tab/>
        <w:t>The empress finally stages a full formal reception for her grand children at the end of ember’s first week. To ja’nae’s dismay, ember turns up outfitted for her devotion, an unsheathed sword, which so strongly projects the illusion of boyishness. Ember, unnerved by the prospect of house formality could only fall back on the manners she knew from her disciplines—again not deliberately being misleading. The impressions on which she would soon be judged were formed this long evening among the official guests.</w:t>
      </w:r>
    </w:p>
    <w:p w14:paraId="3FEEFC9A" w14:textId="77777777" w:rsidR="00727578" w:rsidRPr="002F2EE7" w:rsidRDefault="00727578">
      <w:pPr>
        <w:pStyle w:val="0DraftNormal"/>
        <w:rPr>
          <w:rFonts w:ascii="Montserrat" w:hAnsi="Montserrat"/>
          <w:sz w:val="24"/>
        </w:rPr>
      </w:pPr>
    </w:p>
    <w:p w14:paraId="4E5D7CEE" w14:textId="77777777" w:rsidR="00727578" w:rsidRPr="002F2EE7" w:rsidRDefault="002F2EE7">
      <w:pPr>
        <w:pStyle w:val="0DraftNormal"/>
        <w:rPr>
          <w:rFonts w:ascii="Montserrat" w:hAnsi="Montserrat"/>
          <w:sz w:val="24"/>
        </w:rPr>
      </w:pPr>
      <w:r w:rsidRPr="002F2EE7">
        <w:rPr>
          <w:rFonts w:ascii="Montserrat" w:hAnsi="Montserrat"/>
          <w:sz w:val="24"/>
        </w:rPr>
        <w:tab/>
        <w:t>Ember’s father, aeph, had inherited his family’s house and estate during his absence. Kev was thus near, under his father’s tutelage. Aeph intends to name kev his heir at the assembly the first day of the wend. The empress was appraised of these shifts by teyn. Teyn reluctantly nods to her plans to name ember before ennjeara was claimed by his illness.</w:t>
      </w:r>
    </w:p>
    <w:p w14:paraId="738EA042" w14:textId="77777777" w:rsidR="00727578" w:rsidRPr="002F2EE7" w:rsidRDefault="00727578">
      <w:pPr>
        <w:pStyle w:val="0DraftNormal"/>
        <w:rPr>
          <w:rFonts w:ascii="Montserrat" w:hAnsi="Montserrat"/>
          <w:sz w:val="24"/>
        </w:rPr>
      </w:pPr>
    </w:p>
    <w:p w14:paraId="41A6F019" w14:textId="77777777" w:rsidR="00727578" w:rsidRPr="002F2EE7" w:rsidRDefault="002F2EE7">
      <w:pPr>
        <w:pStyle w:val="0DraftNormal"/>
        <w:rPr>
          <w:rFonts w:ascii="Montserrat" w:hAnsi="Montserrat"/>
          <w:sz w:val="24"/>
        </w:rPr>
      </w:pPr>
      <w:r w:rsidRPr="002F2EE7">
        <w:rPr>
          <w:rFonts w:ascii="Montserrat" w:hAnsi="Montserrat"/>
          <w:sz w:val="24"/>
        </w:rPr>
        <w:tab/>
        <w:t>Ember was informed by the empress to be on her best behavior just as her grandmother’s peers and the members of her court were introduced to her and her siblings. She was shocked to overhear the news of her uncle’s rapid collapse of health. She had never even met the man who was the current champion of her house. She was so distracted by the thoughts this spurs that she fails to notice the degree of interest and appraisal that was focused on her throughout the evening.</w:t>
      </w:r>
    </w:p>
    <w:p w14:paraId="3C55CD1E" w14:textId="77777777" w:rsidR="00727578" w:rsidRPr="002F2EE7" w:rsidRDefault="00727578">
      <w:pPr>
        <w:pStyle w:val="0DraftNormal"/>
        <w:rPr>
          <w:rFonts w:ascii="Montserrat" w:hAnsi="Montserrat"/>
          <w:sz w:val="24"/>
        </w:rPr>
      </w:pPr>
    </w:p>
    <w:p w14:paraId="42AAD02A" w14:textId="77777777" w:rsidR="00727578" w:rsidRPr="002F2EE7" w:rsidRDefault="002F2EE7">
      <w:pPr>
        <w:pStyle w:val="0DraftNormal"/>
        <w:rPr>
          <w:rFonts w:ascii="Montserrat" w:hAnsi="Montserrat"/>
          <w:sz w:val="24"/>
        </w:rPr>
      </w:pPr>
      <w:r w:rsidRPr="002F2EE7">
        <w:rPr>
          <w:rFonts w:ascii="Montserrat" w:hAnsi="Montserrat"/>
          <w:sz w:val="24"/>
        </w:rPr>
        <w:tab/>
        <w:t>The day after her reception ember was taken by the ear and dressed for a court appearance with her grandmother. She was dragged along in ignorance, at the considered design of her house head. Ember watches the proceedings with rabid interest until suddenly the empress steps out to bid a suit. The empress announces that due to the confirmation of her son’s mortal illness she had chosen a new heir. Ember sits mute with shock as the empress asks the court for its ruling on her grandchild whom they were introd</w:t>
      </w:r>
      <w:r w:rsidRPr="002F2EE7">
        <w:rPr>
          <w:rFonts w:ascii="Montserrat" w:hAnsi="Montserrat"/>
          <w:sz w:val="24"/>
        </w:rPr>
        <w:t>uced to at the reception. The court confirms her candidate and summons ember to the floor. Ember steels her self to advance to the center of the hall and the assembly erupts into an uproar.</w:t>
      </w:r>
    </w:p>
    <w:p w14:paraId="2E00B40D" w14:textId="77777777" w:rsidR="00727578" w:rsidRPr="002F2EE7" w:rsidRDefault="00727578">
      <w:pPr>
        <w:pStyle w:val="0DraftNormal"/>
        <w:rPr>
          <w:rFonts w:ascii="Montserrat" w:hAnsi="Montserrat"/>
          <w:sz w:val="24"/>
        </w:rPr>
      </w:pPr>
    </w:p>
    <w:p w14:paraId="6C081390" w14:textId="77777777" w:rsidR="00727578" w:rsidRPr="002F2EE7" w:rsidRDefault="002F2EE7">
      <w:pPr>
        <w:pStyle w:val="0DraftNormal"/>
        <w:rPr>
          <w:rFonts w:ascii="Montserrat" w:hAnsi="Montserrat"/>
          <w:sz w:val="24"/>
        </w:rPr>
      </w:pPr>
      <w:r w:rsidRPr="002F2EE7">
        <w:rPr>
          <w:rFonts w:ascii="Montserrat" w:hAnsi="Montserrat"/>
          <w:sz w:val="24"/>
        </w:rPr>
        <w:tab/>
        <w:t xml:space="preserve">In the absence of her mother, ember was a natural choice for heir. Ember had to be formally recognized by the exotic and imperial courts to bear the rights to the title and inheritance of her house. The board’s initial assumption on seeing her during the reception was the same as everyone else’s; certainly a boy, by dress and manner. However, the truth comes out rather embarrassingly which throws the hearing into confusion and results in a change of venue. It also causes a stir among ember’s new friends. </w:t>
      </w:r>
    </w:p>
    <w:p w14:paraId="0CE36809" w14:textId="77777777" w:rsidR="00727578" w:rsidRPr="002F2EE7" w:rsidRDefault="00727578">
      <w:pPr>
        <w:pStyle w:val="0DraftNormal"/>
        <w:rPr>
          <w:rFonts w:ascii="Montserrat" w:hAnsi="Montserrat"/>
          <w:sz w:val="24"/>
        </w:rPr>
      </w:pPr>
    </w:p>
    <w:p w14:paraId="0B1AEA54" w14:textId="77777777" w:rsidR="00727578" w:rsidRPr="002F2EE7" w:rsidRDefault="002F2EE7">
      <w:pPr>
        <w:pStyle w:val="0DraftNormal"/>
        <w:rPr>
          <w:rFonts w:ascii="Montserrat" w:hAnsi="Montserrat"/>
          <w:sz w:val="24"/>
        </w:rPr>
      </w:pPr>
      <w:r w:rsidRPr="002F2EE7">
        <w:rPr>
          <w:rFonts w:ascii="Montserrat" w:hAnsi="Montserrat"/>
          <w:sz w:val="24"/>
        </w:rPr>
        <w:tab/>
        <w:t>“i don’t know what you expected, i am just me, neh?”</w:t>
      </w:r>
    </w:p>
    <w:p w14:paraId="229C4FD1" w14:textId="77777777" w:rsidR="00727578" w:rsidRPr="002F2EE7" w:rsidRDefault="00727578">
      <w:pPr>
        <w:pStyle w:val="0DraftNormal"/>
        <w:rPr>
          <w:rFonts w:ascii="Montserrat" w:hAnsi="Montserrat"/>
          <w:sz w:val="24"/>
        </w:rPr>
      </w:pPr>
    </w:p>
    <w:p w14:paraId="61AEBA59" w14:textId="77777777" w:rsidR="00727578" w:rsidRPr="002F2EE7" w:rsidRDefault="002F2EE7">
      <w:pPr>
        <w:pStyle w:val="0DraftNormal"/>
        <w:rPr>
          <w:rFonts w:ascii="Montserrat" w:hAnsi="Montserrat"/>
          <w:sz w:val="24"/>
        </w:rPr>
      </w:pPr>
      <w:r w:rsidRPr="002F2EE7">
        <w:rPr>
          <w:rFonts w:ascii="Montserrat" w:hAnsi="Montserrat"/>
          <w:sz w:val="24"/>
        </w:rPr>
        <w:tab/>
        <w:t xml:space="preserve">The revelation that the heir presented was not male, as the court presumed, forces a recess to silence the commotion. The high court under qumase had no intention of allowing this influential house remain directly under the female line of ara. What the state could—and ultimately chose to—do was force ember to advertise her self for suit and take bids for her marriage or defend her claim under the female inheritance laws from all comers through combat. In the face of the necessary compromise a daughter had </w:t>
      </w:r>
      <w:r w:rsidRPr="002F2EE7">
        <w:rPr>
          <w:rFonts w:ascii="Montserrat" w:hAnsi="Montserrat"/>
          <w:sz w:val="24"/>
        </w:rPr>
        <w:t>to make to inherit, ember furiously rebels. Standing in court, only just named heir to the house she rejects the issue of a suitor, forcing the empress to take a risk on her ability to fight her own fights.</w:t>
      </w:r>
    </w:p>
    <w:p w14:paraId="072FD5BB" w14:textId="77777777" w:rsidR="00727578" w:rsidRPr="002F2EE7" w:rsidRDefault="00727578">
      <w:pPr>
        <w:pStyle w:val="0DraftNormal"/>
        <w:rPr>
          <w:rFonts w:ascii="Montserrat" w:hAnsi="Montserrat"/>
          <w:sz w:val="24"/>
        </w:rPr>
      </w:pPr>
    </w:p>
    <w:p w14:paraId="512721E7" w14:textId="77777777" w:rsidR="00727578" w:rsidRPr="002F2EE7" w:rsidRDefault="002F2EE7">
      <w:pPr>
        <w:pStyle w:val="0DraftNormal"/>
        <w:rPr>
          <w:rFonts w:ascii="Montserrat" w:hAnsi="Montserrat"/>
          <w:sz w:val="24"/>
        </w:rPr>
      </w:pPr>
      <w:r w:rsidRPr="002F2EE7">
        <w:rPr>
          <w:rFonts w:ascii="Montserrat" w:hAnsi="Montserrat"/>
          <w:sz w:val="24"/>
        </w:rPr>
        <w:tab/>
        <w:t>Ember’s uncle, aeph’s twin, appears, contesting ember’s claim to the title of house ara, promoting his twin daughters by a’nae: kim and kevin. Because of the contract made between the houses of ara and avon, kim and kevin were considered to be legitimate daughters in the eyes of court law, giving them potential claim equal to a legitimate daughter by house law. Through aeth’s action, conflict between house and court politics enters the question of who had claim to the title of house ara.</w:t>
      </w:r>
    </w:p>
    <w:p w14:paraId="654C72E2" w14:textId="77777777" w:rsidR="00727578" w:rsidRPr="002F2EE7" w:rsidRDefault="00727578">
      <w:pPr>
        <w:pStyle w:val="0DraftNormal"/>
        <w:rPr>
          <w:rFonts w:ascii="Montserrat" w:hAnsi="Montserrat"/>
          <w:sz w:val="24"/>
        </w:rPr>
      </w:pPr>
    </w:p>
    <w:p w14:paraId="40E02B62" w14:textId="77777777" w:rsidR="00727578" w:rsidRPr="002F2EE7" w:rsidRDefault="002F2EE7">
      <w:pPr>
        <w:pStyle w:val="0DraftNormal"/>
        <w:rPr>
          <w:rFonts w:ascii="Montserrat" w:hAnsi="Montserrat"/>
          <w:sz w:val="24"/>
        </w:rPr>
      </w:pPr>
      <w:r w:rsidRPr="002F2EE7">
        <w:rPr>
          <w:rFonts w:ascii="Montserrat" w:hAnsi="Montserrat"/>
          <w:sz w:val="24"/>
        </w:rPr>
        <w:tab/>
        <w:t>Naturally the state opposes all three daughters in favor of the legal [by anii law], firstborn and male heir, kev. Ironically, kev’s claim to his father’s titles overrides any claims to his mother’s. Because the marriage of a’nae to aeph was not formally the union of house ara to house avon, the creation of a powerful and influential house was averted. But promoting kev as heir to both houses would unavoidably unite them in his lifetime. Recognition of this fact causes much hesitation among the heads of st</w:t>
      </w:r>
      <w:r w:rsidRPr="002F2EE7">
        <w:rPr>
          <w:rFonts w:ascii="Montserrat" w:hAnsi="Montserrat"/>
          <w:sz w:val="24"/>
        </w:rPr>
        <w:t>ate to continue in their initial position.</w:t>
      </w:r>
    </w:p>
    <w:p w14:paraId="72ED1BED" w14:textId="77777777" w:rsidR="00727578" w:rsidRPr="002F2EE7" w:rsidRDefault="00727578">
      <w:pPr>
        <w:pStyle w:val="0DraftNormal"/>
        <w:rPr>
          <w:rFonts w:ascii="Montserrat" w:hAnsi="Montserrat"/>
          <w:sz w:val="24"/>
        </w:rPr>
      </w:pPr>
    </w:p>
    <w:p w14:paraId="0D553E53" w14:textId="77777777" w:rsidR="00727578" w:rsidRPr="002F2EE7" w:rsidRDefault="002F2EE7">
      <w:pPr>
        <w:pStyle w:val="0DraftNormal"/>
        <w:rPr>
          <w:rFonts w:ascii="Montserrat" w:hAnsi="Montserrat"/>
          <w:sz w:val="24"/>
        </w:rPr>
      </w:pPr>
      <w:r w:rsidRPr="002F2EE7">
        <w:rPr>
          <w:rFonts w:ascii="Montserrat" w:hAnsi="Montserrat"/>
          <w:sz w:val="24"/>
        </w:rPr>
        <w:tab/>
        <w:t>As a result, ember, as the chosen heir was at once the principal opponent and nuptial prize for any man who could win the title from her.</w:t>
      </w:r>
    </w:p>
    <w:p w14:paraId="1A44A6EF" w14:textId="77777777" w:rsidR="00727578" w:rsidRPr="002F2EE7" w:rsidRDefault="00727578">
      <w:pPr>
        <w:pStyle w:val="0DraftNormal"/>
        <w:rPr>
          <w:rFonts w:ascii="Montserrat" w:hAnsi="Montserrat"/>
          <w:sz w:val="24"/>
        </w:rPr>
      </w:pPr>
    </w:p>
    <w:p w14:paraId="56C4DBD1" w14:textId="77777777" w:rsidR="00727578" w:rsidRPr="002F2EE7" w:rsidRDefault="002F2EE7">
      <w:pPr>
        <w:pStyle w:val="0DraftNormal"/>
        <w:rPr>
          <w:rFonts w:ascii="Montserrat" w:hAnsi="Montserrat"/>
          <w:sz w:val="24"/>
        </w:rPr>
      </w:pPr>
      <w:r w:rsidRPr="002F2EE7">
        <w:rPr>
          <w:rFonts w:ascii="Montserrat" w:hAnsi="Montserrat"/>
          <w:sz w:val="24"/>
        </w:rPr>
        <w:tab/>
        <w:t>Unless kev chose to enter the contest and take his own sister as a prize to get it, a union of ara and avon was forestalled.</w:t>
      </w:r>
    </w:p>
    <w:p w14:paraId="5931B538" w14:textId="77777777" w:rsidR="00727578" w:rsidRPr="002F2EE7" w:rsidRDefault="00727578">
      <w:pPr>
        <w:pStyle w:val="0DraftNormal"/>
        <w:rPr>
          <w:rFonts w:ascii="Montserrat" w:hAnsi="Montserrat"/>
          <w:sz w:val="24"/>
        </w:rPr>
      </w:pPr>
    </w:p>
    <w:p w14:paraId="63020C71" w14:textId="77777777" w:rsidR="00727578" w:rsidRPr="002F2EE7" w:rsidRDefault="002F2EE7">
      <w:pPr>
        <w:pStyle w:val="0DraftNormal"/>
        <w:rPr>
          <w:rFonts w:ascii="Montserrat" w:hAnsi="Montserrat"/>
          <w:sz w:val="24"/>
        </w:rPr>
      </w:pPr>
      <w:r w:rsidRPr="002F2EE7">
        <w:rPr>
          <w:rFonts w:ascii="Montserrat" w:hAnsi="Montserrat"/>
          <w:sz w:val="24"/>
        </w:rPr>
        <w:tab/>
        <w:t>Aeph</w:t>
      </w:r>
      <w:r w:rsidRPr="002F2EE7">
        <w:rPr>
          <w:rFonts w:ascii="Montserrat" w:hAnsi="Montserrat"/>
          <w:sz w:val="24"/>
        </w:rPr>
        <w:t xml:space="preserve"> creates an upset in the circles of house and court as he formally recognizes the legitimacy of his children. In essence, he tries to curtail further maneuvering around his son and daughter by granting full title to one of the avon houses to kev, and apportioning part of his dominion to house ara’s domain.</w:t>
      </w:r>
    </w:p>
    <w:p w14:paraId="60A448DB" w14:textId="77777777" w:rsidR="00727578" w:rsidRPr="002F2EE7" w:rsidRDefault="00727578">
      <w:pPr>
        <w:pStyle w:val="0DraftNormal"/>
        <w:rPr>
          <w:rFonts w:ascii="Montserrat" w:hAnsi="Montserrat"/>
          <w:sz w:val="24"/>
        </w:rPr>
      </w:pPr>
    </w:p>
    <w:p w14:paraId="198BD26D" w14:textId="77777777" w:rsidR="00727578" w:rsidRPr="002F2EE7" w:rsidRDefault="002F2EE7">
      <w:pPr>
        <w:pStyle w:val="0DraftNormal"/>
        <w:rPr>
          <w:rFonts w:ascii="Montserrat" w:hAnsi="Montserrat"/>
          <w:sz w:val="24"/>
        </w:rPr>
      </w:pPr>
      <w:r w:rsidRPr="002F2EE7">
        <w:rPr>
          <w:rFonts w:ascii="Montserrat" w:hAnsi="Montserrat"/>
          <w:sz w:val="24"/>
        </w:rPr>
        <w:tab/>
        <w:t>On her return to school following the four days of wend, ember was confronted at the gates by her new acquaintances. Ember’s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ember and her peers; who honestly care very little about all this grown up nonsense.</w:t>
      </w:r>
    </w:p>
    <w:p w14:paraId="24146369" w14:textId="77777777" w:rsidR="00727578" w:rsidRPr="002F2EE7" w:rsidRDefault="00727578">
      <w:pPr>
        <w:pStyle w:val="0DraftNormal"/>
        <w:rPr>
          <w:rFonts w:ascii="Montserrat" w:hAnsi="Montserrat"/>
          <w:sz w:val="24"/>
        </w:rPr>
      </w:pPr>
    </w:p>
    <w:p w14:paraId="3D367562" w14:textId="77777777" w:rsidR="00727578" w:rsidRPr="002F2EE7" w:rsidRDefault="002F2EE7">
      <w:pPr>
        <w:pStyle w:val="0DraftNormal"/>
        <w:rPr>
          <w:rFonts w:ascii="Montserrat" w:hAnsi="Montserrat"/>
          <w:sz w:val="24"/>
        </w:rPr>
      </w:pPr>
      <w:r w:rsidRPr="002F2EE7">
        <w:rPr>
          <w:rFonts w:ascii="Montserrat" w:hAnsi="Montserrat"/>
          <w:sz w:val="24"/>
        </w:rPr>
        <w:tab/>
        <w:t>The issue among the teen peer group becomes; who would ember love? Who’s love would win her? Compared to all those raging hormones, what else could possibly be important? While it may seem that all the adolescent sense/sex, affection/love insanity of ember and her friends was ridiculous or even irrelevant, the fact was that these powerful drives greatly shape the course of even the most sober and serious events. In a sense this was all a conflict between ember’s generation and the older generation over who</w:t>
      </w:r>
      <w:r w:rsidRPr="002F2EE7">
        <w:rPr>
          <w:rFonts w:ascii="Montserrat" w:hAnsi="Montserrat"/>
          <w:sz w:val="24"/>
        </w:rPr>
        <w:t>’s view of reality would prevail.</w:t>
      </w:r>
    </w:p>
    <w:p w14:paraId="6D41F9F4" w14:textId="77777777" w:rsidR="00727578" w:rsidRPr="002F2EE7" w:rsidRDefault="00727578">
      <w:pPr>
        <w:pStyle w:val="0DraftNormal"/>
        <w:rPr>
          <w:rFonts w:ascii="Montserrat" w:hAnsi="Montserrat"/>
          <w:sz w:val="24"/>
        </w:rPr>
      </w:pPr>
    </w:p>
    <w:p w14:paraId="171EFF2D" w14:textId="77777777" w:rsidR="00727578" w:rsidRPr="002F2EE7" w:rsidRDefault="002F2EE7">
      <w:pPr>
        <w:pStyle w:val="0DraftNormal"/>
        <w:rPr>
          <w:rFonts w:ascii="Montserrat" w:hAnsi="Montserrat"/>
          <w:sz w:val="24"/>
        </w:rPr>
      </w:pPr>
      <w:r w:rsidRPr="002F2EE7">
        <w:rPr>
          <w:rFonts w:ascii="Montserrat" w:hAnsi="Montserrat"/>
          <w:sz w:val="24"/>
        </w:rPr>
        <w:tab/>
        <w:t>Syn begins to take an interest in ember for the same reasons ojen did, now that he realizes she was a girl.</w:t>
      </w:r>
    </w:p>
    <w:p w14:paraId="1B302CCE" w14:textId="77777777" w:rsidR="00727578" w:rsidRPr="002F2EE7" w:rsidRDefault="00727578">
      <w:pPr>
        <w:pStyle w:val="0DraftNormal"/>
        <w:rPr>
          <w:rFonts w:ascii="Montserrat" w:hAnsi="Montserrat"/>
          <w:sz w:val="24"/>
        </w:rPr>
      </w:pPr>
    </w:p>
    <w:p w14:paraId="22338AF1" w14:textId="77777777" w:rsidR="00727578" w:rsidRPr="002F2EE7" w:rsidRDefault="002F2EE7">
      <w:pPr>
        <w:pStyle w:val="0DraftNormal"/>
        <w:rPr>
          <w:rFonts w:ascii="Montserrat" w:hAnsi="Montserrat"/>
          <w:sz w:val="24"/>
        </w:rPr>
      </w:pPr>
      <w:r w:rsidRPr="002F2EE7">
        <w:rPr>
          <w:rFonts w:ascii="Montserrat" w:hAnsi="Montserrat"/>
          <w:sz w:val="24"/>
        </w:rPr>
        <w:tab/>
        <w:t>When ember’s girlfriends encourage her to turn out in style, many of ember’s male friends twist their necks out of whack. A couple of such nights out cast an allure over ember that prompts a number of challenges to her right to title—with their eyes on the prize, the way the contract was traditionally written.</w:t>
      </w:r>
    </w:p>
    <w:p w14:paraId="2E660A8E" w14:textId="77777777" w:rsidR="00727578" w:rsidRPr="002F2EE7" w:rsidRDefault="00727578">
      <w:pPr>
        <w:pStyle w:val="0DraftNormal"/>
        <w:rPr>
          <w:rFonts w:ascii="Montserrat" w:hAnsi="Montserrat"/>
          <w:sz w:val="24"/>
        </w:rPr>
      </w:pPr>
    </w:p>
    <w:p w14:paraId="1BAFBC9C" w14:textId="77777777" w:rsidR="00727578" w:rsidRPr="002F2EE7" w:rsidRDefault="002F2EE7">
      <w:pPr>
        <w:pStyle w:val="0DraftNormal"/>
        <w:rPr>
          <w:rFonts w:ascii="Montserrat" w:hAnsi="Montserrat"/>
          <w:sz w:val="24"/>
        </w:rPr>
      </w:pPr>
      <w:r w:rsidRPr="002F2EE7">
        <w:rPr>
          <w:rFonts w:ascii="Montserrat" w:hAnsi="Montserrat"/>
          <w:sz w:val="24"/>
        </w:rPr>
        <w:tab/>
        <w:t>One of the boys new to her acquaintance, caval, had taken a marked interest in her and with tact and honesty begins to win some of her trust. He approaches as a friend.</w:t>
      </w:r>
    </w:p>
    <w:p w14:paraId="3FE36A0A" w14:textId="77777777" w:rsidR="00727578" w:rsidRPr="002F2EE7" w:rsidRDefault="00727578">
      <w:pPr>
        <w:pStyle w:val="0DraftNormal"/>
        <w:rPr>
          <w:rFonts w:ascii="Montserrat" w:hAnsi="Montserrat"/>
          <w:sz w:val="24"/>
        </w:rPr>
      </w:pPr>
    </w:p>
    <w:p w14:paraId="1267D269" w14:textId="77777777" w:rsidR="00727578" w:rsidRPr="002F2EE7" w:rsidRDefault="002F2EE7">
      <w:pPr>
        <w:pStyle w:val="0DraftNormal"/>
        <w:rPr>
          <w:rFonts w:ascii="Montserrat" w:hAnsi="Montserrat"/>
          <w:sz w:val="24"/>
        </w:rPr>
      </w:pPr>
      <w:r w:rsidRPr="002F2EE7">
        <w:rPr>
          <w:rFonts w:ascii="Montserrat" w:hAnsi="Montserrat"/>
          <w:sz w:val="24"/>
        </w:rPr>
        <w:tab/>
        <w:t>Most of the boys she had gained respect from now only see her as a girl to suit—ember could not comprehend this change in people she thought of as friends.</w:t>
      </w:r>
    </w:p>
    <w:p w14:paraId="33FFB247" w14:textId="77777777" w:rsidR="00727578" w:rsidRPr="002F2EE7" w:rsidRDefault="00727578">
      <w:pPr>
        <w:pStyle w:val="0DraftNormal"/>
        <w:rPr>
          <w:rFonts w:ascii="Montserrat" w:hAnsi="Montserrat"/>
          <w:sz w:val="24"/>
        </w:rPr>
      </w:pPr>
    </w:p>
    <w:p w14:paraId="7367271B" w14:textId="77777777" w:rsidR="00727578" w:rsidRPr="002F2EE7" w:rsidRDefault="002F2EE7">
      <w:pPr>
        <w:pStyle w:val="0DraftNormal"/>
        <w:rPr>
          <w:rFonts w:ascii="Montserrat" w:hAnsi="Montserrat"/>
          <w:sz w:val="24"/>
        </w:rPr>
      </w:pPr>
      <w:r w:rsidRPr="002F2EE7">
        <w:rPr>
          <w:rFonts w:ascii="Montserrat" w:hAnsi="Montserrat"/>
          <w:sz w:val="24"/>
        </w:rPr>
        <w:tab/>
        <w:t>The change in attitudes spreads to the families of her friends and allies. Ember carries on her face the legacy of the ara bloodline. And she, poor girl, had no idea what could possibly interest them in her. She had no idea who trying to help her, and no idea why so many seem against her. There was no guessing what rumors passed down in families that took part in the purge.</w:t>
      </w:r>
    </w:p>
    <w:p w14:paraId="5754246D" w14:textId="77777777" w:rsidR="00727578" w:rsidRPr="002F2EE7" w:rsidRDefault="00727578">
      <w:pPr>
        <w:pStyle w:val="0DraftNormal"/>
        <w:rPr>
          <w:rFonts w:ascii="Montserrat" w:hAnsi="Montserrat"/>
          <w:sz w:val="24"/>
        </w:rPr>
      </w:pPr>
    </w:p>
    <w:p w14:paraId="52065FE9" w14:textId="77777777" w:rsidR="00727578" w:rsidRPr="002F2EE7" w:rsidRDefault="002F2EE7">
      <w:pPr>
        <w:pStyle w:val="0DraftNormal"/>
        <w:rPr>
          <w:rFonts w:ascii="Montserrat" w:hAnsi="Montserrat"/>
          <w:sz w:val="24"/>
        </w:rPr>
      </w:pPr>
      <w:r w:rsidRPr="002F2EE7">
        <w:rPr>
          <w:rFonts w:ascii="Montserrat" w:hAnsi="Montserrat"/>
          <w:sz w:val="24"/>
        </w:rPr>
        <w:tab/>
        <w:t xml:space="preserve">Ember and her strange androgyny continue to provide a tumultuous focus for the local youth. </w:t>
      </w:r>
    </w:p>
    <w:p w14:paraId="599A4037" w14:textId="77777777" w:rsidR="00727578" w:rsidRPr="002F2EE7" w:rsidRDefault="00727578">
      <w:pPr>
        <w:pStyle w:val="0DraftNormal"/>
        <w:rPr>
          <w:rFonts w:ascii="Montserrat" w:hAnsi="Montserrat"/>
          <w:sz w:val="24"/>
        </w:rPr>
      </w:pPr>
    </w:p>
    <w:p w14:paraId="0D9E5E44" w14:textId="77777777" w:rsidR="00727578" w:rsidRPr="002F2EE7" w:rsidRDefault="002F2EE7">
      <w:pPr>
        <w:pStyle w:val="0DraftNormal"/>
        <w:rPr>
          <w:rFonts w:ascii="Montserrat" w:hAnsi="Montserrat"/>
          <w:sz w:val="24"/>
        </w:rPr>
      </w:pPr>
      <w:r w:rsidRPr="002F2EE7">
        <w:rPr>
          <w:rFonts w:ascii="Montserrat" w:hAnsi="Montserrat"/>
          <w:sz w:val="24"/>
        </w:rPr>
        <w:tab/>
        <w:t xml:space="preserve">Ember was becoming an unexpected protégé of the muses, anima and anime. It was within their domain to fulfill her anim training in the mnao and the anao. Unfortunately, it was a great disadvantage to be a mere exotic ideal in the company of those who patronize the muse. </w:t>
      </w:r>
    </w:p>
    <w:p w14:paraId="0F9319D8" w14:textId="77777777" w:rsidR="00727578" w:rsidRPr="002F2EE7" w:rsidRDefault="00727578">
      <w:pPr>
        <w:pStyle w:val="0DraftNormal"/>
        <w:rPr>
          <w:rFonts w:ascii="Montserrat" w:hAnsi="Montserrat"/>
          <w:sz w:val="24"/>
        </w:rPr>
      </w:pPr>
    </w:p>
    <w:p w14:paraId="19531D5B" w14:textId="77777777" w:rsidR="00727578" w:rsidRPr="002F2EE7" w:rsidRDefault="002F2EE7">
      <w:pPr>
        <w:pStyle w:val="0DraftNormal"/>
        <w:rPr>
          <w:rFonts w:ascii="Montserrat" w:hAnsi="Montserrat"/>
          <w:sz w:val="24"/>
        </w:rPr>
      </w:pPr>
      <w:r w:rsidRPr="002F2EE7">
        <w:rPr>
          <w:rFonts w:ascii="Montserrat" w:hAnsi="Montserrat"/>
          <w:sz w:val="24"/>
        </w:rPr>
        <w:tab/>
        <w:t>A virtual body double for the untouchable ana, ember might very easily find herself being pressed into use as the surrogate of coupling with the muse. Especially as a more sophisticated older crowd takes note of ember’s unique traits.</w:t>
      </w:r>
    </w:p>
    <w:p w14:paraId="2499F424" w14:textId="77777777" w:rsidR="00727578" w:rsidRPr="002F2EE7" w:rsidRDefault="00727578">
      <w:pPr>
        <w:pStyle w:val="0DraftNormal"/>
        <w:rPr>
          <w:rFonts w:ascii="Montserrat" w:hAnsi="Montserrat"/>
          <w:sz w:val="24"/>
        </w:rPr>
      </w:pPr>
    </w:p>
    <w:p w14:paraId="4137D8E1" w14:textId="77777777" w:rsidR="00727578" w:rsidRPr="002F2EE7" w:rsidRDefault="002F2EE7">
      <w:pPr>
        <w:pStyle w:val="0DraftNormal"/>
        <w:rPr>
          <w:rFonts w:ascii="Montserrat" w:hAnsi="Montserrat"/>
          <w:sz w:val="24"/>
        </w:rPr>
      </w:pPr>
      <w:r w:rsidRPr="002F2EE7">
        <w:rPr>
          <w:rFonts w:ascii="Montserrat" w:hAnsi="Montserrat"/>
          <w:sz w:val="24"/>
        </w:rPr>
        <w:tab/>
        <w:t>As a daughter, ember’s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w:t>
      </w:r>
      <w:r w:rsidRPr="002F2EE7">
        <w:rPr>
          <w:rFonts w:ascii="Montserrat" w:hAnsi="Montserrat"/>
          <w:sz w:val="24"/>
        </w:rPr>
        <w:t xml:space="preserve"> not the only pursuit of ember going on either.</w:t>
      </w:r>
    </w:p>
    <w:p w14:paraId="1687F460" w14:textId="77777777" w:rsidR="00727578" w:rsidRPr="002F2EE7" w:rsidRDefault="00727578">
      <w:pPr>
        <w:pStyle w:val="0DraftNormal"/>
        <w:rPr>
          <w:rFonts w:ascii="Montserrat" w:hAnsi="Montserrat"/>
          <w:sz w:val="24"/>
        </w:rPr>
      </w:pPr>
    </w:p>
    <w:p w14:paraId="78B6C909" w14:textId="77777777" w:rsidR="00727578" w:rsidRPr="002F2EE7" w:rsidRDefault="002F2EE7">
      <w:pPr>
        <w:pStyle w:val="0DraftNormal"/>
        <w:rPr>
          <w:rFonts w:ascii="Montserrat" w:hAnsi="Montserrat"/>
          <w:sz w:val="24"/>
        </w:rPr>
      </w:pPr>
      <w:r w:rsidRPr="002F2EE7">
        <w:rPr>
          <w:rFonts w:ascii="Montserrat" w:hAnsi="Montserrat"/>
          <w:sz w:val="24"/>
        </w:rPr>
        <w:tab/>
        <w:t>The prowess of ember’s defense of herself and her house draws growing attention and malice. The factors arrayed against her begin to perceive that it might be easier to remove her than it could be to control her. Even as the pieces converge to make a case against her, she unintentionally engineers her own fall.</w:t>
      </w:r>
    </w:p>
    <w:p w14:paraId="174B4706" w14:textId="77777777" w:rsidR="00727578" w:rsidRPr="002F2EE7" w:rsidRDefault="00727578">
      <w:pPr>
        <w:pStyle w:val="0DraftNormal"/>
        <w:rPr>
          <w:rFonts w:ascii="Montserrat" w:hAnsi="Montserrat"/>
          <w:sz w:val="24"/>
        </w:rPr>
      </w:pPr>
    </w:p>
    <w:p w14:paraId="3DF06242" w14:textId="77777777" w:rsidR="00727578" w:rsidRPr="002F2EE7" w:rsidRDefault="002F2EE7">
      <w:pPr>
        <w:pStyle w:val="0DraftNormal"/>
        <w:rPr>
          <w:rFonts w:ascii="Montserrat" w:hAnsi="Montserrat"/>
          <w:sz w:val="24"/>
        </w:rPr>
      </w:pPr>
      <w:r w:rsidRPr="002F2EE7">
        <w:rPr>
          <w:rFonts w:ascii="Montserrat" w:hAnsi="Montserrat"/>
          <w:sz w:val="24"/>
        </w:rPr>
        <w:tab/>
        <w:t>Pinned in a corner, ember finally sees through her enemies and discovers their dangerous motives. Though they tempt and torture her painfully, she realizes that death was better than helping them begin the destruction of her race.</w:t>
      </w:r>
    </w:p>
    <w:p w14:paraId="49F656D7" w14:textId="77777777" w:rsidR="00727578" w:rsidRPr="002F2EE7" w:rsidRDefault="00727578">
      <w:pPr>
        <w:pStyle w:val="0DraftNormal"/>
        <w:rPr>
          <w:rFonts w:ascii="Montserrat" w:hAnsi="Montserrat"/>
          <w:sz w:val="24"/>
        </w:rPr>
      </w:pPr>
    </w:p>
    <w:p w14:paraId="0A6E6048" w14:textId="77777777" w:rsidR="00727578" w:rsidRPr="002F2EE7" w:rsidRDefault="002F2EE7">
      <w:pPr>
        <w:pStyle w:val="0DraftNormal"/>
        <w:rPr>
          <w:rFonts w:ascii="Montserrat" w:hAnsi="Montserrat"/>
          <w:sz w:val="24"/>
        </w:rPr>
      </w:pPr>
      <w:r w:rsidRPr="002F2EE7">
        <w:rPr>
          <w:rFonts w:ascii="Montserrat" w:hAnsi="Montserrat"/>
          <w:sz w:val="24"/>
        </w:rPr>
        <w:tab/>
      </w:r>
      <w:r w:rsidRPr="002F2EE7">
        <w:rPr>
          <w:rFonts w:ascii="Montserrat" w:hAnsi="Montserrat"/>
          <w:sz w:val="24"/>
        </w:rPr>
        <w:t>Ember’s escape was almost worse than death, costing her everything she values and leaving her spiritually and emotionally charred.</w:t>
      </w:r>
    </w:p>
    <w:p w14:paraId="47706C65" w14:textId="77777777" w:rsidR="00727578" w:rsidRPr="002F2EE7" w:rsidRDefault="00727578">
      <w:pPr>
        <w:pStyle w:val="0DraftNormal"/>
        <w:rPr>
          <w:rFonts w:ascii="Montserrat" w:hAnsi="Montserrat"/>
          <w:sz w:val="24"/>
        </w:rPr>
      </w:pPr>
    </w:p>
    <w:p w14:paraId="3EFB280C" w14:textId="77777777" w:rsidR="00727578" w:rsidRPr="002F2EE7" w:rsidRDefault="002F2EE7">
      <w:pPr>
        <w:pStyle w:val="0DraftNormal"/>
        <w:rPr>
          <w:rFonts w:ascii="Montserrat" w:hAnsi="Montserrat"/>
          <w:sz w:val="24"/>
        </w:rPr>
      </w:pPr>
      <w:r w:rsidRPr="002F2EE7">
        <w:rPr>
          <w:rFonts w:ascii="Montserrat" w:hAnsi="Montserrat"/>
          <w:sz w:val="24"/>
        </w:rPr>
        <w:tab/>
        <w:t xml:space="preserve">The only option for a person who was supposed to be dead was to create a new life. The alternative was to start something too big to control. </w:t>
      </w:r>
    </w:p>
    <w:p w14:paraId="443C2788" w14:textId="77777777" w:rsidR="00727578" w:rsidRPr="002F2EE7" w:rsidRDefault="00727578">
      <w:pPr>
        <w:pStyle w:val="0DraftNormal"/>
        <w:rPr>
          <w:rFonts w:ascii="Montserrat" w:hAnsi="Montserrat"/>
          <w:sz w:val="24"/>
        </w:rPr>
      </w:pPr>
    </w:p>
    <w:p w14:paraId="52C557B5" w14:textId="77777777" w:rsidR="00727578" w:rsidRPr="002F2EE7" w:rsidRDefault="002F2EE7">
      <w:pPr>
        <w:pStyle w:val="0DraftNormal"/>
        <w:rPr>
          <w:rFonts w:ascii="Montserrat" w:hAnsi="Montserrat"/>
          <w:sz w:val="24"/>
        </w:rPr>
      </w:pPr>
      <w:r w:rsidRPr="002F2EE7">
        <w:rPr>
          <w:rFonts w:ascii="Montserrat" w:hAnsi="Montserrat"/>
          <w:sz w:val="24"/>
        </w:rPr>
        <w:tab/>
        <w:t>a man of power finds her attractive—in her strength and her divinity, though he is a deamonic sort.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w:t>
      </w:r>
      <w:r w:rsidRPr="002F2EE7">
        <w:rPr>
          <w:rFonts w:ascii="Montserrat" w:hAnsi="Montserrat"/>
          <w:sz w:val="24"/>
        </w:rPr>
        <w:t xml:space="preserve">ith the knowledge that she has been turned onto an object for pleasure against her will. this is the sounding of a new chord in her existence, though. it is time for her to go beyond mystery. to become unpromised once more, save to herself. this desire was awoken in avonlea, the first spotlight on her. to learn at this time how vulnerable she still is, she must embrace the lesson for which she died. to live by her own will. it will bring her to confront an, and it will bring her to confront me. what do you </w:t>
      </w:r>
      <w:r w:rsidRPr="002F2EE7">
        <w:rPr>
          <w:rFonts w:ascii="Montserrat" w:hAnsi="Montserrat"/>
          <w:sz w:val="24"/>
        </w:rPr>
        <w:t>want?</w:t>
      </w:r>
    </w:p>
    <w:p w14:paraId="77C2A9A5" w14:textId="77777777" w:rsidR="00727578" w:rsidRPr="002F2EE7" w:rsidRDefault="00727578">
      <w:pPr>
        <w:pStyle w:val="0DraftNormal"/>
        <w:rPr>
          <w:rFonts w:ascii="Montserrat" w:hAnsi="Montserrat"/>
          <w:sz w:val="24"/>
        </w:rPr>
      </w:pPr>
    </w:p>
    <w:p w14:paraId="01F3188E" w14:textId="77777777" w:rsidR="00727578" w:rsidRPr="002F2EE7" w:rsidRDefault="002F2EE7">
      <w:pPr>
        <w:pStyle w:val="0DraftNormal"/>
        <w:rPr>
          <w:rFonts w:ascii="Montserrat" w:hAnsi="Montserrat"/>
          <w:sz w:val="24"/>
        </w:rPr>
      </w:pPr>
      <w:r w:rsidRPr="002F2EE7">
        <w:rPr>
          <w:rFonts w:ascii="Montserrat" w:hAnsi="Montserrat"/>
          <w:sz w:val="24"/>
        </w:rPr>
        <w:tab/>
        <w:t xml:space="preserve">in the next twenty years, in the very first generation of the daughter race, or a thousand years after contact, when the daughter race has stabilized? the idea here has been for these events to unfold in the first generation of contact, so it follows that a joint culture exists but that the daughter race is a mystery which has only just been apprehended. </w:t>
      </w:r>
    </w:p>
    <w:p w14:paraId="6601AB91" w14:textId="77777777" w:rsidR="00727578" w:rsidRPr="002F2EE7" w:rsidRDefault="002F2EE7">
      <w:pPr>
        <w:pStyle w:val="0DraftNormal"/>
        <w:rPr>
          <w:rFonts w:ascii="Montserrat" w:hAnsi="Montserrat"/>
          <w:sz w:val="24"/>
        </w:rPr>
      </w:pPr>
      <w:r w:rsidRPr="002F2EE7">
        <w:rPr>
          <w:rFonts w:ascii="Montserrat" w:hAnsi="Montserrat"/>
          <w:sz w:val="24"/>
        </w:rPr>
        <w:tab/>
      </w:r>
      <w:r w:rsidRPr="002F2EE7">
        <w:rPr>
          <w:rFonts w:ascii="Montserrat" w:hAnsi="Montserrat"/>
          <w:sz w:val="24"/>
        </w:rPr>
        <w:tab/>
      </w:r>
      <w:r w:rsidRPr="002F2EE7">
        <w:rPr>
          <w:rFonts w:ascii="Montserrat" w:hAnsi="Montserrat"/>
          <w:sz w:val="24"/>
        </w:rPr>
        <w:tab/>
      </w:r>
      <w:r w:rsidRPr="002F2EE7">
        <w:rPr>
          <w:rFonts w:ascii="Montserrat" w:hAnsi="Montserrat"/>
          <w:sz w:val="24"/>
        </w:rPr>
        <w:tab/>
      </w:r>
      <w:r w:rsidRPr="002F2EE7">
        <w:rPr>
          <w:rFonts w:ascii="Montserrat" w:hAnsi="Montserrat"/>
          <w:sz w:val="24"/>
        </w:rPr>
        <w:tab/>
      </w:r>
      <w:r w:rsidRPr="002F2EE7">
        <w:rPr>
          <w:rFonts w:ascii="Montserrat" w:hAnsi="Montserrat"/>
          <w:sz w:val="24"/>
        </w:rPr>
        <w:tab/>
      </w:r>
      <w:r w:rsidRPr="002F2EE7">
        <w:rPr>
          <w:rFonts w:ascii="Montserrat" w:hAnsi="Montserrat"/>
          <w:sz w:val="24"/>
        </w:rPr>
        <w:tab/>
      </w:r>
      <w:r w:rsidRPr="002F2EE7">
        <w:rPr>
          <w:rFonts w:ascii="Montserrat" w:hAnsi="Montserrat"/>
          <w:sz w:val="24"/>
        </w:rPr>
        <w:tab/>
      </w:r>
      <w:r w:rsidRPr="002F2EE7">
        <w:rPr>
          <w:rFonts w:ascii="Montserrat" w:hAnsi="Montserrat"/>
          <w:sz w:val="24"/>
        </w:rPr>
        <w:tab/>
      </w:r>
      <w:r w:rsidRPr="002F2EE7">
        <w:rPr>
          <w:rFonts w:ascii="Montserrat" w:hAnsi="Montserrat"/>
          <w:sz w:val="24"/>
        </w:rPr>
        <w:tab/>
      </w:r>
    </w:p>
    <w:p w14:paraId="691FCB6B" w14:textId="77777777" w:rsidR="00727578" w:rsidRPr="002F2EE7" w:rsidRDefault="002F2EE7">
      <w:pPr>
        <w:pStyle w:val="0DraftNormal"/>
        <w:rPr>
          <w:rFonts w:ascii="Montserrat" w:hAnsi="Montserrat"/>
          <w:sz w:val="24"/>
        </w:rPr>
      </w:pPr>
      <w:r w:rsidRPr="002F2EE7">
        <w:rPr>
          <w:rFonts w:ascii="Montserrat" w:hAnsi="Montserrat"/>
          <w:sz w:val="24"/>
        </w:rPr>
        <w:tab/>
        <w:t>point of consideration. avon tradition supports the practice of separating paired individuals to enable their minds to develop independently. such was employed in dawn and twilight’s childhood. humans have recognized a similar need when twins or triplets with active psionic abilities are born. human separation is less absolute, because humans believe that twins, triplets and other multiple birth children ought to be a part of each other’s lives—that in spite of the risk of allowing some mental dependencies</w:t>
      </w:r>
      <w:r w:rsidRPr="002F2EE7">
        <w:rPr>
          <w:rFonts w:ascii="Montserrat" w:hAnsi="Montserrat"/>
          <w:sz w:val="24"/>
        </w:rPr>
        <w:t xml:space="preserve"> to form, it is in the best interest of the children to share childhood. both of these concerns had to be taken into consideration when the sextet was born. the girls all needed to be separated from the boys to develop properly, and the girls and boys also needed to have some separation from the others of their sex. </w:t>
      </w:r>
    </w:p>
    <w:p w14:paraId="03CBAE61" w14:textId="77777777" w:rsidR="00727578" w:rsidRPr="002F2EE7" w:rsidRDefault="00727578">
      <w:pPr>
        <w:pStyle w:val="0DraftNormal"/>
        <w:rPr>
          <w:rFonts w:ascii="Montserrat" w:hAnsi="Montserrat"/>
          <w:sz w:val="24"/>
        </w:rPr>
      </w:pPr>
    </w:p>
    <w:p w14:paraId="37ED5EEF" w14:textId="77777777" w:rsidR="00727578" w:rsidRPr="002F2EE7" w:rsidRDefault="002F2EE7">
      <w:pPr>
        <w:pStyle w:val="0DraftNormal"/>
        <w:rPr>
          <w:rFonts w:ascii="Montserrat" w:hAnsi="Montserrat"/>
          <w:sz w:val="24"/>
        </w:rPr>
      </w:pPr>
      <w:r w:rsidRPr="002F2EE7">
        <w:rPr>
          <w:rFonts w:ascii="Montserrat" w:hAnsi="Montserrat"/>
          <w:sz w:val="24"/>
        </w:rPr>
        <w:tab/>
        <w:t xml:space="preserve">action. by simply switching morning ash and evening ember, the complimentary pairs were safely separated. at the same time, the illusion of triplets was established, reinforcing the idea of the morgans’ humanity and preventing anyone from from having any cause to suspect their true avon heritage until late adolescence. </w:t>
      </w:r>
    </w:p>
    <w:p w14:paraId="285FCA4C" w14:textId="77777777" w:rsidR="00727578" w:rsidRPr="002F2EE7" w:rsidRDefault="00727578">
      <w:pPr>
        <w:pStyle w:val="0DraftNormal"/>
        <w:rPr>
          <w:rFonts w:ascii="Montserrat" w:hAnsi="Montserrat"/>
          <w:sz w:val="24"/>
        </w:rPr>
      </w:pPr>
    </w:p>
    <w:p w14:paraId="7DE0866B" w14:textId="77777777" w:rsidR="00727578" w:rsidRPr="002F2EE7" w:rsidRDefault="002F2EE7">
      <w:pPr>
        <w:pStyle w:val="0DraftNormal"/>
        <w:rPr>
          <w:rFonts w:ascii="Montserrat" w:hAnsi="Montserrat"/>
          <w:sz w:val="24"/>
        </w:rPr>
      </w:pPr>
      <w:r w:rsidRPr="002F2EE7">
        <w:rPr>
          <w:rFonts w:ascii="Montserrat" w:hAnsi="Montserrat"/>
          <w:sz w:val="24"/>
        </w:rPr>
        <w:tab/>
        <w:t xml:space="preserve">reaction. the only complication in this was phoenix ash’s ambisexuality. as a girl he was identical to the three girls. unfortunately, it was sort of difficult to hide, and had to be left to the suggestion that he owed the resemblance to his mother, who was after all twins with the girl’s mother. </w:t>
      </w:r>
    </w:p>
    <w:p w14:paraId="2991BBA5" w14:textId="77777777" w:rsidR="00727578" w:rsidRPr="002F2EE7" w:rsidRDefault="00727578">
      <w:pPr>
        <w:pStyle w:val="0DraftNormal"/>
        <w:rPr>
          <w:rFonts w:ascii="Montserrat" w:hAnsi="Montserrat"/>
          <w:sz w:val="24"/>
        </w:rPr>
      </w:pPr>
    </w:p>
    <w:p w14:paraId="56D87DAF" w14:textId="77777777" w:rsidR="00727578" w:rsidRPr="002F2EE7" w:rsidRDefault="002F2EE7">
      <w:pPr>
        <w:pStyle w:val="0DraftNormal"/>
        <w:rPr>
          <w:rFonts w:ascii="Montserrat" w:hAnsi="Montserrat"/>
          <w:sz w:val="24"/>
        </w:rPr>
      </w:pPr>
      <w:r w:rsidRPr="002F2EE7">
        <w:rPr>
          <w:rFonts w:ascii="Montserrat" w:hAnsi="Montserrat"/>
          <w:sz w:val="24"/>
        </w:rPr>
        <w:tab/>
        <w:t xml:space="preserve">as a girl, i faced a difficult transition from identifying with humanity to identifying with my true avon nature. as a boy, i faced that, and the additional complication of having been born female, but using the power i was born with to become male on a transient basis. as i came to grips with the truth, and struggled to embrace myself, i became involved in the lingering conflict between human and avon authority. </w:t>
      </w:r>
    </w:p>
    <w:p w14:paraId="4A5A8D1F" w14:textId="77777777" w:rsidR="00727578" w:rsidRPr="002F2EE7" w:rsidRDefault="00727578">
      <w:pPr>
        <w:pStyle w:val="0DraftNormal"/>
        <w:rPr>
          <w:rFonts w:ascii="Montserrat" w:hAnsi="Montserrat"/>
          <w:sz w:val="24"/>
        </w:rPr>
      </w:pPr>
    </w:p>
    <w:p w14:paraId="0EE4C358" w14:textId="77777777" w:rsidR="00727578" w:rsidRPr="002F2EE7" w:rsidRDefault="002F2EE7">
      <w:pPr>
        <w:pStyle w:val="0DraftNormal"/>
        <w:rPr>
          <w:rFonts w:ascii="Montserrat" w:hAnsi="Montserrat"/>
          <w:sz w:val="24"/>
        </w:rPr>
      </w:pPr>
      <w:r w:rsidRPr="002F2EE7">
        <w:rPr>
          <w:rFonts w:ascii="Montserrat" w:hAnsi="Montserrat"/>
          <w:sz w:val="24"/>
        </w:rPr>
        <w:tab/>
        <w:t>i was born a daughter of aspen morgan, a triplet with an identical twin sister and a virtually identical twin brother. after i was born, my parents separated. i went with my mother and my sister and brother went with my father. i met him when i returned to my father’s home in my sister’s place. he, it turned out, was living with our cousins, and only got to visit on special occasions. my father, married to another woman at the time of my birth, had two other daughters whom i would grow up with. i was somet</w:t>
      </w:r>
      <w:r w:rsidRPr="002F2EE7">
        <w:rPr>
          <w:rFonts w:ascii="Montserrat" w:hAnsi="Montserrat"/>
          <w:sz w:val="24"/>
        </w:rPr>
        <w:t>hing of a tom-boy, though there was never any question that i was female to the depths of my soul. i probably could have been a boy if i had wanted, i certainly had extraordinary power over my body. i think the thing that really mattered to me was having the freedom to express myself and explore my full potential. once my sister and i switched places, our parents relaxed a bit on our separation. as dual citizens, we attended avon schools together, playing together almost every day and occasionally having sl</w:t>
      </w:r>
      <w:r w:rsidRPr="002F2EE7">
        <w:rPr>
          <w:rFonts w:ascii="Montserrat" w:hAnsi="Montserrat"/>
          <w:sz w:val="24"/>
        </w:rPr>
        <w:t>eepovers and camping trips. as psionic children it was important that we spend as much time away from each other as we did together, to prevent us from becoming mind locked. the funny thing is, i grew up in the midst of avon culture. i don’t’ know why it never occurred to me to guess that i was avon, but living in a human community, i simply assumed i was one too. avon were always born in male-female pairs, and i had never heard of an exception to the rule. how was i to know that my birth was a special exce</w:t>
      </w:r>
      <w:r w:rsidRPr="002F2EE7">
        <w:rPr>
          <w:rFonts w:ascii="Montserrat" w:hAnsi="Montserrat"/>
          <w:sz w:val="24"/>
        </w:rPr>
        <w:t xml:space="preserve">ption to the rule. as a child, i was always the one pretending to be human so my siblings could pretend to be avon. at least their childhood games prepared them for the shocking truth, a biological revelation that erased all doubt. as hard as it was for them to transcend their human mindsets, my awakening was far harder. </w:t>
      </w:r>
    </w:p>
    <w:p w14:paraId="7926BBB7" w14:textId="77777777" w:rsidR="00727578" w:rsidRPr="002F2EE7" w:rsidRDefault="00727578">
      <w:pPr>
        <w:pStyle w:val="0DraftNormal"/>
        <w:rPr>
          <w:rFonts w:ascii="Montserrat" w:hAnsi="Montserrat"/>
          <w:sz w:val="24"/>
        </w:rPr>
      </w:pPr>
    </w:p>
    <w:p w14:paraId="5DFC56E3" w14:textId="77777777" w:rsidR="00727578" w:rsidRPr="002F2EE7" w:rsidRDefault="002F2EE7">
      <w:pPr>
        <w:pStyle w:val="0DraftNormal"/>
        <w:rPr>
          <w:rFonts w:ascii="Montserrat" w:hAnsi="Montserrat"/>
          <w:sz w:val="24"/>
        </w:rPr>
      </w:pPr>
      <w:r w:rsidRPr="002F2EE7">
        <w:rPr>
          <w:rFonts w:ascii="Montserrat" w:hAnsi="Montserrat"/>
          <w:sz w:val="24"/>
        </w:rPr>
        <w:tab/>
        <w:t>i was born a son of arden morgan, a triplet with an identical twin brother and an identical twin sister—a bizzarre aspect of my innate power, i could adopt the form of either. my brother and sister were the only openly avon twins in our family. their conception was credited to an avon father, a person our mother had maintained an intimate relationship with throughout the war. my father also figured in at the appropriate time for my conception, which easily accounted for my existence. i was a boy, no questi</w:t>
      </w:r>
      <w:r w:rsidRPr="002F2EE7">
        <w:rPr>
          <w:rFonts w:ascii="Montserrat" w:hAnsi="Montserrat"/>
          <w:sz w:val="24"/>
        </w:rPr>
        <w:t xml:space="preserve">ons there, but for some reason, my body was female by default. if not for the ability to change at will, i would have come to hate that female body. instead, growing up among avon, i came to love it and the unique inheritance it provided me. the three of us were separated shortly after our birth. i was taken under my father’s wing, at first accompanying him to specialists who tried to puzzle out my strange condition. as it became clear that my condition was permanent and stable, my father tried to take the </w:t>
      </w:r>
      <w:r w:rsidRPr="002F2EE7">
        <w:rPr>
          <w:rFonts w:ascii="Montserrat" w:hAnsi="Montserrat"/>
          <w:sz w:val="24"/>
        </w:rPr>
        <w:t xml:space="preserve">greatest advantage of my duality by training me in every school of dance he could hunt down. i did not spend all of my time on the road. i would come home to the same community for nights, days or even months at a time. my brother, my sister and i seemed to be on a rotation, encountering each other only in passing, like the changing of the guard. my ambisexuality would have created problems for me even if i had known i was avon. because my avon friends saw me as human, my duality was something of an asset, </w:t>
      </w:r>
      <w:r w:rsidRPr="002F2EE7">
        <w:rPr>
          <w:rFonts w:ascii="Montserrat" w:hAnsi="Montserrat"/>
          <w:sz w:val="24"/>
        </w:rPr>
        <w:t xml:space="preserve">since it allowed me to understand both sides of the male-female dynamic, which made me one of the few humans who appreciate certain aspects of avon existence. it also meant i lived in envy of avon twins. </w:t>
      </w:r>
    </w:p>
    <w:p w14:paraId="349E2299" w14:textId="77777777" w:rsidR="00727578" w:rsidRPr="002F2EE7" w:rsidRDefault="00727578">
      <w:pPr>
        <w:pStyle w:val="0DraftNormal"/>
        <w:rPr>
          <w:rFonts w:ascii="Montserrat" w:hAnsi="Montserrat"/>
          <w:sz w:val="24"/>
        </w:rPr>
      </w:pPr>
    </w:p>
    <w:p w14:paraId="31A22325" w14:textId="77777777" w:rsidR="00727578" w:rsidRPr="002F2EE7" w:rsidRDefault="002F2EE7">
      <w:pPr>
        <w:pStyle w:val="0DraftNormal"/>
        <w:rPr>
          <w:rFonts w:ascii="Montserrat" w:hAnsi="Montserrat"/>
          <w:sz w:val="24"/>
        </w:rPr>
      </w:pPr>
      <w:r w:rsidRPr="002F2EE7">
        <w:rPr>
          <w:rFonts w:ascii="Montserrat" w:hAnsi="Montserrat"/>
          <w:sz w:val="24"/>
        </w:rPr>
        <w:tab/>
        <w:t>i grew up as a member of two honored human households which mediated between the two empires. among avon, my two mothers were members of the nobility, house lords. among humans, they were still considered to be government assets. my siblings and i had no reason to question our assumed humanity, but we all faced an unquestionably avon coming of age. in my situation, it was not possible to handle the matter quietly behind closed doors. my survival depended on fulfilling the biological imperative of heat, but</w:t>
      </w:r>
      <w:r w:rsidRPr="002F2EE7">
        <w:rPr>
          <w:rFonts w:ascii="Montserrat" w:hAnsi="Montserrat"/>
          <w:sz w:val="24"/>
        </w:rPr>
        <w:t xml:space="preserve"> the circumstances which forced my families to maintain their human identities gave the human establishment the power to use my biological imperative to endanger us all. </w:t>
      </w:r>
    </w:p>
    <w:p w14:paraId="342B1AEF" w14:textId="77777777" w:rsidR="00727578" w:rsidRPr="002F2EE7" w:rsidRDefault="00727578">
      <w:pPr>
        <w:pStyle w:val="0DraftNormal"/>
        <w:rPr>
          <w:rFonts w:ascii="Montserrat" w:hAnsi="Montserrat"/>
          <w:sz w:val="24"/>
        </w:rPr>
      </w:pPr>
    </w:p>
    <w:p w14:paraId="74B50A27" w14:textId="77777777" w:rsidR="00727578" w:rsidRPr="002F2EE7" w:rsidRDefault="002F2EE7">
      <w:pPr>
        <w:pStyle w:val="0DraftNormal"/>
        <w:rPr>
          <w:rFonts w:ascii="Montserrat" w:hAnsi="Montserrat"/>
          <w:sz w:val="24"/>
        </w:rPr>
      </w:pPr>
      <w:r w:rsidRPr="002F2EE7">
        <w:rPr>
          <w:rFonts w:ascii="Montserrat" w:hAnsi="Montserrat"/>
          <w:sz w:val="24"/>
        </w:rPr>
        <w:tab/>
        <w:t>when the engagement was made, it caught me by surprise. the whole point of it was to maintain the fiction of our humanity, so my compliment and i were not informed of the real reason for the engagement. without that, how was i to know that i had a female compliment. who would have imagined she would be my childhood friend, the girl who knew me only as a girl. she was such a tom-boy herself, she never seemed to notice my own lack of femininity. i had no reason to suspect that she was anything other than hum</w:t>
      </w:r>
      <w:r w:rsidRPr="002F2EE7">
        <w:rPr>
          <w:rFonts w:ascii="Montserrat" w:hAnsi="Montserrat"/>
          <w:sz w:val="24"/>
        </w:rPr>
        <w:t>an. in fact, her humanity was a big part of her attraction for me. i can remember the times i would pretend to be her twin sister, and her twin sister and brother would pretend that they were avon twins. how ironic that our childhood fantasy would turn out to be so close to the truth. my own brother and sister were her sibling’s idols—their only education in what it really meant to be avon twins. my compliment had far less preparation. in fact, the two of us were engaged to be married to deliberately obscur</w:t>
      </w:r>
      <w:r w:rsidRPr="002F2EE7">
        <w:rPr>
          <w:rFonts w:ascii="Montserrat" w:hAnsi="Montserrat"/>
          <w:sz w:val="24"/>
        </w:rPr>
        <w:t xml:space="preserve">e the true relationship between us. that was hard on both of us, because i was still not very good at maintaining a male form. my secret was out from the moment we were first thrust upon each other. </w:t>
      </w:r>
    </w:p>
    <w:p w14:paraId="6053775F" w14:textId="77777777" w:rsidR="00727578" w:rsidRPr="002F2EE7" w:rsidRDefault="00727578">
      <w:pPr>
        <w:pStyle w:val="0DraftNormal"/>
        <w:rPr>
          <w:rFonts w:ascii="Montserrat" w:hAnsi="Montserrat"/>
          <w:sz w:val="24"/>
        </w:rPr>
      </w:pPr>
    </w:p>
    <w:p w14:paraId="7D17656E" w14:textId="77777777" w:rsidR="00727578" w:rsidRPr="002F2EE7" w:rsidRDefault="002F2EE7">
      <w:pPr>
        <w:pStyle w:val="0DraftNormal"/>
        <w:rPr>
          <w:rFonts w:ascii="Montserrat" w:hAnsi="Montserrat"/>
          <w:sz w:val="24"/>
        </w:rPr>
      </w:pPr>
      <w:r w:rsidRPr="002F2EE7">
        <w:rPr>
          <w:rFonts w:ascii="Montserrat" w:hAnsi="Montserrat"/>
          <w:sz w:val="24"/>
        </w:rPr>
        <w:tab/>
        <w:t xml:space="preserve">my engagement to my compliment, originating as it did from the avon empress, was an exploitable controversy. to avon as well as humans. as far as the imperial court was concerned, our union consolidated a tremendous amount of power in human hands, and as far as human critics and politicians were concerned, our union violated the human taboo of incest. the fact that my compliment was ambisexual, or transsexual as many humans chose to see it, only made matters worse. </w:t>
      </w:r>
    </w:p>
    <w:p w14:paraId="059B18B6" w14:textId="77777777" w:rsidR="00727578" w:rsidRPr="002F2EE7" w:rsidRDefault="00727578">
      <w:pPr>
        <w:pStyle w:val="0DraftNormal"/>
        <w:rPr>
          <w:rFonts w:ascii="Montserrat" w:hAnsi="Montserrat"/>
          <w:sz w:val="24"/>
        </w:rPr>
      </w:pPr>
    </w:p>
    <w:p w14:paraId="2A0FB963" w14:textId="77777777" w:rsidR="00727578" w:rsidRPr="002F2EE7" w:rsidRDefault="002F2EE7">
      <w:pPr>
        <w:pStyle w:val="0DraftNormal"/>
        <w:rPr>
          <w:rFonts w:ascii="Montserrat" w:hAnsi="Montserrat"/>
          <w:sz w:val="24"/>
        </w:rPr>
      </w:pPr>
      <w:r w:rsidRPr="002F2EE7">
        <w:rPr>
          <w:rFonts w:ascii="Montserrat" w:hAnsi="Montserrat"/>
          <w:sz w:val="24"/>
        </w:rPr>
        <w:tab/>
        <w:t>in a purely avon environment, an incestuous union was not taboo, because avon were a bit more sophisticated about genetics, and had practiced line breeding to strengthen and reinforce positive traits, while culling out negative traits by immediate intervention. avon breeding practices were genetically sound, and humans could confirm that with minimal effort, but cultural differences nevertheless provided an excuse for conflict. unfortunately, word of our engagement spread from the kids at our school, to th</w:t>
      </w:r>
      <w:r w:rsidRPr="002F2EE7">
        <w:rPr>
          <w:rFonts w:ascii="Montserrat" w:hAnsi="Montserrat"/>
          <w:sz w:val="24"/>
        </w:rPr>
        <w:t xml:space="preserve">e families of influential human and avon households, and from there to court. </w:t>
      </w:r>
    </w:p>
    <w:p w14:paraId="3847D871" w14:textId="77777777" w:rsidR="00727578" w:rsidRPr="002F2EE7" w:rsidRDefault="00727578">
      <w:pPr>
        <w:pStyle w:val="0DraftNormal"/>
        <w:rPr>
          <w:rFonts w:ascii="Montserrat" w:hAnsi="Montserrat"/>
          <w:sz w:val="24"/>
        </w:rPr>
      </w:pPr>
    </w:p>
    <w:p w14:paraId="374739D9" w14:textId="77777777" w:rsidR="00727578" w:rsidRPr="002F2EE7" w:rsidRDefault="002F2EE7">
      <w:pPr>
        <w:pStyle w:val="0DraftNormal"/>
        <w:rPr>
          <w:rFonts w:ascii="Montserrat" w:hAnsi="Montserrat"/>
          <w:sz w:val="24"/>
        </w:rPr>
      </w:pPr>
      <w:r w:rsidRPr="002F2EE7">
        <w:rPr>
          <w:rFonts w:ascii="Montserrat" w:hAnsi="Montserrat"/>
          <w:sz w:val="24"/>
        </w:rPr>
        <w:tab/>
        <w:t xml:space="preserve">if we had simply revealed that we were avon, then our union would have been unassailable. of course the fallout of that revelation could destroy the delicate interface between the human and avon governments. the interest focused on us resulted in discoveries that only aggravated human sensibilities further. </w:t>
      </w:r>
    </w:p>
    <w:p w14:paraId="428308A8" w14:textId="77777777" w:rsidR="00727578" w:rsidRPr="002F2EE7" w:rsidRDefault="00727578">
      <w:pPr>
        <w:pStyle w:val="0DraftNormal"/>
        <w:rPr>
          <w:rFonts w:ascii="Montserrat" w:hAnsi="Montserrat"/>
          <w:sz w:val="24"/>
        </w:rPr>
      </w:pPr>
    </w:p>
    <w:p w14:paraId="37EFF22B" w14:textId="77777777" w:rsidR="00727578" w:rsidRPr="002F2EE7" w:rsidRDefault="002F2EE7">
      <w:pPr>
        <w:pStyle w:val="0DraftNormal"/>
        <w:rPr>
          <w:rFonts w:ascii="Montserrat" w:hAnsi="Montserrat"/>
          <w:sz w:val="24"/>
        </w:rPr>
      </w:pPr>
      <w:r w:rsidRPr="002F2EE7">
        <w:rPr>
          <w:rFonts w:ascii="Montserrat" w:hAnsi="Montserrat"/>
          <w:sz w:val="24"/>
        </w:rPr>
        <w:tab/>
      </w:r>
      <w:r w:rsidRPr="002F2EE7">
        <w:rPr>
          <w:rFonts w:ascii="Montserrat" w:hAnsi="Montserrat"/>
          <w:sz w:val="24"/>
        </w:rPr>
        <w:t xml:space="preserve">naturally, my compliment and i were genetically identical with each other—and our respective siblings. that is how it always is with the reborn. in human eyes, however, that was a violation of cloning and replication regulations. our existence was suddenly perceived as an attempt to bypass those strict codes of human reproduction—a severe violation of the aegis citizenship contract. </w:t>
      </w:r>
    </w:p>
    <w:p w14:paraId="0B2A2CFF" w14:textId="77777777" w:rsidR="00727578" w:rsidRPr="002F2EE7" w:rsidRDefault="00727578">
      <w:pPr>
        <w:pStyle w:val="0DraftNormal"/>
        <w:rPr>
          <w:rFonts w:ascii="Montserrat" w:hAnsi="Montserrat"/>
          <w:sz w:val="24"/>
        </w:rPr>
      </w:pPr>
    </w:p>
    <w:p w14:paraId="6C0CF027" w14:textId="77777777" w:rsidR="00727578" w:rsidRPr="002F2EE7" w:rsidRDefault="002F2EE7">
      <w:pPr>
        <w:pStyle w:val="0DraftNormal"/>
        <w:rPr>
          <w:rFonts w:ascii="Montserrat" w:hAnsi="Montserrat"/>
          <w:sz w:val="24"/>
        </w:rPr>
      </w:pPr>
      <w:r w:rsidRPr="002F2EE7">
        <w:rPr>
          <w:rFonts w:ascii="Montserrat" w:hAnsi="Montserrat"/>
          <w:sz w:val="24"/>
        </w:rPr>
        <w:tab/>
        <w:t>every citizen of the aegis turned over a healthy portion of their genetic rights to support the vast infrastructure of the aegis. for the most part, replicas of individuals were created by the government to man the various essential institutions on which interstellar civilization depended. citizens retained some rights to their own genetic legacy. reproduction laws protected many forms of childbearing, including modified and unmodified cloning, but the licensing and regulation were very strict, and the sim</w:t>
      </w:r>
      <w:r w:rsidRPr="002F2EE7">
        <w:rPr>
          <w:rFonts w:ascii="Montserrat" w:hAnsi="Montserrat"/>
          <w:sz w:val="24"/>
        </w:rPr>
        <w:t xml:space="preserve">ple failure to register our inception opened the door to state or military confiscation. </w:t>
      </w:r>
    </w:p>
    <w:p w14:paraId="4765E6E1" w14:textId="77777777" w:rsidR="00727578" w:rsidRPr="002F2EE7" w:rsidRDefault="00727578">
      <w:pPr>
        <w:pStyle w:val="0DraftNormal"/>
        <w:rPr>
          <w:rFonts w:ascii="Montserrat" w:hAnsi="Montserrat"/>
          <w:sz w:val="24"/>
        </w:rPr>
      </w:pPr>
    </w:p>
    <w:p w14:paraId="2B570FFE" w14:textId="77777777" w:rsidR="00727578" w:rsidRPr="002F2EE7" w:rsidRDefault="002F2EE7">
      <w:pPr>
        <w:pStyle w:val="0DraftNormal"/>
        <w:rPr>
          <w:rFonts w:ascii="Montserrat" w:hAnsi="Montserrat"/>
          <w:sz w:val="24"/>
        </w:rPr>
      </w:pPr>
      <w:r w:rsidRPr="002F2EE7">
        <w:rPr>
          <w:rFonts w:ascii="Montserrat" w:hAnsi="Montserrat"/>
          <w:sz w:val="24"/>
        </w:rPr>
        <w:tab/>
      </w:r>
      <w:r w:rsidRPr="002F2EE7">
        <w:rPr>
          <w:rFonts w:ascii="Montserrat" w:hAnsi="Montserrat"/>
          <w:sz w:val="24"/>
        </w:rPr>
        <w:t xml:space="preserve">of course our genetic relationship only intensified the incest controversy, even though a full genetic assay was able to establish that there were no conceivable negative recombinations possible, short of mutation, in any mating between individuals with our specific DNA. what a kick, to be told that genetically, you were virtually perfect, but that you legally had no rights to your own body. </w:t>
      </w:r>
    </w:p>
    <w:p w14:paraId="460D5D56" w14:textId="77777777" w:rsidR="00727578" w:rsidRPr="002F2EE7" w:rsidRDefault="00727578">
      <w:pPr>
        <w:pStyle w:val="0DraftNormal"/>
        <w:rPr>
          <w:rFonts w:ascii="Montserrat" w:hAnsi="Montserrat"/>
          <w:sz w:val="24"/>
        </w:rPr>
      </w:pPr>
    </w:p>
    <w:p w14:paraId="09C292D3" w14:textId="77777777" w:rsidR="00727578" w:rsidRPr="002F2EE7" w:rsidRDefault="002F2EE7">
      <w:pPr>
        <w:pStyle w:val="0DraftNormal"/>
        <w:rPr>
          <w:rFonts w:ascii="Montserrat" w:hAnsi="Montserrat"/>
          <w:sz w:val="24"/>
        </w:rPr>
      </w:pPr>
      <w:r w:rsidRPr="002F2EE7">
        <w:rPr>
          <w:rFonts w:ascii="Montserrat" w:hAnsi="Montserrat"/>
          <w:sz w:val="24"/>
        </w:rPr>
        <w:tab/>
        <w:t xml:space="preserve">pressure was applied until our families were forced to turn us all over to state custody. in the event that our parents could not establish a reasonable cause for failing to register our inception, and thus secure legal ownership of their children’s bodies. we would all become subject to the laws governing artifacts and replica tenancy. </w:t>
      </w:r>
    </w:p>
    <w:p w14:paraId="08874F52" w14:textId="77777777" w:rsidR="00727578" w:rsidRPr="002F2EE7" w:rsidRDefault="00727578">
      <w:pPr>
        <w:pStyle w:val="0DraftNormal"/>
        <w:rPr>
          <w:rFonts w:ascii="Montserrat" w:hAnsi="Montserrat"/>
          <w:sz w:val="24"/>
        </w:rPr>
      </w:pPr>
    </w:p>
    <w:p w14:paraId="49FAA5C6" w14:textId="77777777" w:rsidR="00727578" w:rsidRPr="002F2EE7" w:rsidRDefault="002F2EE7">
      <w:pPr>
        <w:pStyle w:val="0DraftNormal"/>
        <w:rPr>
          <w:rFonts w:ascii="Montserrat" w:hAnsi="Montserrat"/>
          <w:sz w:val="24"/>
        </w:rPr>
      </w:pPr>
      <w:r w:rsidRPr="002F2EE7">
        <w:rPr>
          <w:rFonts w:ascii="Montserrat" w:hAnsi="Montserrat"/>
          <w:sz w:val="24"/>
        </w:rPr>
        <w:tab/>
        <w:t>the idea sounded insane. unfortunately, the consequences of having no regulation of the powerful technologies of genetic, mnemonic and nanonic engineering, were potentially cataclysmic. if it had not been for the face that we were all gestated in the bodies of our genetic parents, and raised as independent and unique individuals, we would have faced a far more serious prospect. the material resources and support to create a human being from scratch were unbelievably expensive. the actually cost, for a priv</w:t>
      </w:r>
      <w:r w:rsidRPr="002F2EE7">
        <w:rPr>
          <w:rFonts w:ascii="Montserrat" w:hAnsi="Montserrat"/>
          <w:sz w:val="24"/>
        </w:rPr>
        <w:t>ate citizen to actually own them—and thus own the capacity to guarantee his own immortality—would fall somewhere in the neighborhood of one prime class m planet, something fully industrialized, or some virgin, paradise resort. to simply use such a resource would cost several million credits, variable depending on where you went, and current market factors. whoever held the paper on that transaction legally owned the product. for the mind that resided in an artifact or replica, it was indentured servitude th</w:t>
      </w:r>
      <w:r w:rsidRPr="002F2EE7">
        <w:rPr>
          <w:rFonts w:ascii="Montserrat" w:hAnsi="Montserrat"/>
          <w:sz w:val="24"/>
        </w:rPr>
        <w:t xml:space="preserve">at barely fell short of outright slavery—with regulation. without regulation, a government or individual with the proper resources could create armies of slaves. </w:t>
      </w:r>
    </w:p>
    <w:p w14:paraId="2FB6847B" w14:textId="77777777" w:rsidR="00727578" w:rsidRPr="002F2EE7" w:rsidRDefault="00727578">
      <w:pPr>
        <w:pStyle w:val="0DraftNormal"/>
        <w:rPr>
          <w:rFonts w:ascii="Montserrat" w:hAnsi="Montserrat"/>
          <w:sz w:val="24"/>
        </w:rPr>
      </w:pPr>
    </w:p>
    <w:p w14:paraId="08053D93" w14:textId="77777777" w:rsidR="00727578" w:rsidRPr="002F2EE7" w:rsidRDefault="002F2EE7">
      <w:pPr>
        <w:pStyle w:val="0DraftNormal"/>
        <w:rPr>
          <w:rFonts w:ascii="Montserrat" w:hAnsi="Montserrat"/>
          <w:sz w:val="24"/>
        </w:rPr>
      </w:pPr>
      <w:r w:rsidRPr="002F2EE7">
        <w:rPr>
          <w:rFonts w:ascii="Montserrat" w:hAnsi="Montserrat"/>
          <w:sz w:val="24"/>
        </w:rPr>
        <w:tab/>
        <w:t>the aegis developed the technology to survive the dreadful costs of conquering the vast desert of interstellar space. to prevent the abuse of that technology, they had made genetic registration and contribution to society a mandatory requirement of citizenship. the contract based economy placed all humans in the aegis on the same footing, whether original, artifact or replica. if you were in space, and you did not have a contract to work in space, you were a passenger, and entitled to simply go from one pl</w:t>
      </w:r>
      <w:r w:rsidRPr="002F2EE7">
        <w:rPr>
          <w:rFonts w:ascii="Montserrat" w:hAnsi="Montserrat"/>
          <w:sz w:val="24"/>
        </w:rPr>
        <w:t xml:space="preserve">ace to another. </w:t>
      </w:r>
    </w:p>
    <w:p w14:paraId="4C17F08A" w14:textId="77777777" w:rsidR="00727578" w:rsidRPr="002F2EE7" w:rsidRDefault="00727578">
      <w:pPr>
        <w:pStyle w:val="0DraftNormal"/>
        <w:rPr>
          <w:rFonts w:ascii="Montserrat" w:hAnsi="Montserrat"/>
          <w:sz w:val="24"/>
        </w:rPr>
      </w:pPr>
    </w:p>
    <w:p w14:paraId="4D73CA8E" w14:textId="77777777" w:rsidR="00727578" w:rsidRPr="002F2EE7" w:rsidRDefault="002F2EE7">
      <w:pPr>
        <w:pStyle w:val="0DraftNormal"/>
        <w:rPr>
          <w:rFonts w:ascii="Montserrat" w:hAnsi="Montserrat"/>
          <w:sz w:val="24"/>
        </w:rPr>
      </w:pPr>
      <w:r w:rsidRPr="002F2EE7">
        <w:rPr>
          <w:rFonts w:ascii="Montserrat" w:hAnsi="Montserrat"/>
          <w:sz w:val="24"/>
        </w:rPr>
        <w:tab/>
        <w:t xml:space="preserve">the first purpose of the aegis was to keep the human race connected. in addition to that, the aegis protected the member worlds from their enemies, both foreign and domestic. the aegis was also the only home to the majority of human psionic actives. </w:t>
      </w:r>
    </w:p>
    <w:p w14:paraId="6E2E7D0E" w14:textId="77777777" w:rsidR="00727578" w:rsidRPr="002F2EE7" w:rsidRDefault="00727578">
      <w:pPr>
        <w:pStyle w:val="0DraftNormal"/>
        <w:rPr>
          <w:rFonts w:ascii="Montserrat" w:hAnsi="Montserrat"/>
          <w:sz w:val="24"/>
        </w:rPr>
      </w:pPr>
    </w:p>
    <w:p w14:paraId="08806944" w14:textId="77777777" w:rsidR="00727578" w:rsidRPr="002F2EE7" w:rsidRDefault="002F2EE7">
      <w:pPr>
        <w:pStyle w:val="0DraftNormal"/>
        <w:rPr>
          <w:rFonts w:ascii="Montserrat" w:hAnsi="Montserrat"/>
          <w:sz w:val="24"/>
        </w:rPr>
      </w:pPr>
      <w:r w:rsidRPr="002F2EE7">
        <w:rPr>
          <w:rFonts w:ascii="Montserrat" w:hAnsi="Montserrat"/>
          <w:sz w:val="24"/>
        </w:rPr>
        <w:tab/>
        <w:t>the psionic regulation act deprived psionics of most of their planetary rights. all psionics had to be licensed. psionics were forbidden to set foot on some worlds, while on others they had to submit to severe regulations, including but not limited to confinement to designated reservations, inhibition of their powers through the use of pharmaceutical and technological restraints, requirements to wear visible markings identifying them to all as psionics, or tracking and monitoring devices, and to be accompa</w:t>
      </w:r>
      <w:r w:rsidRPr="002F2EE7">
        <w:rPr>
          <w:rFonts w:ascii="Montserrat" w:hAnsi="Montserrat"/>
          <w:sz w:val="24"/>
        </w:rPr>
        <w:t xml:space="preserve">nied at all times by specially trained, armed escorts. this kind of paranoia was precisely the reason my mother had left earth in the first place. </w:t>
      </w:r>
    </w:p>
    <w:p w14:paraId="41530DD3" w14:textId="77777777" w:rsidR="00727578" w:rsidRPr="002F2EE7" w:rsidRDefault="00727578">
      <w:pPr>
        <w:pStyle w:val="0DraftNormal"/>
        <w:rPr>
          <w:rFonts w:ascii="Montserrat" w:hAnsi="Montserrat"/>
          <w:sz w:val="24"/>
        </w:rPr>
      </w:pPr>
    </w:p>
    <w:p w14:paraId="2A46335E" w14:textId="77777777" w:rsidR="00727578" w:rsidRPr="002F2EE7" w:rsidRDefault="002F2EE7">
      <w:pPr>
        <w:pStyle w:val="0DraftNormal"/>
        <w:rPr>
          <w:rFonts w:ascii="Montserrat" w:hAnsi="Montserrat"/>
          <w:sz w:val="24"/>
        </w:rPr>
      </w:pPr>
      <w:r w:rsidRPr="002F2EE7">
        <w:rPr>
          <w:rFonts w:ascii="Montserrat" w:hAnsi="Montserrat"/>
          <w:sz w:val="24"/>
        </w:rPr>
        <w:tab/>
        <w:t>my siblings had been fortunate in being able to fulfill the demands of heat, and achieve union, prior to our arrest. my compliment and i, plagued by heat and human proscriptions, were struggling to simply stay alive, side by side, but forbidden to touch. we were being used to drive a wedge between human and avon—to emphasize the difference between our races when few other differences existed to exploit. the conservative and reactionary elements of both civilizations were trying to arouse the specter of ali</w:t>
      </w:r>
      <w:r w:rsidRPr="002F2EE7">
        <w:rPr>
          <w:rFonts w:ascii="Montserrat" w:hAnsi="Montserrat"/>
          <w:sz w:val="24"/>
        </w:rPr>
        <w:t xml:space="preserve">en nature and fear of the different and unknown to fulfill their own agendas. the empress had known our nature would force my compliment and i to embrace, and the more we fought it, the stronger the impulse became. neither of us wanted to turn to others to alleviate our symptoms, so those symptoms were quietly killing us. finally, it did not matter that what we had to do would betray our families’ secrets to the human government. that was the point. </w:t>
      </w:r>
    </w:p>
    <w:p w14:paraId="622D5D36" w14:textId="77777777" w:rsidR="00727578" w:rsidRPr="002F2EE7" w:rsidRDefault="00727578">
      <w:pPr>
        <w:pStyle w:val="0DraftNormal"/>
        <w:rPr>
          <w:rFonts w:ascii="Montserrat" w:hAnsi="Montserrat"/>
          <w:sz w:val="24"/>
        </w:rPr>
      </w:pPr>
    </w:p>
    <w:p w14:paraId="015DC613" w14:textId="77777777" w:rsidR="00727578" w:rsidRPr="002F2EE7" w:rsidRDefault="002F2EE7">
      <w:pPr>
        <w:pStyle w:val="0DraftNormal"/>
        <w:rPr>
          <w:rFonts w:ascii="Montserrat" w:hAnsi="Montserrat"/>
          <w:sz w:val="24"/>
        </w:rPr>
      </w:pPr>
      <w:r w:rsidRPr="002F2EE7">
        <w:rPr>
          <w:rFonts w:ascii="Montserrat" w:hAnsi="Montserrat"/>
          <w:sz w:val="24"/>
        </w:rPr>
        <w:tab/>
        <w:t xml:space="preserve">in spite of everything, we became united. i was still me, just more so. my body had changed, in all proportions the same body i was entirely familiar with from either starting perspective. my sex was something like, and utterly unlike, anything i had ever experienced. my understanding of myself unfolded in a way i thought i could only dream of. as i conceived of myself, i knew at last the answer to all of my doubts. i was whole, an individual, and yet a part of something divine. </w:t>
      </w:r>
    </w:p>
    <w:p w14:paraId="05847822" w14:textId="77777777" w:rsidR="00727578" w:rsidRPr="002F2EE7" w:rsidRDefault="00727578">
      <w:pPr>
        <w:pStyle w:val="0DraftNormal"/>
        <w:rPr>
          <w:rFonts w:ascii="Montserrat" w:hAnsi="Montserrat"/>
          <w:sz w:val="24"/>
        </w:rPr>
      </w:pPr>
    </w:p>
    <w:p w14:paraId="460170CB" w14:textId="77777777" w:rsidR="00727578" w:rsidRPr="002F2EE7" w:rsidRDefault="002F2EE7">
      <w:pPr>
        <w:pStyle w:val="0DraftNormal"/>
        <w:rPr>
          <w:rFonts w:ascii="Montserrat" w:hAnsi="Montserrat"/>
          <w:sz w:val="24"/>
        </w:rPr>
      </w:pPr>
      <w:r w:rsidRPr="002F2EE7">
        <w:rPr>
          <w:rFonts w:ascii="Montserrat" w:hAnsi="Montserrat"/>
          <w:sz w:val="24"/>
        </w:rPr>
        <w:tab/>
        <w:t xml:space="preserve">humans had never seen our secret. they had never seen a union, nor realized why our race had a third sex. never having seen, they could never have asked. when i achieved union, it had been too long denied. i could not simply step back from the achievement and return to my dual state like my siblings. the humans were forced to see me, and to understand that i was never human, though they had built their entire strategy in this conflict around the conviction that i was nothing but human. i proved to them we </w:t>
      </w:r>
      <w:r w:rsidRPr="002F2EE7">
        <w:rPr>
          <w:rFonts w:ascii="Montserrat" w:hAnsi="Montserrat"/>
          <w:sz w:val="24"/>
        </w:rPr>
        <w:t xml:space="preserve">are alien, and at the same time proved to them that we were human in all the ways that mattered. </w:t>
      </w:r>
    </w:p>
    <w:p w14:paraId="4050E2D0" w14:textId="77777777" w:rsidR="00727578" w:rsidRPr="002F2EE7" w:rsidRDefault="00727578">
      <w:pPr>
        <w:pStyle w:val="0DraftNormal"/>
        <w:rPr>
          <w:rFonts w:ascii="Montserrat" w:hAnsi="Montserrat"/>
          <w:sz w:val="24"/>
        </w:rPr>
      </w:pPr>
    </w:p>
    <w:p w14:paraId="7A1A0F97" w14:textId="77777777" w:rsidR="00727578" w:rsidRPr="002F2EE7" w:rsidRDefault="002F2EE7">
      <w:pPr>
        <w:pStyle w:val="0DraftNormal"/>
        <w:rPr>
          <w:rFonts w:ascii="Montserrat" w:hAnsi="Montserrat"/>
          <w:sz w:val="24"/>
        </w:rPr>
      </w:pPr>
      <w:r w:rsidRPr="002F2EE7">
        <w:rPr>
          <w:rFonts w:ascii="Montserrat" w:hAnsi="Montserrat"/>
          <w:sz w:val="24"/>
        </w:rPr>
        <w:tab/>
        <w:t xml:space="preserve">my mothers were confronted, the government demanded to know why they had kept their secret, how they had kept their secret, how they could have a human history that could be reliably traced to the dawn of the information age on earth. </w:t>
      </w:r>
    </w:p>
    <w:p w14:paraId="54D4FF60" w14:textId="77777777" w:rsidR="00727578" w:rsidRPr="002F2EE7" w:rsidRDefault="00727578">
      <w:pPr>
        <w:pStyle w:val="0DraftNormal"/>
        <w:rPr>
          <w:rFonts w:ascii="Montserrat" w:hAnsi="Montserrat"/>
          <w:sz w:val="24"/>
        </w:rPr>
      </w:pPr>
    </w:p>
    <w:p w14:paraId="0A55F8E5" w14:textId="77777777" w:rsidR="00727578" w:rsidRPr="002F2EE7" w:rsidRDefault="002F2EE7">
      <w:pPr>
        <w:pStyle w:val="0DraftNormal"/>
        <w:rPr>
          <w:rFonts w:ascii="Montserrat" w:hAnsi="Montserrat"/>
          <w:sz w:val="24"/>
        </w:rPr>
      </w:pPr>
      <w:r w:rsidRPr="002F2EE7">
        <w:rPr>
          <w:rFonts w:ascii="Montserrat" w:hAnsi="Montserrat"/>
          <w:sz w:val="24"/>
        </w:rPr>
        <w:tab/>
        <w:t xml:space="preserve">the people i had thought of as my parents, and known so much better as my siblings, were just like me—not my parents, nor my siblings, but my kindred souls—the other parts of a trinity, an embodied inspiration of point paradox. one to the power of three, my triad. i understood it, but i did not have the words to describe it. </w:t>
      </w:r>
    </w:p>
    <w:p w14:paraId="1F3A15B3" w14:textId="77777777" w:rsidR="00727578" w:rsidRPr="002F2EE7" w:rsidRDefault="00727578">
      <w:pPr>
        <w:pStyle w:val="0DraftNormal"/>
        <w:rPr>
          <w:rFonts w:ascii="Montserrat" w:hAnsi="Montserrat"/>
          <w:sz w:val="24"/>
        </w:rPr>
      </w:pPr>
    </w:p>
    <w:p w14:paraId="125F49D3" w14:textId="77777777" w:rsidR="00727578" w:rsidRPr="002F2EE7" w:rsidRDefault="002F2EE7">
      <w:pPr>
        <w:pStyle w:val="0DraftNormal"/>
        <w:rPr>
          <w:rFonts w:ascii="Montserrat" w:hAnsi="Montserrat"/>
          <w:sz w:val="24"/>
        </w:rPr>
      </w:pPr>
      <w:r w:rsidRPr="002F2EE7">
        <w:rPr>
          <w:rFonts w:ascii="Montserrat" w:hAnsi="Montserrat"/>
          <w:sz w:val="24"/>
        </w:rPr>
        <w:tab/>
        <w:t xml:space="preserve">upon being returned to oasis, there was another controversy, as avon struggled to understand the dynamics of my birth. many who had opposed my mothers’ houses relented in profound relief at the revelation that those two prominent houses remained in avon hands after all, while others argued that my union was unprecedented and demanded explanations. </w:t>
      </w:r>
    </w:p>
    <w:p w14:paraId="6C9FD64D" w14:textId="77777777" w:rsidR="00727578" w:rsidRPr="002F2EE7" w:rsidRDefault="00727578">
      <w:pPr>
        <w:pStyle w:val="0DraftNormal"/>
        <w:rPr>
          <w:rFonts w:ascii="Montserrat" w:hAnsi="Montserrat"/>
          <w:sz w:val="24"/>
        </w:rPr>
      </w:pPr>
    </w:p>
    <w:p w14:paraId="4AED4015" w14:textId="77777777" w:rsidR="00727578" w:rsidRPr="002F2EE7" w:rsidRDefault="002F2EE7">
      <w:pPr>
        <w:pStyle w:val="0DraftNormal"/>
        <w:rPr>
          <w:rFonts w:ascii="Montserrat" w:hAnsi="Montserrat"/>
          <w:sz w:val="24"/>
        </w:rPr>
      </w:pPr>
      <w:r w:rsidRPr="002F2EE7">
        <w:rPr>
          <w:rFonts w:ascii="Montserrat" w:hAnsi="Montserrat"/>
          <w:sz w:val="24"/>
        </w:rPr>
        <w:tab/>
      </w:r>
      <w:r w:rsidRPr="002F2EE7">
        <w:rPr>
          <w:rFonts w:ascii="Montserrat" w:hAnsi="Montserrat"/>
          <w:sz w:val="24"/>
        </w:rPr>
        <w:t>it was the empress herself who silenced the court with the shocking revelation that i was her daughter, born divided between the two local heads of her house to protect us from court based strife in this time of unpredictable change. it was also apparent that she had been testing the humans, by allowing them to have custody of me at a crucial and life-threatening stage in my spiritual evolution. i do not think i got over the shock too quickly. i could see that everything was going to change, and wondered if</w:t>
      </w:r>
      <w:r w:rsidRPr="002F2EE7">
        <w:rPr>
          <w:rFonts w:ascii="Montserrat" w:hAnsi="Montserrat"/>
          <w:sz w:val="24"/>
        </w:rPr>
        <w:t xml:space="preserve"> i was ready for it. it was sort of intimidating to have an empress—a goddess!—for a mother. i had a lot to learn.</w:t>
      </w:r>
    </w:p>
    <w:p w14:paraId="0AC04611" w14:textId="77777777" w:rsidR="00727578" w:rsidRPr="002F2EE7" w:rsidRDefault="00727578">
      <w:pPr>
        <w:pStyle w:val="0DraftNormal"/>
        <w:rPr>
          <w:rFonts w:ascii="Montserrat" w:hAnsi="Montserrat"/>
          <w:sz w:val="24"/>
        </w:rPr>
      </w:pPr>
    </w:p>
    <w:p w14:paraId="0D4CA4E3" w14:textId="77777777" w:rsidR="00727578" w:rsidRPr="002F2EE7" w:rsidRDefault="002F2EE7">
      <w:pPr>
        <w:pStyle w:val="0DraftNormal"/>
        <w:rPr>
          <w:rFonts w:ascii="Montserrat" w:hAnsi="Montserrat"/>
          <w:sz w:val="24"/>
        </w:rPr>
      </w:pPr>
      <w:r w:rsidRPr="002F2EE7">
        <w:rPr>
          <w:rFonts w:ascii="Montserrat" w:hAnsi="Montserrat"/>
          <w:sz w:val="24"/>
        </w:rPr>
        <w:t>concluding and continuing influences</w:t>
      </w:r>
    </w:p>
    <w:p w14:paraId="505E6078" w14:textId="77777777" w:rsidR="00727578" w:rsidRPr="002F2EE7" w:rsidRDefault="00727578">
      <w:pPr>
        <w:pStyle w:val="0DraftNormal"/>
        <w:rPr>
          <w:rFonts w:ascii="Montserrat" w:hAnsi="Montserrat"/>
          <w:sz w:val="24"/>
        </w:rPr>
      </w:pPr>
    </w:p>
    <w:p w14:paraId="4FA7CAC9" w14:textId="77777777" w:rsidR="00727578" w:rsidRPr="002F2EE7" w:rsidRDefault="002F2EE7">
      <w:pPr>
        <w:pStyle w:val="0DraftNormal"/>
        <w:rPr>
          <w:rFonts w:ascii="Montserrat" w:hAnsi="Montserrat"/>
          <w:sz w:val="24"/>
        </w:rPr>
      </w:pPr>
      <w:r w:rsidRPr="002F2EE7">
        <w:rPr>
          <w:rFonts w:ascii="Montserrat" w:hAnsi="Montserrat"/>
          <w:sz w:val="24"/>
        </w:rPr>
        <w:tab/>
        <w:t>my union drew me into the elite circles of avon civilization. i had come back from the prospect of slavery and found myself lifted into a title of divine nobility. as i was the long awaited reincarnation of the avon goddess, they welcomed my appearance as the sign that the empire’s exile was over. to assert that belief, they sent me across the abyss into the heart of the dragon empire. they did not bother to warn me of the conflict that had provoked the exile. they did not tell me that i was going to be st</w:t>
      </w:r>
      <w:r w:rsidRPr="002F2EE7">
        <w:rPr>
          <w:rFonts w:ascii="Montserrat" w:hAnsi="Montserrat"/>
          <w:sz w:val="24"/>
        </w:rPr>
        <w:t xml:space="preserve">epping literally into the jaws of dragons. nor did i know that the dragon’s gift would open the doors of eternity wide, allowing me to step back to the beginning of the exile to witness my own conception, and the sacrifice i made to sustain the triad my genesis provoked. </w:t>
      </w:r>
    </w:p>
    <w:p w14:paraId="731B7023" w14:textId="77777777" w:rsidR="00727578" w:rsidRPr="002F2EE7" w:rsidRDefault="00727578">
      <w:pPr>
        <w:pStyle w:val="0DraftNormal"/>
        <w:rPr>
          <w:rFonts w:ascii="Montserrat" w:hAnsi="Montserrat"/>
          <w:sz w:val="24"/>
        </w:rPr>
      </w:pPr>
    </w:p>
    <w:p w14:paraId="7EA9D6DD" w14:textId="77777777" w:rsidR="00727578" w:rsidRPr="002F2EE7" w:rsidRDefault="002F2EE7">
      <w:pPr>
        <w:pStyle w:val="0DraftNormal"/>
        <w:rPr>
          <w:rFonts w:ascii="Montserrat" w:hAnsi="Montserrat"/>
          <w:sz w:val="24"/>
        </w:rPr>
      </w:pPr>
      <w:r w:rsidRPr="002F2EE7">
        <w:rPr>
          <w:rFonts w:ascii="Montserrat" w:hAnsi="Montserrat"/>
          <w:sz w:val="24"/>
        </w:rPr>
        <w:tab/>
        <w:t>i met myself and learned the one secret i never imagined possible. i was the dragon that blooded her, i was the heir to the memory of her nightmare, her life in the shadow of the valley of darkness. her struggle to claim her own identity from the devouring embrace of doubt. she succeeded. she knew herself so well she could have told the story of what was to come, what for me has been, eternally. i had already accepted the revelation that the people i had thought of as my parents had not been my true parent</w:t>
      </w:r>
      <w:r w:rsidRPr="002F2EE7">
        <w:rPr>
          <w:rFonts w:ascii="Montserrat" w:hAnsi="Montserrat"/>
          <w:sz w:val="24"/>
        </w:rPr>
        <w:t xml:space="preserve">s. in the middle of that triad eclipse i realized that in a way, they were, but that it was i who carried the seeds of myself, conceived in eclipse, and bore them through the thousands of years between my conception and my birth. it had to be me, because my precursor owed the other souls of the goddess the fulfillment of their potential. she had to sacrifice herself to pay back what they had sacrificed for her. </w:t>
      </w:r>
    </w:p>
    <w:p w14:paraId="54A4C8B5" w14:textId="77777777" w:rsidR="00727578" w:rsidRPr="002F2EE7" w:rsidRDefault="00727578">
      <w:pPr>
        <w:pStyle w:val="0DraftNormal"/>
        <w:rPr>
          <w:rFonts w:ascii="Montserrat" w:hAnsi="Montserrat"/>
          <w:sz w:val="24"/>
        </w:rPr>
      </w:pPr>
    </w:p>
    <w:p w14:paraId="50B49B4C" w14:textId="77777777" w:rsidR="00727578" w:rsidRPr="002F2EE7" w:rsidRDefault="002F2EE7">
      <w:pPr>
        <w:pStyle w:val="0DraftNormal"/>
        <w:rPr>
          <w:rFonts w:ascii="Montserrat" w:hAnsi="Montserrat"/>
          <w:sz w:val="24"/>
        </w:rPr>
      </w:pPr>
      <w:r w:rsidRPr="002F2EE7">
        <w:rPr>
          <w:rFonts w:ascii="Montserrat" w:hAnsi="Montserrat"/>
          <w:sz w:val="24"/>
        </w:rPr>
        <w:tab/>
        <w:t>i would be lying if i said that her memories never troubled me. what she faced was damning, and she had the option of allowing the memory of it to be lost in her sacrifice—in the fulfillment of her promise. she did not. she knew that she would be me, and knowing herself, knew i would understand that what she had paid so dearly to learn must never be carelessly forgotten. she had promised herself she would not forget. while there was no memory of it in my childhood, in the moment of blooding the memory pass</w:t>
      </w:r>
      <w:r w:rsidRPr="002F2EE7">
        <w:rPr>
          <w:rFonts w:ascii="Montserrat" w:hAnsi="Montserrat"/>
          <w:sz w:val="24"/>
        </w:rPr>
        <w:t>ed from her to me unbroken. undiminished and unflawed, the memory was the best warning a goddess could have. if i allowed the memory of doubt tempt me i could easily see fragility of absolute power. if i allowed the memory of her conviction guide me, i could understand the divine truth which endures in the face of paradox. her memories taught me, inspired me, opened my eyes so that i could truly understand the power she had granted me. and for all she revealed to me, she left my future open. i will give bir</w:t>
      </w:r>
      <w:r w:rsidRPr="002F2EE7">
        <w:rPr>
          <w:rFonts w:ascii="Montserrat" w:hAnsi="Montserrat"/>
          <w:sz w:val="24"/>
        </w:rPr>
        <w:t xml:space="preserve">th to myself—eventually, when the time is right—but i already possess the seeds of my own daughter selves, who will no doubt be born and carry on this legacy for me when i reach the stages in life where i find it essential to renew my perspective. when the time comes, i will be born. i can not imagine giving myself away, but as i remember the consequences i can hardly argue with it. i simply hope i am ready to return to the life i left behind when i cross over the horizon of my future past. </w:t>
      </w:r>
    </w:p>
    <w:p w14:paraId="3BB6A0C1" w14:textId="77777777" w:rsidR="00727578" w:rsidRPr="002F2EE7" w:rsidRDefault="00727578">
      <w:pPr>
        <w:pStyle w:val="0DraftNormal"/>
        <w:rPr>
          <w:rFonts w:ascii="Montserrat" w:hAnsi="Montserrat"/>
          <w:sz w:val="24"/>
        </w:rPr>
      </w:pPr>
    </w:p>
    <w:p w14:paraId="6841E666" w14:textId="77777777" w:rsidR="00727578" w:rsidRPr="002F2EE7" w:rsidRDefault="002F2EE7">
      <w:pPr>
        <w:pStyle w:val="0DraftNormal"/>
        <w:rPr>
          <w:rFonts w:ascii="Montserrat" w:hAnsi="Montserrat"/>
          <w:sz w:val="24"/>
        </w:rPr>
      </w:pPr>
      <w:r w:rsidRPr="002F2EE7">
        <w:rPr>
          <w:rFonts w:ascii="Montserrat" w:hAnsi="Montserrat"/>
          <w:sz w:val="24"/>
        </w:rPr>
        <w:t>contributing elements</w:t>
      </w:r>
    </w:p>
    <w:p w14:paraId="4330D289" w14:textId="77777777" w:rsidR="00727578" w:rsidRPr="002F2EE7" w:rsidRDefault="00727578">
      <w:pPr>
        <w:pStyle w:val="0DraftNormal"/>
        <w:rPr>
          <w:rFonts w:ascii="Montserrat" w:hAnsi="Montserrat"/>
          <w:sz w:val="24"/>
        </w:rPr>
      </w:pPr>
    </w:p>
    <w:p w14:paraId="4309B8CC" w14:textId="77777777" w:rsidR="00727578" w:rsidRPr="002F2EE7" w:rsidRDefault="002F2EE7">
      <w:pPr>
        <w:pStyle w:val="0DraftNormal"/>
        <w:rPr>
          <w:rFonts w:ascii="Montserrat" w:hAnsi="Montserrat"/>
          <w:sz w:val="24"/>
        </w:rPr>
      </w:pPr>
      <w:r w:rsidRPr="002F2EE7">
        <w:rPr>
          <w:rFonts w:ascii="Montserrat" w:hAnsi="Montserrat"/>
          <w:sz w:val="24"/>
        </w:rPr>
        <w:tab/>
        <w:t>once again, the answer to the problem was something so obvious i never even saw it. until now. all the clues were right there, but i interpreted them too linearly. i always saw how the eye of paradox was blocked for some ten thousand years, allowing the avon race to mature outside of the consort-servitor conflict. that always seemed to conflict with the potential and disposition of the triad and was responsible for repeated contradictions in the resolution of the paradox. it is the goddess who guards the e</w:t>
      </w:r>
      <w:r w:rsidRPr="002F2EE7">
        <w:rPr>
          <w:rFonts w:ascii="Montserrat" w:hAnsi="Montserrat"/>
          <w:sz w:val="24"/>
        </w:rPr>
        <w:t>ye of paradox, and her appearance within the gate was unprecedented at the time when it first appeared. i had so much difficulty trying to figure out who was actually standing in the eye of paradox, because all of us were clearly present throughout the course of exile. i also saw that i would be instrumental in unlocking the eye of paradox and opening the door to intergalactic conflict. now, at last, the answer is clear. the goddess in the eye of paradox was not passing forward through time in stasis, she w</w:t>
      </w:r>
      <w:r w:rsidRPr="002F2EE7">
        <w:rPr>
          <w:rFonts w:ascii="Montserrat" w:hAnsi="Montserrat"/>
          <w:sz w:val="24"/>
        </w:rPr>
        <w:t>as passing instantaneously backward through time to the moment of her own conception. the stability of the paradox imposes itself, the evidence is there before the eyes of everyone all along. the purpose of her temporal translocation was to collect herself from the ashes of eclipse, to guard the embers of her life through the long age of avon rebirth. it took ten thousand years for the race to evolve into its potential—a civilization in which the triad children, with their awesome potential, would find them</w:t>
      </w:r>
      <w:r w:rsidRPr="002F2EE7">
        <w:rPr>
          <w:rFonts w:ascii="Montserrat" w:hAnsi="Montserrat"/>
          <w:sz w:val="24"/>
        </w:rPr>
        <w:t xml:space="preserve">selves challenged to prove themselves first among equals. that destiny might have been granted, by virtue of what the triad was, but it was important that their young minds not take that destiny for granted. </w:t>
      </w:r>
    </w:p>
    <w:p w14:paraId="67033A95" w14:textId="77777777" w:rsidR="00727578" w:rsidRPr="002F2EE7" w:rsidRDefault="00727578">
      <w:pPr>
        <w:pStyle w:val="0DraftNormal"/>
        <w:rPr>
          <w:rFonts w:ascii="Montserrat" w:hAnsi="Montserrat"/>
          <w:sz w:val="24"/>
        </w:rPr>
      </w:pPr>
    </w:p>
    <w:p w14:paraId="01EB431E" w14:textId="77777777" w:rsidR="00727578" w:rsidRPr="002F2EE7" w:rsidRDefault="002F2EE7">
      <w:pPr>
        <w:pStyle w:val="0DraftNormal"/>
        <w:rPr>
          <w:rFonts w:ascii="Montserrat" w:hAnsi="Montserrat"/>
          <w:sz w:val="24"/>
        </w:rPr>
      </w:pPr>
      <w:r w:rsidRPr="002F2EE7">
        <w:rPr>
          <w:rFonts w:ascii="Montserrat" w:hAnsi="Montserrat"/>
          <w:sz w:val="24"/>
        </w:rPr>
        <w:tab/>
        <w:t>as a consequence of this revelation, it is clear that the period of strife prior to the triad’s birth was not due to the war of possession. given what is known of circumstances effecting the two most recent generations, it is actually most likely the second war of contact which tainted the immediate past. a period of legitimate first contact between alien races that simply had too much in common to ignore. my compliment and i were born as twin sisters to a single mother on earth. we were credited with firs</w:t>
      </w:r>
      <w:r w:rsidRPr="002F2EE7">
        <w:rPr>
          <w:rFonts w:ascii="Montserrat" w:hAnsi="Montserrat"/>
          <w:sz w:val="24"/>
        </w:rPr>
        <w:t xml:space="preserve">t contact and witnessed the collapse which resulted in the first war of contact in dismay, we united and retreated into the wild for hundreds of years—went native, my enemies were always quick to accuse. it was my sister souls who assumed the human identities i abandoned and who actually fought in the second war of contact when the aegis tried to bring the “lost colony” back into the fold of human civilization. </w:t>
      </w:r>
    </w:p>
    <w:p w14:paraId="397A9956" w14:textId="77777777" w:rsidR="00727578" w:rsidRPr="002F2EE7" w:rsidRDefault="00727578">
      <w:pPr>
        <w:pStyle w:val="0DraftNormal"/>
        <w:rPr>
          <w:rFonts w:ascii="Montserrat" w:hAnsi="Montserrat"/>
          <w:sz w:val="24"/>
        </w:rPr>
      </w:pPr>
    </w:p>
    <w:p w14:paraId="2F593E01" w14:textId="77777777" w:rsidR="00727578" w:rsidRPr="002F2EE7" w:rsidRDefault="002F2EE7">
      <w:pPr>
        <w:pStyle w:val="0DraftNormal"/>
        <w:rPr>
          <w:rFonts w:ascii="Montserrat" w:hAnsi="Montserrat"/>
          <w:sz w:val="24"/>
        </w:rPr>
      </w:pPr>
      <w:r w:rsidRPr="002F2EE7">
        <w:rPr>
          <w:rFonts w:ascii="Montserrat" w:hAnsi="Montserrat"/>
          <w:sz w:val="24"/>
        </w:rPr>
        <w:tab/>
        <w:t xml:space="preserve">there are other factors, including the mechanics of our birth, which present me with the necessity of facing another part of the picture i tried to dismiss. these points are significant, because they constitute the recorded history of my twin mothers—and a future i would one day live. another consequence of that temporal translocation that so baffled me. </w:t>
      </w:r>
    </w:p>
    <w:p w14:paraId="0DAC7AF7" w14:textId="77777777" w:rsidR="00727578" w:rsidRPr="002F2EE7" w:rsidRDefault="00727578">
      <w:pPr>
        <w:pStyle w:val="0DraftNormal"/>
        <w:rPr>
          <w:rFonts w:ascii="Montserrat" w:hAnsi="Montserrat"/>
          <w:sz w:val="24"/>
        </w:rPr>
      </w:pPr>
    </w:p>
    <w:p w14:paraId="2CF61DF6" w14:textId="77777777" w:rsidR="00727578" w:rsidRPr="002F2EE7" w:rsidRDefault="002F2EE7">
      <w:pPr>
        <w:pStyle w:val="0DraftNormal"/>
        <w:rPr>
          <w:rFonts w:ascii="Montserrat" w:hAnsi="Montserrat"/>
          <w:sz w:val="24"/>
        </w:rPr>
      </w:pPr>
      <w:r w:rsidRPr="002F2EE7">
        <w:rPr>
          <w:rFonts w:ascii="Montserrat" w:hAnsi="Montserrat"/>
          <w:sz w:val="24"/>
        </w:rPr>
        <w:tab/>
        <w:t xml:space="preserve">on earth, i was a twin. on earth i became established as two people, and as two people i was able to guard against my own loneliness. i appeared on earth in the early twenty-first century, a pair of seven year old twins with no established origin, and on either hand, i was one of earth’s first full spectrum psionics. by the time i was seventeen years old, my powers fully matured, rendering me ambisexual and eternally young. my power so isolated me from the human race profoundly. i had an innate ability to </w:t>
      </w:r>
      <w:r w:rsidRPr="002F2EE7">
        <w:rPr>
          <w:rFonts w:ascii="Montserrat" w:hAnsi="Montserrat"/>
          <w:sz w:val="24"/>
        </w:rPr>
        <w:t xml:space="preserve">shift back and forth between male and female. how could i have resisted taking advantage of that? my efforts to provide certain basic human necessities for myself had caused me trouble—especially as my twin and i had the gall to challenge the absolute division of sex. because of my immortality, i opted against having children. my experience had taught my that earth was not ready for a race of immortals. </w:t>
      </w:r>
    </w:p>
    <w:p w14:paraId="78E84419" w14:textId="77777777" w:rsidR="00727578" w:rsidRPr="002F2EE7" w:rsidRDefault="00727578">
      <w:pPr>
        <w:pStyle w:val="0DraftNormal"/>
        <w:rPr>
          <w:rFonts w:ascii="Montserrat" w:hAnsi="Montserrat"/>
          <w:sz w:val="24"/>
        </w:rPr>
      </w:pPr>
    </w:p>
    <w:p w14:paraId="01897C34" w14:textId="77777777" w:rsidR="00727578" w:rsidRPr="002F2EE7" w:rsidRDefault="002F2EE7">
      <w:pPr>
        <w:pStyle w:val="0DraftNormal"/>
        <w:rPr>
          <w:rFonts w:ascii="Montserrat" w:hAnsi="Montserrat"/>
          <w:sz w:val="24"/>
        </w:rPr>
      </w:pPr>
      <w:r w:rsidRPr="002F2EE7">
        <w:rPr>
          <w:rFonts w:ascii="Montserrat" w:hAnsi="Montserrat"/>
          <w:sz w:val="24"/>
        </w:rPr>
        <w:tab/>
        <w:t xml:space="preserve">when i returned to the moons of oasis, i was reunited with the other members of the triad. because of the unique development of my psionic potential, the avon people accepted my as one of their own, and even made me the heir to the empress, an embodiment of the goddess. my ennoblement might well have been a prime factor in sparking the conflict that virtually decimated the original colony. the trouble began during my debut and escalated over the next seven years. avon were simply too human to be so alien, </w:t>
      </w:r>
      <w:r w:rsidRPr="002F2EE7">
        <w:rPr>
          <w:rFonts w:ascii="Montserrat" w:hAnsi="Montserrat"/>
          <w:sz w:val="24"/>
        </w:rPr>
        <w:t xml:space="preserve">and too alien to be so human. the colony was absorbed into the native culture, retaining enough of its original identity to convince the next wave of human explorers that oasis was a product of the chaotic first wave of human colonization. efforts by the human interstellar government to bring the colony into line with the greater human establishment resulted in the second war of contact. our mothers played significant roles in that conflict and its resolution. </w:t>
      </w:r>
    </w:p>
    <w:p w14:paraId="126E99F4" w14:textId="77777777" w:rsidR="00727578" w:rsidRPr="002F2EE7" w:rsidRDefault="00727578">
      <w:pPr>
        <w:pStyle w:val="0DraftNormal"/>
        <w:rPr>
          <w:rFonts w:ascii="Montserrat" w:hAnsi="Montserrat"/>
          <w:sz w:val="24"/>
        </w:rPr>
      </w:pPr>
    </w:p>
    <w:p w14:paraId="3814EEEC" w14:textId="77777777" w:rsidR="00727578" w:rsidRPr="002F2EE7" w:rsidRDefault="002F2EE7">
      <w:pPr>
        <w:pStyle w:val="0DraftNormal"/>
        <w:rPr>
          <w:rFonts w:ascii="Montserrat" w:hAnsi="Montserrat"/>
          <w:sz w:val="24"/>
        </w:rPr>
      </w:pPr>
      <w:r w:rsidRPr="002F2EE7">
        <w:rPr>
          <w:rFonts w:ascii="Montserrat" w:hAnsi="Montserrat"/>
          <w:sz w:val="24"/>
        </w:rPr>
        <w:tab/>
        <w:t>by this point, i was thrust into the role of the avon empress—expected to reside at dream gate in the imperial province where i would be accessible to other avon worlds through the gates of paradox. i happily gave them the identities i had abandoned upon going native. the land and titles were divided between the two of me became the domain of my sister souls. they were the ones who fought the incursion of the aegis into their civilization, and they put me on the spot by calling me out in the guise of the g</w:t>
      </w:r>
      <w:r w:rsidRPr="002F2EE7">
        <w:rPr>
          <w:rFonts w:ascii="Montserrat" w:hAnsi="Montserrat"/>
          <w:sz w:val="24"/>
        </w:rPr>
        <w:t>oddess, the empress, absolute ruler of the avon empire. that was an awkward situation for me, as i was realizing that the time of my own birth had finally come, and there was no way i could live the life i remembered as the daughter-son of the goddess. i could not abdicate, but i could certainly be officially indisposed by the demands of my office for the year in which i engineered my own birth. thankfully, i had learned how to divide myself along both axes of spirituality. my phoenix aspects merged with my</w:t>
      </w:r>
      <w:r w:rsidRPr="002F2EE7">
        <w:rPr>
          <w:rFonts w:ascii="Montserrat" w:hAnsi="Montserrat"/>
          <w:sz w:val="24"/>
        </w:rPr>
        <w:t xml:space="preserve"> sister-souls, each carrying one of my embers into a shared womb. my dragon aspects united and maintained my deception in the eyes of both human and avon empires. until the circumstances were forced on me, i had wondered how i was going to fulfill all the details i could remember of that long lost childhood. the situation provided its own answer, and it was far more precise than i could ever have engineered. i think time has a way of protecting its own integrity—or is that simply an extension of me maintain</w:t>
      </w:r>
      <w:r w:rsidRPr="002F2EE7">
        <w:rPr>
          <w:rFonts w:ascii="Montserrat" w:hAnsi="Montserrat"/>
          <w:sz w:val="24"/>
        </w:rPr>
        <w:t xml:space="preserve">ing my own integrity? in any case, i now look at the various statues within the gates of paradox in a different light. to what degree do the gates eventually evolve? how tame are the forces of paradox which reside in their invisible architecture? </w:t>
      </w:r>
    </w:p>
    <w:p w14:paraId="161EAB71" w14:textId="77777777" w:rsidR="00727578" w:rsidRPr="002F2EE7" w:rsidRDefault="00727578">
      <w:pPr>
        <w:pStyle w:val="0DraftNormal"/>
        <w:rPr>
          <w:rFonts w:ascii="Montserrat" w:hAnsi="Montserrat"/>
          <w:sz w:val="24"/>
        </w:rPr>
      </w:pPr>
    </w:p>
    <w:p w14:paraId="31A3C5CC" w14:textId="77777777" w:rsidR="00727578" w:rsidRPr="002F2EE7" w:rsidRDefault="002F2EE7">
      <w:pPr>
        <w:pStyle w:val="0DraftNormal"/>
        <w:rPr>
          <w:rFonts w:ascii="Montserrat" w:hAnsi="Montserrat"/>
          <w:sz w:val="24"/>
        </w:rPr>
      </w:pPr>
      <w:r w:rsidRPr="002F2EE7">
        <w:rPr>
          <w:rFonts w:ascii="Montserrat" w:hAnsi="Montserrat"/>
          <w:sz w:val="24"/>
        </w:rPr>
        <w:tab/>
        <w:t>after the conflict, they were both appointed as emissaries to the human establishment, directly imposing the inverse roles and responsibilities which the aegis had thrust on them. in spite of being ”human” they were subject to persistent suits for matings and bondings. it was believed that their pregnancies had been due to some successful suit. the birth of triplets to both houses on the same day—on such a momentous day—provoked no end of questions and consternation, but avon tradition forbade all public c</w:t>
      </w:r>
      <w:r w:rsidRPr="002F2EE7">
        <w:rPr>
          <w:rFonts w:ascii="Montserrat" w:hAnsi="Montserrat"/>
          <w:sz w:val="24"/>
        </w:rPr>
        <w:t xml:space="preserve">omment and inquiry. it was believed to be dangerous and harmful for children to be subject to intense public scrutiny or expectation on the basis of station, status or circumstances of their birth. even with such traditions, i had felt it prudent to hide my own birth—my paradoxical natal origin. as my sister souls seeds were quickened, i divided myself and my seed, merging with them for the duration of their pregnancies and the birth of the unusual triplets. in protecting myself, my past and future, i also </w:t>
      </w:r>
      <w:r w:rsidRPr="002F2EE7">
        <w:rPr>
          <w:rFonts w:ascii="Montserrat" w:hAnsi="Montserrat"/>
          <w:sz w:val="24"/>
        </w:rPr>
        <w:t xml:space="preserve">helped protect the legal identities of aspen and arden at a sensitive time of official contact between humans and avon. </w:t>
      </w:r>
    </w:p>
    <w:p w14:paraId="72E80257" w14:textId="77777777" w:rsidR="00727578" w:rsidRPr="002F2EE7" w:rsidRDefault="00727578">
      <w:pPr>
        <w:pStyle w:val="0DraftNormal"/>
        <w:rPr>
          <w:rFonts w:ascii="Montserrat" w:hAnsi="Montserrat"/>
          <w:sz w:val="24"/>
        </w:rPr>
      </w:pPr>
    </w:p>
    <w:p w14:paraId="49AEBEA3" w14:textId="77777777" w:rsidR="00727578" w:rsidRPr="002F2EE7" w:rsidRDefault="002F2EE7">
      <w:pPr>
        <w:pStyle w:val="0DraftNormal"/>
        <w:rPr>
          <w:rFonts w:ascii="Montserrat" w:hAnsi="Montserrat"/>
          <w:sz w:val="24"/>
        </w:rPr>
      </w:pPr>
      <w:r w:rsidRPr="002F2EE7">
        <w:rPr>
          <w:rFonts w:ascii="Montserrat" w:hAnsi="Montserrat"/>
          <w:sz w:val="24"/>
        </w:rPr>
        <w:tab/>
        <w:t>it was a lot of effort to protect my own childhood. in spite of an almost fatal mistake—for which we both shared much of the blame—my compliment and i became united. i was still me, just more so. my body had changed, in all proportions the same body i was entirely familiar with from either starting perspective. my sex was something like, and utterly unlike, anything i had ever experienced. my understanding of myself unfolded in a way i thought i could only dream of. as i conceived of myself, i knew at last</w:t>
      </w:r>
      <w:r w:rsidRPr="002F2EE7">
        <w:rPr>
          <w:rFonts w:ascii="Montserrat" w:hAnsi="Montserrat"/>
          <w:sz w:val="24"/>
        </w:rPr>
        <w:t xml:space="preserve"> the answer to all of my doubts. i was whole, an individual, and yet a part of something divine. the people i had thought of as my parents, and known so much better as my siblings, were just like me—not my parents, nor my siblings, but my kindred souls—the other parts of a trinity, an embodied inspiration of point paradox. one to the power of three, my triad. i understood it, but i did not have the words to describe it. my union drew me into the elite circles of avon civilization. i had come back to face a </w:t>
      </w:r>
      <w:r w:rsidRPr="002F2EE7">
        <w:rPr>
          <w:rFonts w:ascii="Montserrat" w:hAnsi="Montserrat"/>
          <w:sz w:val="24"/>
        </w:rPr>
        <w:t>damning sentence and found myself lifted into a title of divine nobility. as i was the reincarnation of the avon goddess, they welcomed my appearance as the sign that the empire’s exile was over. to assert that belief, they sent me across the abyss into the heart of the dragon empire. they did not bother to warn me of the conflict that had provoked the exile. they did not tell me that i was going to be stepping literally into the jaws of dragons. nor did i know that the dragon’s gift would open the doors of</w:t>
      </w:r>
      <w:r w:rsidRPr="002F2EE7">
        <w:rPr>
          <w:rFonts w:ascii="Montserrat" w:hAnsi="Montserrat"/>
          <w:sz w:val="24"/>
        </w:rPr>
        <w:t xml:space="preserve"> eternity wide, allowing me to step back to the beginning of the exile to witness my own conception, and the sacrafice i made to sustain the triad my genesis provoked. i met myself and learned the one secret i never imagined possible. i had already realized that the people i had thought of as my parents had not been my true parents. in the middle of that triad eclipse i realized that it was i who carried the seeds and bore them through the thousands of years between my conception and my birth. it had to be </w:t>
      </w:r>
      <w:r w:rsidRPr="002F2EE7">
        <w:rPr>
          <w:rFonts w:ascii="Montserrat" w:hAnsi="Montserrat"/>
          <w:sz w:val="24"/>
        </w:rPr>
        <w:t xml:space="preserve">me, because my precursor owed the other souls of the goddess the fulfillment of their potential. she had to sacrifice herself to pay back what they had sacrificed for her. i was the dragon that blooded her, i was the heir to the memory of her nightmare, her life in the shadow of the valley of darkness. her struggle to claim her own identity from the devouring embrace of doubt. she succeeded. she knew herself so well she could have told the story of what was to come, what for me has been, eternally. </w:t>
      </w:r>
    </w:p>
    <w:p w14:paraId="4FD456F2" w14:textId="77777777" w:rsidR="00727578" w:rsidRPr="002F2EE7" w:rsidRDefault="00727578">
      <w:pPr>
        <w:pStyle w:val="0DraftNormal"/>
        <w:rPr>
          <w:rFonts w:ascii="Montserrat" w:hAnsi="Montserrat"/>
          <w:sz w:val="24"/>
        </w:rPr>
      </w:pPr>
    </w:p>
    <w:p w14:paraId="201852B0" w14:textId="77777777" w:rsidR="00727578" w:rsidRPr="002F2EE7" w:rsidRDefault="002F2EE7">
      <w:pPr>
        <w:pStyle w:val="0DraftNormal"/>
        <w:rPr>
          <w:rFonts w:ascii="Montserrat" w:hAnsi="Montserrat"/>
          <w:sz w:val="24"/>
        </w:rPr>
      </w:pPr>
      <w:r w:rsidRPr="002F2EE7">
        <w:rPr>
          <w:rFonts w:ascii="Montserrat" w:hAnsi="Montserrat"/>
          <w:sz w:val="24"/>
        </w:rPr>
        <w:tab/>
        <w:t>i would be lying if i said that her memories never troubled me. what she faced was damning, and she had the option of allowing the memory of it to be lost in her sacrifice—in the fulfillment of her promise. she did not. she knew that she would be me, and knowing herself, knew i would understand that what she had paid so dearly to learn must never be carelessly forgotten. she had promised herself she would not forget. while there was no memory of it in my childhood, in the moment of blooding the memory pass</w:t>
      </w:r>
      <w:r w:rsidRPr="002F2EE7">
        <w:rPr>
          <w:rFonts w:ascii="Montserrat" w:hAnsi="Montserrat"/>
          <w:sz w:val="24"/>
        </w:rPr>
        <w:t>ed from her to me unbroken. undiminished and unflawed, the memory was the best warning a goddess could have. if i allowed the memory of doubt tempt me i could easily see fragility of absolute power. if i allowed the memory of her conviction guide me, i could understand the divine truth which endures in the face of paradox. her memories taught me, inspired me, opened my eyes so that i could truly understand the power she had granted me. and for all she revealed to me, she left my future open. i will give bir</w:t>
      </w:r>
      <w:r w:rsidRPr="002F2EE7">
        <w:rPr>
          <w:rFonts w:ascii="Montserrat" w:hAnsi="Montserrat"/>
          <w:sz w:val="24"/>
        </w:rPr>
        <w:t xml:space="preserve">th to myself—eventually, when the time is right—but i already possess the seeds of my own daughter selves, who will no doubt be born and carry on this legacy for me when i reach the stages in life where i find it essential to renew my perspective. when the time comes, i will be born. i can not imagine giving myself away, but as i remember the consequences i can hardly argue with it. i simply hope i am ready to return to the life i left behind when i cross over the horizon of my future past. </w:t>
      </w:r>
    </w:p>
    <w:p w14:paraId="6028FC6F" w14:textId="77777777" w:rsidR="00727578" w:rsidRPr="002F2EE7" w:rsidRDefault="00727578">
      <w:pPr>
        <w:pStyle w:val="0DraftNormal"/>
        <w:rPr>
          <w:rFonts w:ascii="Montserrat" w:hAnsi="Montserrat"/>
          <w:sz w:val="24"/>
        </w:rPr>
      </w:pPr>
    </w:p>
    <w:p w14:paraId="1F6907A4" w14:textId="77777777" w:rsidR="00727578" w:rsidRPr="002F2EE7" w:rsidRDefault="002F2EE7">
      <w:pPr>
        <w:pStyle w:val="0DraftNormal"/>
        <w:rPr>
          <w:rFonts w:ascii="Montserrat" w:hAnsi="Montserrat"/>
          <w:strike/>
          <w:sz w:val="24"/>
        </w:rPr>
      </w:pP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p>
    <w:p w14:paraId="1B56E5D6" w14:textId="77777777" w:rsidR="00727578" w:rsidRPr="002F2EE7" w:rsidRDefault="00727578">
      <w:pPr>
        <w:pStyle w:val="0DraftNormal"/>
        <w:rPr>
          <w:rFonts w:ascii="Montserrat" w:hAnsi="Montserrat"/>
          <w:sz w:val="24"/>
        </w:rPr>
      </w:pPr>
    </w:p>
    <w:p w14:paraId="6FBC129D" w14:textId="77777777" w:rsidR="00727578" w:rsidRPr="002F2EE7" w:rsidRDefault="002F2EE7">
      <w:pPr>
        <w:pStyle w:val="0DraftNormal"/>
        <w:rPr>
          <w:rFonts w:ascii="Montserrat" w:hAnsi="Montserrat"/>
          <w:sz w:val="24"/>
        </w:rPr>
      </w:pPr>
      <w:r w:rsidRPr="002F2EE7">
        <w:rPr>
          <w:rFonts w:ascii="Montserrat" w:hAnsi="Montserrat"/>
          <w:sz w:val="24"/>
        </w:rPr>
        <w:tab/>
        <w:t xml:space="preserve">phoenix was born a full spectrum psionic active. at the age of eleven, phoenix was accidentally reunited with her sister. her twin in every regard. one eternal moment of contact was all it took to understand why her sister’s name was phoenix. in confronting her twin, she confronted herself—and the implications of a power that could ultimately shape the universe. </w:t>
      </w:r>
    </w:p>
    <w:p w14:paraId="1D230301" w14:textId="77777777" w:rsidR="00727578" w:rsidRPr="002F2EE7" w:rsidRDefault="00727578">
      <w:pPr>
        <w:pStyle w:val="0DraftNormal"/>
        <w:rPr>
          <w:rFonts w:ascii="Montserrat" w:hAnsi="Montserrat"/>
          <w:sz w:val="24"/>
        </w:rPr>
      </w:pPr>
    </w:p>
    <w:p w14:paraId="6336FB7A" w14:textId="77777777" w:rsidR="00727578" w:rsidRPr="002F2EE7" w:rsidRDefault="002F2EE7">
      <w:pPr>
        <w:pStyle w:val="0DraftNormal"/>
        <w:rPr>
          <w:rFonts w:ascii="Montserrat" w:hAnsi="Montserrat"/>
          <w:strike/>
          <w:sz w:val="24"/>
        </w:rPr>
      </w:pP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p>
    <w:p w14:paraId="4F5A676A" w14:textId="77777777" w:rsidR="00727578" w:rsidRPr="002F2EE7" w:rsidRDefault="00727578">
      <w:pPr>
        <w:pStyle w:val="0DraftNormal"/>
        <w:rPr>
          <w:rFonts w:ascii="Montserrat" w:hAnsi="Montserrat"/>
          <w:sz w:val="24"/>
        </w:rPr>
      </w:pPr>
    </w:p>
    <w:p w14:paraId="5A3E1D28" w14:textId="77777777" w:rsidR="00727578" w:rsidRPr="002F2EE7" w:rsidRDefault="002F2EE7">
      <w:pPr>
        <w:pStyle w:val="0DraftNormal"/>
        <w:rPr>
          <w:rFonts w:ascii="Montserrat" w:hAnsi="Montserrat"/>
          <w:sz w:val="24"/>
        </w:rPr>
      </w:pPr>
      <w:r w:rsidRPr="002F2EE7">
        <w:rPr>
          <w:rFonts w:ascii="Montserrat" w:hAnsi="Montserrat"/>
          <w:sz w:val="24"/>
        </w:rPr>
        <w:tab/>
        <w:t>after phoenix’s birth, her mother and father separated to protect ember, ash and phoenix from each other. her father’s compliment took ash, while ember stayed with her father, and his other daughters. phoenix went with her mother to majestic. phoenix’s mother manifested her compliment to ease her isolation, unwittingly triggering phoenix’s own compliment’s manifestation. it answered one of the mysteries of her childhood—where dragon had originated. when he had not been born with phoenix, her parents had wo</w:t>
      </w:r>
      <w:r w:rsidRPr="002F2EE7">
        <w:rPr>
          <w:rFonts w:ascii="Montserrat" w:hAnsi="Montserrat"/>
          <w:sz w:val="24"/>
        </w:rPr>
        <w:t>ndered if history had been altered. unfortunately, as children, phoenix and her compliment were as dangerous to each other as their sister and brother. her mother’s compliment took dragon under his wing and raised him on paradise. ember and her brother were raised on oasis, on opposite moons. ember and phoenix met, of all places, on old earth in the pacific north west at the age of eleven. they found themselves confined together on a psionic reservation. until they met each other, each girl had believed her</w:t>
      </w:r>
      <w:r w:rsidRPr="002F2EE7">
        <w:rPr>
          <w:rFonts w:ascii="Montserrat" w:hAnsi="Montserrat"/>
          <w:sz w:val="24"/>
        </w:rPr>
        <w:t xml:space="preserve">self the one and only phoenix ember morgan. instant rivalry flared up between them and escalated for about a week. as each tried to out do the other, they quickly moved from competition to outright war. when the conflict between them splashed over onto innocent—and adult—victims, the fun came to an end. </w:t>
      </w:r>
    </w:p>
    <w:p w14:paraId="1BF16498" w14:textId="77777777" w:rsidR="00727578" w:rsidRPr="002F2EE7" w:rsidRDefault="00727578">
      <w:pPr>
        <w:pStyle w:val="0DraftNormal"/>
        <w:rPr>
          <w:rFonts w:ascii="Montserrat" w:hAnsi="Montserrat"/>
          <w:sz w:val="24"/>
        </w:rPr>
      </w:pPr>
    </w:p>
    <w:p w14:paraId="16ACE5A0" w14:textId="77777777" w:rsidR="00727578" w:rsidRPr="002F2EE7" w:rsidRDefault="002F2EE7">
      <w:pPr>
        <w:pStyle w:val="0DraftNormal"/>
        <w:rPr>
          <w:rFonts w:ascii="Montserrat" w:hAnsi="Montserrat"/>
          <w:sz w:val="24"/>
        </w:rPr>
      </w:pPr>
      <w:r w:rsidRPr="002F2EE7">
        <w:rPr>
          <w:rFonts w:ascii="Montserrat" w:hAnsi="Montserrat"/>
          <w:sz w:val="24"/>
        </w:rPr>
        <w:tab/>
        <w:t>ember was courted by the house of the phoenix. in particular the heirs of the emperor. it was a strange courtship, for two of the heirs she confronted were dusk and coal who each perfectly resembled ash. confronted with the growing fear that her own ash might be forever lost, she was tempted, and allowed herself to be courted. unfortunately, she had trouble with who they thought she was. she was believed to be their legendary ancestor. for more than ten thousand years she had been imprisoned naked before t</w:t>
      </w:r>
      <w:r w:rsidRPr="002F2EE7">
        <w:rPr>
          <w:rFonts w:ascii="Montserrat" w:hAnsi="Montserrat"/>
          <w:sz w:val="24"/>
        </w:rPr>
        <w:t>heir eyes. a living statue worshipped by countless generations in her direct line of descent. the emperor offered her all the rights and titles of her ancient heritage and begged her to marry her heirs, and fill the obvious vacancy in their circle. at the time she thought that was crazy, but the resemblance was striking. the last time she had seen dusk, he had been called ash</w:t>
      </w:r>
      <w:r w:rsidRPr="002F2EE7">
        <w:rPr>
          <w:rFonts w:ascii="Montserrat" w:hAnsi="Montserrat"/>
          <w:sz w:val="24"/>
          <w:vertAlign w:val="superscript"/>
        </w:rPr>
        <w:t>3</w:t>
      </w:r>
      <w:r w:rsidRPr="002F2EE7">
        <w:rPr>
          <w:rFonts w:ascii="Montserrat" w:hAnsi="Montserrat"/>
          <w:sz w:val="24"/>
        </w:rPr>
        <w:t xml:space="preserve"> and had a tendency to turn into a girl at any provocation. this more mature and controlled dusk deceived her. ember also confronted an unexpected twin in cinder, which touched an absence created by her own restoration. having arrived before her own birth, it seemed entirely possible that they were her real parents. she could remember that her mother and cinder died at the same time in the same place. it was conceivable that her child’s mind had been unable to reconcile the memory of the event with the stor</w:t>
      </w:r>
      <w:r w:rsidRPr="002F2EE7">
        <w:rPr>
          <w:rFonts w:ascii="Montserrat" w:hAnsi="Montserrat"/>
          <w:sz w:val="24"/>
        </w:rPr>
        <w:t>y she had later heard about it. in fact, she remembered dusk as ash</w:t>
      </w:r>
      <w:r w:rsidRPr="002F2EE7">
        <w:rPr>
          <w:rFonts w:ascii="Montserrat" w:hAnsi="Montserrat"/>
          <w:sz w:val="24"/>
          <w:vertAlign w:val="superscript"/>
        </w:rPr>
        <w:t>3</w:t>
      </w:r>
      <w:r w:rsidRPr="002F2EE7">
        <w:rPr>
          <w:rFonts w:ascii="Montserrat" w:hAnsi="Montserrat"/>
          <w:sz w:val="24"/>
        </w:rPr>
        <w:t>’s father and this appeared to answer the mystery of where dusk and ash</w:t>
      </w:r>
      <w:r w:rsidRPr="002F2EE7">
        <w:rPr>
          <w:rFonts w:ascii="Montserrat" w:hAnsi="Montserrat"/>
          <w:sz w:val="24"/>
          <w:vertAlign w:val="superscript"/>
        </w:rPr>
        <w:t>3</w:t>
      </w:r>
      <w:r w:rsidRPr="002F2EE7">
        <w:rPr>
          <w:rFonts w:ascii="Montserrat" w:hAnsi="Montserrat"/>
          <w:sz w:val="24"/>
        </w:rPr>
        <w:t xml:space="preserve"> had come from, and why there was such a resemblance between ash</w:t>
      </w:r>
      <w:r w:rsidRPr="002F2EE7">
        <w:rPr>
          <w:rFonts w:ascii="Montserrat" w:hAnsi="Montserrat"/>
          <w:sz w:val="24"/>
          <w:vertAlign w:val="superscript"/>
        </w:rPr>
        <w:t>3</w:t>
      </w:r>
      <w:r w:rsidRPr="002F2EE7">
        <w:rPr>
          <w:rFonts w:ascii="Montserrat" w:hAnsi="Montserrat"/>
          <w:sz w:val="24"/>
        </w:rPr>
        <w:t>, ash and ember. it seemed obvious that she had somehow become intimately involved in events that shaped her own past. she feared to interfere with the relationships her memory said must form, and grieved at the deaths she knew would come. unable to even explain, she fled from the alter and into the opening movements of a war her mother had fought in. her memory was unreliable on crucial details, but she had a sense of the paradox she feared to fully realize. her awareness of the truth was lost when she was</w:t>
      </w:r>
      <w:r w:rsidRPr="002F2EE7">
        <w:rPr>
          <w:rFonts w:ascii="Montserrat" w:hAnsi="Montserrat"/>
          <w:sz w:val="24"/>
        </w:rPr>
        <w:t xml:space="preserve"> slain by the invaders at angel’s gate. </w:t>
      </w:r>
    </w:p>
    <w:p w14:paraId="01F1ECC4" w14:textId="77777777" w:rsidR="00727578" w:rsidRPr="002F2EE7" w:rsidRDefault="00727578">
      <w:pPr>
        <w:pStyle w:val="0DraftNormal"/>
        <w:rPr>
          <w:rFonts w:ascii="Montserrat" w:hAnsi="Montserrat"/>
          <w:sz w:val="24"/>
        </w:rPr>
      </w:pPr>
    </w:p>
    <w:p w14:paraId="3914D32D" w14:textId="77777777" w:rsidR="00727578" w:rsidRPr="002F2EE7" w:rsidRDefault="002F2EE7">
      <w:pPr>
        <w:pStyle w:val="0DraftNormal"/>
        <w:rPr>
          <w:rFonts w:ascii="Montserrat" w:hAnsi="Montserrat"/>
          <w:sz w:val="24"/>
        </w:rPr>
      </w:pPr>
      <w:r w:rsidRPr="002F2EE7">
        <w:rPr>
          <w:rFonts w:ascii="Montserrat" w:hAnsi="Montserrat"/>
          <w:sz w:val="24"/>
        </w:rPr>
        <w:tab/>
        <w:t>dawn possessed her memories up to her escape from phoenix gate. she realized that those memories were from the near future, but not that some of them hailed from so far into the past. she could deduce that ember emerged from the eye of paradox before the birth of ash and ember, but like ember, she initially assumed that ash and ember were children of dusk, cinder and coal. the way ember remembered it, her mother was human, a psi corps officer, and that she came to oasis and had some kind of affair with dus</w:t>
      </w:r>
      <w:r w:rsidRPr="002F2EE7">
        <w:rPr>
          <w:rFonts w:ascii="Montserrat" w:hAnsi="Montserrat"/>
          <w:sz w:val="24"/>
        </w:rPr>
        <w:t xml:space="preserve">k or coal. the whole paradox escaped her until she found herself living through it. </w:t>
      </w:r>
    </w:p>
    <w:p w14:paraId="6EF6331F" w14:textId="77777777" w:rsidR="00727578" w:rsidRPr="002F2EE7" w:rsidRDefault="00727578">
      <w:pPr>
        <w:pStyle w:val="0DraftNormal"/>
        <w:rPr>
          <w:rFonts w:ascii="Montserrat" w:hAnsi="Montserrat"/>
          <w:sz w:val="24"/>
        </w:rPr>
      </w:pPr>
    </w:p>
    <w:p w14:paraId="761431EE" w14:textId="77777777" w:rsidR="00727578" w:rsidRPr="002F2EE7" w:rsidRDefault="002F2EE7">
      <w:pPr>
        <w:pStyle w:val="0DraftNormal"/>
        <w:rPr>
          <w:rFonts w:ascii="Montserrat" w:hAnsi="Montserrat"/>
          <w:sz w:val="24"/>
        </w:rPr>
      </w:pPr>
      <w:r w:rsidRPr="002F2EE7">
        <w:rPr>
          <w:rFonts w:ascii="Montserrat" w:hAnsi="Montserrat"/>
          <w:sz w:val="24"/>
        </w:rPr>
        <w:tab/>
        <w:t>dusk was more aware of the paradox, having the experiences of ash, who knew he was avon, and ash</w:t>
      </w:r>
      <w:r w:rsidRPr="002F2EE7">
        <w:rPr>
          <w:rFonts w:ascii="Montserrat" w:hAnsi="Montserrat"/>
          <w:sz w:val="24"/>
          <w:vertAlign w:val="superscript"/>
        </w:rPr>
        <w:t>3</w:t>
      </w:r>
      <w:r w:rsidRPr="002F2EE7">
        <w:rPr>
          <w:rFonts w:ascii="Montserrat" w:hAnsi="Montserrat"/>
          <w:sz w:val="24"/>
        </w:rPr>
        <w:t xml:space="preserve"> who went on to experience most of the paradox first hand. </w:t>
      </w:r>
    </w:p>
    <w:p w14:paraId="7FCC7975" w14:textId="77777777" w:rsidR="00727578" w:rsidRPr="002F2EE7" w:rsidRDefault="00727578">
      <w:pPr>
        <w:pStyle w:val="0DraftNormal"/>
        <w:rPr>
          <w:rFonts w:ascii="Montserrat" w:hAnsi="Montserrat"/>
          <w:sz w:val="24"/>
        </w:rPr>
      </w:pPr>
    </w:p>
    <w:p w14:paraId="625C8366" w14:textId="77777777" w:rsidR="00727578" w:rsidRPr="002F2EE7" w:rsidRDefault="002F2EE7">
      <w:pPr>
        <w:pStyle w:val="0DraftNormal"/>
        <w:rPr>
          <w:rFonts w:ascii="Montserrat" w:hAnsi="Montserrat"/>
          <w:sz w:val="24"/>
        </w:rPr>
      </w:pPr>
      <w:r w:rsidRPr="002F2EE7">
        <w:rPr>
          <w:rFonts w:ascii="Montserrat" w:hAnsi="Montserrat"/>
          <w:sz w:val="24"/>
        </w:rPr>
        <w:tab/>
        <w:t>only once while ember was imprisoned in the gates of paradox did the eye of paradox open. a temporary passage between aeirn and anth had allowed the founders of the avon empire to flee from the jien empire. it had taken the combined wills of the founding houses, wielded by ash and dusk, to cross the abyss between galaxies. no other mind could bypass the paradox ember’s presence had created. however, as the imprisoned girl came closer to her proper time, the weight of the paradox diminished enough for human</w:t>
      </w:r>
      <w:r w:rsidRPr="002F2EE7">
        <w:rPr>
          <w:rFonts w:ascii="Montserrat" w:hAnsi="Montserrat"/>
          <w:sz w:val="24"/>
        </w:rPr>
        <w:t xml:space="preserve"> technology to free ember from stasis. </w:t>
      </w:r>
    </w:p>
    <w:p w14:paraId="1229D0AD" w14:textId="77777777" w:rsidR="00727578" w:rsidRPr="002F2EE7" w:rsidRDefault="00727578">
      <w:pPr>
        <w:pStyle w:val="0DraftNormal"/>
        <w:rPr>
          <w:rFonts w:ascii="Montserrat" w:hAnsi="Montserrat"/>
          <w:sz w:val="24"/>
        </w:rPr>
      </w:pPr>
    </w:p>
    <w:p w14:paraId="6937308C" w14:textId="77777777" w:rsidR="00727578" w:rsidRPr="002F2EE7" w:rsidRDefault="002F2EE7">
      <w:pPr>
        <w:pStyle w:val="0DraftNormal"/>
        <w:rPr>
          <w:rFonts w:ascii="Montserrat" w:hAnsi="Montserrat"/>
          <w:sz w:val="24"/>
        </w:rPr>
      </w:pPr>
      <w:r w:rsidRPr="002F2EE7">
        <w:rPr>
          <w:rFonts w:ascii="Montserrat" w:hAnsi="Montserrat"/>
          <w:sz w:val="24"/>
        </w:rPr>
        <w:tab/>
        <w:t>once ember had been torn out of the gate, the eye of paradox was open to passage for the first time in over ten thousand years ago. her disappearance from the eye of paradox, announced the end of the severing. within days a mission was sent out to investigate and infiltrate whatever social order the rebellious avon had created in the interim. deceived by their own ignorance, the invaders mistook the civilization they had found as a purely human civilization, and their attempt to take over the system erupte</w:t>
      </w:r>
      <w:r w:rsidRPr="002F2EE7">
        <w:rPr>
          <w:rFonts w:ascii="Montserrat" w:hAnsi="Montserrat"/>
          <w:sz w:val="24"/>
        </w:rPr>
        <w:t xml:space="preserve">d into chaos. the war that unfolded caused ember to remain in the aegis for several years. her suitors’ efforts to track her down resulted in the revelation of the greater avon empire to the aegis. </w:t>
      </w:r>
    </w:p>
    <w:p w14:paraId="054E5171" w14:textId="77777777" w:rsidR="00727578" w:rsidRPr="002F2EE7" w:rsidRDefault="00727578">
      <w:pPr>
        <w:pStyle w:val="0DraftNormal"/>
        <w:rPr>
          <w:rFonts w:ascii="Montserrat" w:hAnsi="Montserrat"/>
          <w:sz w:val="24"/>
        </w:rPr>
      </w:pPr>
    </w:p>
    <w:p w14:paraId="289702B7" w14:textId="77777777" w:rsidR="00727578" w:rsidRPr="002F2EE7" w:rsidRDefault="002F2EE7">
      <w:pPr>
        <w:pStyle w:val="0DraftNormal"/>
        <w:rPr>
          <w:rFonts w:ascii="Montserrat" w:hAnsi="Montserrat"/>
          <w:sz w:val="24"/>
        </w:rPr>
      </w:pPr>
      <w:r w:rsidRPr="002F2EE7">
        <w:rPr>
          <w:rFonts w:ascii="Montserrat" w:hAnsi="Montserrat"/>
          <w:sz w:val="24"/>
        </w:rPr>
        <w:tab/>
        <w:t>by the time her suitors had tracked her down, ember had found true love in the aegis. an avon pair, alexander and alexandrea morgan, had taken her under their wings during her first years in the aegis. ironically, they were all living under assumed human identities. due to a misunderstanding, ember was identified by the aegis as ember</w:t>
      </w:r>
      <w:r w:rsidRPr="002F2EE7">
        <w:rPr>
          <w:rFonts w:ascii="Montserrat" w:hAnsi="Montserrat"/>
          <w:sz w:val="24"/>
          <w:vertAlign w:val="superscript"/>
        </w:rPr>
        <w:t>1</w:t>
      </w:r>
      <w:r w:rsidRPr="002F2EE7">
        <w:rPr>
          <w:rFonts w:ascii="Montserrat" w:hAnsi="Montserrat"/>
          <w:sz w:val="24"/>
        </w:rPr>
        <w:t xml:space="preserve"> ember sinclair, a member of a lost colonial expedition that discovered the oasis system over a thousand years ago. she had been a psionic operative with the code name phoenix for a noted ability to cheat death. her adoption of the identity of phoenix ember sinclair had been accepted as her way of adjusting to life after her traumatic imprisonment in the eye of paradox. the morgans were both scouts for the avon empire who had established themselves over a couple of generations in the aegis. their commission</w:t>
      </w:r>
      <w:r w:rsidRPr="002F2EE7">
        <w:rPr>
          <w:rFonts w:ascii="Montserrat" w:hAnsi="Montserrat"/>
          <w:sz w:val="24"/>
        </w:rPr>
        <w:t>s had come from dusk, who had also instructed them in a number of obscure preparations for ember’s paradox. dusk had also compelled dawn to seek out the morgans for assistance in establishing herself in the aegis. alexander, dawn and ember had met in the course of active duty in the aegis navy. alexandrea was pregnant with kimberly and kevin when alexander met ember. as alexander and ember fell in love, dawn and dusk entrusted part of her secret to alexander. his ability to bear the paradox cemented their l</w:t>
      </w:r>
      <w:r w:rsidRPr="002F2EE7">
        <w:rPr>
          <w:rFonts w:ascii="Montserrat" w:hAnsi="Montserrat"/>
          <w:sz w:val="24"/>
        </w:rPr>
        <w:t xml:space="preserve">ove and led to their marriage. her involvement in establishing contact with the avon empire and its disturbingly human yet alien populace never led to her identification as an avon herself. under alexander morgan’s guidance, she elected not to enlighten them, even though it led to increasing complications in her life. </w:t>
      </w:r>
    </w:p>
    <w:p w14:paraId="444FF5D4" w14:textId="77777777" w:rsidR="00727578" w:rsidRPr="002F2EE7" w:rsidRDefault="00727578">
      <w:pPr>
        <w:pStyle w:val="0DraftNormal"/>
        <w:rPr>
          <w:rFonts w:ascii="Montserrat" w:hAnsi="Montserrat"/>
          <w:sz w:val="24"/>
        </w:rPr>
      </w:pPr>
    </w:p>
    <w:p w14:paraId="4A96AD91" w14:textId="77777777" w:rsidR="00727578" w:rsidRPr="002F2EE7" w:rsidRDefault="002F2EE7">
      <w:pPr>
        <w:pStyle w:val="0DraftNormal"/>
        <w:rPr>
          <w:rFonts w:ascii="Montserrat" w:hAnsi="Montserrat"/>
          <w:sz w:val="24"/>
        </w:rPr>
      </w:pPr>
      <w:r w:rsidRPr="002F2EE7">
        <w:rPr>
          <w:rFonts w:ascii="Montserrat" w:hAnsi="Montserrat"/>
          <w:sz w:val="24"/>
        </w:rPr>
        <w:tab/>
        <w:t xml:space="preserve">confronted with emissaries from the avon empire, the aegis unwittingly acknowledged themselves the governing body of the “human empire” as the avon had chosen to perceive the second wave colonies of earth. from the moment of their first treaty, the primary concerns of human-avon diplomacy had been the question of what to do about the dangerously unstable first wave of colonization still underway like an unstoppable chain reaction, and the war. </w:t>
      </w:r>
    </w:p>
    <w:p w14:paraId="118D6E91" w14:textId="77777777" w:rsidR="00727578" w:rsidRPr="002F2EE7" w:rsidRDefault="00727578">
      <w:pPr>
        <w:pStyle w:val="0DraftNormal"/>
        <w:rPr>
          <w:rFonts w:ascii="Montserrat" w:hAnsi="Montserrat"/>
          <w:sz w:val="24"/>
        </w:rPr>
      </w:pPr>
    </w:p>
    <w:p w14:paraId="79D770D0" w14:textId="77777777" w:rsidR="00727578" w:rsidRPr="002F2EE7" w:rsidRDefault="002F2EE7">
      <w:pPr>
        <w:pStyle w:val="0DraftNormal"/>
        <w:rPr>
          <w:rFonts w:ascii="Montserrat" w:hAnsi="Montserrat"/>
          <w:sz w:val="24"/>
        </w:rPr>
      </w:pPr>
      <w:r w:rsidRPr="002F2EE7">
        <w:rPr>
          <w:rFonts w:ascii="Montserrat" w:hAnsi="Montserrat"/>
          <w:sz w:val="24"/>
        </w:rPr>
        <w:t>the morgan family</w:t>
      </w:r>
    </w:p>
    <w:p w14:paraId="590FC7FC" w14:textId="77777777" w:rsidR="00727578" w:rsidRPr="002F2EE7" w:rsidRDefault="002F2EE7">
      <w:pPr>
        <w:pStyle w:val="0DraftNormal"/>
        <w:rPr>
          <w:rFonts w:ascii="Montserrat" w:hAnsi="Montserrat"/>
          <w:sz w:val="24"/>
        </w:rPr>
      </w:pPr>
      <w:r w:rsidRPr="002F2EE7">
        <w:rPr>
          <w:rFonts w:ascii="Montserrat" w:hAnsi="Montserrat"/>
          <w:sz w:val="24"/>
        </w:rPr>
        <w:tab/>
        <w:t>alexander and alexandrea morgan had officially come to the oasis system to study avon culture, and live on a world that did not proscribe the use of psionics. the lure of freedom had drawn many psionic human settlers to oasis since its rediscovery. ember’s marriage to alexander, and their appointment as ambassadors to the avon empire made them both tremendous assets to their true people. alexander and ember had a child together, dani (danielle-daniel), a year before ember gave birth to ash and ember. becau</w:t>
      </w:r>
      <w:r w:rsidRPr="002F2EE7">
        <w:rPr>
          <w:rFonts w:ascii="Montserrat" w:hAnsi="Montserrat"/>
          <w:sz w:val="24"/>
        </w:rPr>
        <w:t>se they were officially supposed to be human, and ember actually held a diplomatic post for the aegis, they could not afford to have children that were obviously avon. several precautions were taken to protect her cover identity. all of her children would have to be separated—the girls raised separate and officially unrelated to their male counterparts. to further protect the cover stories from being undone by the children going into heat, alexandrea, dawn and dusk had assisted in setting up and carrying ou</w:t>
      </w:r>
      <w:r w:rsidRPr="002F2EE7">
        <w:rPr>
          <w:rFonts w:ascii="Montserrat" w:hAnsi="Montserrat"/>
          <w:sz w:val="24"/>
        </w:rPr>
        <w:t>t formal engagements for kim, danille, and ember</w:t>
      </w:r>
      <w:r w:rsidRPr="002F2EE7">
        <w:rPr>
          <w:rFonts w:ascii="Montserrat" w:hAnsi="Montserrat"/>
          <w:sz w:val="24"/>
          <w:vertAlign w:val="superscript"/>
        </w:rPr>
        <w:t>1</w:t>
      </w:r>
      <w:r w:rsidRPr="002F2EE7">
        <w:rPr>
          <w:rFonts w:ascii="Montserrat" w:hAnsi="Montserrat"/>
          <w:sz w:val="24"/>
        </w:rPr>
        <w:t xml:space="preserve"> with their own complements, kevin, daniel, and ash. </w:t>
      </w:r>
    </w:p>
    <w:p w14:paraId="4D77E217" w14:textId="77777777" w:rsidR="00727578" w:rsidRPr="002F2EE7" w:rsidRDefault="00727578">
      <w:pPr>
        <w:pStyle w:val="0DraftNormal"/>
        <w:rPr>
          <w:rFonts w:ascii="Montserrat" w:hAnsi="Montserrat"/>
          <w:sz w:val="24"/>
        </w:rPr>
      </w:pPr>
    </w:p>
    <w:p w14:paraId="0B297A81" w14:textId="77777777" w:rsidR="00727578" w:rsidRPr="002F2EE7" w:rsidRDefault="002F2EE7">
      <w:pPr>
        <w:pStyle w:val="0DraftNormal"/>
        <w:rPr>
          <w:rFonts w:ascii="Montserrat" w:hAnsi="Montserrat"/>
          <w:sz w:val="24"/>
        </w:rPr>
      </w:pPr>
      <w:r w:rsidRPr="002F2EE7">
        <w:rPr>
          <w:rFonts w:ascii="Montserrat" w:hAnsi="Montserrat"/>
          <w:sz w:val="24"/>
        </w:rPr>
        <w:t>kim morgan, kevin morgan</w:t>
      </w:r>
    </w:p>
    <w:p w14:paraId="514D5ACA" w14:textId="77777777" w:rsidR="00727578" w:rsidRPr="002F2EE7" w:rsidRDefault="002F2EE7">
      <w:pPr>
        <w:pStyle w:val="0DraftNormal"/>
        <w:rPr>
          <w:rFonts w:ascii="Montserrat" w:hAnsi="Montserrat"/>
          <w:sz w:val="24"/>
        </w:rPr>
      </w:pPr>
      <w:r w:rsidRPr="002F2EE7">
        <w:rPr>
          <w:rFonts w:ascii="Montserrat" w:hAnsi="Montserrat"/>
          <w:sz w:val="24"/>
        </w:rPr>
        <w:tab/>
        <w:t xml:space="preserve">kim was officially alexander’s daughter, conceived in vitro. alexandrea was officially kim’s surrogate mother, and kevin was an unexpected tag along credited to a one night stand following implantation when alexandrea assumed she was protected by her pregnancy. </w:t>
      </w:r>
    </w:p>
    <w:p w14:paraId="1FA0CC81" w14:textId="77777777" w:rsidR="00727578" w:rsidRPr="002F2EE7" w:rsidRDefault="00727578">
      <w:pPr>
        <w:pStyle w:val="0DraftNormal"/>
        <w:rPr>
          <w:rFonts w:ascii="Montserrat" w:hAnsi="Montserrat"/>
          <w:sz w:val="24"/>
        </w:rPr>
      </w:pPr>
    </w:p>
    <w:p w14:paraId="76D23186" w14:textId="77777777" w:rsidR="00727578" w:rsidRPr="002F2EE7" w:rsidRDefault="002F2EE7">
      <w:pPr>
        <w:pStyle w:val="0DraftNormal"/>
        <w:rPr>
          <w:rFonts w:ascii="Montserrat" w:hAnsi="Montserrat"/>
          <w:sz w:val="24"/>
        </w:rPr>
      </w:pPr>
      <w:r w:rsidRPr="002F2EE7">
        <w:rPr>
          <w:rFonts w:ascii="Montserrat" w:hAnsi="Montserrat"/>
          <w:sz w:val="24"/>
        </w:rPr>
        <w:t>danille morgan, daniel sinclair</w:t>
      </w:r>
    </w:p>
    <w:p w14:paraId="78C2D883" w14:textId="77777777" w:rsidR="00727578" w:rsidRPr="002F2EE7" w:rsidRDefault="002F2EE7">
      <w:pPr>
        <w:pStyle w:val="0DraftNormal"/>
        <w:rPr>
          <w:rFonts w:ascii="Montserrat" w:hAnsi="Montserrat"/>
          <w:sz w:val="24"/>
        </w:rPr>
      </w:pPr>
      <w:r w:rsidRPr="002F2EE7">
        <w:rPr>
          <w:rFonts w:ascii="Montserrat" w:hAnsi="Montserrat"/>
          <w:sz w:val="24"/>
        </w:rPr>
        <w:tab/>
        <w:t>alexander and ember raised danielle as the first child of their marriage. dawn took daniel</w:t>
      </w:r>
      <w:r w:rsidRPr="002F2EE7">
        <w:rPr>
          <w:rFonts w:ascii="Montserrat" w:hAnsi="Montserrat"/>
          <w:sz w:val="24"/>
        </w:rPr>
        <w:t xml:space="preserve"> on as her own, going so far as to stage her own pregnancy in step with ember’s. ember was impregnated with the seed of passion by dawn, following her recovery from the birth of dani. danille and daniel had both achieved union in childhood, thus were spared having to go through with the engagement. the disappearance of daniel was covered up by the phoenix gate massacre. </w:t>
      </w:r>
    </w:p>
    <w:p w14:paraId="65F91D16" w14:textId="77777777" w:rsidR="00727578" w:rsidRPr="002F2EE7" w:rsidRDefault="00727578">
      <w:pPr>
        <w:pStyle w:val="0DraftNormal"/>
        <w:rPr>
          <w:rFonts w:ascii="Montserrat" w:hAnsi="Montserrat"/>
          <w:sz w:val="24"/>
        </w:rPr>
      </w:pPr>
    </w:p>
    <w:p w14:paraId="20DDCCCE" w14:textId="77777777" w:rsidR="00727578" w:rsidRPr="002F2EE7" w:rsidRDefault="002F2EE7">
      <w:pPr>
        <w:pStyle w:val="0DraftNormal"/>
        <w:rPr>
          <w:rFonts w:ascii="Montserrat" w:hAnsi="Montserrat"/>
          <w:sz w:val="24"/>
        </w:rPr>
      </w:pPr>
      <w:r w:rsidRPr="002F2EE7">
        <w:rPr>
          <w:rFonts w:ascii="Montserrat" w:hAnsi="Montserrat"/>
          <w:sz w:val="24"/>
        </w:rPr>
        <w:t>aliases of ash and ember—establishment</w:t>
      </w:r>
    </w:p>
    <w:p w14:paraId="7806BF51" w14:textId="77777777" w:rsidR="00727578" w:rsidRPr="002F2EE7" w:rsidRDefault="002F2EE7">
      <w:pPr>
        <w:pStyle w:val="0DraftNormal"/>
        <w:rPr>
          <w:rFonts w:ascii="Montserrat" w:hAnsi="Montserrat"/>
          <w:sz w:val="24"/>
        </w:rPr>
      </w:pPr>
      <w:r w:rsidRPr="002F2EE7">
        <w:rPr>
          <w:rFonts w:ascii="Montserrat" w:hAnsi="Montserrat"/>
          <w:sz w:val="24"/>
        </w:rPr>
        <w:tab/>
        <w:t>to everyone’s surprise, dusk took the same precautions during ember’s second pregnancy, revealing some of the potential of the dragon’s gift to human observers. ash was independantly established as ash autumn blood, son of dusk autumn blood. ash was later recognized as the template of ash-ember autumn blood. ember was established as ember</w:t>
      </w:r>
      <w:r w:rsidRPr="002F2EE7">
        <w:rPr>
          <w:rFonts w:ascii="Montserrat" w:hAnsi="Montserrat"/>
          <w:sz w:val="24"/>
          <w:vertAlign w:val="superscript"/>
        </w:rPr>
        <w:t>1</w:t>
      </w:r>
      <w:r w:rsidRPr="002F2EE7">
        <w:rPr>
          <w:rFonts w:ascii="Montserrat" w:hAnsi="Montserrat"/>
          <w:sz w:val="24"/>
        </w:rPr>
        <w:t xml:space="preserve"> and ember</w:t>
      </w:r>
      <w:r w:rsidRPr="002F2EE7">
        <w:rPr>
          <w:rFonts w:ascii="Montserrat" w:hAnsi="Montserrat"/>
          <w:sz w:val="24"/>
          <w:vertAlign w:val="superscript"/>
        </w:rPr>
        <w:t>2</w:t>
      </w:r>
      <w:r w:rsidRPr="002F2EE7">
        <w:rPr>
          <w:rFonts w:ascii="Montserrat" w:hAnsi="Montserrat"/>
          <w:sz w:val="24"/>
        </w:rPr>
        <w:t xml:space="preserve"> ember morgan, using ash and some slight of hand. </w:t>
      </w:r>
    </w:p>
    <w:p w14:paraId="35E68761" w14:textId="77777777" w:rsidR="00727578" w:rsidRPr="002F2EE7" w:rsidRDefault="00727578">
      <w:pPr>
        <w:pStyle w:val="0DraftNormal"/>
        <w:rPr>
          <w:rFonts w:ascii="Montserrat" w:hAnsi="Montserrat"/>
          <w:sz w:val="24"/>
        </w:rPr>
      </w:pPr>
    </w:p>
    <w:p w14:paraId="67E45EF1" w14:textId="77777777" w:rsidR="00727578" w:rsidRPr="002F2EE7" w:rsidRDefault="002F2EE7">
      <w:pPr>
        <w:pStyle w:val="0DraftNormal"/>
        <w:rPr>
          <w:rFonts w:ascii="Montserrat" w:hAnsi="Montserrat"/>
          <w:sz w:val="24"/>
        </w:rPr>
      </w:pPr>
      <w:r w:rsidRPr="002F2EE7">
        <w:rPr>
          <w:rFonts w:ascii="Montserrat" w:hAnsi="Montserrat"/>
          <w:sz w:val="24"/>
        </w:rPr>
        <w:t>coal and the cinder twins—establishing events</w:t>
      </w:r>
    </w:p>
    <w:p w14:paraId="3F1B2110" w14:textId="77777777" w:rsidR="00727578" w:rsidRPr="002F2EE7" w:rsidRDefault="002F2EE7">
      <w:pPr>
        <w:pStyle w:val="0DraftNormal"/>
        <w:rPr>
          <w:rFonts w:ascii="Montserrat" w:hAnsi="Montserrat"/>
          <w:strike/>
          <w:sz w:val="24"/>
        </w:rPr>
      </w:pPr>
      <w:r w:rsidRPr="002F2EE7">
        <w:rPr>
          <w:rFonts w:ascii="Montserrat" w:hAnsi="Montserrat"/>
          <w:strike/>
          <w:sz w:val="24"/>
        </w:rPr>
        <w:tab/>
        <w:t xml:space="preserve">at birth, cinder and coal were identical, despite the difference in sex. they would remain androgynous and identical through puberty. until the age of seven, the boy and girl were inseparable, their minds already deeply tied together showing unusual promise of unity. because cinder and coal were so strongly tied together, and so similar in appearance, it was possible to initially raise them as twin girls—particularly since dusk, dawn and twilight all knew what was to come. cinder and coal learned a simple </w:t>
      </w:r>
      <w:r w:rsidRPr="002F2EE7">
        <w:rPr>
          <w:rFonts w:ascii="Montserrat" w:hAnsi="Montserrat"/>
          <w:strike/>
          <w:sz w:val="24"/>
        </w:rPr>
        <w:t>kind of teleport that took advantage of their deep rapport, which was simply swapping places. this trick enabled them to deceive all observers with regard to coal’s sex. cinder and coal thought it a great game, and honestly did not realize the significance of their physical sexes, or how they related to their individual genders and identities. at the same time as the groundwork for cinder</w:t>
      </w:r>
      <w:r w:rsidRPr="002F2EE7">
        <w:rPr>
          <w:rFonts w:ascii="Montserrat" w:hAnsi="Montserrat"/>
          <w:strike/>
          <w:sz w:val="24"/>
          <w:vertAlign w:val="superscript"/>
        </w:rPr>
        <w:t>1</w:t>
      </w:r>
      <w:r w:rsidRPr="002F2EE7">
        <w:rPr>
          <w:rFonts w:ascii="Montserrat" w:hAnsi="Montserrat"/>
          <w:strike/>
          <w:sz w:val="24"/>
        </w:rPr>
        <w:t xml:space="preserve"> and cinder</w:t>
      </w:r>
      <w:r w:rsidRPr="002F2EE7">
        <w:rPr>
          <w:rFonts w:ascii="Montserrat" w:hAnsi="Montserrat"/>
          <w:strike/>
          <w:sz w:val="24"/>
          <w:vertAlign w:val="superscript"/>
        </w:rPr>
        <w:t>2</w:t>
      </w:r>
      <w:r w:rsidRPr="002F2EE7">
        <w:rPr>
          <w:rFonts w:ascii="Montserrat" w:hAnsi="Montserrat"/>
          <w:strike/>
          <w:sz w:val="24"/>
        </w:rPr>
        <w:t xml:space="preserve">’s official identities was being laid, similar arrangements were being made for coal. to establish the boy’s existence, dusk had publicly changed sex and then quite obviously progressed through pregnancy in step with coal to prepare for the day when cinder would become his concern. after the fatal night they knew would come, cinder was to be raised by dusk. dusk borrowed the boy at various points, carefully advertising the existence of a son by way of channeled reincarnation. </w:t>
      </w:r>
    </w:p>
    <w:p w14:paraId="0ED030AB" w14:textId="77777777" w:rsidR="00727578" w:rsidRPr="002F2EE7" w:rsidRDefault="00727578">
      <w:pPr>
        <w:pStyle w:val="0DraftNormal"/>
        <w:rPr>
          <w:rFonts w:ascii="Montserrat" w:hAnsi="Montserrat"/>
          <w:sz w:val="24"/>
        </w:rPr>
      </w:pPr>
    </w:p>
    <w:p w14:paraId="63E7B908" w14:textId="77777777" w:rsidR="00727578" w:rsidRPr="002F2EE7" w:rsidRDefault="002F2EE7">
      <w:pPr>
        <w:pStyle w:val="0DraftNormal"/>
        <w:rPr>
          <w:rFonts w:ascii="Montserrat" w:hAnsi="Montserrat"/>
          <w:sz w:val="24"/>
        </w:rPr>
      </w:pPr>
      <w:r w:rsidRPr="002F2EE7">
        <w:rPr>
          <w:rFonts w:ascii="Montserrat" w:hAnsi="Montserrat"/>
          <w:sz w:val="24"/>
        </w:rPr>
        <w:t>the phoenix gate massacre</w:t>
      </w:r>
    </w:p>
    <w:p w14:paraId="4BB2487D" w14:textId="77777777" w:rsidR="00727578" w:rsidRPr="002F2EE7" w:rsidRDefault="002F2EE7">
      <w:pPr>
        <w:pStyle w:val="0DraftNormal"/>
        <w:rPr>
          <w:rFonts w:ascii="Montserrat" w:hAnsi="Montserrat"/>
          <w:sz w:val="24"/>
        </w:rPr>
      </w:pPr>
      <w:r w:rsidRPr="002F2EE7">
        <w:rPr>
          <w:rFonts w:ascii="Montserrat" w:hAnsi="Montserrat"/>
          <w:sz w:val="24"/>
        </w:rPr>
        <w:tab/>
        <w:t>when ash and ember turned seven, the emperor invited them and their mother to a special, private celebration. avon held a tradition of waiting until children until reached the age of seven before formally naming them or recognizing their existence. there were several reasons for this, starting with childhood mortality and extending through the complications of confirming the existence of reborn and reincarnated identities. seven was considered the best and earliest age to test a child’s mind, assess her ps</w:t>
      </w:r>
      <w:r w:rsidRPr="002F2EE7">
        <w:rPr>
          <w:rFonts w:ascii="Montserrat" w:hAnsi="Montserrat"/>
          <w:sz w:val="24"/>
        </w:rPr>
        <w:t>ionic potential, and confirm the transmission of identity from a previous generation if indicated. as the emissary to the avon people, and a mother of psionic children, ember could reasonably be expected to honor such traditions. the stage was set for the bloodbath. early in the confrontation, ash died, and his memories were shuffled in with ember’s. in the ugliest part of the confrontation, ember’s mother died while ember was attempting a wild teleport to escape the slaughter. mother and daughter’s minds e</w:t>
      </w:r>
      <w:r w:rsidRPr="002F2EE7">
        <w:rPr>
          <w:rFonts w:ascii="Montserrat" w:hAnsi="Montserrat"/>
          <w:sz w:val="24"/>
        </w:rPr>
        <w:t>mbraced in one final rapport. ember’s young mind was overloaded with the memories of her brother and mother, but the paradox of inheriting her adult mind, which had already lived her life, had two unexpected consequences, particularly given the state of her existence at the moment of contact. ember’s phoenix spirit was beside itself within a living mind, confronted with the combined memories of a mother, a son and a daughter. ember’s spirit was anchored around twin identities, and her body was halfway betwe</w:t>
      </w:r>
      <w:r w:rsidRPr="002F2EE7">
        <w:rPr>
          <w:rFonts w:ascii="Montserrat" w:hAnsi="Montserrat"/>
          <w:sz w:val="24"/>
        </w:rPr>
        <w:t xml:space="preserve">en here and there. ember’s adult memories were submerged as the total experience of the three lives was summarily divided between the virtual embodiments of a body in open teleport. the transaction was instantaneous, and the teleport closed leaving one version of ember trapped with her deadly assailant, while the other version of ember arrived to witness the fall of her mother’s lifeless body. </w:t>
      </w:r>
    </w:p>
    <w:p w14:paraId="1193C26C" w14:textId="77777777" w:rsidR="00727578" w:rsidRPr="002F2EE7" w:rsidRDefault="00727578">
      <w:pPr>
        <w:pStyle w:val="0DraftNormal"/>
        <w:rPr>
          <w:rFonts w:ascii="Montserrat" w:hAnsi="Montserrat"/>
          <w:sz w:val="24"/>
        </w:rPr>
      </w:pPr>
    </w:p>
    <w:p w14:paraId="6C9668FF" w14:textId="77777777" w:rsidR="00727578" w:rsidRPr="002F2EE7" w:rsidRDefault="002F2EE7">
      <w:pPr>
        <w:pStyle w:val="0DraftNormal"/>
        <w:rPr>
          <w:rFonts w:ascii="Montserrat" w:hAnsi="Montserrat"/>
          <w:sz w:val="24"/>
        </w:rPr>
      </w:pPr>
      <w:r w:rsidRPr="002F2EE7">
        <w:rPr>
          <w:rFonts w:ascii="Montserrat" w:hAnsi="Montserrat"/>
          <w:sz w:val="24"/>
        </w:rPr>
        <w:t>cinder and coal, 7 to 17</w:t>
      </w:r>
    </w:p>
    <w:p w14:paraId="6146EE94" w14:textId="77777777" w:rsidR="00727578" w:rsidRPr="002F2EE7" w:rsidRDefault="002F2EE7">
      <w:pPr>
        <w:pStyle w:val="0DraftNormal"/>
        <w:rPr>
          <w:rFonts w:ascii="Montserrat" w:hAnsi="Montserrat"/>
          <w:sz w:val="24"/>
        </w:rPr>
      </w:pPr>
      <w:r w:rsidRPr="002F2EE7">
        <w:rPr>
          <w:rFonts w:ascii="Montserrat" w:hAnsi="Montserrat"/>
          <w:sz w:val="24"/>
        </w:rPr>
        <w:tab/>
        <w:t>cinder and coal inherited their predecessors’ minds, tainted with the possession of two o’jin. like all avon, their possession required the commitment of two demons to the effort. as children, they had no defense against the invasion, save to retreat. cut off from reality, they lived in the shadow of the alien minds possessing their bodies. with all of their potential focused on those strange landscapes, they eventually learned and adapted all of the skills and abilities of their captors. both of them were</w:t>
      </w:r>
      <w:r w:rsidRPr="002F2EE7">
        <w:rPr>
          <w:rFonts w:ascii="Montserrat" w:hAnsi="Montserrat"/>
          <w:sz w:val="24"/>
        </w:rPr>
        <w:t xml:space="preserve"> affected by such dark role models, and ended up tapping into the dark phoenix potential. cinder and coal became what ember</w:t>
      </w:r>
      <w:r w:rsidRPr="002F2EE7">
        <w:rPr>
          <w:rFonts w:ascii="Montserrat" w:hAnsi="Montserrat"/>
          <w:sz w:val="24"/>
          <w:vertAlign w:val="superscript"/>
        </w:rPr>
        <w:t>2</w:t>
      </w:r>
      <w:r w:rsidRPr="002F2EE7">
        <w:rPr>
          <w:rFonts w:ascii="Montserrat" w:hAnsi="Montserrat"/>
          <w:sz w:val="24"/>
        </w:rPr>
        <w:t xml:space="preserve"> had turned away from. no one realized it until they destroyed the demons possessing them. this change in aspect struck an odd balance in the soul of the phoenix. it also allowed them to realize that they were ash and ember in all but name, so they changed their names. cinder took the name ash, and coal took the name ember, to reflect that they embodied the potential their counterparts could not. their namesakes understood at once, on their return from exile. </w:t>
      </w:r>
    </w:p>
    <w:p w14:paraId="793B8BFD" w14:textId="77777777" w:rsidR="00727578" w:rsidRPr="002F2EE7" w:rsidRDefault="00727578">
      <w:pPr>
        <w:pStyle w:val="0DraftNormal"/>
        <w:rPr>
          <w:rFonts w:ascii="Montserrat" w:hAnsi="Montserrat"/>
          <w:sz w:val="24"/>
        </w:rPr>
      </w:pPr>
    </w:p>
    <w:p w14:paraId="7C765C26" w14:textId="77777777" w:rsidR="00727578" w:rsidRPr="002F2EE7" w:rsidRDefault="002F2EE7">
      <w:pPr>
        <w:pStyle w:val="0DraftNormal"/>
        <w:rPr>
          <w:rFonts w:ascii="Montserrat" w:hAnsi="Montserrat"/>
          <w:sz w:val="24"/>
        </w:rPr>
      </w:pPr>
      <w:r w:rsidRPr="002F2EE7">
        <w:rPr>
          <w:rFonts w:ascii="Montserrat" w:hAnsi="Montserrat"/>
          <w:sz w:val="24"/>
        </w:rPr>
        <w:tab/>
        <w:t>in the desperate struggle, she discovered the truth about her shattered childhood and the real relationship between herself and her twin sister. as a child, in the face of a massacre, she had manifested and embodied her own destructive potential. using this living weapon, through ember</w:t>
      </w:r>
      <w:r w:rsidRPr="002F2EE7">
        <w:rPr>
          <w:rFonts w:ascii="Montserrat" w:hAnsi="Montserrat"/>
          <w:sz w:val="24"/>
          <w:vertAlign w:val="superscript"/>
        </w:rPr>
        <w:t>2</w:t>
      </w:r>
      <w:r w:rsidRPr="002F2EE7">
        <w:rPr>
          <w:rFonts w:ascii="Montserrat" w:hAnsi="Montserrat"/>
          <w:sz w:val="24"/>
        </w:rPr>
        <w:t>, ember</w:t>
      </w:r>
      <w:r w:rsidRPr="002F2EE7">
        <w:rPr>
          <w:rFonts w:ascii="Montserrat" w:hAnsi="Montserrat"/>
          <w:sz w:val="24"/>
          <w:vertAlign w:val="superscript"/>
        </w:rPr>
        <w:t>1</w:t>
      </w:r>
      <w:r w:rsidRPr="002F2EE7">
        <w:rPr>
          <w:rFonts w:ascii="Montserrat" w:hAnsi="Montserrat"/>
          <w:sz w:val="24"/>
        </w:rPr>
        <w:t xml:space="preserve"> had defended herself and avenged her slaughtered clan. until confronted with the same enemies, her divided selves had remained separated, natural friends and rivals. bruised and bloody, she was finally whole. united at last, the once divided girl faced the consequences of a murderous assault. to her shock, the mind of their mother, so long divided between them, had seized control of the abandoned body and damned them in court with her own testimony. before ember could reveal that her “twin” was not who eve</w:t>
      </w:r>
      <w:r w:rsidRPr="002F2EE7">
        <w:rPr>
          <w:rFonts w:ascii="Montserrat" w:hAnsi="Montserrat"/>
          <w:sz w:val="24"/>
        </w:rPr>
        <w:t>ryone thought she was, the pair were sentenced and exiled to face their surviving enemies outside the protection of civilization. phoenix and ash helped them attain the only kind of protection their condemned status allowed them. phoenix and ember, compelled by biological and spiritual imperatives, ended up fighting over ash even as their enemies netted them all in their final trap. once again, seeking to delve into the mysteries of phoenix gate, they were caught in a dual siege. with demons on one side and</w:t>
      </w:r>
      <w:r w:rsidRPr="002F2EE7">
        <w:rPr>
          <w:rFonts w:ascii="Montserrat" w:hAnsi="Montserrat"/>
          <w:sz w:val="24"/>
        </w:rPr>
        <w:t xml:space="preserve"> dragons on the other, the three had only each other as they struggled to survive. </w:t>
      </w:r>
    </w:p>
    <w:p w14:paraId="63BA05BA" w14:textId="77777777" w:rsidR="00727578" w:rsidRPr="002F2EE7" w:rsidRDefault="00727578">
      <w:pPr>
        <w:pStyle w:val="0DraftNormal"/>
        <w:rPr>
          <w:rFonts w:ascii="Montserrat" w:hAnsi="Montserrat"/>
          <w:sz w:val="24"/>
        </w:rPr>
      </w:pPr>
    </w:p>
    <w:p w14:paraId="727AAE5F" w14:textId="77777777" w:rsidR="00727578" w:rsidRPr="002F2EE7" w:rsidRDefault="002F2EE7">
      <w:pPr>
        <w:pStyle w:val="0DraftNormal"/>
        <w:rPr>
          <w:rFonts w:ascii="Montserrat" w:hAnsi="Montserrat"/>
          <w:sz w:val="24"/>
        </w:rPr>
      </w:pPr>
      <w:r w:rsidRPr="002F2EE7">
        <w:rPr>
          <w:rFonts w:ascii="Montserrat" w:hAnsi="Montserrat"/>
          <w:sz w:val="24"/>
        </w:rPr>
        <w:tab/>
        <w:t>as the appearance of ash provoked several plots to usurp the power and authority the trio stood to inherit, ember</w:t>
      </w:r>
      <w:r w:rsidRPr="002F2EE7">
        <w:rPr>
          <w:rFonts w:ascii="Montserrat" w:hAnsi="Montserrat"/>
          <w:sz w:val="24"/>
          <w:vertAlign w:val="superscript"/>
        </w:rPr>
        <w:t>2</w:t>
      </w:r>
      <w:r w:rsidRPr="002F2EE7">
        <w:rPr>
          <w:rFonts w:ascii="Montserrat" w:hAnsi="Montserrat"/>
          <w:sz w:val="24"/>
        </w:rPr>
        <w:t xml:space="preserve"> was forced to confront a childhood tragedy and the legacy of madness and destruction it left behind. manipulated by a hidden enemy, she was used to entrap her twin in a deadly plot. as ember</w:t>
      </w:r>
      <w:r w:rsidRPr="002F2EE7">
        <w:rPr>
          <w:rFonts w:ascii="Montserrat" w:hAnsi="Montserrat"/>
          <w:sz w:val="24"/>
          <w:vertAlign w:val="superscript"/>
        </w:rPr>
        <w:t>1</w:t>
      </w:r>
      <w:r w:rsidRPr="002F2EE7">
        <w:rPr>
          <w:rFonts w:ascii="Montserrat" w:hAnsi="Montserrat"/>
          <w:sz w:val="24"/>
        </w:rPr>
        <w:t xml:space="preserve"> was being attacked, the wall between their minds suddenly crumbled and her own mind was ripped from its body to face death and destruction. </w:t>
      </w:r>
    </w:p>
    <w:p w14:paraId="678071BD" w14:textId="77777777" w:rsidR="00727578" w:rsidRPr="002F2EE7" w:rsidRDefault="00727578">
      <w:pPr>
        <w:pStyle w:val="0DraftNormal"/>
        <w:rPr>
          <w:rFonts w:ascii="Montserrat" w:hAnsi="Montserrat"/>
          <w:sz w:val="24"/>
        </w:rPr>
      </w:pPr>
    </w:p>
    <w:p w14:paraId="459849FC" w14:textId="77777777" w:rsidR="00727578" w:rsidRPr="002F2EE7" w:rsidRDefault="002F2EE7">
      <w:pPr>
        <w:pStyle w:val="0DraftNormal"/>
        <w:rPr>
          <w:rFonts w:ascii="Montserrat" w:hAnsi="Montserrat"/>
          <w:sz w:val="24"/>
        </w:rPr>
      </w:pPr>
      <w:r w:rsidRPr="002F2EE7">
        <w:rPr>
          <w:rFonts w:ascii="Montserrat" w:hAnsi="Montserrat"/>
          <w:sz w:val="24"/>
        </w:rPr>
        <w:t>the birth of illusions</w:t>
      </w:r>
    </w:p>
    <w:p w14:paraId="7E5B18B7" w14:textId="77777777" w:rsidR="00727578" w:rsidRPr="002F2EE7" w:rsidRDefault="002F2EE7">
      <w:pPr>
        <w:pStyle w:val="0DraftNormal"/>
        <w:rPr>
          <w:rFonts w:ascii="Montserrat" w:hAnsi="Montserrat"/>
          <w:sz w:val="24"/>
        </w:rPr>
      </w:pPr>
      <w:r w:rsidRPr="002F2EE7">
        <w:rPr>
          <w:rFonts w:ascii="Montserrat" w:hAnsi="Montserrat"/>
          <w:sz w:val="24"/>
        </w:rPr>
        <w:tab/>
      </w:r>
    </w:p>
    <w:p w14:paraId="07D03253" w14:textId="77777777" w:rsidR="00727578" w:rsidRPr="002F2EE7" w:rsidRDefault="002F2EE7">
      <w:pPr>
        <w:pStyle w:val="0DraftNormal"/>
        <w:rPr>
          <w:rFonts w:ascii="Montserrat" w:hAnsi="Montserrat"/>
          <w:sz w:val="24"/>
        </w:rPr>
      </w:pPr>
      <w:r w:rsidRPr="002F2EE7">
        <w:rPr>
          <w:rFonts w:ascii="Montserrat" w:hAnsi="Montserrat"/>
          <w:sz w:val="24"/>
        </w:rPr>
        <w:t>dragon dreaming</w:t>
      </w:r>
    </w:p>
    <w:p w14:paraId="592747C8" w14:textId="77777777" w:rsidR="00727578" w:rsidRPr="002F2EE7" w:rsidRDefault="002F2EE7">
      <w:pPr>
        <w:pStyle w:val="0DraftNormal"/>
        <w:rPr>
          <w:rFonts w:ascii="Montserrat" w:hAnsi="Montserrat"/>
          <w:sz w:val="24"/>
        </w:rPr>
      </w:pPr>
      <w:r w:rsidRPr="002F2EE7">
        <w:rPr>
          <w:rFonts w:ascii="Montserrat" w:hAnsi="Montserrat"/>
          <w:sz w:val="24"/>
        </w:rPr>
        <w:tab/>
        <w:t>on either side of their birth, ash and ember were cornered by the dragon embodied by their paradox. ember was taken by the dragon after she arrived alone back in her own period, several years prior to her birth. dusk devoured ember. taking on dragon form, dusk blooded on ember, to create dawn who took possession of the seed ember thought she and ash had conceived in aes, and left immediately for the aegis. ember convinced herself that the whole thing had been a dream and was taken by the now ancient—and ag</w:t>
      </w:r>
      <w:r w:rsidRPr="002F2EE7">
        <w:rPr>
          <w:rFonts w:ascii="Montserrat" w:hAnsi="Montserrat"/>
          <w:sz w:val="24"/>
        </w:rPr>
        <w:t xml:space="preserve">eless—dusk to aeo’anth. dawn devoured ash. taking on dragon form, dawn blooded nineteen years later on ash—a little more than a year before ash and ember united and stumbled into the past—creating dusk. at the command of his older self, dusk followed in their wake. </w:t>
      </w:r>
    </w:p>
    <w:p w14:paraId="52F9B53F" w14:textId="77777777" w:rsidR="00727578" w:rsidRPr="002F2EE7" w:rsidRDefault="00727578">
      <w:pPr>
        <w:pStyle w:val="0DraftNormal"/>
        <w:rPr>
          <w:rFonts w:ascii="Montserrat" w:hAnsi="Montserrat"/>
          <w:sz w:val="24"/>
        </w:rPr>
      </w:pPr>
    </w:p>
    <w:p w14:paraId="50AB19D0" w14:textId="77777777" w:rsidR="00727578" w:rsidRPr="002F2EE7" w:rsidRDefault="002F2EE7">
      <w:pPr>
        <w:pStyle w:val="0DraftNormal"/>
        <w:rPr>
          <w:rFonts w:ascii="Montserrat" w:hAnsi="Montserrat"/>
          <w:sz w:val="24"/>
        </w:rPr>
      </w:pPr>
      <w:r w:rsidRPr="002F2EE7">
        <w:rPr>
          <w:rFonts w:ascii="Montserrat" w:hAnsi="Montserrat"/>
          <w:sz w:val="24"/>
        </w:rPr>
        <w:t>through the eye of paradox</w:t>
      </w:r>
    </w:p>
    <w:p w14:paraId="4F0A17EE" w14:textId="77777777" w:rsidR="00727578" w:rsidRPr="002F2EE7" w:rsidRDefault="002F2EE7">
      <w:pPr>
        <w:pStyle w:val="0DraftNormal"/>
        <w:rPr>
          <w:rFonts w:ascii="Montserrat" w:hAnsi="Montserrat"/>
          <w:sz w:val="24"/>
        </w:rPr>
      </w:pPr>
      <w:r w:rsidRPr="002F2EE7">
        <w:rPr>
          <w:rFonts w:ascii="Montserrat" w:hAnsi="Montserrat"/>
          <w:sz w:val="24"/>
        </w:rPr>
        <w:tab/>
        <w:t>ash-ember arrived on aeirn</w:t>
      </w:r>
      <w:r w:rsidRPr="002F2EE7">
        <w:rPr>
          <w:rFonts w:ascii="Montserrat" w:hAnsi="Montserrat"/>
          <w:sz w:val="24"/>
        </w:rPr>
        <w:t xml:space="preserve"> unaware that they had moved back through time. ash-ember was attacked in a public bath, and raped in a way unique to her ojien sex. dusk was the one who attacked ash-ember, to steal the seed they really had conceived together. ash-ember found herself impressed into service as an ideal, a living surrogate of the goddess. ash-ember was given over to passion and rage for her training and initiation. ash and ember split to escape religious prostitution, but were captured and separated from each other. as avon,</w:t>
      </w:r>
      <w:r w:rsidRPr="002F2EE7">
        <w:rPr>
          <w:rFonts w:ascii="Montserrat" w:hAnsi="Montserrat"/>
          <w:sz w:val="24"/>
        </w:rPr>
        <w:t xml:space="preserve"> or jien, they had been prized and worshipped, if enslaved to the temple, but as a man and a woman, they were simply slaves without any personal value or status. they struggled to survive true slavery, to somehow escape and be reunited, and ultimately return to oasis ajea. their allies in this were passion and rage, who had figured out that ash and ember had been ash-ember. dusk was the one who retrieved the seed of passion-rage from the ashes of their immolation, and planted it within ember just before ash</w:t>
      </w:r>
      <w:r w:rsidRPr="002F2EE7">
        <w:rPr>
          <w:rFonts w:ascii="Montserrat" w:hAnsi="Montserrat"/>
          <w:sz w:val="24"/>
        </w:rPr>
        <w:t xml:space="preserve"> and ember attempted to return to oasis ajea. as ember preceded ash into the eye of paradox, the master gate on aeirn, the presence of that seed within her had triggered the mechanisms which harnessed the raw paradox of the gates, locking down the eye of paradox, preventing any passage across the abyss. for ten thousand years, her image stood at the heart of every gate, a living statue forbidding any passage through the eye of paradox. ash was stranded on aeirn. dusk came to him and explained what had happe</w:t>
      </w:r>
      <w:r w:rsidRPr="002F2EE7">
        <w:rPr>
          <w:rFonts w:ascii="Montserrat" w:hAnsi="Montserrat"/>
          <w:sz w:val="24"/>
        </w:rPr>
        <w:t xml:space="preserve">ned, what he had done, and why. ash and dusk had the child ash and ember conceived, and thus started the line of ava, the first of the avon houses, and helped create the avon race itself. the spirit of ash, his memories and character, would descend through millennia to come until reunited with ember in the years before their birth. </w:t>
      </w:r>
    </w:p>
    <w:p w14:paraId="5144D75B" w14:textId="77777777" w:rsidR="00727578" w:rsidRPr="002F2EE7" w:rsidRDefault="00727578">
      <w:pPr>
        <w:pStyle w:val="0DraftNormal"/>
        <w:rPr>
          <w:rFonts w:ascii="Montserrat" w:hAnsi="Montserrat"/>
          <w:sz w:val="24"/>
        </w:rPr>
      </w:pPr>
    </w:p>
    <w:p w14:paraId="5906AC5A" w14:textId="77777777" w:rsidR="00727578" w:rsidRPr="002F2EE7" w:rsidRDefault="002F2EE7">
      <w:pPr>
        <w:pStyle w:val="0DraftNormal"/>
        <w:rPr>
          <w:rFonts w:ascii="Montserrat" w:hAnsi="Montserrat"/>
          <w:sz w:val="24"/>
        </w:rPr>
      </w:pPr>
      <w:r w:rsidRPr="002F2EE7">
        <w:rPr>
          <w:rFonts w:ascii="Montserrat" w:hAnsi="Montserrat"/>
          <w:sz w:val="24"/>
        </w:rPr>
        <w:t>the phoenix gate massacre</w:t>
      </w:r>
    </w:p>
    <w:p w14:paraId="700EE0EB" w14:textId="77777777" w:rsidR="00727578" w:rsidRPr="002F2EE7" w:rsidRDefault="002F2EE7">
      <w:pPr>
        <w:pStyle w:val="0DraftNormal"/>
        <w:rPr>
          <w:rFonts w:ascii="Montserrat" w:hAnsi="Montserrat"/>
          <w:sz w:val="24"/>
        </w:rPr>
      </w:pPr>
      <w:r w:rsidRPr="002F2EE7">
        <w:rPr>
          <w:rFonts w:ascii="Montserrat" w:hAnsi="Montserrat"/>
          <w:sz w:val="24"/>
        </w:rPr>
        <w:tab/>
        <w:t>ember, or rather her children, ash and ember, had been summoned to phoenix gate for the private ceremonies of fostering, naming and promising. alexander and alexandrea were unable to accompany ember to phoenix gate, ember had of course forbidden it knowing what she did. instead, dawn and her “son” daniel accompanied them. traditionally, avon children were fostered from the age of seven through the end of their seventeenth year. the emperor had not forgotten where ember had joined their company from. he res</w:t>
      </w:r>
      <w:r w:rsidRPr="002F2EE7">
        <w:rPr>
          <w:rFonts w:ascii="Montserrat" w:hAnsi="Montserrat"/>
          <w:sz w:val="24"/>
        </w:rPr>
        <w:t>pected the measures she had taken to protect her position between the human and avon empires, but in this private ceremony he could see to it that all necessary honor was given to her, through her redoubts. ash and ember earned the name of phoenix, as did cinder and coal’s redoubts, in a more public ceremony had earlier. at their naming, ash and ember were recognized as suitable heirs to the house of phoenix after cinder and coal, and their redoubts. ember was even given the honor of exchanging heirs for fo</w:t>
      </w:r>
      <w:r w:rsidRPr="002F2EE7">
        <w:rPr>
          <w:rFonts w:ascii="Montserrat" w:hAnsi="Montserrat"/>
          <w:sz w:val="24"/>
        </w:rPr>
        <w:t xml:space="preserve">sterage. in cases where split twins mated exclusively with another pair, it was common to foster within the double marriage. ember had escaped her engagement to cinder, coal and dusk, but according to ancient law, they were already married by their genes. dusk and ember both knew that the time had come, and retreated from the ceremonies lest they give some warning and rupture the careful balance of their paradox. dusk stayed with ember and helped her prepare for the embrace of a living death. </w:t>
      </w:r>
    </w:p>
    <w:p w14:paraId="05D78A9D" w14:textId="77777777" w:rsidR="00727578" w:rsidRPr="002F2EE7" w:rsidRDefault="00727578">
      <w:pPr>
        <w:pStyle w:val="0DraftNormal"/>
        <w:rPr>
          <w:rFonts w:ascii="Montserrat" w:hAnsi="Montserrat"/>
          <w:sz w:val="24"/>
        </w:rPr>
      </w:pPr>
    </w:p>
    <w:p w14:paraId="38ED6A99" w14:textId="77777777" w:rsidR="00727578" w:rsidRPr="002F2EE7" w:rsidRDefault="002F2EE7">
      <w:pPr>
        <w:pStyle w:val="0DraftNormal"/>
        <w:rPr>
          <w:rFonts w:ascii="Montserrat" w:hAnsi="Montserrat"/>
          <w:sz w:val="24"/>
        </w:rPr>
      </w:pPr>
      <w:r w:rsidRPr="002F2EE7">
        <w:rPr>
          <w:rFonts w:ascii="Montserrat" w:hAnsi="Montserrat"/>
          <w:sz w:val="24"/>
        </w:rPr>
        <w:t>aftermath of the phoenix gate massacre</w:t>
      </w:r>
    </w:p>
    <w:p w14:paraId="071F46F4" w14:textId="77777777" w:rsidR="00727578" w:rsidRPr="002F2EE7" w:rsidRDefault="002F2EE7">
      <w:pPr>
        <w:pStyle w:val="0DraftNormal"/>
        <w:rPr>
          <w:rFonts w:ascii="Montserrat" w:hAnsi="Montserrat"/>
          <w:sz w:val="24"/>
        </w:rPr>
      </w:pPr>
      <w:r w:rsidRPr="002F2EE7">
        <w:rPr>
          <w:rFonts w:ascii="Montserrat" w:hAnsi="Montserrat"/>
          <w:sz w:val="24"/>
        </w:rPr>
        <w:tab/>
        <w:t>officially, ember, cinder, coal and daniel died in the raid on phoenix gate. dani</w:t>
      </w:r>
      <w:r w:rsidRPr="002F2EE7">
        <w:rPr>
          <w:rFonts w:ascii="Montserrat" w:hAnsi="Montserrat"/>
          <w:sz w:val="24"/>
        </w:rPr>
        <w:t xml:space="preserve"> had come in the form of daniel to fake his death, so that their union would not be discovered. among the survivors was dawn, ember</w:t>
      </w:r>
      <w:r w:rsidRPr="002F2EE7">
        <w:rPr>
          <w:rFonts w:ascii="Montserrat" w:hAnsi="Montserrat"/>
          <w:sz w:val="24"/>
          <w:vertAlign w:val="superscript"/>
        </w:rPr>
        <w:t>1</w:t>
      </w:r>
      <w:r w:rsidRPr="002F2EE7">
        <w:rPr>
          <w:rFonts w:ascii="Montserrat" w:hAnsi="Montserrat"/>
          <w:sz w:val="24"/>
        </w:rPr>
        <w:t xml:space="preserve"> cinder, ire coal, ember</w:t>
      </w:r>
      <w:r w:rsidRPr="002F2EE7">
        <w:rPr>
          <w:rFonts w:ascii="Montserrat" w:hAnsi="Montserrat"/>
          <w:sz w:val="24"/>
          <w:vertAlign w:val="superscript"/>
        </w:rPr>
        <w:t>1</w:t>
      </w:r>
      <w:r w:rsidRPr="002F2EE7">
        <w:rPr>
          <w:rFonts w:ascii="Montserrat" w:hAnsi="Montserrat"/>
          <w:sz w:val="24"/>
        </w:rPr>
        <w:t xml:space="preserve"> ember and ember</w:t>
      </w:r>
      <w:r w:rsidRPr="002F2EE7">
        <w:rPr>
          <w:rFonts w:ascii="Montserrat" w:hAnsi="Montserrat"/>
          <w:sz w:val="24"/>
          <w:vertAlign w:val="superscript"/>
        </w:rPr>
        <w:t>2</w:t>
      </w:r>
      <w:r w:rsidRPr="002F2EE7">
        <w:rPr>
          <w:rFonts w:ascii="Montserrat" w:hAnsi="Montserrat"/>
          <w:sz w:val="24"/>
        </w:rPr>
        <w:t xml:space="preserve"> ember. only dusk and dawn had realized that ash had died and resurrected. having prepared for this, dusk waited for ash to rise, then the two disappeared unnoticed. in the chaos ember</w:t>
      </w:r>
      <w:r w:rsidRPr="002F2EE7">
        <w:rPr>
          <w:rFonts w:ascii="Montserrat" w:hAnsi="Montserrat"/>
          <w:sz w:val="24"/>
          <w:vertAlign w:val="superscript"/>
        </w:rPr>
        <w:t>2</w:t>
      </w:r>
      <w:r w:rsidRPr="002F2EE7">
        <w:rPr>
          <w:rFonts w:ascii="Montserrat" w:hAnsi="Montserrat"/>
          <w:sz w:val="24"/>
        </w:rPr>
        <w:t xml:space="preserve"> ember manifested and fled to dream gate. ember</w:t>
      </w:r>
      <w:r w:rsidRPr="002F2EE7">
        <w:rPr>
          <w:rFonts w:ascii="Montserrat" w:hAnsi="Montserrat"/>
          <w:sz w:val="24"/>
          <w:vertAlign w:val="superscript"/>
        </w:rPr>
        <w:t>1</w:t>
      </w:r>
      <w:r w:rsidRPr="002F2EE7">
        <w:rPr>
          <w:rFonts w:ascii="Montserrat" w:hAnsi="Montserrat"/>
          <w:sz w:val="24"/>
        </w:rPr>
        <w:t xml:space="preserve"> ember returned with dawn to alexander on oasis ajeo to be raised with her elder sisters. ember</w:t>
      </w:r>
      <w:r w:rsidRPr="002F2EE7">
        <w:rPr>
          <w:rFonts w:ascii="Montserrat" w:hAnsi="Montserrat"/>
          <w:sz w:val="24"/>
          <w:vertAlign w:val="superscript"/>
        </w:rPr>
        <w:t>2</w:t>
      </w:r>
      <w:r w:rsidRPr="002F2EE7">
        <w:rPr>
          <w:rFonts w:ascii="Montserrat" w:hAnsi="Montserrat"/>
          <w:sz w:val="24"/>
        </w:rPr>
        <w:t xml:space="preserve"> ember was taken in by alexandrea on oasis ajea, after dawn identified her at a children’s crèche in dream gate. together, cinder and coal had been the heir of the house of phoenix. their younger selves retained that status as they gained the minds of their elder incarnations. ash and ember were never aware of their claim to their mother’s status as heir apparent of the house of phoenix after cinder and coal. now that ember was dead, it was less important to hide the children’s true nature, but with the dis</w:t>
      </w:r>
      <w:r w:rsidRPr="002F2EE7">
        <w:rPr>
          <w:rFonts w:ascii="Montserrat" w:hAnsi="Montserrat"/>
          <w:sz w:val="24"/>
        </w:rPr>
        <w:t>covery of both embers a few years later, ash and ember’s nature came under suspicion. it took several years for this question to come up due to the efforts the morgans made to protect ember</w:t>
      </w:r>
      <w:r w:rsidRPr="002F2EE7">
        <w:rPr>
          <w:rFonts w:ascii="Montserrat" w:hAnsi="Montserrat"/>
          <w:sz w:val="24"/>
          <w:vertAlign w:val="superscript"/>
        </w:rPr>
        <w:t>2</w:t>
      </w:r>
      <w:r w:rsidRPr="002F2EE7">
        <w:rPr>
          <w:rFonts w:ascii="Montserrat" w:hAnsi="Montserrat"/>
          <w:sz w:val="24"/>
        </w:rPr>
        <w:t xml:space="preserve"> and ember</w:t>
      </w:r>
      <w:r w:rsidRPr="002F2EE7">
        <w:rPr>
          <w:rFonts w:ascii="Montserrat" w:hAnsi="Montserrat"/>
          <w:sz w:val="24"/>
          <w:vertAlign w:val="superscript"/>
        </w:rPr>
        <w:t>1</w:t>
      </w:r>
      <w:r w:rsidRPr="002F2EE7">
        <w:rPr>
          <w:rFonts w:ascii="Montserrat" w:hAnsi="Montserrat"/>
          <w:sz w:val="24"/>
        </w:rPr>
        <w:t xml:space="preserve"> from encountering each other. alexander and alexandrea had been warned that it was going to happen, but having no idea how it happened, there was some concern that a face to face meeting might be dangerous. living on separate worlds, it was possible to prevent them from encountering each other by chance. there were those who felt that the separation was more dangerous to them, but that advice was not heeded. so one ember</w:t>
      </w:r>
      <w:r w:rsidRPr="002F2EE7">
        <w:rPr>
          <w:rFonts w:ascii="Montserrat" w:hAnsi="Montserrat"/>
          <w:sz w:val="24"/>
          <w:vertAlign w:val="superscript"/>
        </w:rPr>
        <w:t>2</w:t>
      </w:r>
      <w:r w:rsidRPr="002F2EE7">
        <w:rPr>
          <w:rFonts w:ascii="Montserrat" w:hAnsi="Montserrat"/>
          <w:sz w:val="24"/>
        </w:rPr>
        <w:t xml:space="preserve"> grew up alone with alexandrea, and ember</w:t>
      </w:r>
      <w:r w:rsidRPr="002F2EE7">
        <w:rPr>
          <w:rFonts w:ascii="Montserrat" w:hAnsi="Montserrat"/>
          <w:sz w:val="24"/>
          <w:vertAlign w:val="superscript"/>
        </w:rPr>
        <w:t>1</w:t>
      </w:r>
      <w:r w:rsidRPr="002F2EE7">
        <w:rPr>
          <w:rFonts w:ascii="Montserrat" w:hAnsi="Montserrat"/>
          <w:sz w:val="24"/>
        </w:rPr>
        <w:t xml:space="preserve"> grew up with alexander, kimberly and danielle. </w:t>
      </w:r>
    </w:p>
    <w:p w14:paraId="55F1AA2C" w14:textId="77777777" w:rsidR="00727578" w:rsidRPr="002F2EE7" w:rsidRDefault="00727578">
      <w:pPr>
        <w:pStyle w:val="0DraftNormal"/>
        <w:rPr>
          <w:rFonts w:ascii="Montserrat" w:hAnsi="Montserrat"/>
          <w:sz w:val="24"/>
        </w:rPr>
      </w:pPr>
    </w:p>
    <w:p w14:paraId="331A4848" w14:textId="77777777" w:rsidR="00727578" w:rsidRPr="002F2EE7" w:rsidRDefault="002F2EE7">
      <w:pPr>
        <w:pStyle w:val="0DraftNormal"/>
        <w:rPr>
          <w:rFonts w:ascii="Montserrat" w:hAnsi="Montserrat"/>
          <w:strike/>
          <w:sz w:val="24"/>
        </w:rPr>
      </w:pP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p>
    <w:p w14:paraId="1253B405" w14:textId="77777777" w:rsidR="00727578" w:rsidRPr="002F2EE7" w:rsidRDefault="002F2EE7">
      <w:pPr>
        <w:pStyle w:val="0DraftNormal"/>
        <w:rPr>
          <w:rFonts w:ascii="Montserrat" w:hAnsi="Montserrat"/>
          <w:sz w:val="24"/>
        </w:rPr>
      </w:pPr>
      <w:r w:rsidRPr="002F2EE7">
        <w:rPr>
          <w:rFonts w:ascii="Montserrat" w:hAnsi="Montserrat"/>
          <w:sz w:val="24"/>
        </w:rPr>
        <w:t>out of the eye of paradox</w:t>
      </w:r>
    </w:p>
    <w:p w14:paraId="302DF0B2" w14:textId="77777777" w:rsidR="00727578" w:rsidRPr="002F2EE7" w:rsidRDefault="002F2EE7">
      <w:pPr>
        <w:pStyle w:val="0DraftNormal"/>
        <w:rPr>
          <w:rStyle w:val="AesDPAside"/>
          <w:rFonts w:ascii="Montserrat" w:hAnsi="Montserrat"/>
          <w:vanish w:val="0"/>
          <w:sz w:val="24"/>
        </w:rPr>
      </w:pPr>
      <w:r w:rsidRPr="002F2EE7">
        <w:rPr>
          <w:rFonts w:ascii="Montserrat" w:hAnsi="Montserrat"/>
          <w:sz w:val="24"/>
        </w:rPr>
        <w:tab/>
        <w:t xml:space="preserve">ember emerged from the conflict at phoenix gate </w:t>
      </w:r>
      <w:r w:rsidRPr="002F2EE7">
        <w:rPr>
          <w:rStyle w:val="AesDPAside"/>
          <w:rFonts w:ascii="Montserrat" w:hAnsi="Montserrat"/>
          <w:vanish w:val="0"/>
          <w:sz w:val="24"/>
        </w:rPr>
        <w:t>stunned, and transformed, by her experience. ember returned to claim her identity, and to face the implications of her discoveries. she found it easy to face the sentence she once fled, and reclaimed her identity. at the same time, she was able to return to her interrupted objectives, to enter the academy and assume the mantle of her house. as a young noble, she was played for a pawn in the intrigues of court. even as she found herself getting caught up in the demands of the legacy she had twice stumbled in</w:t>
      </w:r>
      <w:r w:rsidRPr="002F2EE7">
        <w:rPr>
          <w:rStyle w:val="AesDPAside"/>
          <w:rFonts w:ascii="Montserrat" w:hAnsi="Montserrat"/>
          <w:vanish w:val="0"/>
          <w:sz w:val="24"/>
        </w:rPr>
        <w:t>to, she began to rebel. quietly fighting to assert control over her self and her destiny, events began to pull her into the embrace of an ancient pattern. at the time she had been awarded title to the domain of ava, phoenix did not realize that she would be burdened with its administration. when the time came for her to enter the academy, phoenix was forced to split her attention in order to meet the obligations of her status as an exotic noble. in her effort to tame her wildly enhanced psi, she had begun d</w:t>
      </w:r>
      <w:r w:rsidRPr="002F2EE7">
        <w:rPr>
          <w:rStyle w:val="AesDPAside"/>
          <w:rFonts w:ascii="Montserrat" w:hAnsi="Montserrat"/>
          <w:vanish w:val="0"/>
          <w:sz w:val="24"/>
        </w:rPr>
        <w:t>welling on her transformation. in her spare time, she had studied the gate within her house seat. during her long exile in the gates, she had not been entirely oblivious. she had developed a strange rapport with the weave of paradox. she learned from the gate how worlds were linked together, and contributed to a growing understanding of how the gates keyed off of the mind and vice versa. she revealed her discovery, a fact that could shift the balance of power between avon and human—the gates of paradox exis</w:t>
      </w:r>
      <w:r w:rsidRPr="002F2EE7">
        <w:rPr>
          <w:rStyle w:val="AesDPAside"/>
          <w:rFonts w:ascii="Montserrat" w:hAnsi="Montserrat"/>
          <w:vanish w:val="0"/>
          <w:sz w:val="24"/>
        </w:rPr>
        <w:t xml:space="preserve">ted on human worlds. the significance of her revelation was lost on the majority of the avon court, overwhelmed by the verification of her discovery. </w:t>
      </w:r>
    </w:p>
    <w:p w14:paraId="6D779E13" w14:textId="77777777" w:rsidR="00727578" w:rsidRPr="002F2EE7" w:rsidRDefault="00727578">
      <w:pPr>
        <w:pStyle w:val="0DraftNormal"/>
        <w:rPr>
          <w:rFonts w:ascii="Montserrat" w:hAnsi="Montserrat"/>
          <w:sz w:val="24"/>
        </w:rPr>
      </w:pPr>
    </w:p>
    <w:p w14:paraId="20F82EB3" w14:textId="77777777" w:rsidR="00727578" w:rsidRPr="002F2EE7" w:rsidRDefault="002F2EE7">
      <w:pPr>
        <w:pStyle w:val="0DraftNormal"/>
        <w:rPr>
          <w:rFonts w:ascii="Montserrat" w:hAnsi="Montserrat"/>
          <w:strike/>
          <w:sz w:val="24"/>
        </w:rPr>
      </w:pP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p>
    <w:p w14:paraId="6C243CCD" w14:textId="77777777" w:rsidR="00727578" w:rsidRPr="002F2EE7" w:rsidRDefault="00727578">
      <w:pPr>
        <w:pStyle w:val="0DraftNormal"/>
        <w:rPr>
          <w:rFonts w:ascii="Montserrat" w:hAnsi="Montserrat"/>
          <w:sz w:val="24"/>
        </w:rPr>
      </w:pPr>
    </w:p>
    <w:p w14:paraId="453D7205" w14:textId="77777777" w:rsidR="00727578" w:rsidRPr="002F2EE7" w:rsidRDefault="002F2EE7">
      <w:pPr>
        <w:pStyle w:val="0DraftNormal"/>
        <w:rPr>
          <w:rFonts w:ascii="Montserrat" w:hAnsi="Montserrat"/>
          <w:sz w:val="24"/>
        </w:rPr>
      </w:pPr>
      <w:r w:rsidRPr="002F2EE7">
        <w:rPr>
          <w:rFonts w:ascii="Montserrat" w:hAnsi="Montserrat"/>
          <w:sz w:val="24"/>
        </w:rPr>
        <w:t xml:space="preserve">A young woman returns from exile and becomes deeply entangled in intrigues, mysteries and paradox—discovering that she has arrived home many years before her own birth. </w:t>
      </w:r>
    </w:p>
    <w:p w14:paraId="614BF2DF" w14:textId="77777777" w:rsidR="00727578" w:rsidRPr="002F2EE7" w:rsidRDefault="00727578">
      <w:pPr>
        <w:pStyle w:val="0DraftNormal"/>
        <w:rPr>
          <w:rFonts w:ascii="Montserrat" w:hAnsi="Montserrat"/>
          <w:sz w:val="24"/>
        </w:rPr>
      </w:pPr>
    </w:p>
    <w:p w14:paraId="39B132AC" w14:textId="77777777" w:rsidR="00727578" w:rsidRPr="002F2EE7" w:rsidRDefault="002F2EE7">
      <w:pPr>
        <w:pStyle w:val="0DraftNormal"/>
        <w:rPr>
          <w:rFonts w:ascii="Montserrat" w:hAnsi="Montserrat"/>
          <w:sz w:val="24"/>
        </w:rPr>
      </w:pPr>
      <w:r w:rsidRPr="002F2EE7">
        <w:rPr>
          <w:rFonts w:ascii="Montserrat" w:hAnsi="Montserrat"/>
          <w:color w:val="0000FF"/>
          <w:sz w:val="24"/>
        </w:rPr>
        <w:t xml:space="preserve">Embedded: dragon dreaming, dawn. A young woman returns to a conflict she well remembers, a deadly confrontation with demons and a dragon. </w:t>
      </w:r>
    </w:p>
    <w:p w14:paraId="5DF1CC45" w14:textId="77777777" w:rsidR="00727578" w:rsidRPr="002F2EE7" w:rsidRDefault="00727578">
      <w:pPr>
        <w:pStyle w:val="0DraftNormal"/>
        <w:rPr>
          <w:rFonts w:ascii="Montserrat" w:hAnsi="Montserrat"/>
          <w:sz w:val="24"/>
        </w:rPr>
      </w:pPr>
    </w:p>
    <w:p w14:paraId="20366077" w14:textId="77777777" w:rsidR="00727578" w:rsidRPr="002F2EE7" w:rsidRDefault="002F2EE7">
      <w:pPr>
        <w:pStyle w:val="0DraftNormal"/>
        <w:rPr>
          <w:rFonts w:ascii="Montserrat" w:hAnsi="Montserrat"/>
          <w:color w:val="0000FF"/>
          <w:sz w:val="24"/>
        </w:rPr>
      </w:pPr>
      <w:r w:rsidRPr="002F2EE7">
        <w:rPr>
          <w:rFonts w:ascii="Montserrat" w:hAnsi="Montserrat"/>
          <w:color w:val="0000FF"/>
          <w:sz w:val="24"/>
        </w:rPr>
        <w:t>Ember. At the point when ember emerged from the eye of paradox, she fully intended to face trial and return to the life she had been living. Even as she set out for home, she confronted her remaining enemies, the demons and the dragon. She failed to realize that this was not the fight she fled from before. At first she was unaware that she had moved through time as well as space in the eye of paradox. This impression was reinforced by the ambush. As a phoenix, even possessing the dragon gift, she was an irr</w:t>
      </w:r>
      <w:r w:rsidRPr="002F2EE7">
        <w:rPr>
          <w:rFonts w:ascii="Montserrat" w:hAnsi="Montserrat"/>
          <w:color w:val="0000FF"/>
          <w:sz w:val="24"/>
        </w:rPr>
        <w:t xml:space="preserve">esistible temptation to any dragon she met. In spite of every effort to escape the relentless predator, she was devoured. After unwittingly blooding the dragon, and freeing dawn from her unconsciousness, the whole thing took on the quality of a dream. The demons she allowed to escape set up the trap she would fall into later, robbing her of the entire experience of her initial emergence and the knowledge of her temporal displacement. </w:t>
      </w:r>
    </w:p>
    <w:p w14:paraId="611F7033" w14:textId="77777777" w:rsidR="00727578" w:rsidRPr="002F2EE7" w:rsidRDefault="00727578">
      <w:pPr>
        <w:pStyle w:val="0DraftNormal"/>
        <w:rPr>
          <w:rFonts w:ascii="Montserrat" w:hAnsi="Montserrat"/>
          <w:sz w:val="24"/>
        </w:rPr>
      </w:pPr>
    </w:p>
    <w:p w14:paraId="0E202C7F" w14:textId="77777777" w:rsidR="00727578" w:rsidRPr="002F2EE7" w:rsidRDefault="002F2EE7">
      <w:pPr>
        <w:pStyle w:val="0DraftNormal"/>
        <w:rPr>
          <w:rFonts w:ascii="Montserrat" w:hAnsi="Montserrat"/>
          <w:sz w:val="24"/>
        </w:rPr>
      </w:pPr>
      <w:r w:rsidRPr="002F2EE7">
        <w:rPr>
          <w:rFonts w:ascii="Montserrat" w:hAnsi="Montserrat"/>
          <w:sz w:val="24"/>
        </w:rPr>
        <w:t xml:space="preserve">Ember. At the point when ember emerged from the eye of paradox, years before ash and ember were born, ember was courted by the house of the phoenix. In particular the heirs of the emperor. It was a strange courtship, for two of the heirs she confronted were dusk and coal who each perfectly resembled ash. Confronted with the growing fear that her ash might be forever lost, she was tempted, and allowed herself to be courted. Unfortunately, she had trouble with who they thought she was. She was believed to be </w:t>
      </w:r>
      <w:r w:rsidRPr="002F2EE7">
        <w:rPr>
          <w:rFonts w:ascii="Montserrat" w:hAnsi="Montserrat"/>
          <w:sz w:val="24"/>
        </w:rPr>
        <w:t xml:space="preserve">their legendary ancestor. For more than ten thousand years she had been imprisoned naked before their eyes. A living statue worshipped by countless generations in her direct line of descent. The emperor offered her all the rights and titles of her ancient heritage and begged her to marry her heirs, and fill the obvious vacancy in their circle. At the time she thought the whole situation was crazy, but the resemblance between her and them was striking. Having arrived before her own birth, it seemed entirely </w:t>
      </w:r>
      <w:r w:rsidRPr="002F2EE7">
        <w:rPr>
          <w:rFonts w:ascii="Montserrat" w:hAnsi="Montserrat"/>
          <w:sz w:val="24"/>
        </w:rPr>
        <w:t xml:space="preserve">possible that they were her real parents. She could remember that her mother and cinder died at the same time in the same place. It was conceivable that her child’s mind had been unable to reconcile the memory of the event with the story she had later heard about it. In fact, she remembered dusk as ash ember’s father and this appeared to answer the mystery of where dusk and ash ember had come from, and why there was such a resemblance between ash ember, ash and ember. It seemed obvious that she had somehow </w:t>
      </w:r>
      <w:r w:rsidRPr="002F2EE7">
        <w:rPr>
          <w:rFonts w:ascii="Montserrat" w:hAnsi="Montserrat"/>
          <w:sz w:val="24"/>
        </w:rPr>
        <w:t xml:space="preserve">become intimately involved in events that shaped her own past. She feared to interfere with the relationships her memory said must form, and grieved at the deaths she knew would come. Unable to even explain, she fled from the alter and into the opening movements of a war her mother had fought in. Her memory was unreliable on crucial details, but she had a sense of the paradox she feared to fully realize. Her awareness of the truth was lost when she was slain by the invaders at angel’s gate. </w:t>
      </w:r>
    </w:p>
    <w:p w14:paraId="0357C10F" w14:textId="77777777" w:rsidR="00727578" w:rsidRPr="002F2EE7" w:rsidRDefault="00727578">
      <w:pPr>
        <w:pStyle w:val="0DraftNormal"/>
        <w:rPr>
          <w:rFonts w:ascii="Montserrat" w:hAnsi="Montserrat"/>
          <w:sz w:val="24"/>
        </w:rPr>
      </w:pPr>
    </w:p>
    <w:p w14:paraId="58960369" w14:textId="77777777" w:rsidR="00727578" w:rsidRPr="002F2EE7" w:rsidRDefault="002F2EE7">
      <w:pPr>
        <w:pStyle w:val="0DraftNormal"/>
        <w:rPr>
          <w:rFonts w:ascii="Montserrat" w:hAnsi="Montserrat"/>
          <w:sz w:val="24"/>
        </w:rPr>
      </w:pPr>
      <w:r w:rsidRPr="002F2EE7">
        <w:rPr>
          <w:rFonts w:ascii="Montserrat" w:hAnsi="Montserrat"/>
          <w:sz w:val="24"/>
        </w:rPr>
        <w:t xml:space="preserve">A young woman awakened from a thousand-year imprisonment becomes involved in a deadly conflict, her mind ravaged by stasis and trauma. </w:t>
      </w:r>
    </w:p>
    <w:p w14:paraId="0E0DBE5F" w14:textId="77777777" w:rsidR="00727578" w:rsidRPr="002F2EE7" w:rsidRDefault="00727578">
      <w:pPr>
        <w:pStyle w:val="0DraftNormal"/>
        <w:rPr>
          <w:rFonts w:ascii="Montserrat" w:hAnsi="Montserrat"/>
          <w:sz w:val="24"/>
        </w:rPr>
      </w:pPr>
    </w:p>
    <w:p w14:paraId="404CF337" w14:textId="77777777" w:rsidR="00727578" w:rsidRPr="002F2EE7" w:rsidRDefault="002F2EE7">
      <w:pPr>
        <w:pStyle w:val="0DraftNormal"/>
        <w:rPr>
          <w:rFonts w:ascii="Montserrat" w:hAnsi="Montserrat"/>
          <w:color w:val="0000FF"/>
          <w:sz w:val="24"/>
        </w:rPr>
      </w:pPr>
      <w:r w:rsidRPr="002F2EE7">
        <w:rPr>
          <w:rFonts w:ascii="Montserrat" w:hAnsi="Montserrat"/>
          <w:color w:val="0000FF"/>
          <w:sz w:val="24"/>
        </w:rPr>
        <w:t xml:space="preserve">Embedded: a daughter’s dream. A young woman leads a lost colony to a new and alien home, but the already populated world was not settled by a previous colony as first assumed. The memories of arden sinclair reveal a different history regarding the worlds of oasis which later conflict buried. </w:t>
      </w:r>
    </w:p>
    <w:p w14:paraId="631B615E" w14:textId="77777777" w:rsidR="00727578" w:rsidRPr="002F2EE7" w:rsidRDefault="00727578">
      <w:pPr>
        <w:pStyle w:val="0DraftNormal"/>
        <w:rPr>
          <w:rFonts w:ascii="Montserrat" w:hAnsi="Montserrat"/>
          <w:sz w:val="24"/>
        </w:rPr>
      </w:pPr>
    </w:p>
    <w:p w14:paraId="2C732B91" w14:textId="77777777" w:rsidR="00727578" w:rsidRPr="002F2EE7" w:rsidRDefault="002F2EE7">
      <w:pPr>
        <w:pStyle w:val="0DraftNormal"/>
        <w:rPr>
          <w:rFonts w:ascii="Montserrat" w:hAnsi="Montserrat"/>
          <w:sz w:val="24"/>
        </w:rPr>
      </w:pPr>
      <w:r w:rsidRPr="002F2EE7">
        <w:rPr>
          <w:rFonts w:ascii="Montserrat" w:hAnsi="Montserrat"/>
          <w:sz w:val="24"/>
        </w:rPr>
        <w:t>Victoria ember sinclair. Found in the ashes of a devastating terrorist raid, she was identified as arden sinclair. No one questioned the identity, once the remains of her body were found. Walking away from death had earned her the nickname phoenix over a thousand years ago. Unfortunately, she had not escaped unscathed this time. The centuries in her static prison, and the trauma of the raid had ravaged her memory and power. As she was responding to memory rehabilitation, chaos broke lose in the oasis system</w:t>
      </w:r>
      <w:r w:rsidRPr="002F2EE7">
        <w:rPr>
          <w:rFonts w:ascii="Montserrat" w:hAnsi="Montserrat"/>
          <w:sz w:val="24"/>
        </w:rPr>
        <w:t xml:space="preserve">. The raid had been one maneuver in a stunning coup attempt that was suddenly exploding into fury. As the seventh fleet was ambushed from within, phoenix became involved in a desperate attempt to bring help to stations suddenly under siege. In spite of her successful effort, no help could possibly reach the people who sent her. Even surviving to escape with the fleeing remains of seventh fleet’s third task group was unlikely, as phoenix confronted one of the enemy in a deadly one on one fight. </w:t>
      </w:r>
    </w:p>
    <w:p w14:paraId="595B1A0A" w14:textId="77777777" w:rsidR="00727578" w:rsidRPr="002F2EE7" w:rsidRDefault="00727578">
      <w:pPr>
        <w:pStyle w:val="0DraftNormal"/>
        <w:rPr>
          <w:rFonts w:ascii="Montserrat" w:hAnsi="Montserrat"/>
          <w:sz w:val="24"/>
        </w:rPr>
      </w:pPr>
    </w:p>
    <w:p w14:paraId="1702CC99" w14:textId="77777777" w:rsidR="00727578" w:rsidRPr="002F2EE7" w:rsidRDefault="002F2EE7">
      <w:pPr>
        <w:pStyle w:val="0DraftNormal"/>
        <w:rPr>
          <w:rFonts w:ascii="Montserrat" w:hAnsi="Montserrat"/>
          <w:sz w:val="24"/>
        </w:rPr>
      </w:pPr>
      <w:r w:rsidRPr="002F2EE7">
        <w:rPr>
          <w:rFonts w:ascii="Montserrat" w:hAnsi="Montserrat"/>
          <w:sz w:val="24"/>
        </w:rPr>
        <w:t xml:space="preserve">A young woman struggles to return to a life she cannot even remember, before assassins and worshippers decide her fate for her. </w:t>
      </w:r>
    </w:p>
    <w:p w14:paraId="616FD0B0" w14:textId="77777777" w:rsidR="00727578" w:rsidRPr="002F2EE7" w:rsidRDefault="00727578">
      <w:pPr>
        <w:pStyle w:val="0DraftNormal"/>
        <w:rPr>
          <w:rFonts w:ascii="Montserrat" w:hAnsi="Montserrat"/>
          <w:sz w:val="24"/>
        </w:rPr>
      </w:pPr>
    </w:p>
    <w:p w14:paraId="19A5D83E" w14:textId="77777777" w:rsidR="00727578" w:rsidRPr="002F2EE7" w:rsidRDefault="002F2EE7">
      <w:pPr>
        <w:pStyle w:val="0DraftNormal"/>
        <w:rPr>
          <w:rFonts w:ascii="Montserrat" w:hAnsi="Montserrat"/>
          <w:color w:val="0000FF"/>
          <w:sz w:val="24"/>
        </w:rPr>
      </w:pPr>
      <w:r w:rsidRPr="002F2EE7">
        <w:rPr>
          <w:rFonts w:ascii="Montserrat" w:hAnsi="Montserrat"/>
          <w:color w:val="0000FF"/>
          <w:sz w:val="24"/>
        </w:rPr>
        <w:t xml:space="preserve">Embedded: a daughter’s mind. A young girl becomes the focus of the world’s attention when a tragedy in space forces the government to use her to demonstrate the existence of psionics, as a human asset and an alien threat. The memories of arden sinclair reveal a troubled childhood, a tragic event, and a fame which inspired her present devout following. </w:t>
      </w:r>
    </w:p>
    <w:p w14:paraId="0A657002" w14:textId="77777777" w:rsidR="00727578" w:rsidRPr="002F2EE7" w:rsidRDefault="00727578">
      <w:pPr>
        <w:pStyle w:val="0DraftNormal"/>
        <w:rPr>
          <w:rFonts w:ascii="Montserrat" w:hAnsi="Montserrat"/>
          <w:sz w:val="24"/>
        </w:rPr>
      </w:pPr>
    </w:p>
    <w:p w14:paraId="7086BA04" w14:textId="77777777" w:rsidR="00727578" w:rsidRPr="002F2EE7" w:rsidRDefault="002F2EE7">
      <w:pPr>
        <w:pStyle w:val="0DraftNormal"/>
        <w:rPr>
          <w:rFonts w:ascii="Montserrat" w:hAnsi="Montserrat"/>
          <w:sz w:val="24"/>
        </w:rPr>
      </w:pPr>
      <w:r w:rsidRPr="002F2EE7">
        <w:rPr>
          <w:rFonts w:ascii="Montserrat" w:hAnsi="Montserrat"/>
          <w:sz w:val="24"/>
        </w:rPr>
        <w:t xml:space="preserve">Phoenix Ember Sinclair. </w:t>
      </w:r>
    </w:p>
    <w:p w14:paraId="7B9B1B9E" w14:textId="77777777" w:rsidR="00727578" w:rsidRPr="002F2EE7" w:rsidRDefault="002F2EE7">
      <w:pPr>
        <w:pStyle w:val="0DraftNormal"/>
        <w:rPr>
          <w:rFonts w:ascii="Montserrat" w:hAnsi="Montserrat"/>
          <w:sz w:val="24"/>
        </w:rPr>
      </w:pPr>
      <w:r w:rsidRPr="002F2EE7">
        <w:rPr>
          <w:rFonts w:ascii="Montserrat" w:hAnsi="Montserrat"/>
          <w:sz w:val="24"/>
        </w:rPr>
        <w:t>Arden Sinclair, Enigma.</w:t>
      </w:r>
    </w:p>
    <w:p w14:paraId="087F7975" w14:textId="77777777" w:rsidR="00727578" w:rsidRPr="002F2EE7" w:rsidRDefault="00727578">
      <w:pPr>
        <w:pStyle w:val="0DraftNormal"/>
        <w:rPr>
          <w:rFonts w:ascii="Montserrat" w:hAnsi="Montserrat"/>
          <w:sz w:val="24"/>
        </w:rPr>
      </w:pPr>
    </w:p>
    <w:p w14:paraId="1D633720" w14:textId="77777777" w:rsidR="00727578" w:rsidRPr="002F2EE7" w:rsidRDefault="002F2EE7">
      <w:pPr>
        <w:pStyle w:val="0DraftNormal"/>
        <w:rPr>
          <w:rFonts w:ascii="Montserrat" w:hAnsi="Montserrat"/>
          <w:sz w:val="24"/>
        </w:rPr>
      </w:pPr>
      <w:r w:rsidRPr="002F2EE7">
        <w:rPr>
          <w:rFonts w:ascii="Montserrat" w:hAnsi="Montserrat"/>
          <w:sz w:val="24"/>
        </w:rPr>
        <w:t xml:space="preserve">A young officer returned to active duty must use her wits to survive among a crew of pirates and mutineers after a deadly ambush in space. </w:t>
      </w:r>
    </w:p>
    <w:p w14:paraId="02469441" w14:textId="77777777" w:rsidR="00727578" w:rsidRPr="002F2EE7" w:rsidRDefault="00727578">
      <w:pPr>
        <w:pStyle w:val="0DraftNormal"/>
        <w:rPr>
          <w:rFonts w:ascii="Montserrat" w:hAnsi="Montserrat"/>
          <w:sz w:val="24"/>
        </w:rPr>
      </w:pPr>
    </w:p>
    <w:p w14:paraId="68B23BFB" w14:textId="77777777" w:rsidR="00727578" w:rsidRPr="002F2EE7" w:rsidRDefault="002F2EE7">
      <w:pPr>
        <w:pStyle w:val="0DraftNormal"/>
        <w:rPr>
          <w:rFonts w:ascii="Montserrat" w:hAnsi="Montserrat"/>
          <w:sz w:val="24"/>
        </w:rPr>
      </w:pPr>
      <w:r w:rsidRPr="002F2EE7">
        <w:rPr>
          <w:rFonts w:ascii="Montserrat" w:hAnsi="Montserrat"/>
          <w:sz w:val="24"/>
        </w:rPr>
        <w:t xml:space="preserve">Phoenix Ember Sinclair. </w:t>
      </w:r>
    </w:p>
    <w:p w14:paraId="18B3F922" w14:textId="77777777" w:rsidR="00727578" w:rsidRPr="002F2EE7" w:rsidRDefault="00727578">
      <w:pPr>
        <w:pStyle w:val="0DraftNormal"/>
        <w:rPr>
          <w:rFonts w:ascii="Montserrat" w:hAnsi="Montserrat"/>
          <w:sz w:val="24"/>
        </w:rPr>
      </w:pPr>
    </w:p>
    <w:p w14:paraId="4B695BE0" w14:textId="77777777" w:rsidR="00727578" w:rsidRPr="002F2EE7" w:rsidRDefault="002F2EE7">
      <w:pPr>
        <w:pStyle w:val="0DraftNormal"/>
        <w:rPr>
          <w:rFonts w:ascii="Montserrat" w:hAnsi="Montserrat"/>
          <w:sz w:val="24"/>
        </w:rPr>
      </w:pPr>
      <w:r w:rsidRPr="002F2EE7">
        <w:rPr>
          <w:rFonts w:ascii="Montserrat" w:hAnsi="Montserrat"/>
          <w:sz w:val="24"/>
        </w:rPr>
        <w:t xml:space="preserve">A young hero is barred from the war by an unexpected pregnancy following an unreal and intimate encounter with her patron and mentor. </w:t>
      </w:r>
    </w:p>
    <w:p w14:paraId="23F68801" w14:textId="77777777" w:rsidR="00727578" w:rsidRPr="002F2EE7" w:rsidRDefault="00727578">
      <w:pPr>
        <w:pStyle w:val="0DraftNormal"/>
        <w:rPr>
          <w:rFonts w:ascii="Montserrat" w:hAnsi="Montserrat"/>
          <w:sz w:val="24"/>
        </w:rPr>
      </w:pPr>
    </w:p>
    <w:p w14:paraId="43CC49DB" w14:textId="77777777" w:rsidR="00727578" w:rsidRPr="002F2EE7" w:rsidRDefault="002F2EE7">
      <w:pPr>
        <w:pStyle w:val="0DraftNormal"/>
        <w:rPr>
          <w:rFonts w:ascii="Montserrat" w:hAnsi="Montserrat"/>
          <w:sz w:val="24"/>
        </w:rPr>
      </w:pPr>
      <w:r w:rsidRPr="002F2EE7">
        <w:rPr>
          <w:rFonts w:ascii="Montserrat" w:hAnsi="Montserrat"/>
          <w:sz w:val="24"/>
        </w:rPr>
        <w:t>Phoenix Ember Morgan. Overwhelmed by a mortal aspect of her own biology she was forced to confront her alien nature, and ended up secretly embracing the culture and heritage of her true people.</w:t>
      </w:r>
    </w:p>
    <w:p w14:paraId="0F3A38F1" w14:textId="77777777" w:rsidR="00727578" w:rsidRPr="002F2EE7" w:rsidRDefault="00727578">
      <w:pPr>
        <w:pStyle w:val="0DraftNormal"/>
        <w:rPr>
          <w:rFonts w:ascii="Montserrat" w:hAnsi="Montserrat"/>
          <w:sz w:val="24"/>
        </w:rPr>
      </w:pPr>
    </w:p>
    <w:p w14:paraId="47A73BFC" w14:textId="77777777" w:rsidR="00727578" w:rsidRPr="002F2EE7" w:rsidRDefault="002F2EE7">
      <w:pPr>
        <w:pStyle w:val="0DraftNormal"/>
        <w:rPr>
          <w:rFonts w:ascii="Montserrat" w:hAnsi="Montserrat"/>
          <w:sz w:val="24"/>
        </w:rPr>
      </w:pPr>
      <w:r w:rsidRPr="002F2EE7">
        <w:rPr>
          <w:rFonts w:ascii="Montserrat" w:hAnsi="Montserrat"/>
          <w:sz w:val="24"/>
        </w:rPr>
        <w:t xml:space="preserve">A young mother struggles with the demands of a new diplomatic commission while a dangerous enemy moves to destroy her family. A mother faces destruction and the unexpected consequences of her death, for herself and her daughter. </w:t>
      </w:r>
    </w:p>
    <w:p w14:paraId="75B5027E" w14:textId="77777777" w:rsidR="00727578" w:rsidRPr="002F2EE7" w:rsidRDefault="00727578">
      <w:pPr>
        <w:pStyle w:val="0DraftNormal"/>
        <w:rPr>
          <w:rFonts w:ascii="Montserrat" w:hAnsi="Montserrat"/>
          <w:sz w:val="24"/>
        </w:rPr>
      </w:pPr>
    </w:p>
    <w:p w14:paraId="3C2D94B5" w14:textId="77777777" w:rsidR="00727578" w:rsidRPr="002F2EE7" w:rsidRDefault="002F2EE7">
      <w:pPr>
        <w:pStyle w:val="0DraftNormal"/>
        <w:rPr>
          <w:rFonts w:ascii="Montserrat" w:hAnsi="Montserrat"/>
          <w:sz w:val="24"/>
        </w:rPr>
      </w:pPr>
      <w:r w:rsidRPr="002F2EE7">
        <w:rPr>
          <w:rFonts w:ascii="Montserrat" w:hAnsi="Montserrat"/>
          <w:sz w:val="24"/>
        </w:rPr>
        <w:t>Phoenix Ember Morgan, Ash and Ember Morgan. Drafted into the entourage of an ambassadorial delegation to the avon interstellar empire, phoenix did not expect the trip to turn into a homecoming.</w:t>
      </w:r>
    </w:p>
    <w:p w14:paraId="3BAEC430" w14:textId="77777777" w:rsidR="00727578" w:rsidRPr="002F2EE7" w:rsidRDefault="00727578">
      <w:pPr>
        <w:pStyle w:val="0DraftNormal"/>
        <w:rPr>
          <w:rFonts w:ascii="Montserrat" w:hAnsi="Montserrat"/>
          <w:sz w:val="24"/>
        </w:rPr>
      </w:pPr>
    </w:p>
    <w:p w14:paraId="3AA93683" w14:textId="77777777" w:rsidR="00727578" w:rsidRPr="002F2EE7" w:rsidRDefault="002F2EE7">
      <w:pPr>
        <w:pStyle w:val="0DraftNormal"/>
        <w:rPr>
          <w:rFonts w:ascii="Montserrat" w:hAnsi="Montserrat"/>
          <w:sz w:val="24"/>
        </w:rPr>
      </w:pPr>
      <w:r w:rsidRPr="002F2EE7">
        <w:rPr>
          <w:rFonts w:ascii="Montserrat" w:hAnsi="Montserrat"/>
          <w:sz w:val="24"/>
        </w:rPr>
        <w:t>Twin girls rediscover each other after years of separation.</w:t>
      </w:r>
    </w:p>
    <w:p w14:paraId="089D079A" w14:textId="77777777" w:rsidR="00727578" w:rsidRPr="002F2EE7" w:rsidRDefault="00727578">
      <w:pPr>
        <w:pStyle w:val="0DraftNormal"/>
        <w:rPr>
          <w:rFonts w:ascii="Montserrat" w:hAnsi="Montserrat"/>
          <w:sz w:val="24"/>
        </w:rPr>
      </w:pPr>
    </w:p>
    <w:p w14:paraId="0B39416A" w14:textId="77777777" w:rsidR="00727578" w:rsidRPr="002F2EE7" w:rsidRDefault="002F2EE7">
      <w:pPr>
        <w:pStyle w:val="0DraftNormal"/>
        <w:rPr>
          <w:rFonts w:ascii="Montserrat" w:hAnsi="Montserrat"/>
          <w:sz w:val="24"/>
        </w:rPr>
      </w:pPr>
      <w:r w:rsidRPr="002F2EE7">
        <w:rPr>
          <w:rFonts w:ascii="Montserrat" w:hAnsi="Montserrat"/>
          <w:sz w:val="24"/>
        </w:rPr>
        <w:t xml:space="preserve">Arden Ember Morgan, Ashen Ember Morgan. </w:t>
      </w:r>
    </w:p>
    <w:p w14:paraId="2E8F4844" w14:textId="77777777" w:rsidR="00727578" w:rsidRPr="002F2EE7" w:rsidRDefault="00727578">
      <w:pPr>
        <w:pStyle w:val="0DraftNormal"/>
        <w:rPr>
          <w:rFonts w:ascii="Montserrat" w:hAnsi="Montserrat"/>
          <w:sz w:val="24"/>
        </w:rPr>
      </w:pPr>
    </w:p>
    <w:p w14:paraId="49D41A7D" w14:textId="77777777" w:rsidR="00727578" w:rsidRPr="002F2EE7" w:rsidRDefault="002F2EE7">
      <w:pPr>
        <w:pStyle w:val="0DraftNormal"/>
        <w:rPr>
          <w:rFonts w:ascii="Montserrat" w:hAnsi="Montserrat"/>
          <w:strike/>
          <w:sz w:val="24"/>
        </w:rPr>
      </w:pP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p>
    <w:p w14:paraId="690919AE" w14:textId="77777777" w:rsidR="00727578" w:rsidRPr="002F2EE7" w:rsidRDefault="00727578">
      <w:pPr>
        <w:pStyle w:val="0DraftNormal"/>
        <w:rPr>
          <w:rFonts w:ascii="Montserrat" w:hAnsi="Montserrat"/>
          <w:sz w:val="24"/>
        </w:rPr>
      </w:pPr>
    </w:p>
    <w:p w14:paraId="1D2B141C" w14:textId="77777777" w:rsidR="00727578" w:rsidRPr="002F2EE7" w:rsidRDefault="002F2EE7">
      <w:pPr>
        <w:pStyle w:val="0DraftNormal"/>
        <w:rPr>
          <w:rFonts w:ascii="Montserrat" w:hAnsi="Montserrat"/>
          <w:sz w:val="24"/>
        </w:rPr>
      </w:pPr>
      <w:r w:rsidRPr="002F2EE7">
        <w:rPr>
          <w:rFonts w:ascii="Montserrat" w:hAnsi="Montserrat"/>
          <w:sz w:val="24"/>
        </w:rPr>
        <w:t>A Daughter’s Rise</w:t>
      </w:r>
    </w:p>
    <w:p w14:paraId="18AF3F3B" w14:textId="77777777" w:rsidR="00727578" w:rsidRPr="002F2EE7" w:rsidRDefault="00727578">
      <w:pPr>
        <w:pStyle w:val="0DraftNormal"/>
        <w:rPr>
          <w:rFonts w:ascii="Montserrat" w:hAnsi="Montserrat"/>
          <w:sz w:val="24"/>
        </w:rPr>
      </w:pPr>
    </w:p>
    <w:p w14:paraId="161971BC" w14:textId="77777777" w:rsidR="00727578" w:rsidRPr="002F2EE7" w:rsidRDefault="002F2EE7">
      <w:pPr>
        <w:pStyle w:val="0DraftNormal"/>
        <w:rPr>
          <w:rFonts w:ascii="Montserrat" w:hAnsi="Montserrat"/>
          <w:sz w:val="24"/>
        </w:rPr>
      </w:pPr>
      <w:r w:rsidRPr="002F2EE7">
        <w:rPr>
          <w:rFonts w:ascii="Montserrat" w:hAnsi="Montserrat"/>
          <w:sz w:val="24"/>
        </w:rPr>
        <w:t xml:space="preserve">A young girl becomes deeply entangled in intrigues, mysteries and paradox when she is forced to confront her mother’s legacy. </w:t>
      </w:r>
    </w:p>
    <w:p w14:paraId="692CEEB8" w14:textId="77777777" w:rsidR="00727578" w:rsidRPr="002F2EE7" w:rsidRDefault="00727578">
      <w:pPr>
        <w:pStyle w:val="0DraftNormal"/>
        <w:rPr>
          <w:rFonts w:ascii="Montserrat" w:hAnsi="Montserrat"/>
          <w:sz w:val="24"/>
        </w:rPr>
      </w:pPr>
    </w:p>
    <w:p w14:paraId="7BCEF63C" w14:textId="77777777" w:rsidR="00727578" w:rsidRPr="002F2EE7" w:rsidRDefault="002F2EE7">
      <w:pPr>
        <w:pStyle w:val="0DraftNormal"/>
        <w:rPr>
          <w:rFonts w:ascii="Montserrat" w:hAnsi="Montserrat"/>
          <w:sz w:val="24"/>
        </w:rPr>
      </w:pPr>
      <w:r w:rsidRPr="002F2EE7">
        <w:rPr>
          <w:rFonts w:ascii="Montserrat" w:hAnsi="Montserrat"/>
          <w:sz w:val="24"/>
        </w:rPr>
        <w:t>Phoenix ember morgan. Arden and ashen, complemented by ash and ash ember, struggled to deal with their mother’s enigmatic legacy and the unwanted attention it brought down on them all. The title became the root of many conflicts, culminating in a murderous assault on arden. In the desperate struggle, she discovered the truth about her shattered childhood and the real relationship between herself and her twin sister. As a child, in the face of a massacre, phoenix had manifested and embodied her own destructi</w:t>
      </w:r>
      <w:r w:rsidRPr="002F2EE7">
        <w:rPr>
          <w:rFonts w:ascii="Montserrat" w:hAnsi="Montserrat"/>
          <w:sz w:val="24"/>
        </w:rPr>
        <w:t xml:space="preserve">ve potential. Using this living weapon, phoenix had defended herself and avenged her slaughtered clan. Until confronted with the same enemies, her divided selves had remained separated, natural friends and rivals. Bruised and bloody, she was finally whole. </w:t>
      </w:r>
    </w:p>
    <w:p w14:paraId="4DC9637E" w14:textId="77777777" w:rsidR="00727578" w:rsidRPr="002F2EE7" w:rsidRDefault="00727578">
      <w:pPr>
        <w:pStyle w:val="0DraftNormal"/>
        <w:rPr>
          <w:rFonts w:ascii="Montserrat" w:hAnsi="Montserrat"/>
          <w:sz w:val="24"/>
        </w:rPr>
      </w:pPr>
    </w:p>
    <w:p w14:paraId="41FAB0D0" w14:textId="77777777" w:rsidR="00727578" w:rsidRPr="002F2EE7" w:rsidRDefault="002F2EE7">
      <w:pPr>
        <w:pStyle w:val="0DraftNormal"/>
        <w:rPr>
          <w:rFonts w:ascii="Montserrat" w:hAnsi="Montserrat"/>
          <w:sz w:val="24"/>
        </w:rPr>
      </w:pPr>
      <w:r w:rsidRPr="002F2EE7">
        <w:rPr>
          <w:rFonts w:ascii="Montserrat" w:hAnsi="Montserrat"/>
          <w:sz w:val="24"/>
        </w:rPr>
        <w:t>A Daughter’s Ruin</w:t>
      </w:r>
    </w:p>
    <w:p w14:paraId="495E05D0" w14:textId="77777777" w:rsidR="00727578" w:rsidRPr="002F2EE7" w:rsidRDefault="00727578">
      <w:pPr>
        <w:pStyle w:val="0DraftNormal"/>
        <w:rPr>
          <w:rFonts w:ascii="Montserrat" w:hAnsi="Montserrat"/>
          <w:sz w:val="24"/>
        </w:rPr>
      </w:pPr>
    </w:p>
    <w:p w14:paraId="3711C5C5" w14:textId="77777777" w:rsidR="00727578" w:rsidRPr="002F2EE7" w:rsidRDefault="002F2EE7">
      <w:pPr>
        <w:pStyle w:val="0DraftNormal"/>
        <w:rPr>
          <w:rFonts w:ascii="Montserrat" w:hAnsi="Montserrat"/>
          <w:sz w:val="24"/>
        </w:rPr>
      </w:pPr>
      <w:r w:rsidRPr="002F2EE7">
        <w:rPr>
          <w:rFonts w:ascii="Montserrat" w:hAnsi="Montserrat"/>
          <w:sz w:val="24"/>
        </w:rPr>
        <w:t xml:space="preserve">A young girl returns from the human interstellar empire known as the aegis to confront a disturbing truth about her nature and identity when she meets her unexpected avon twin. </w:t>
      </w:r>
    </w:p>
    <w:p w14:paraId="3FDCDBCD" w14:textId="77777777" w:rsidR="00727578" w:rsidRPr="002F2EE7" w:rsidRDefault="00727578">
      <w:pPr>
        <w:pStyle w:val="0DraftNormal"/>
        <w:rPr>
          <w:rFonts w:ascii="Montserrat" w:hAnsi="Montserrat"/>
          <w:sz w:val="24"/>
        </w:rPr>
      </w:pPr>
    </w:p>
    <w:p w14:paraId="16E91B05" w14:textId="77777777" w:rsidR="00727578" w:rsidRPr="002F2EE7" w:rsidRDefault="002F2EE7">
      <w:pPr>
        <w:pStyle w:val="0DraftNormal"/>
        <w:rPr>
          <w:rFonts w:ascii="Montserrat" w:hAnsi="Montserrat"/>
          <w:sz w:val="24"/>
        </w:rPr>
      </w:pPr>
      <w:r w:rsidRPr="002F2EE7">
        <w:rPr>
          <w:rFonts w:ascii="Montserrat" w:hAnsi="Montserrat"/>
          <w:sz w:val="24"/>
        </w:rPr>
        <w:t>Ashen Ember, Ash. As the appearance of this equal and opposite self provoked several plots to usurp the power and authority they suddenly stood to inherit, ashen was forced to confront a childhood tragedy and the legacy of madness and destruction it left behind. Manipulated by a hidden enemy, she was used to entrap her sister in a deadly plot. As her twin was being attacked, the wall between their minds suddenly crumbled and her own mind was ripped from its body to face death and destruction. United at last</w:t>
      </w:r>
      <w:r w:rsidRPr="002F2EE7">
        <w:rPr>
          <w:rFonts w:ascii="Montserrat" w:hAnsi="Montserrat"/>
          <w:sz w:val="24"/>
        </w:rPr>
        <w:t>, the once divided girl faced the consequences of a murderous assault. To her shock, the mind of their mother had seized control of the abandoned body and damned them in court with her own testimony. Before ember could reveal that her “twin” was not who everyone thought she was, the pair were sentenced and exiled to face their surviving enemies outside the protection of civilization. Their avon twin, ash, chose to aid them in attaining the only kind of protection their condemned status allowed them. Phoenix</w:t>
      </w:r>
      <w:r w:rsidRPr="002F2EE7">
        <w:rPr>
          <w:rFonts w:ascii="Montserrat" w:hAnsi="Montserrat"/>
          <w:sz w:val="24"/>
        </w:rPr>
        <w:t xml:space="preserve"> and ember, compelled by biological and spiritual imperatives, ended up fighting over ash even as their enemies netted them all in their final trap. Once again, seeking to delve into the mysteries of phoenix gate, they were caught in a dual siege. With demons on one side and dragons on the other, the three had only each other as they struggled to survive. </w:t>
      </w:r>
    </w:p>
    <w:p w14:paraId="07BE569A" w14:textId="77777777" w:rsidR="00727578" w:rsidRPr="002F2EE7" w:rsidRDefault="00727578">
      <w:pPr>
        <w:pStyle w:val="0DraftNormal"/>
        <w:rPr>
          <w:rFonts w:ascii="Montserrat" w:hAnsi="Montserrat"/>
          <w:sz w:val="24"/>
        </w:rPr>
      </w:pPr>
    </w:p>
    <w:p w14:paraId="2C0D05DF" w14:textId="77777777" w:rsidR="00727578" w:rsidRPr="002F2EE7" w:rsidRDefault="002F2EE7">
      <w:pPr>
        <w:pStyle w:val="0DraftNormal"/>
        <w:rPr>
          <w:rFonts w:ascii="Montserrat" w:hAnsi="Montserrat"/>
          <w:sz w:val="24"/>
        </w:rPr>
      </w:pPr>
      <w:r w:rsidRPr="002F2EE7">
        <w:rPr>
          <w:rFonts w:ascii="Montserrat" w:hAnsi="Montserrat"/>
          <w:sz w:val="24"/>
        </w:rPr>
        <w:t>A Daughter Reborn</w:t>
      </w:r>
    </w:p>
    <w:p w14:paraId="0AA71122" w14:textId="77777777" w:rsidR="00727578" w:rsidRPr="002F2EE7" w:rsidRDefault="00727578">
      <w:pPr>
        <w:pStyle w:val="0DraftNormal"/>
        <w:rPr>
          <w:rFonts w:ascii="Montserrat" w:hAnsi="Montserrat"/>
          <w:sz w:val="24"/>
        </w:rPr>
      </w:pPr>
    </w:p>
    <w:p w14:paraId="46490604" w14:textId="77777777" w:rsidR="00727578" w:rsidRPr="002F2EE7" w:rsidRDefault="002F2EE7">
      <w:pPr>
        <w:pStyle w:val="0DraftNormal"/>
        <w:rPr>
          <w:rFonts w:ascii="Montserrat" w:hAnsi="Montserrat"/>
          <w:sz w:val="24"/>
        </w:rPr>
      </w:pPr>
      <w:r w:rsidRPr="002F2EE7">
        <w:rPr>
          <w:rFonts w:ascii="Montserrat" w:hAnsi="Montserrat"/>
          <w:sz w:val="24"/>
        </w:rPr>
        <w:t xml:space="preserve">In the wake of daughter selves, a united phoenix emerges from the loop of paradox, facing the future unknown for the first time in almost two decades. </w:t>
      </w:r>
    </w:p>
    <w:p w14:paraId="7A7897EC" w14:textId="77777777" w:rsidR="00727578" w:rsidRPr="002F2EE7" w:rsidRDefault="00727578">
      <w:pPr>
        <w:pStyle w:val="0DraftNormal"/>
        <w:rPr>
          <w:rFonts w:ascii="Montserrat" w:hAnsi="Montserrat"/>
          <w:sz w:val="24"/>
        </w:rPr>
      </w:pPr>
    </w:p>
    <w:p w14:paraId="7F693C15" w14:textId="77777777" w:rsidR="00727578" w:rsidRPr="002F2EE7" w:rsidRDefault="002F2EE7">
      <w:pPr>
        <w:pStyle w:val="0DraftNormal"/>
        <w:rPr>
          <w:rStyle w:val="AesDPAside"/>
          <w:rFonts w:ascii="Montserrat" w:hAnsi="Montserrat"/>
          <w:vanish w:val="0"/>
          <w:sz w:val="24"/>
        </w:rPr>
      </w:pPr>
      <w:r w:rsidRPr="002F2EE7">
        <w:rPr>
          <w:rFonts w:ascii="Montserrat" w:hAnsi="Montserrat"/>
          <w:sz w:val="24"/>
        </w:rPr>
        <w:t xml:space="preserve">Phoenix ember morgan. Only one person emerged from the conflict at phoenix gate. </w:t>
      </w:r>
      <w:r w:rsidRPr="002F2EE7">
        <w:rPr>
          <w:rStyle w:val="AesDPAside"/>
          <w:rFonts w:ascii="Montserrat" w:hAnsi="Montserrat"/>
          <w:vanish w:val="0"/>
          <w:sz w:val="24"/>
        </w:rPr>
        <w:t xml:space="preserve">Stunned, and transformed, by her experience, phoenix returned to claim her identity, and to face the implications of her discoveries. She found it easy to face the sentence she once fled, and reclaimed her identity. At the same time, she was able to return to her interrupted objectives, to enter the academy and assume the mantle of her house. As a young noble, she was played for a pawn in the intrigues of court. Even as she found herself getting caught up in the demands of the legacy she had stumbled into, </w:t>
      </w:r>
      <w:r w:rsidRPr="002F2EE7">
        <w:rPr>
          <w:rStyle w:val="AesDPAside"/>
          <w:rFonts w:ascii="Montserrat" w:hAnsi="Montserrat"/>
          <w:vanish w:val="0"/>
          <w:sz w:val="24"/>
        </w:rPr>
        <w:t>she began to rebel. Quietly fighting to assert control over her self and her destiny, events began to pull her into the embrace of an ancient pattern. At the time she had been awarded title to the domain of ava, phoenix did not realize that she would be burdened with its administration. When the time came for her to enter the academy, phoenix was forced to split her attention in order to meet the obligations of her status as an exotic noble. In her effort to tame her wildly enhanced psi, she had begun dwell</w:t>
      </w:r>
      <w:r w:rsidRPr="002F2EE7">
        <w:rPr>
          <w:rStyle w:val="AesDPAside"/>
          <w:rFonts w:ascii="Montserrat" w:hAnsi="Montserrat"/>
          <w:vanish w:val="0"/>
          <w:sz w:val="24"/>
        </w:rPr>
        <w:t>ing on her transformation. In her spare time, she had studied the gate within her house seat. She learned from the gate how worlds were linked together, and contributed to a growing understanding of how the gates keyed off of the mind and vice versa. She revealed her discovery, a fact that could shift the balance of power between avon and human—the gates of paradox existed on human worlds. The significance of her revelation was lost on the majority of the avon court, overwhelmed by the verification of her d</w:t>
      </w:r>
      <w:r w:rsidRPr="002F2EE7">
        <w:rPr>
          <w:rStyle w:val="AesDPAside"/>
          <w:rFonts w:ascii="Montserrat" w:hAnsi="Montserrat"/>
          <w:vanish w:val="0"/>
          <w:sz w:val="24"/>
        </w:rPr>
        <w:t xml:space="preserve">iscovery. </w:t>
      </w:r>
    </w:p>
    <w:p w14:paraId="0332DB82" w14:textId="77777777" w:rsidR="00727578" w:rsidRPr="002F2EE7" w:rsidRDefault="00727578">
      <w:pPr>
        <w:pStyle w:val="0DraftNormal"/>
        <w:rPr>
          <w:rStyle w:val="AesDPAside"/>
          <w:rFonts w:ascii="Montserrat" w:hAnsi="Montserrat"/>
          <w:vanish w:val="0"/>
          <w:sz w:val="24"/>
        </w:rPr>
      </w:pPr>
    </w:p>
    <w:p w14:paraId="511BB0AA" w14:textId="77777777" w:rsidR="00727578" w:rsidRPr="002F2EE7" w:rsidRDefault="002F2EE7">
      <w:pPr>
        <w:pStyle w:val="0DraftNormal"/>
        <w:rPr>
          <w:rFonts w:ascii="Montserrat" w:hAnsi="Montserrat"/>
          <w:strike/>
          <w:sz w:val="24"/>
        </w:rPr>
      </w:pP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p>
    <w:p w14:paraId="2E554A92" w14:textId="77777777" w:rsidR="00727578" w:rsidRPr="002F2EE7" w:rsidRDefault="00727578">
      <w:pPr>
        <w:pStyle w:val="0DraftNormal"/>
        <w:rPr>
          <w:rFonts w:ascii="Montserrat" w:hAnsi="Montserrat"/>
          <w:sz w:val="24"/>
        </w:rPr>
      </w:pPr>
    </w:p>
    <w:p w14:paraId="191A813B" w14:textId="77777777" w:rsidR="00727578" w:rsidRPr="002F2EE7" w:rsidRDefault="002F2EE7">
      <w:pPr>
        <w:pStyle w:val="0DraftNormal"/>
        <w:rPr>
          <w:rFonts w:ascii="Montserrat" w:hAnsi="Montserrat"/>
          <w:sz w:val="24"/>
        </w:rPr>
      </w:pPr>
      <w:r w:rsidRPr="002F2EE7">
        <w:rPr>
          <w:rFonts w:ascii="Montserrat" w:hAnsi="Montserrat"/>
          <w:sz w:val="24"/>
        </w:rPr>
        <w:t>Part II</w:t>
      </w:r>
    </w:p>
    <w:p w14:paraId="28DC8522" w14:textId="77777777" w:rsidR="00727578" w:rsidRPr="002F2EE7" w:rsidRDefault="00727578">
      <w:pPr>
        <w:pStyle w:val="0DraftNormal"/>
        <w:rPr>
          <w:rFonts w:ascii="Montserrat" w:hAnsi="Montserrat"/>
          <w:sz w:val="24"/>
        </w:rPr>
      </w:pPr>
    </w:p>
    <w:p w14:paraId="2EEC34E1" w14:textId="77777777" w:rsidR="00727578" w:rsidRPr="002F2EE7" w:rsidRDefault="002F2EE7">
      <w:pPr>
        <w:pStyle w:val="0DraftNormal"/>
        <w:rPr>
          <w:rFonts w:ascii="Montserrat" w:hAnsi="Montserrat"/>
          <w:sz w:val="24"/>
        </w:rPr>
      </w:pPr>
      <w:r w:rsidRPr="002F2EE7">
        <w:rPr>
          <w:rFonts w:ascii="Montserrat" w:hAnsi="Montserrat"/>
          <w:sz w:val="24"/>
        </w:rPr>
        <w:t>At the crux of the paradox are two stories which unfold back to back. In those stories, the stories of individual lives are intertwined. The first two books tell the first story, written from the perspectives of one person living two lives—quite literally. The nature of the whole story actually requires that one book contain the real beginning while the other book contains the real ending. The reason for this is the manner in which the divided selves evolve throughout the story. An opening sequence featurin</w:t>
      </w:r>
      <w:r w:rsidRPr="002F2EE7">
        <w:rPr>
          <w:rFonts w:ascii="Montserrat" w:hAnsi="Montserrat"/>
          <w:sz w:val="24"/>
        </w:rPr>
        <w:t>g phoenix serves as the primary beginning, moving the audience from a future earth into the alien environment of avon culture. Closing sequences revealing the secret of their division, and the climax which restores them to unity serve as a secondary ending. Opening sequences featuring ember, relating the elements hidden from phoenix in the opening book, serve as a secondary beginning, reintroducing the story already in progress from an avon perspective. A closing sequence featuring the united phoenix serves</w:t>
      </w:r>
      <w:r w:rsidRPr="002F2EE7">
        <w:rPr>
          <w:rFonts w:ascii="Montserrat" w:hAnsi="Montserrat"/>
          <w:sz w:val="24"/>
        </w:rPr>
        <w:t xml:space="preserve"> as the primary ending, moving the audience into the gates of paradox. Ash, though a more unified aspect, is not the protagonist in either book. Ash represents the hope, the ambition, of becoming whole which the divided girls each seek to embrace. Ash’s perspective is presented in both books to complement the highly contrasted twins. In this way, his story is told. In each case the three offer different but related perspectives on events. The task here is to establish a real sense of one person divided by t</w:t>
      </w:r>
      <w:r w:rsidRPr="002F2EE7">
        <w:rPr>
          <w:rFonts w:ascii="Montserrat" w:hAnsi="Montserrat"/>
          <w:sz w:val="24"/>
        </w:rPr>
        <w:t xml:space="preserve">hree different experiences of life. </w:t>
      </w:r>
    </w:p>
    <w:p w14:paraId="36B5792D" w14:textId="77777777" w:rsidR="00727578" w:rsidRPr="002F2EE7" w:rsidRDefault="00727578">
      <w:pPr>
        <w:pStyle w:val="0DraftNormal"/>
        <w:rPr>
          <w:rFonts w:ascii="Montserrat" w:hAnsi="Montserrat"/>
          <w:sz w:val="24"/>
        </w:rPr>
      </w:pPr>
    </w:p>
    <w:p w14:paraId="6AF67A3A" w14:textId="77777777" w:rsidR="00727578" w:rsidRPr="002F2EE7" w:rsidRDefault="002F2EE7">
      <w:pPr>
        <w:pStyle w:val="0DraftNormal"/>
        <w:rPr>
          <w:rFonts w:ascii="Montserrat" w:hAnsi="Montserrat"/>
          <w:strike/>
          <w:sz w:val="24"/>
        </w:rPr>
      </w:pP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p>
    <w:p w14:paraId="0CBBFCD5" w14:textId="77777777" w:rsidR="00727578" w:rsidRPr="002F2EE7" w:rsidRDefault="00727578">
      <w:pPr>
        <w:pStyle w:val="0DraftNormal"/>
        <w:rPr>
          <w:rFonts w:ascii="Montserrat" w:hAnsi="Montserrat"/>
          <w:sz w:val="24"/>
        </w:rPr>
      </w:pPr>
    </w:p>
    <w:p w14:paraId="22DF314D" w14:textId="77777777" w:rsidR="00727578" w:rsidRPr="002F2EE7" w:rsidRDefault="002F2EE7">
      <w:pPr>
        <w:pStyle w:val="0DraftNormal"/>
        <w:rPr>
          <w:rFonts w:ascii="Montserrat" w:hAnsi="Montserrat"/>
          <w:sz w:val="24"/>
        </w:rPr>
      </w:pPr>
      <w:r w:rsidRPr="002F2EE7">
        <w:rPr>
          <w:rFonts w:ascii="Montserrat" w:hAnsi="Montserrat"/>
          <w:sz w:val="24"/>
        </w:rPr>
        <w:t>Development—Daughter Selves</w:t>
      </w:r>
    </w:p>
    <w:p w14:paraId="67731A1B" w14:textId="77777777" w:rsidR="00727578" w:rsidRPr="002F2EE7" w:rsidRDefault="002F2EE7">
      <w:pPr>
        <w:pStyle w:val="0DraftNormal"/>
        <w:rPr>
          <w:rFonts w:ascii="Montserrat" w:hAnsi="Montserrat"/>
          <w:sz w:val="24"/>
        </w:rPr>
      </w:pPr>
      <w:r w:rsidRPr="002F2EE7">
        <w:rPr>
          <w:rFonts w:ascii="Montserrat" w:hAnsi="Montserrat"/>
          <w:sz w:val="24"/>
        </w:rPr>
        <w:t xml:space="preserve"> </w:t>
      </w:r>
    </w:p>
    <w:p w14:paraId="45BD746C" w14:textId="77777777" w:rsidR="00727578" w:rsidRPr="002F2EE7" w:rsidRDefault="002F2EE7">
      <w:pPr>
        <w:pStyle w:val="0DraftNormal"/>
        <w:rPr>
          <w:rFonts w:ascii="Montserrat" w:hAnsi="Montserrat"/>
          <w:sz w:val="24"/>
        </w:rPr>
      </w:pPr>
      <w:r w:rsidRPr="002F2EE7">
        <w:rPr>
          <w:rFonts w:ascii="Montserrat" w:hAnsi="Montserrat"/>
          <w:sz w:val="24"/>
        </w:rPr>
        <w:t>The Past-Present</w:t>
      </w:r>
    </w:p>
    <w:p w14:paraId="10281B52" w14:textId="77777777" w:rsidR="00727578" w:rsidRPr="002F2EE7" w:rsidRDefault="00727578">
      <w:pPr>
        <w:pStyle w:val="0DraftNormal"/>
        <w:rPr>
          <w:rFonts w:ascii="Montserrat" w:hAnsi="Montserrat"/>
          <w:sz w:val="24"/>
        </w:rPr>
      </w:pPr>
    </w:p>
    <w:p w14:paraId="6DACC239" w14:textId="77777777" w:rsidR="00727578" w:rsidRPr="002F2EE7" w:rsidRDefault="002F2EE7">
      <w:pPr>
        <w:pStyle w:val="0DraftNormal"/>
        <w:rPr>
          <w:rFonts w:ascii="Montserrat" w:hAnsi="Montserrat"/>
          <w:sz w:val="24"/>
        </w:rPr>
      </w:pPr>
      <w:r w:rsidRPr="002F2EE7">
        <w:rPr>
          <w:rFonts w:ascii="Montserrat" w:hAnsi="Montserrat"/>
          <w:sz w:val="24"/>
        </w:rPr>
        <w:t>Phoenix ash morgan and phoenix ember morgan were born on oasis minor to phoenix ember sinclair of house avon, wife of alexander drake morgan. Phoenix ash sinclair and phoenix ash morgan both died in a terrorist massacre targeting the powerful house avon on oasis minor. Phoenix ember sinclair left oasis minor with her traumatized daughter, joining her husband in the aegis. Unknown to anyone at the time, young phoenix owed her survival to a desperate manifestation of her power, an embodiment of her destructiv</w:t>
      </w:r>
      <w:r w:rsidRPr="002F2EE7">
        <w:rPr>
          <w:rFonts w:ascii="Montserrat" w:hAnsi="Montserrat"/>
          <w:sz w:val="24"/>
        </w:rPr>
        <w:t xml:space="preserve">e potential. This other young phoenix slaughtered the terrorist hunt party that started the massacre, and then stumbled through the open phoenix gate, arriving in dream gate on aeo’anth, the heart of the avon empire, stunned by her own actions. Arriving in the imperial seat of house avon, she found herself inducted into the avon’dai’s immediate household. Ember had been identified as the avon daughter of phoenix ember sinclair, or avon sinclair ava, and the legitimate heir of avon d’ava and the province of </w:t>
      </w:r>
      <w:r w:rsidRPr="002F2EE7">
        <w:rPr>
          <w:rFonts w:ascii="Montserrat" w:hAnsi="Montserrat"/>
          <w:sz w:val="24"/>
        </w:rPr>
        <w:t xml:space="preserve">phoenix gate. Naturally, she had taken that name. </w:t>
      </w:r>
    </w:p>
    <w:p w14:paraId="17A3EFB5" w14:textId="77777777" w:rsidR="00727578" w:rsidRPr="002F2EE7" w:rsidRDefault="002F2EE7">
      <w:pPr>
        <w:pStyle w:val="0DraftNormal"/>
        <w:rPr>
          <w:rFonts w:ascii="Montserrat" w:hAnsi="Montserrat"/>
          <w:sz w:val="24"/>
        </w:rPr>
      </w:pPr>
      <w:r w:rsidRPr="002F2EE7">
        <w:rPr>
          <w:rFonts w:ascii="Montserrat" w:hAnsi="Montserrat"/>
          <w:sz w:val="24"/>
        </w:rPr>
        <w:tab/>
        <w:t>due to the unusual manifestation, phoenix grew up on two worlds unaware of her own duality. The male incarnation, which all concerned believed dead, was just as worthy of the name of phoenix. Ash rose from his own ashes, and confronted with a still open world gate, he stepped through to oasis major. Like phoenix, ash had absorbed the mind of his predecessor, phoenix ash sinclair, at his death. His own death immediately after caused the two identities to merge in ways almost impossible to sort out.</w:t>
      </w:r>
    </w:p>
    <w:p w14:paraId="072FB4EB" w14:textId="77777777" w:rsidR="00727578" w:rsidRPr="002F2EE7" w:rsidRDefault="002F2EE7">
      <w:pPr>
        <w:pStyle w:val="0DraftNormal"/>
        <w:rPr>
          <w:rFonts w:ascii="Montserrat" w:hAnsi="Montserrat"/>
          <w:sz w:val="24"/>
        </w:rPr>
      </w:pPr>
      <w:r w:rsidRPr="002F2EE7">
        <w:rPr>
          <w:rFonts w:ascii="Montserrat" w:hAnsi="Montserrat"/>
          <w:sz w:val="24"/>
        </w:rPr>
        <w:tab/>
        <w:t xml:space="preserve">several years later, phoenix ember sinclair died in a confrontation with the entity that provoked the first wave of human colonization. Her mind was salvaged from the abyss of death by her daughter, phoenix. Phoenix’s power fully manifested itself after this second tragedy, forcing the girl and her father to relocate to a psionic reservation. While phoenix studied psionics, with equal devotion to physical training at her father’s urging, her twin was learning the arts and mysteries that lay behind the use </w:t>
      </w:r>
      <w:r w:rsidRPr="002F2EE7">
        <w:rPr>
          <w:rFonts w:ascii="Montserrat" w:hAnsi="Montserrat"/>
          <w:sz w:val="24"/>
        </w:rPr>
        <w:t xml:space="preserve">of that very power, mastering deadly and efficient martial arts well suited to her nature as an angel of destruction. On oasis major, ash retained only hints of his true identity, but his potential exceeded that of the divided girls. Clearly, he was severed from his female aspect, nevertheless, he earned the patronage of the powerful house aza, masters of dragon’s nest. He even drew the attention of the aeomni master dream. </w:t>
      </w:r>
    </w:p>
    <w:p w14:paraId="4C3C5DC2" w14:textId="77777777" w:rsidR="00727578" w:rsidRPr="002F2EE7" w:rsidRDefault="002F2EE7">
      <w:pPr>
        <w:pStyle w:val="0DraftNormal"/>
        <w:rPr>
          <w:rFonts w:ascii="Montserrat" w:hAnsi="Montserrat"/>
          <w:sz w:val="24"/>
        </w:rPr>
      </w:pPr>
      <w:r w:rsidRPr="002F2EE7">
        <w:rPr>
          <w:rFonts w:ascii="Montserrat" w:hAnsi="Montserrat"/>
          <w:sz w:val="24"/>
        </w:rPr>
        <w:tab/>
        <w:t>the three aspects of young phoenix remained isolated from each other, worlds apart, until the destructive entity that killed their mother made a second appearance, forcing the avon empire to make inquiries of it’s human allies. There was only one witness in the imperial aegis who could testify as to the exact nature of the threat.</w:t>
      </w:r>
    </w:p>
    <w:p w14:paraId="42E5B2C5" w14:textId="77777777" w:rsidR="00727578" w:rsidRPr="002F2EE7" w:rsidRDefault="00727578">
      <w:pPr>
        <w:pStyle w:val="0DraftNormal"/>
        <w:rPr>
          <w:rFonts w:ascii="Montserrat" w:hAnsi="Montserrat"/>
          <w:sz w:val="24"/>
        </w:rPr>
      </w:pPr>
    </w:p>
    <w:p w14:paraId="0107FA80" w14:textId="77777777" w:rsidR="00727578" w:rsidRPr="002F2EE7" w:rsidRDefault="002F2EE7">
      <w:pPr>
        <w:pStyle w:val="0DraftNormal"/>
        <w:rPr>
          <w:rFonts w:ascii="Montserrat" w:hAnsi="Montserrat"/>
          <w:sz w:val="24"/>
        </w:rPr>
      </w:pPr>
      <w:r w:rsidRPr="002F2EE7">
        <w:rPr>
          <w:rFonts w:ascii="Montserrat" w:hAnsi="Montserrat"/>
          <w:sz w:val="24"/>
        </w:rPr>
        <w:t>The Present</w:t>
      </w:r>
    </w:p>
    <w:p w14:paraId="2A21A631" w14:textId="77777777" w:rsidR="00727578" w:rsidRPr="002F2EE7" w:rsidRDefault="00727578">
      <w:pPr>
        <w:pStyle w:val="0DraftNormal"/>
        <w:rPr>
          <w:rFonts w:ascii="Montserrat" w:hAnsi="Montserrat"/>
          <w:sz w:val="24"/>
        </w:rPr>
      </w:pPr>
    </w:p>
    <w:p w14:paraId="67F1674A" w14:textId="77777777" w:rsidR="00727578" w:rsidRPr="002F2EE7" w:rsidRDefault="002F2EE7">
      <w:pPr>
        <w:pStyle w:val="0DraftNormal"/>
        <w:rPr>
          <w:rFonts w:ascii="Montserrat" w:hAnsi="Montserrat"/>
          <w:sz w:val="24"/>
        </w:rPr>
      </w:pPr>
      <w:r w:rsidRPr="002F2EE7">
        <w:rPr>
          <w:rFonts w:ascii="Montserrat" w:hAnsi="Montserrat"/>
          <w:sz w:val="24"/>
        </w:rPr>
        <w:t>Phoenix ember morgan was snatched out of her home and dragged to oasis major—the only world where the two empires would commingle—to share her memories of her mother’s death. Evidence of the devourer’s return. Among the entourage that accompanied the avon’dai to the threat conference was the other half of the split-twinned girl, ember. The content of her disclosure hit ember the hardest of all present. The event provoked a confrontation between the two of them, bring the pair to the attention of both confer</w:t>
      </w:r>
      <w:r w:rsidRPr="002F2EE7">
        <w:rPr>
          <w:rFonts w:ascii="Montserrat" w:hAnsi="Montserrat"/>
          <w:sz w:val="24"/>
        </w:rPr>
        <w:t xml:space="preserve">ence leaders. Admiral dane and enigma, the avon’dai. For different reasons, the duplicate girls disturbed enigma and dane. Each claimed to be the daughter of phoenix sinclair, and a brief examination of their memories confirmed it true, but each girl insisted that she had not had a twin sister. Each accused the other of being a clone. In spite of instructions from their superiors to get along or avoid each other, they caused enough of a disturbance to be confined to quarters with each other. </w:t>
      </w:r>
    </w:p>
    <w:p w14:paraId="33145DC9" w14:textId="77777777" w:rsidR="00727578" w:rsidRPr="002F2EE7" w:rsidRDefault="002F2EE7">
      <w:pPr>
        <w:pStyle w:val="0DraftNormal"/>
        <w:rPr>
          <w:rFonts w:ascii="Montserrat" w:hAnsi="Montserrat"/>
          <w:sz w:val="24"/>
        </w:rPr>
      </w:pPr>
      <w:r w:rsidRPr="002F2EE7">
        <w:rPr>
          <w:rFonts w:ascii="Montserrat" w:hAnsi="Montserrat"/>
          <w:sz w:val="24"/>
        </w:rPr>
        <w:tab/>
      </w:r>
      <w:r w:rsidRPr="002F2EE7">
        <w:rPr>
          <w:rFonts w:ascii="Montserrat" w:hAnsi="Montserrat"/>
          <w:sz w:val="24"/>
        </w:rPr>
        <w:t>as roommates they could not sustain a constant battle, especially not with the both of them in heat and struggling to hide it. Phoenix had discharged her primary duty of the mission. As a member of the entourage she had to make regular reports and serve on rotation as an escort and bodyguard. For the most part, it was a working vacation, and her first taste of independence. Ember responded to her passion for exploration and entertainment. That passionate nature, combined with being in heat, made phoenix ext</w:t>
      </w:r>
      <w:r w:rsidRPr="002F2EE7">
        <w:rPr>
          <w:rFonts w:ascii="Montserrat" w:hAnsi="Montserrat"/>
          <w:sz w:val="24"/>
        </w:rPr>
        <w:t xml:space="preserve">remely attractive to ember. As much as phoenix resisted accepting her avon heritage, once she discovered the reprieve ember could give her from heat, she finally accepted ember as more than a friend or rival. </w:t>
      </w:r>
    </w:p>
    <w:p w14:paraId="2F5EA65C" w14:textId="77777777" w:rsidR="00727578" w:rsidRPr="002F2EE7" w:rsidRDefault="002F2EE7">
      <w:pPr>
        <w:pStyle w:val="0DraftNormal"/>
        <w:rPr>
          <w:rFonts w:ascii="Montserrat" w:hAnsi="Montserrat"/>
          <w:sz w:val="24"/>
        </w:rPr>
      </w:pPr>
      <w:r w:rsidRPr="002F2EE7">
        <w:rPr>
          <w:rFonts w:ascii="Montserrat" w:hAnsi="Montserrat"/>
          <w:sz w:val="24"/>
        </w:rPr>
        <w:tab/>
        <w:t>phoenix was within reach of the only person who could help her truly overcome the first onset of heat—ash. As hard as it was to relive that devastating loss of her mother, as strange as it had been to confront an unlikely twin, and as frightening as it was to face returning to the world where her childhood had been scarred, coming to the oasis system saved her life. Ash quickened to phoenix’s presence, and proceeded to track her down. In spite of the two of them both being on oasis major, she barely avoide</w:t>
      </w:r>
      <w:r w:rsidRPr="002F2EE7">
        <w:rPr>
          <w:rFonts w:ascii="Montserrat" w:hAnsi="Montserrat"/>
          <w:sz w:val="24"/>
        </w:rPr>
        <w:t>d encountering him there. When she went from angel’s gate on oasis major to dragon’s gate on oasis minor to meet her father for a visit to her mother’s old apartment, her symptoms finally overwhelmed her. Ash, drawn to her by instinct, arrived at the scene in time to save their lives. The two of them embraced in heat, almost incapable of coherent thought, and then parted in fear and confusion. What phoenix perceived as a rape was revealed for the life-saving act it was. That wordless consummation relieved e</w:t>
      </w:r>
      <w:r w:rsidRPr="002F2EE7">
        <w:rPr>
          <w:rFonts w:ascii="Montserrat" w:hAnsi="Montserrat"/>
          <w:sz w:val="24"/>
        </w:rPr>
        <w:t xml:space="preserve">nough biological pressure for her to make it home—or rather to the apartment her mother and father had kept in dragon’s gate—where her condition could be treated. </w:t>
      </w:r>
    </w:p>
    <w:p w14:paraId="5D20F60E" w14:textId="77777777" w:rsidR="00727578" w:rsidRPr="002F2EE7" w:rsidRDefault="002F2EE7">
      <w:pPr>
        <w:pStyle w:val="0DraftNormal"/>
        <w:rPr>
          <w:rFonts w:ascii="Montserrat" w:hAnsi="Montserrat"/>
          <w:sz w:val="24"/>
        </w:rPr>
      </w:pPr>
      <w:r w:rsidRPr="002F2EE7">
        <w:rPr>
          <w:rFonts w:ascii="Montserrat" w:hAnsi="Montserrat"/>
          <w:sz w:val="24"/>
        </w:rPr>
        <w:tab/>
        <w:t>from that initial meeting, things proceeded to become more complicated and intriguing by the moment. Phoenix and ember continued to deny any relationship, jealously guarding their own identities even as they were riveted to each other in fascination. They had at least agreed not to discuss it. Phoenix confessed to her anonymous coupling when she returned to their suite. Ember comforted her, confiding that she too had turned to a stranger for help. She tried to resist, but it was what avon had to do if they</w:t>
      </w:r>
      <w:r w:rsidRPr="002F2EE7">
        <w:rPr>
          <w:rFonts w:ascii="Montserrat" w:hAnsi="Montserrat"/>
          <w:sz w:val="24"/>
        </w:rPr>
        <w:t xml:space="preserve"> lost their other half. The event had forced phoenix to finally accept what she was, for it was the only thing that made her actions bearable. Their friendship and rivalry was tested when it became clear that both of them had turned instinctively to ash as the only succor from heat. For the first time in their lives the three confronted each other at once. Ash was shocked at the sight of both of them, he had assumed that they were both the same person. His instincts toward both of them were the same. Now th</w:t>
      </w:r>
      <w:r w:rsidRPr="002F2EE7">
        <w:rPr>
          <w:rFonts w:ascii="Montserrat" w:hAnsi="Montserrat"/>
          <w:sz w:val="24"/>
        </w:rPr>
        <w:t xml:space="preserve">at he was forced to examine it, there were differences. With her human perspective, phoenix saw ash as a distinct individual, an ideal lover, and perfect potential mate. Due to the assumption that she was merely human, phoenix had resisted the onset of heat until it had threatened to kill her. As native avon, ash had not dared to resist. Isolated as he had been, he had been forced to turn to others to alleviate their symptoms. He suspected the same for ember. As a consequence, they had been prolonging heat </w:t>
      </w:r>
      <w:r w:rsidRPr="002F2EE7">
        <w:rPr>
          <w:rFonts w:ascii="Montserrat" w:hAnsi="Montserrat"/>
          <w:sz w:val="24"/>
        </w:rPr>
        <w:t xml:space="preserve">indefinitely. What they saw in each other was typically avon. The promise of independence and unity. It was difficult for them to express to phoenix the humiliation of having no other half and being forced to turn to others for reprieve. Phoenix struggled with the sense of debt they had incurred with their friends and mentors. </w:t>
      </w:r>
    </w:p>
    <w:p w14:paraId="548C60BC" w14:textId="77777777" w:rsidR="00727578" w:rsidRPr="002F2EE7" w:rsidRDefault="002F2EE7">
      <w:pPr>
        <w:pStyle w:val="0DraftNormal"/>
        <w:rPr>
          <w:rFonts w:ascii="Montserrat" w:hAnsi="Montserrat"/>
          <w:sz w:val="24"/>
        </w:rPr>
      </w:pPr>
      <w:r w:rsidRPr="002F2EE7">
        <w:rPr>
          <w:rFonts w:ascii="Montserrat" w:hAnsi="Montserrat"/>
          <w:sz w:val="24"/>
        </w:rPr>
        <w:tab/>
        <w:t xml:space="preserve">ironically, ash and ember had been protégées of dancer and dream, who were complements. </w:t>
      </w:r>
    </w:p>
    <w:p w14:paraId="2867EA7C" w14:textId="77777777" w:rsidR="00727578" w:rsidRPr="002F2EE7" w:rsidRDefault="002F2EE7">
      <w:pPr>
        <w:pStyle w:val="0DraftNormal"/>
        <w:rPr>
          <w:rFonts w:ascii="Montserrat" w:hAnsi="Montserrat"/>
          <w:sz w:val="24"/>
        </w:rPr>
      </w:pPr>
      <w:r w:rsidRPr="002F2EE7">
        <w:rPr>
          <w:rFonts w:ascii="Montserrat" w:hAnsi="Montserrat"/>
          <w:sz w:val="24"/>
        </w:rPr>
        <w:tab/>
        <w:t>phoenix and ember took ash to a private audience with the avon’dai. As a result the three of them were quickly confronted by their mother’s legacy. Enigma had taken ember’s identity for granted once it had initially been established, and the appearance of phoenix had only been an oddity. Confronted now with ash, questions had to be asked. They had to resort to genetic identification. Ash was easily identified as the male aspect of the long lost heir of the ava branch of the imperial house of avon—a genetic</w:t>
      </w:r>
      <w:r w:rsidRPr="002F2EE7">
        <w:rPr>
          <w:rFonts w:ascii="Montserrat" w:hAnsi="Montserrat"/>
          <w:sz w:val="24"/>
        </w:rPr>
        <w:t xml:space="preserve"> duplicate of a person who had lived at least ten thousand years ago, and quite possibly of the first generation of the avon race. For phoenix and ember, the test confirmed them both to be the female aspect, and complement of ash. Among humans, twin sisters were common, but the nature of avon made it an impossible explanation. In spite of that, exhaustive testing confirmed to be uniquely related in body, mind, spirit and soul. Ash’s instinct about the girls had been correct. They had to be recognized for wh</w:t>
      </w:r>
      <w:r w:rsidRPr="002F2EE7">
        <w:rPr>
          <w:rFonts w:ascii="Montserrat" w:hAnsi="Montserrat"/>
          <w:sz w:val="24"/>
        </w:rPr>
        <w:t xml:space="preserve">o they were. </w:t>
      </w:r>
    </w:p>
    <w:p w14:paraId="359B56E3" w14:textId="77777777" w:rsidR="00727578" w:rsidRPr="002F2EE7" w:rsidRDefault="002F2EE7">
      <w:pPr>
        <w:pStyle w:val="0DraftNormal"/>
        <w:rPr>
          <w:rFonts w:ascii="Montserrat" w:hAnsi="Montserrat"/>
          <w:sz w:val="24"/>
        </w:rPr>
      </w:pPr>
      <w:r w:rsidRPr="002F2EE7">
        <w:rPr>
          <w:rFonts w:ascii="Montserrat" w:hAnsi="Montserrat"/>
          <w:sz w:val="24"/>
        </w:rPr>
        <w:tab/>
        <w:t xml:space="preserve">from that revelation came a general announcement, and formal recognition, followed by a number of suits against their estate. Many of those suits were marriage proposals, and almost as many were challenges to duel. The three struggled to keep abreast of these suits, as they delved into the estate itself. </w:t>
      </w:r>
    </w:p>
    <w:p w14:paraId="23611304" w14:textId="77777777" w:rsidR="00727578" w:rsidRPr="002F2EE7" w:rsidRDefault="002F2EE7">
      <w:pPr>
        <w:pStyle w:val="0DraftNormal"/>
        <w:rPr>
          <w:rFonts w:ascii="Montserrat" w:hAnsi="Montserrat"/>
          <w:sz w:val="24"/>
        </w:rPr>
      </w:pPr>
      <w:r w:rsidRPr="002F2EE7">
        <w:rPr>
          <w:rFonts w:ascii="Montserrat" w:hAnsi="Montserrat"/>
          <w:sz w:val="24"/>
        </w:rPr>
        <w:tab/>
        <w:t xml:space="preserve">apparently, their mother had known of her rights and obligations and had been quietly administering to them since her appearance twenty years ago. She had resided at dragon’s gate for some time and was recognized as a prominent member of house avon. Her personal suite was a mystery in itself, but it was only the beginning of a trail of intrigues and paradoxes—like her personal journals in which she described the lives of her children up to the end of that very year, and her own death several years before. </w:t>
      </w:r>
      <w:r w:rsidRPr="002F2EE7">
        <w:rPr>
          <w:rFonts w:ascii="Montserrat" w:hAnsi="Montserrat"/>
          <w:sz w:val="24"/>
        </w:rPr>
        <w:t>A precognitive gift like that was rare, as the talent had a tendency to drive those who possessed it either mad or autistic. Of them all, phoenix had the hardest time dealing with the legacy, especially the predictions of that journal. Her training in psionics was largely grounded in the precise methodology of human science. The spiritual and magical qualities that avon sciences had for humans troubled her, especially with the ghost of her mother living in her mind. In a way she could remember writing all o</w:t>
      </w:r>
      <w:r w:rsidRPr="002F2EE7">
        <w:rPr>
          <w:rFonts w:ascii="Montserrat" w:hAnsi="Montserrat"/>
          <w:sz w:val="24"/>
        </w:rPr>
        <w:t>f those entries, and her instincts told her to avoid those memories and the terrible darkness they brought to her dreams. Her nightmares and disturbing memories were of a future that was neigh upon her, and she stubbornly refused to face either. The living embodiments of those terrors were hardly swayed. As she fought against the paradox of her own understanding, dangerous beings were targeting her for a demonic plot. Manipulated by a hidden enemy, ember was used to entrap her sister in a deadly plot.</w:t>
      </w:r>
    </w:p>
    <w:p w14:paraId="5E233E0B" w14:textId="77777777" w:rsidR="00727578" w:rsidRPr="002F2EE7" w:rsidRDefault="002F2EE7">
      <w:pPr>
        <w:pStyle w:val="0DraftNormal"/>
        <w:rPr>
          <w:rFonts w:ascii="Montserrat" w:hAnsi="Montserrat"/>
          <w:sz w:val="24"/>
        </w:rPr>
      </w:pPr>
      <w:r w:rsidRPr="002F2EE7">
        <w:rPr>
          <w:rFonts w:ascii="Montserrat" w:hAnsi="Montserrat"/>
          <w:sz w:val="24"/>
        </w:rPr>
        <w:tab/>
        <w:t>her irrational fear of the place they stood to inherit made her refuse to accompany her siblings on a tour of the immense ruins of phoenix gate. Some of her fear was shared by the others, for it was on that very site that their childhood had been scarred, and they had all been scattered to the winds. Alone, at dragon’s gate, she finally confronted the embodiment of her terror—the o’jin possessed compatriots of her brother ash. She had confronted them many times, aware of an obligation created by ash, which</w:t>
      </w:r>
      <w:r w:rsidRPr="002F2EE7">
        <w:rPr>
          <w:rFonts w:ascii="Montserrat" w:hAnsi="Montserrat"/>
          <w:sz w:val="24"/>
        </w:rPr>
        <w:t xml:space="preserve"> she or her twin would had to fulfill, and she thought that they had simply tired of waiting. Her opinion changed when they ambushed her on the beach and tried to take possession of her mind. She was saved by the ghost of her mother, who drew on an unused rapport between phoenix and her deadly sister. As phoenix was being attacked, the wall between the twins’ minds suddenly crumbled and ember’s mind was ripped from its body to face death and destruction. The minds of phoenix and ember united as their mother</w:t>
      </w:r>
      <w:r w:rsidRPr="002F2EE7">
        <w:rPr>
          <w:rFonts w:ascii="Montserrat" w:hAnsi="Montserrat"/>
          <w:sz w:val="24"/>
        </w:rPr>
        <w:t xml:space="preserve">’s mind descended upon ember’s vacant body. </w:t>
      </w:r>
    </w:p>
    <w:p w14:paraId="091011AD" w14:textId="77777777" w:rsidR="00727578" w:rsidRPr="002F2EE7" w:rsidRDefault="002F2EE7">
      <w:pPr>
        <w:pStyle w:val="0DraftNormal"/>
        <w:rPr>
          <w:rFonts w:ascii="Montserrat" w:hAnsi="Montserrat"/>
          <w:sz w:val="24"/>
        </w:rPr>
      </w:pPr>
      <w:r w:rsidRPr="002F2EE7">
        <w:rPr>
          <w:rFonts w:ascii="Montserrat" w:hAnsi="Montserrat"/>
          <w:sz w:val="24"/>
        </w:rPr>
        <w:tab/>
        <w:t>ash, with an entirely different ember, rushed back to phoenix’s side in alarm, to witness the aftermath of her ruthless defense. United at last, the once divided girl faces the consequences of the murderous assault. The blood on her hands would become the perfect excuse for other enemies and political rivals of their house to shatter the re-emergence of the ava line—a threat to the imperial succession itself. Ash hardly cared about the danger facing their house, he was concerned only for the health and san</w:t>
      </w:r>
      <w:r w:rsidRPr="002F2EE7">
        <w:rPr>
          <w:rFonts w:ascii="Montserrat" w:hAnsi="Montserrat"/>
          <w:sz w:val="24"/>
        </w:rPr>
        <w:t xml:space="preserve">ity of phoenix. From the moment of her bloody confrontation, phoenix had been almost unhinged by the combination of her mother’s memories of the past and future, fearing that she had the power to negate the existence of herself, her siblings and even all of history as she knows it. The three great tragedies of her life suddenly awaken her to a truth that awes and overwhelms her. </w:t>
      </w:r>
    </w:p>
    <w:p w14:paraId="4882DFFB" w14:textId="77777777" w:rsidR="00727578" w:rsidRPr="002F2EE7" w:rsidRDefault="002F2EE7">
      <w:pPr>
        <w:pStyle w:val="0DraftNormal"/>
        <w:rPr>
          <w:rFonts w:ascii="Montserrat" w:hAnsi="Montserrat"/>
          <w:sz w:val="24"/>
        </w:rPr>
      </w:pPr>
      <w:r w:rsidRPr="002F2EE7">
        <w:rPr>
          <w:rFonts w:ascii="Montserrat" w:hAnsi="Montserrat"/>
          <w:sz w:val="24"/>
        </w:rPr>
        <w:tab/>
        <w:t>to her shock, the mind of her mother had seized control of the abandoned body and damns them in court with her own testimony. As the courts aligning themselves against her condemn her, they also come to fear her awesome voice and vision, which compels the courts to parole her rather than sentence her to death—and the condition of her parole was the crippling of her psionic ability. Before phoenix could reveal that her “twin” was not who everyone thought she was, the pair were sentenced and exiled to face t</w:t>
      </w:r>
      <w:r w:rsidRPr="002F2EE7">
        <w:rPr>
          <w:rFonts w:ascii="Montserrat" w:hAnsi="Montserrat"/>
          <w:sz w:val="24"/>
        </w:rPr>
        <w:t>heir surviving enemies outside the protection of civilization. Relieved of her burden of knowledge, she does not feel the pain of the future that had been stripped away from her. Their twin and brother, ash, chooses to aid them in attaining the only kind of protection their condemned status allows them. With his support, phoenix looks forward to the simple resolution of her struggle with the demands of heat.</w:t>
      </w:r>
    </w:p>
    <w:p w14:paraId="5FD77A9F" w14:textId="77777777" w:rsidR="00727578" w:rsidRPr="002F2EE7" w:rsidRDefault="002F2EE7">
      <w:pPr>
        <w:pStyle w:val="0DraftNormal"/>
        <w:rPr>
          <w:rFonts w:ascii="Montserrat" w:hAnsi="Montserrat"/>
          <w:sz w:val="24"/>
        </w:rPr>
      </w:pPr>
      <w:r w:rsidRPr="002F2EE7">
        <w:rPr>
          <w:rFonts w:ascii="Montserrat" w:hAnsi="Montserrat"/>
          <w:sz w:val="24"/>
        </w:rPr>
        <w:tab/>
        <w:t>if only she did not remember the last precognition. The worst was yet to come. Mother and daughter, compelled by biological and spiritual imperatives end up fighting over ash even as their enemies net them all in their final trap. Once again, seeking to delve into the mysteries of phoenix gate, they were caught in a dual siege. With demons on one side and dragons on the other, the three had only each other as they face a critical part of their destiny.</w:t>
      </w:r>
    </w:p>
    <w:p w14:paraId="688808D1" w14:textId="77777777" w:rsidR="00727578" w:rsidRPr="002F2EE7" w:rsidRDefault="00727578">
      <w:pPr>
        <w:pStyle w:val="0DraftNormal"/>
        <w:rPr>
          <w:rFonts w:ascii="Montserrat" w:hAnsi="Montserrat"/>
          <w:strike/>
          <w:sz w:val="24"/>
        </w:rPr>
      </w:pPr>
    </w:p>
    <w:p w14:paraId="45C718B6" w14:textId="77777777" w:rsidR="00727578" w:rsidRPr="002F2EE7" w:rsidRDefault="002F2EE7">
      <w:pPr>
        <w:pStyle w:val="0DraftNormal"/>
        <w:rPr>
          <w:rFonts w:ascii="Montserrat" w:hAnsi="Montserrat"/>
          <w:sz w:val="24"/>
        </w:rPr>
      </w:pPr>
      <w:r w:rsidRPr="002F2EE7">
        <w:rPr>
          <w:rFonts w:ascii="Montserrat" w:hAnsi="Montserrat"/>
          <w:sz w:val="24"/>
        </w:rPr>
        <w:t>In the course of these two stories, phoenix was actually looped on herself, appearing in memory as her own mother then taking on the abandoned body of ember to become her own twin. Returned to life, through the union of her divided “daughter’s” minds, she faces a future she had once thought lost as a rival for ash’s affection. With memories of events yet to come—for the younger versions of herself—she was certain to emerge at least partly intact from this paradox. In the days after exile, as avonlea, she co</w:t>
      </w:r>
      <w:r w:rsidRPr="002F2EE7">
        <w:rPr>
          <w:rFonts w:ascii="Montserrat" w:hAnsi="Montserrat"/>
          <w:sz w:val="24"/>
        </w:rPr>
        <w:t>nfronted one of the troubling aspects of her future memory. The mind of her own male counterpart, was lost in the tangle of her son’s mind. In the near future her “son” and “daughter” would vanish into the wilderness never to be seen again. Her memories of the future end with their disappearance. If she could not recover the essence of avonleo from him before he vanished, she would never recover the complement to her own identity. She would forever remain only half of herself, never to attain her full poten</w:t>
      </w:r>
      <w:r w:rsidRPr="002F2EE7">
        <w:rPr>
          <w:rFonts w:ascii="Montserrat" w:hAnsi="Montserrat"/>
          <w:sz w:val="24"/>
        </w:rPr>
        <w:t xml:space="preserve">tial. Thus, she and her “daughter” ended up being rivals over aveo. Ash. </w:t>
      </w:r>
    </w:p>
    <w:p w14:paraId="020BCF58" w14:textId="77777777" w:rsidR="00727578" w:rsidRPr="002F2EE7" w:rsidRDefault="00727578">
      <w:pPr>
        <w:pStyle w:val="0DraftNormal"/>
        <w:rPr>
          <w:rFonts w:ascii="Montserrat" w:hAnsi="Montserrat"/>
          <w:sz w:val="24"/>
        </w:rPr>
      </w:pPr>
    </w:p>
    <w:p w14:paraId="1A1E128D" w14:textId="77777777" w:rsidR="00727578" w:rsidRPr="002F2EE7" w:rsidRDefault="002F2EE7">
      <w:pPr>
        <w:pStyle w:val="0DraftNormal"/>
        <w:rPr>
          <w:rFonts w:ascii="Montserrat" w:hAnsi="Montserrat"/>
          <w:sz w:val="24"/>
        </w:rPr>
      </w:pPr>
      <w:r w:rsidRPr="002F2EE7">
        <w:rPr>
          <w:rFonts w:ascii="Montserrat" w:hAnsi="Montserrat"/>
          <w:sz w:val="24"/>
        </w:rPr>
        <w:t>The Future-Past</w:t>
      </w:r>
    </w:p>
    <w:p w14:paraId="0EBA6BD1" w14:textId="77777777" w:rsidR="00727578" w:rsidRPr="002F2EE7" w:rsidRDefault="00727578">
      <w:pPr>
        <w:pStyle w:val="0DraftNormal"/>
        <w:rPr>
          <w:rFonts w:ascii="Montserrat" w:hAnsi="Montserrat"/>
          <w:sz w:val="24"/>
        </w:rPr>
      </w:pPr>
    </w:p>
    <w:p w14:paraId="20C6EB13" w14:textId="77777777" w:rsidR="00727578" w:rsidRPr="002F2EE7" w:rsidRDefault="002F2EE7">
      <w:pPr>
        <w:pStyle w:val="0DraftNormal"/>
        <w:rPr>
          <w:rFonts w:ascii="Montserrat" w:hAnsi="Montserrat"/>
          <w:sz w:val="24"/>
        </w:rPr>
      </w:pPr>
      <w:r w:rsidRPr="002F2EE7">
        <w:rPr>
          <w:rFonts w:ascii="Montserrat" w:hAnsi="Montserrat"/>
          <w:sz w:val="24"/>
        </w:rPr>
        <w:t xml:space="preserve">Due to a paradox, phoenix was and will be cast back in time to witness her own conception and then end up trapped in stasis for ten thousand years impregnated by her own embryo. </w:t>
      </w:r>
    </w:p>
    <w:p w14:paraId="0A34E995" w14:textId="77777777" w:rsidR="00727578" w:rsidRPr="002F2EE7" w:rsidRDefault="00727578">
      <w:pPr>
        <w:pStyle w:val="0DraftNormal"/>
        <w:rPr>
          <w:rFonts w:ascii="Montserrat" w:hAnsi="Montserrat"/>
          <w:sz w:val="24"/>
        </w:rPr>
      </w:pPr>
    </w:p>
    <w:p w14:paraId="2AF1BD04" w14:textId="77777777" w:rsidR="00727578" w:rsidRPr="002F2EE7" w:rsidRDefault="002F2EE7">
      <w:pPr>
        <w:pStyle w:val="0DraftNormal"/>
        <w:rPr>
          <w:rFonts w:ascii="Montserrat" w:hAnsi="Montserrat"/>
          <w:sz w:val="24"/>
        </w:rPr>
      </w:pPr>
      <w:r w:rsidRPr="002F2EE7">
        <w:rPr>
          <w:rFonts w:ascii="Montserrat" w:hAnsi="Montserrat"/>
          <w:sz w:val="24"/>
        </w:rPr>
        <w:t>The Present-Future</w:t>
      </w:r>
    </w:p>
    <w:p w14:paraId="16ED0BA9" w14:textId="77777777" w:rsidR="00727578" w:rsidRPr="002F2EE7" w:rsidRDefault="00727578">
      <w:pPr>
        <w:pStyle w:val="0DraftNormal"/>
        <w:rPr>
          <w:rFonts w:ascii="Montserrat" w:hAnsi="Montserrat"/>
          <w:sz w:val="24"/>
        </w:rPr>
      </w:pPr>
    </w:p>
    <w:p w14:paraId="1EE517A1" w14:textId="77777777" w:rsidR="00727578" w:rsidRPr="002F2EE7" w:rsidRDefault="002F2EE7">
      <w:pPr>
        <w:pStyle w:val="0DraftNormal"/>
        <w:rPr>
          <w:rFonts w:ascii="Montserrat" w:hAnsi="Montserrat"/>
          <w:sz w:val="24"/>
        </w:rPr>
      </w:pPr>
      <w:r w:rsidRPr="002F2EE7">
        <w:rPr>
          <w:rFonts w:ascii="Montserrat" w:hAnsi="Montserrat"/>
          <w:sz w:val="24"/>
        </w:rPr>
        <w:t xml:space="preserve">Events told in the epilogue to this story arc, a daughter reborn. </w:t>
      </w:r>
    </w:p>
    <w:p w14:paraId="55C84F08" w14:textId="77777777" w:rsidR="00727578" w:rsidRPr="002F2EE7" w:rsidRDefault="00727578">
      <w:pPr>
        <w:pStyle w:val="0DraftNormal"/>
        <w:rPr>
          <w:rFonts w:ascii="Montserrat" w:hAnsi="Montserrat"/>
          <w:sz w:val="24"/>
        </w:rPr>
      </w:pPr>
    </w:p>
    <w:p w14:paraId="008CD40E" w14:textId="77777777" w:rsidR="00727578" w:rsidRPr="002F2EE7" w:rsidRDefault="002F2EE7">
      <w:pPr>
        <w:pStyle w:val="0DraftNormal"/>
        <w:rPr>
          <w:rFonts w:ascii="Montserrat" w:hAnsi="Montserrat"/>
          <w:sz w:val="24"/>
        </w:rPr>
      </w:pPr>
      <w:r w:rsidRPr="002F2EE7">
        <w:rPr>
          <w:rFonts w:ascii="Montserrat" w:hAnsi="Montserrat"/>
          <w:sz w:val="24"/>
        </w:rPr>
        <w:t>The Present-Past</w:t>
      </w:r>
    </w:p>
    <w:p w14:paraId="35AFD103" w14:textId="77777777" w:rsidR="00727578" w:rsidRPr="002F2EE7" w:rsidRDefault="00727578">
      <w:pPr>
        <w:pStyle w:val="0DraftNormal"/>
        <w:rPr>
          <w:rFonts w:ascii="Montserrat" w:hAnsi="Montserrat"/>
          <w:sz w:val="24"/>
        </w:rPr>
      </w:pPr>
    </w:p>
    <w:p w14:paraId="34F23536" w14:textId="77777777" w:rsidR="00727578" w:rsidRPr="002F2EE7" w:rsidRDefault="002F2EE7">
      <w:pPr>
        <w:pStyle w:val="0DraftNormal"/>
        <w:rPr>
          <w:rFonts w:ascii="Montserrat" w:hAnsi="Montserrat"/>
          <w:sz w:val="24"/>
        </w:rPr>
      </w:pPr>
      <w:r w:rsidRPr="002F2EE7">
        <w:rPr>
          <w:rFonts w:ascii="Montserrat" w:hAnsi="Montserrat"/>
          <w:sz w:val="24"/>
        </w:rPr>
        <w:t xml:space="preserve">Events told in the next story arc. </w:t>
      </w:r>
    </w:p>
    <w:p w14:paraId="4AF024BE" w14:textId="77777777" w:rsidR="00727578" w:rsidRPr="002F2EE7" w:rsidRDefault="002F2EE7">
      <w:pPr>
        <w:pStyle w:val="0DraftNormal"/>
        <w:rPr>
          <w:rFonts w:ascii="Montserrat" w:hAnsi="Montserrat"/>
          <w:sz w:val="24"/>
        </w:rPr>
      </w:pPr>
      <w:r w:rsidRPr="002F2EE7">
        <w:rPr>
          <w:rFonts w:ascii="Montserrat" w:hAnsi="Montserrat"/>
          <w:sz w:val="24"/>
        </w:rPr>
        <w:tab/>
        <w:t>because her seed of rebirth was stolen from her in a terrible assault, her efforts to recover hers led to her finding the seed of her birth. After the death of her friends—her true parents—she ended up in possession of the seed they conceived as they were destroyed. Recovered from the remains of her true parents and delivered to phoenix by mistake, it was easy to mistake for her lost seed. The lost seed ended up in the possession of the dark phoenix who had orchestrated her parents’ deaths. Promise gave bi</w:t>
      </w:r>
      <w:r w:rsidRPr="002F2EE7">
        <w:rPr>
          <w:rFonts w:ascii="Montserrat" w:hAnsi="Montserrat"/>
          <w:sz w:val="24"/>
        </w:rPr>
        <w:t xml:space="preserve">rth to phoenix’s true avon daughter, who went on to found the ava line, organize the houses of ara, asha, and ana into the foundation of a new empire and carried the mantle of that empire for several generations. Of course that part happened while phoenix was trapped in phoenix gate, thanks to her paradoxical pregnancy and the very devices that bound and harnessed the power of paradox to create the gates themselves. </w:t>
      </w:r>
    </w:p>
    <w:p w14:paraId="79BE7BD7" w14:textId="77777777" w:rsidR="00727578" w:rsidRPr="002F2EE7" w:rsidRDefault="002F2EE7">
      <w:pPr>
        <w:pStyle w:val="0DraftNormal"/>
        <w:rPr>
          <w:rFonts w:ascii="Montserrat" w:hAnsi="Montserrat"/>
          <w:sz w:val="24"/>
        </w:rPr>
      </w:pPr>
      <w:r w:rsidRPr="002F2EE7">
        <w:rPr>
          <w:rFonts w:ascii="Montserrat" w:hAnsi="Montserrat"/>
          <w:sz w:val="24"/>
        </w:rPr>
        <w:tab/>
        <w:t>phoenix had split into ash and ember to make her escape from aeirn. The seed she had recovered had found its way into her womb during the metamorphosis, and its presence within her had made it impossible for her to emerge from the veil of phoenix gate. Ash, being part of her had been trapped as well—not even materializing the way ember had. Rescued from stasis a few years before she was destined to give birth to herself, she struggled with amnesia and paradox. The scientists who freed her took her directly</w:t>
      </w:r>
      <w:r w:rsidRPr="002F2EE7">
        <w:rPr>
          <w:rFonts w:ascii="Montserrat" w:hAnsi="Montserrat"/>
          <w:sz w:val="24"/>
        </w:rPr>
        <w:t xml:space="preserve"> to the fleet hospital on oasis major where she was one of the victims of the raid. Ash had emerged from the gate a few hours after ember and had proceeded to investigate the abandoned city. He suspected they had returned to their own time until word of the terrorist strike reached him. At that point he realized the paradox, and sought out the one person he thought could help him. Enigma. Ember had no idea ash even existed any more. Memory of her true identity would not begin to return until after her brief</w:t>
      </w:r>
      <w:r w:rsidRPr="002F2EE7">
        <w:rPr>
          <w:rFonts w:ascii="Montserrat" w:hAnsi="Montserrat"/>
          <w:sz w:val="24"/>
        </w:rPr>
        <w:t xml:space="preserve"> affair with ash years later. The moment her sense of identity was rekindled, the embryo she had been carrying finally quickened. Memories gradually filled in over the next several years. Shortly before the tragedy that had scarred her childhood, she realized that crippling division would in time prevent her from being trapped in an endless temporal loop. </w:t>
      </w:r>
    </w:p>
    <w:p w14:paraId="1BA1D9C0" w14:textId="77777777" w:rsidR="00727578" w:rsidRPr="002F2EE7" w:rsidRDefault="00727578">
      <w:pPr>
        <w:pStyle w:val="0DraftNormal"/>
        <w:rPr>
          <w:rFonts w:ascii="Montserrat" w:hAnsi="Montserrat"/>
          <w:sz w:val="24"/>
        </w:rPr>
      </w:pPr>
    </w:p>
    <w:p w14:paraId="2B2B4AEE" w14:textId="77777777" w:rsidR="00727578" w:rsidRPr="002F2EE7" w:rsidRDefault="002F2EE7">
      <w:pPr>
        <w:pStyle w:val="0DraftNormal"/>
        <w:rPr>
          <w:rFonts w:ascii="Montserrat" w:hAnsi="Montserrat"/>
          <w:strike/>
          <w:sz w:val="24"/>
        </w:rPr>
      </w:pP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p>
    <w:p w14:paraId="36E65E6F" w14:textId="77777777" w:rsidR="00727578" w:rsidRPr="002F2EE7" w:rsidRDefault="00727578">
      <w:pPr>
        <w:pStyle w:val="0DraftNormal"/>
        <w:rPr>
          <w:rFonts w:ascii="Montserrat" w:hAnsi="Montserrat"/>
          <w:sz w:val="24"/>
        </w:rPr>
      </w:pPr>
    </w:p>
    <w:p w14:paraId="3EC19739" w14:textId="77777777" w:rsidR="00727578" w:rsidRPr="002F2EE7" w:rsidRDefault="002F2EE7">
      <w:pPr>
        <w:pStyle w:val="0DraftNormal"/>
        <w:rPr>
          <w:rFonts w:ascii="Montserrat" w:hAnsi="Montserrat"/>
          <w:sz w:val="24"/>
        </w:rPr>
      </w:pPr>
      <w:r w:rsidRPr="002F2EE7">
        <w:rPr>
          <w:rFonts w:ascii="Montserrat" w:hAnsi="Montserrat"/>
          <w:sz w:val="24"/>
        </w:rPr>
        <w:t xml:space="preserve">Avarashana—founding houses of the avon empire. </w:t>
      </w:r>
    </w:p>
    <w:p w14:paraId="23D349D0" w14:textId="77777777" w:rsidR="00727578" w:rsidRPr="002F2EE7" w:rsidRDefault="00727578">
      <w:pPr>
        <w:pStyle w:val="0DraftNormal"/>
        <w:rPr>
          <w:rFonts w:ascii="Montserrat" w:hAnsi="Montserrat"/>
          <w:sz w:val="24"/>
        </w:rPr>
      </w:pPr>
    </w:p>
    <w:p w14:paraId="7BC37DCF" w14:textId="77777777" w:rsidR="00727578" w:rsidRPr="002F2EE7" w:rsidRDefault="002F2EE7">
      <w:pPr>
        <w:pStyle w:val="0DraftNormal"/>
        <w:rPr>
          <w:rFonts w:ascii="Montserrat" w:hAnsi="Montserrat"/>
          <w:sz w:val="24"/>
        </w:rPr>
      </w:pPr>
      <w:r w:rsidRPr="002F2EE7">
        <w:rPr>
          <w:rFonts w:ascii="Montserrat" w:hAnsi="Montserrat"/>
          <w:sz w:val="24"/>
        </w:rPr>
        <w:t>Avon Naomi Sinclair Ava</w:t>
      </w:r>
      <w:r w:rsidRPr="002F2EE7">
        <w:rPr>
          <w:rFonts w:ascii="Montserrat" w:hAnsi="Montserrat"/>
          <w:sz w:val="24"/>
        </w:rPr>
        <w:tab/>
        <w:t xml:space="preserve">Formal Name Of Phoenix-Ember, Av </w:t>
      </w:r>
    </w:p>
    <w:p w14:paraId="15BE78D2" w14:textId="77777777" w:rsidR="00727578" w:rsidRPr="002F2EE7" w:rsidRDefault="00727578">
      <w:pPr>
        <w:pStyle w:val="0DraftNormal"/>
        <w:rPr>
          <w:rFonts w:ascii="Montserrat" w:hAnsi="Montserrat"/>
          <w:sz w:val="24"/>
        </w:rPr>
      </w:pPr>
    </w:p>
    <w:p w14:paraId="472DC543" w14:textId="77777777" w:rsidR="00727578" w:rsidRPr="002F2EE7" w:rsidRDefault="002F2EE7">
      <w:pPr>
        <w:pStyle w:val="0DraftNormal"/>
        <w:rPr>
          <w:rFonts w:ascii="Montserrat" w:hAnsi="Montserrat"/>
          <w:sz w:val="24"/>
        </w:rPr>
      </w:pPr>
      <w:r w:rsidRPr="002F2EE7">
        <w:rPr>
          <w:rFonts w:ascii="Montserrat" w:hAnsi="Montserrat"/>
          <w:sz w:val="24"/>
        </w:rPr>
        <w:t>Alexander Drake Morgan</w:t>
      </w:r>
      <w:r w:rsidRPr="002F2EE7">
        <w:rPr>
          <w:rFonts w:ascii="Montserrat" w:hAnsi="Montserrat"/>
          <w:sz w:val="24"/>
        </w:rPr>
        <w:tab/>
      </w:r>
      <w:r w:rsidRPr="002F2EE7">
        <w:rPr>
          <w:rFonts w:ascii="Montserrat" w:hAnsi="Montserrat"/>
          <w:sz w:val="24"/>
        </w:rPr>
        <w:t>Husband, Phoenix Ember Sinclair, Legal Father, Phoenix Ember Morgan</w:t>
      </w:r>
    </w:p>
    <w:p w14:paraId="41F5854A" w14:textId="77777777" w:rsidR="00727578" w:rsidRPr="002F2EE7" w:rsidRDefault="002F2EE7">
      <w:pPr>
        <w:pStyle w:val="0DraftNormal"/>
        <w:rPr>
          <w:rFonts w:ascii="Montserrat" w:hAnsi="Montserrat"/>
          <w:sz w:val="24"/>
        </w:rPr>
      </w:pPr>
      <w:r w:rsidRPr="002F2EE7">
        <w:rPr>
          <w:rFonts w:ascii="Montserrat" w:hAnsi="Montserrat"/>
          <w:sz w:val="24"/>
        </w:rPr>
        <w:t>Alexandrea Drake Morgan</w:t>
      </w:r>
      <w:r w:rsidRPr="002F2EE7">
        <w:rPr>
          <w:rFonts w:ascii="Montserrat" w:hAnsi="Montserrat"/>
          <w:sz w:val="24"/>
        </w:rPr>
        <w:tab/>
        <w:t>Wife, Phoenix Ash Sinclair, Mother, Kimberly, Naomi Sinclair</w:t>
      </w:r>
    </w:p>
    <w:p w14:paraId="03073B95" w14:textId="77777777" w:rsidR="00727578" w:rsidRPr="002F2EE7" w:rsidRDefault="00727578">
      <w:pPr>
        <w:pStyle w:val="0DraftNormal"/>
        <w:rPr>
          <w:rFonts w:ascii="Montserrat" w:hAnsi="Montserrat"/>
          <w:sz w:val="24"/>
        </w:rPr>
      </w:pPr>
    </w:p>
    <w:p w14:paraId="4785727C" w14:textId="77777777" w:rsidR="00727578" w:rsidRPr="002F2EE7" w:rsidRDefault="002F2EE7">
      <w:pPr>
        <w:pStyle w:val="0DraftNormal"/>
        <w:rPr>
          <w:rFonts w:ascii="Montserrat" w:hAnsi="Montserrat"/>
          <w:i/>
          <w:sz w:val="24"/>
        </w:rPr>
      </w:pPr>
      <w:r w:rsidRPr="002F2EE7">
        <w:rPr>
          <w:rFonts w:ascii="Montserrat" w:hAnsi="Montserrat"/>
          <w:i/>
          <w:sz w:val="24"/>
        </w:rPr>
        <w:t xml:space="preserve">Paradox does not kill. It appears to destroy when it actually restores. The danger of paradox is that it can trap and isolate, and in truth that is death to those who live. How ironic then that the most fearsome aspect of paradox is the way it reveals the soul in truth, and gives truth to the soul. </w:t>
      </w:r>
    </w:p>
    <w:p w14:paraId="6585D118" w14:textId="77777777" w:rsidR="00727578" w:rsidRPr="002F2EE7" w:rsidRDefault="00727578">
      <w:pPr>
        <w:pStyle w:val="0DraftNormal"/>
        <w:rPr>
          <w:rFonts w:ascii="Montserrat" w:hAnsi="Montserrat"/>
          <w:sz w:val="24"/>
        </w:rPr>
      </w:pPr>
    </w:p>
    <w:p w14:paraId="59B37297" w14:textId="77777777" w:rsidR="00727578" w:rsidRPr="002F2EE7" w:rsidRDefault="002F2EE7">
      <w:pPr>
        <w:pStyle w:val="0DraftNormal"/>
        <w:rPr>
          <w:rFonts w:ascii="Montserrat" w:hAnsi="Montserrat"/>
          <w:sz w:val="24"/>
        </w:rPr>
      </w:pPr>
      <w:r w:rsidRPr="002F2EE7">
        <w:rPr>
          <w:rFonts w:ascii="Montserrat" w:hAnsi="Montserrat"/>
          <w:sz w:val="24"/>
        </w:rPr>
        <w:t xml:space="preserve">A collection of short stories, the missing pieces: </w:t>
      </w:r>
    </w:p>
    <w:p w14:paraId="543FE1C5" w14:textId="77777777" w:rsidR="00727578" w:rsidRPr="002F2EE7" w:rsidRDefault="00727578">
      <w:pPr>
        <w:pStyle w:val="0DraftNormal"/>
        <w:rPr>
          <w:rFonts w:ascii="Montserrat" w:hAnsi="Montserrat"/>
          <w:sz w:val="24"/>
        </w:rPr>
      </w:pPr>
    </w:p>
    <w:p w14:paraId="31C53761" w14:textId="77777777" w:rsidR="00727578" w:rsidRPr="002F2EE7" w:rsidRDefault="002F2EE7">
      <w:pPr>
        <w:pStyle w:val="0DraftNormal"/>
        <w:rPr>
          <w:rFonts w:ascii="Montserrat" w:hAnsi="Montserrat"/>
          <w:sz w:val="24"/>
        </w:rPr>
      </w:pPr>
      <w:r w:rsidRPr="002F2EE7">
        <w:rPr>
          <w:rFonts w:ascii="Montserrat" w:hAnsi="Montserrat"/>
          <w:sz w:val="24"/>
        </w:rPr>
        <w:t>The gap in ember’s own experience: ember, like ash, emerged from stasis fully aware of the paradox. When her future selves had passed through her their memories had been transferred to her, as hers would be transferred to her daughter. The only part of the paradox she did not remember was the part she found herself in. She knew that she was going to die and that all of her memories would be lost. She remembered awakening from that death with no idea who she was. The ignorance of everything before that and a</w:t>
      </w:r>
      <w:r w:rsidRPr="002F2EE7">
        <w:rPr>
          <w:rFonts w:ascii="Montserrat" w:hAnsi="Montserrat"/>
          <w:sz w:val="24"/>
        </w:rPr>
        <w:t>fter her imprisonment was the only thing that saved her from her memory of the paradox. She could not screw anything up if she did not know what she was in danger of screwing up. Actually, she could, she knew enough to possibly avoid her own death, and that would screw everything up. It might not have been so hard to avoid what was coming if she had not known how many people were going to die because of that decision. That concern almost caused her to screw everything up. During her debriefing, she tried to</w:t>
      </w:r>
      <w:r w:rsidRPr="002F2EE7">
        <w:rPr>
          <w:rFonts w:ascii="Montserrat" w:hAnsi="Montserrat"/>
          <w:sz w:val="24"/>
        </w:rPr>
        <w:t xml:space="preserve"> warn them what was coming, so that they might survive what was coming for her. Her conviction only made them try harder to protect her. Their protection made it impossible for her to know when the attack finally came. It took her unaware. Ember could not escape her paradox. Nor could she resolve it on her own. Not from inside it. </w:t>
      </w:r>
    </w:p>
    <w:p w14:paraId="75EA64E5" w14:textId="77777777" w:rsidR="00727578" w:rsidRPr="002F2EE7" w:rsidRDefault="00727578">
      <w:pPr>
        <w:pStyle w:val="0DraftNormal"/>
        <w:rPr>
          <w:rFonts w:ascii="Montserrat" w:hAnsi="Montserrat"/>
          <w:sz w:val="24"/>
        </w:rPr>
      </w:pPr>
    </w:p>
    <w:p w14:paraId="3C2D8B2B" w14:textId="77777777" w:rsidR="00727578" w:rsidRPr="002F2EE7" w:rsidRDefault="002F2EE7">
      <w:pPr>
        <w:pStyle w:val="0DraftNormal"/>
        <w:rPr>
          <w:rFonts w:ascii="Montserrat" w:hAnsi="Montserrat"/>
          <w:sz w:val="24"/>
        </w:rPr>
      </w:pPr>
      <w:r w:rsidRPr="002F2EE7">
        <w:rPr>
          <w:rFonts w:ascii="Montserrat" w:hAnsi="Montserrat"/>
          <w:sz w:val="24"/>
        </w:rPr>
        <w:t>The efforts of others in their experience: the active effort to resolve ember’s paradox came to fruition at the end of the first part of the dark phoenix war. Events necessary for resolving the paradox had to be allowed to happen on their own. For the most part, ember’s unguided but inspired actions during her tour of duty in the earth-oasis war. The discovery and embodiment of raven, revealing the enemy’s true nature to the human establishment, finding and provoking the first dragon, manifesting her potent</w:t>
      </w:r>
      <w:r w:rsidRPr="002F2EE7">
        <w:rPr>
          <w:rFonts w:ascii="Montserrat" w:hAnsi="Montserrat"/>
          <w:sz w:val="24"/>
        </w:rPr>
        <w:t xml:space="preserve">ial as cinder and allowing her pearl to fall into the hands of avatar project researchers and other things. The parties involved in the paradox took advantage of that delicate period during the earth-oasis war. Certain individuals infiltrated the human establishment and its armed forces, and covert operations and negotiations were already in progress when ember emerged from stasis. </w:t>
      </w:r>
    </w:p>
    <w:p w14:paraId="3A40D2B4" w14:textId="77777777" w:rsidR="00727578" w:rsidRPr="002F2EE7" w:rsidRDefault="00727578">
      <w:pPr>
        <w:pStyle w:val="0DraftNormal"/>
        <w:rPr>
          <w:rFonts w:ascii="Montserrat" w:hAnsi="Montserrat"/>
          <w:sz w:val="24"/>
        </w:rPr>
      </w:pPr>
    </w:p>
    <w:p w14:paraId="63E01450" w14:textId="77777777" w:rsidR="00727578" w:rsidRPr="002F2EE7" w:rsidRDefault="002F2EE7">
      <w:pPr>
        <w:pStyle w:val="0DraftNormal"/>
        <w:rPr>
          <w:rFonts w:ascii="Montserrat" w:hAnsi="Montserrat"/>
          <w:sz w:val="24"/>
        </w:rPr>
      </w:pPr>
      <w:r w:rsidRPr="002F2EE7">
        <w:rPr>
          <w:rFonts w:ascii="Montserrat" w:hAnsi="Montserrat"/>
          <w:sz w:val="24"/>
        </w:rPr>
        <w:t>Final adjustments: the capture of the oasis system enabled them to push their prime agenda forward. Ember had been partially prepared for the mission they engineered for her. Getting her to accept the dragon gift was the most difficult aspect of the preparations. The way they finally managed it literally embodied the paradox they were caught up in. The aegis authorities had been advised of the true threat of their enemies and had agreed to an alliance with the phoenix empire. They were so eager for that all</w:t>
      </w:r>
      <w:r w:rsidRPr="002F2EE7">
        <w:rPr>
          <w:rFonts w:ascii="Montserrat" w:hAnsi="Montserrat"/>
          <w:sz w:val="24"/>
        </w:rPr>
        <w:t xml:space="preserve">iance they had no qualms about turning over ember, who they perceived as one of their own, to perform a mission for their new allies. </w:t>
      </w:r>
    </w:p>
    <w:p w14:paraId="2678217F" w14:textId="77777777" w:rsidR="00727578" w:rsidRPr="002F2EE7" w:rsidRDefault="00727578">
      <w:pPr>
        <w:pStyle w:val="0DraftNormal"/>
        <w:rPr>
          <w:rFonts w:ascii="Montserrat" w:hAnsi="Montserrat"/>
          <w:sz w:val="24"/>
        </w:rPr>
      </w:pPr>
    </w:p>
    <w:p w14:paraId="69A9D635" w14:textId="77777777" w:rsidR="00727578" w:rsidRPr="002F2EE7" w:rsidRDefault="002F2EE7">
      <w:pPr>
        <w:pStyle w:val="0DraftNormal"/>
        <w:rPr>
          <w:rFonts w:ascii="Montserrat" w:hAnsi="Montserrat"/>
          <w:strike/>
          <w:sz w:val="24"/>
        </w:rPr>
      </w:pP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p>
    <w:p w14:paraId="338B9DA0" w14:textId="77777777" w:rsidR="00727578" w:rsidRPr="002F2EE7" w:rsidRDefault="00727578">
      <w:pPr>
        <w:pStyle w:val="0DraftNormal"/>
        <w:rPr>
          <w:rFonts w:ascii="Montserrat" w:hAnsi="Montserrat"/>
          <w:sz w:val="24"/>
        </w:rPr>
      </w:pPr>
    </w:p>
    <w:p w14:paraId="0E2ACBF5" w14:textId="77777777" w:rsidR="00727578" w:rsidRPr="002F2EE7" w:rsidRDefault="002F2EE7">
      <w:pPr>
        <w:pStyle w:val="0DraftNormal"/>
        <w:rPr>
          <w:rFonts w:ascii="Montserrat" w:hAnsi="Montserrat"/>
          <w:sz w:val="24"/>
        </w:rPr>
      </w:pPr>
      <w:r w:rsidRPr="002F2EE7">
        <w:rPr>
          <w:rFonts w:ascii="Montserrat" w:hAnsi="Montserrat"/>
          <w:sz w:val="24"/>
        </w:rPr>
        <w:t>Things To Keep In Mind</w:t>
      </w:r>
    </w:p>
    <w:p w14:paraId="1ADF3EC3" w14:textId="77777777" w:rsidR="00727578" w:rsidRPr="002F2EE7" w:rsidRDefault="00727578">
      <w:pPr>
        <w:pStyle w:val="0DraftNormal"/>
        <w:rPr>
          <w:rFonts w:ascii="Montserrat" w:hAnsi="Montserrat"/>
          <w:sz w:val="24"/>
        </w:rPr>
      </w:pPr>
    </w:p>
    <w:p w14:paraId="017780A2" w14:textId="77777777" w:rsidR="00727578" w:rsidRPr="002F2EE7" w:rsidRDefault="002F2EE7">
      <w:pPr>
        <w:pStyle w:val="0DraftNormal"/>
        <w:rPr>
          <w:rFonts w:ascii="Montserrat" w:hAnsi="Montserrat"/>
          <w:sz w:val="24"/>
        </w:rPr>
      </w:pPr>
      <w:r w:rsidRPr="002F2EE7">
        <w:rPr>
          <w:rFonts w:ascii="Montserrat" w:hAnsi="Montserrat"/>
          <w:sz w:val="24"/>
        </w:rPr>
        <w:t xml:space="preserve">Autumn Court, Blood Clan, House Of The Phoenix </w:t>
      </w:r>
    </w:p>
    <w:p w14:paraId="608E6665" w14:textId="77777777" w:rsidR="00727578" w:rsidRPr="002F2EE7" w:rsidRDefault="00727578">
      <w:pPr>
        <w:pStyle w:val="0DraftNormal"/>
        <w:rPr>
          <w:rFonts w:ascii="Montserrat" w:hAnsi="Montserrat"/>
          <w:sz w:val="24"/>
        </w:rPr>
      </w:pPr>
    </w:p>
    <w:p w14:paraId="51FB1C97" w14:textId="77777777" w:rsidR="00727578" w:rsidRPr="002F2EE7" w:rsidRDefault="002F2EE7">
      <w:pPr>
        <w:pStyle w:val="0DraftNormal"/>
        <w:rPr>
          <w:rFonts w:ascii="Montserrat" w:hAnsi="Montserrat"/>
          <w:sz w:val="24"/>
        </w:rPr>
      </w:pPr>
      <w:r w:rsidRPr="002F2EE7">
        <w:rPr>
          <w:rFonts w:ascii="Montserrat" w:hAnsi="Montserrat"/>
          <w:sz w:val="24"/>
        </w:rPr>
        <w:t>A mother who was her own daughter, a father who was his own son. A soul with the potential of both a phoenix and a dragon. A soul which realizes a wealth of potential through a number of different perspectives on life. A soul with a mind capable of transcending time and space, capable of being many places at the same time or even at different times. A soul who uses differences in body and spirit to define and refine her understanding of herself. A soul possessing such refinement, and yet reborn, an innocent</w:t>
      </w:r>
      <w:r w:rsidRPr="002F2EE7">
        <w:rPr>
          <w:rFonts w:ascii="Montserrat" w:hAnsi="Montserrat"/>
          <w:sz w:val="24"/>
        </w:rPr>
        <w:t xml:space="preserve"> naïf. </w:t>
      </w:r>
    </w:p>
    <w:p w14:paraId="2984A160" w14:textId="77777777" w:rsidR="00727578" w:rsidRPr="002F2EE7" w:rsidRDefault="00727578">
      <w:pPr>
        <w:pStyle w:val="0DraftNormal"/>
        <w:rPr>
          <w:rFonts w:ascii="Montserrat" w:hAnsi="Montserrat"/>
          <w:sz w:val="24"/>
        </w:rPr>
      </w:pPr>
    </w:p>
    <w:p w14:paraId="602FB584" w14:textId="77777777" w:rsidR="00727578" w:rsidRPr="002F2EE7" w:rsidRDefault="002F2EE7">
      <w:pPr>
        <w:pStyle w:val="0DraftNormal"/>
        <w:rPr>
          <w:rFonts w:ascii="Montserrat" w:hAnsi="Montserrat"/>
          <w:sz w:val="24"/>
        </w:rPr>
      </w:pPr>
      <w:r w:rsidRPr="002F2EE7">
        <w:rPr>
          <w:rFonts w:ascii="Montserrat" w:hAnsi="Montserrat"/>
          <w:sz w:val="24"/>
        </w:rPr>
        <w:t xml:space="preserve">A child born in two bodies. A girl and a boy. A child torn between two bodies. Twin girls. </w:t>
      </w:r>
    </w:p>
    <w:p w14:paraId="21537A66" w14:textId="77777777" w:rsidR="00727578" w:rsidRPr="002F2EE7" w:rsidRDefault="00727578">
      <w:pPr>
        <w:pStyle w:val="0DraftNormal"/>
        <w:rPr>
          <w:rFonts w:ascii="Montserrat" w:hAnsi="Montserrat"/>
          <w:sz w:val="24"/>
        </w:rPr>
      </w:pPr>
    </w:p>
    <w:p w14:paraId="1A8B4EAF" w14:textId="77777777" w:rsidR="00727578" w:rsidRPr="002F2EE7" w:rsidRDefault="002F2EE7">
      <w:pPr>
        <w:pStyle w:val="0DraftNormal"/>
        <w:rPr>
          <w:rFonts w:ascii="Montserrat" w:hAnsi="Montserrat"/>
          <w:sz w:val="24"/>
        </w:rPr>
      </w:pPr>
      <w:r w:rsidRPr="002F2EE7">
        <w:rPr>
          <w:rFonts w:ascii="Montserrat" w:hAnsi="Montserrat"/>
          <w:sz w:val="24"/>
        </w:rPr>
        <w:t xml:space="preserve">A boy who died and was reborn. A man whose childhood memories were memories of the boy’s future. A man who had to see to it that the boy grew up to be a man. </w:t>
      </w:r>
    </w:p>
    <w:p w14:paraId="6D5648D1" w14:textId="77777777" w:rsidR="00727578" w:rsidRPr="002F2EE7" w:rsidRDefault="00727578">
      <w:pPr>
        <w:pStyle w:val="0DraftNormal"/>
        <w:rPr>
          <w:rFonts w:ascii="Montserrat" w:hAnsi="Montserrat"/>
          <w:sz w:val="24"/>
        </w:rPr>
      </w:pPr>
    </w:p>
    <w:p w14:paraId="22347170" w14:textId="77777777" w:rsidR="00727578" w:rsidRPr="002F2EE7" w:rsidRDefault="002F2EE7">
      <w:pPr>
        <w:pStyle w:val="0DraftNormal"/>
        <w:rPr>
          <w:rFonts w:ascii="Montserrat" w:hAnsi="Montserrat"/>
          <w:sz w:val="24"/>
        </w:rPr>
      </w:pPr>
      <w:r w:rsidRPr="002F2EE7">
        <w:rPr>
          <w:rFonts w:ascii="Montserrat" w:hAnsi="Montserrat"/>
          <w:sz w:val="24"/>
        </w:rPr>
        <w:t xml:space="preserve">The girls and the boy would have to return to the scene where their lives were shattered to unravel the mystery of their childhood, and begin to mend the spirit of unity they once shared. </w:t>
      </w:r>
    </w:p>
    <w:p w14:paraId="50F0A4BC" w14:textId="77777777" w:rsidR="00727578" w:rsidRPr="002F2EE7" w:rsidRDefault="00727578">
      <w:pPr>
        <w:pStyle w:val="0DraftNormal"/>
        <w:rPr>
          <w:rFonts w:ascii="Montserrat" w:hAnsi="Montserrat"/>
          <w:sz w:val="24"/>
        </w:rPr>
      </w:pPr>
    </w:p>
    <w:p w14:paraId="3AECB257" w14:textId="77777777" w:rsidR="00727578" w:rsidRPr="002F2EE7" w:rsidRDefault="002F2EE7">
      <w:pPr>
        <w:pStyle w:val="0DraftNormal"/>
        <w:rPr>
          <w:rFonts w:ascii="Montserrat" w:hAnsi="Montserrat"/>
          <w:sz w:val="24"/>
        </w:rPr>
      </w:pPr>
      <w:r w:rsidRPr="002F2EE7">
        <w:rPr>
          <w:rFonts w:ascii="Montserrat" w:hAnsi="Montserrat"/>
          <w:sz w:val="24"/>
        </w:rPr>
        <w:t xml:space="preserve">Two minds united and divided by trauma. The girl was a natural, full spectrum psionic. In the face of mortal danger, to herself and her loved ones, she fought with herself to stay and fight or flee in fright. As the threat became personal and immediate, she opened her mind to teleport. In that instant when she was neither here nor there, she shared her mother’s death through their telepathic rapport. </w:t>
      </w:r>
    </w:p>
    <w:p w14:paraId="2582789E" w14:textId="77777777" w:rsidR="00727578" w:rsidRPr="002F2EE7" w:rsidRDefault="00727578">
      <w:pPr>
        <w:pStyle w:val="0DraftNormal"/>
        <w:rPr>
          <w:rFonts w:ascii="Montserrat" w:hAnsi="Montserrat"/>
          <w:sz w:val="24"/>
        </w:rPr>
      </w:pPr>
    </w:p>
    <w:p w14:paraId="195A040B" w14:textId="77777777" w:rsidR="00727578" w:rsidRPr="002F2EE7" w:rsidRDefault="002F2EE7">
      <w:pPr>
        <w:pStyle w:val="0DraftNormal"/>
        <w:rPr>
          <w:rFonts w:ascii="Montserrat" w:hAnsi="Montserrat"/>
          <w:sz w:val="24"/>
        </w:rPr>
      </w:pPr>
      <w:r w:rsidRPr="002F2EE7">
        <w:rPr>
          <w:rFonts w:ascii="Montserrat" w:hAnsi="Montserrat"/>
          <w:sz w:val="24"/>
        </w:rPr>
        <w:t>A girl torn apart by her mother’s death. In no time she grabbed hold of her mother’s mind. Her instinct was to preserve her mother but she acted in a moment when both of them were almost nothing but thought. In that moment, the two were naked to paradox as well. That part is not revealed until later, but the girl could sense her mother fighting her, as divided in purpose as she herself was. The girl sensed her mother’s fear—a fear of dying, but even more a fear of the girl learning—something. She tried to l</w:t>
      </w:r>
      <w:r w:rsidRPr="002F2EE7">
        <w:rPr>
          <w:rFonts w:ascii="Montserrat" w:hAnsi="Montserrat"/>
          <w:sz w:val="24"/>
        </w:rPr>
        <w:t xml:space="preserve">ook at what her mother was trying to hide and—the next thing she knew, she was through teleporting and running for dear life. Or was she fighting for her life? The minds of mother and daughter passed through each other, and doubled the potential of that teleport. </w:t>
      </w:r>
    </w:p>
    <w:p w14:paraId="2D59C7C7" w14:textId="77777777" w:rsidR="00727578" w:rsidRPr="002F2EE7" w:rsidRDefault="00727578">
      <w:pPr>
        <w:pStyle w:val="0DraftNormal"/>
        <w:rPr>
          <w:rFonts w:ascii="Montserrat" w:hAnsi="Montserrat"/>
          <w:sz w:val="24"/>
        </w:rPr>
      </w:pPr>
    </w:p>
    <w:p w14:paraId="6851F675" w14:textId="77777777" w:rsidR="00727578" w:rsidRPr="002F2EE7" w:rsidRDefault="002F2EE7">
      <w:pPr>
        <w:pStyle w:val="0DraftNormal"/>
        <w:rPr>
          <w:rFonts w:ascii="Montserrat" w:hAnsi="Montserrat"/>
          <w:sz w:val="24"/>
        </w:rPr>
      </w:pPr>
      <w:r w:rsidRPr="002F2EE7">
        <w:rPr>
          <w:rFonts w:ascii="Montserrat" w:hAnsi="Montserrat"/>
          <w:sz w:val="24"/>
        </w:rPr>
        <w:t xml:space="preserve">A girl who lived two lives. In that fragile moment when the girl hung suspended between two points in space, she was pushed out on both ends by the powerful surge of her mother’s death. The girl was split, divided between two present states of mind, but what her mother sacrificed to protect her secrets made the two halves whole. </w:t>
      </w:r>
    </w:p>
    <w:p w14:paraId="2B68C630" w14:textId="77777777" w:rsidR="00727578" w:rsidRPr="002F2EE7" w:rsidRDefault="00727578">
      <w:pPr>
        <w:pStyle w:val="0DraftNormal"/>
        <w:rPr>
          <w:rFonts w:ascii="Montserrat" w:hAnsi="Montserrat"/>
          <w:sz w:val="24"/>
        </w:rPr>
      </w:pPr>
    </w:p>
    <w:p w14:paraId="6D87F78D" w14:textId="77777777" w:rsidR="00727578" w:rsidRPr="002F2EE7" w:rsidRDefault="002F2EE7">
      <w:pPr>
        <w:pStyle w:val="0DraftNormal"/>
        <w:rPr>
          <w:rFonts w:ascii="Montserrat" w:hAnsi="Montserrat"/>
          <w:sz w:val="24"/>
        </w:rPr>
      </w:pPr>
      <w:r w:rsidRPr="002F2EE7">
        <w:rPr>
          <w:rFonts w:ascii="Montserrat" w:hAnsi="Montserrat"/>
          <w:sz w:val="24"/>
        </w:rPr>
        <w:t xml:space="preserve">A ghost that haunted her daughters’ thoughts. </w:t>
      </w:r>
    </w:p>
    <w:p w14:paraId="1430CD71" w14:textId="77777777" w:rsidR="00727578" w:rsidRPr="002F2EE7" w:rsidRDefault="00727578">
      <w:pPr>
        <w:pStyle w:val="0DraftNormal"/>
        <w:rPr>
          <w:rFonts w:ascii="Montserrat" w:hAnsi="Montserrat"/>
          <w:sz w:val="24"/>
        </w:rPr>
      </w:pPr>
    </w:p>
    <w:p w14:paraId="2F462D36" w14:textId="77777777" w:rsidR="00727578" w:rsidRPr="002F2EE7" w:rsidRDefault="002F2EE7">
      <w:pPr>
        <w:pStyle w:val="0DraftNormal"/>
        <w:rPr>
          <w:rFonts w:ascii="Montserrat" w:hAnsi="Montserrat"/>
          <w:sz w:val="24"/>
        </w:rPr>
      </w:pPr>
      <w:r w:rsidRPr="002F2EE7">
        <w:rPr>
          <w:rFonts w:ascii="Montserrat" w:hAnsi="Montserrat"/>
          <w:sz w:val="24"/>
        </w:rPr>
        <w:t>The truth allows the two girls to realize and regain their singularity, and at the same time, set their mother’s ghost free from the shadows of their minds. The second body is perfect for their mother, a way for her to return to the life she had been torn from when she was the girl. The girl, torn from her life by the events that led to this moment of reunion, is finally able to unite with her true complement. The girl and the boy become one, and unwittingly trigger the paradox that will lead to their birth</w:t>
      </w:r>
      <w:r w:rsidRPr="002F2EE7">
        <w:rPr>
          <w:rFonts w:ascii="Montserrat" w:hAnsi="Montserrat"/>
          <w:sz w:val="24"/>
        </w:rPr>
        <w:t xml:space="preserve">. </w:t>
      </w:r>
    </w:p>
    <w:p w14:paraId="32413D32" w14:textId="77777777" w:rsidR="00727578" w:rsidRPr="002F2EE7" w:rsidRDefault="00727578">
      <w:pPr>
        <w:pStyle w:val="0DraftNormal"/>
        <w:rPr>
          <w:rFonts w:ascii="Montserrat" w:hAnsi="Montserrat"/>
          <w:sz w:val="24"/>
        </w:rPr>
      </w:pPr>
    </w:p>
    <w:p w14:paraId="0BD57312" w14:textId="77777777" w:rsidR="00727578" w:rsidRPr="002F2EE7" w:rsidRDefault="002F2EE7">
      <w:pPr>
        <w:pStyle w:val="0DraftNormal"/>
        <w:rPr>
          <w:rFonts w:ascii="Montserrat" w:hAnsi="Montserrat"/>
          <w:sz w:val="24"/>
        </w:rPr>
      </w:pPr>
      <w:r w:rsidRPr="002F2EE7">
        <w:rPr>
          <w:rFonts w:ascii="Montserrat" w:hAnsi="Montserrat"/>
          <w:sz w:val="24"/>
        </w:rPr>
        <w:t xml:space="preserve">At the point when ash and ember step into the past, ember, having emerged from the shadow of the paradox, is also preparing to return to the life she lost. Even as she sets out for home, she confronts her remaining enemies, the demons and the dragon. </w:t>
      </w:r>
    </w:p>
    <w:p w14:paraId="16AC2D18" w14:textId="77777777" w:rsidR="00727578" w:rsidRPr="002F2EE7" w:rsidRDefault="00727578">
      <w:pPr>
        <w:pStyle w:val="0DraftNormal"/>
        <w:rPr>
          <w:rFonts w:ascii="Montserrat" w:hAnsi="Montserrat"/>
          <w:sz w:val="24"/>
        </w:rPr>
      </w:pPr>
    </w:p>
    <w:p w14:paraId="664AA3FE" w14:textId="77777777" w:rsidR="00727578" w:rsidRPr="002F2EE7" w:rsidRDefault="002F2EE7">
      <w:pPr>
        <w:pStyle w:val="0DraftNormal"/>
        <w:rPr>
          <w:rFonts w:ascii="Montserrat" w:hAnsi="Montserrat"/>
          <w:strike/>
          <w:sz w:val="24"/>
        </w:rPr>
      </w:pP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p>
    <w:p w14:paraId="588242E7" w14:textId="77777777" w:rsidR="00727578" w:rsidRPr="002F2EE7" w:rsidRDefault="00727578">
      <w:pPr>
        <w:pStyle w:val="0DraftNormal"/>
        <w:rPr>
          <w:rFonts w:ascii="Montserrat" w:hAnsi="Montserrat"/>
          <w:sz w:val="24"/>
        </w:rPr>
      </w:pPr>
    </w:p>
    <w:p w14:paraId="184D8CE2" w14:textId="77777777" w:rsidR="00727578" w:rsidRPr="002F2EE7" w:rsidRDefault="002F2EE7">
      <w:pPr>
        <w:pStyle w:val="0DraftNormal"/>
        <w:rPr>
          <w:rFonts w:ascii="Montserrat" w:hAnsi="Montserrat"/>
          <w:sz w:val="24"/>
        </w:rPr>
      </w:pPr>
      <w:r w:rsidRPr="002F2EE7">
        <w:rPr>
          <w:rFonts w:ascii="Montserrat" w:hAnsi="Montserrat"/>
          <w:sz w:val="24"/>
        </w:rPr>
        <w:t>Points Extracted From The Things To Keep In Mind (Above)</w:t>
      </w:r>
    </w:p>
    <w:p w14:paraId="72228254" w14:textId="77777777" w:rsidR="00727578" w:rsidRPr="002F2EE7" w:rsidRDefault="00727578">
      <w:pPr>
        <w:pStyle w:val="0DraftNormal"/>
        <w:rPr>
          <w:rFonts w:ascii="Montserrat" w:hAnsi="Montserrat"/>
          <w:sz w:val="24"/>
        </w:rPr>
      </w:pPr>
    </w:p>
    <w:p w14:paraId="30EED49E" w14:textId="77777777" w:rsidR="00727578" w:rsidRPr="002F2EE7" w:rsidRDefault="002F2EE7">
      <w:pPr>
        <w:pStyle w:val="0DraftNormal"/>
        <w:rPr>
          <w:rFonts w:ascii="Montserrat" w:hAnsi="Montserrat"/>
          <w:sz w:val="24"/>
        </w:rPr>
      </w:pPr>
      <w:r w:rsidRPr="002F2EE7">
        <w:rPr>
          <w:rFonts w:ascii="Montserrat" w:hAnsi="Montserrat"/>
          <w:sz w:val="24"/>
        </w:rPr>
        <w:t>Blooding on a phoenix initially transferred the dragon’s gift. A phoenix with the dragon’s gift could embody the many aspects of her nature—physical and spiritual. However, if the same phoenix was devoured again, the results were paradoxical. A phoenix could have a dragon’s potential but could not be a dragon. A dragon could have a phoenix’s potential but could not be a phoenix. A soul could be either or both, however it was dangerous for one soul to pursue the realization of both spiritual archetypes. With</w:t>
      </w:r>
      <w:r w:rsidRPr="002F2EE7">
        <w:rPr>
          <w:rFonts w:ascii="Montserrat" w:hAnsi="Montserrat"/>
          <w:sz w:val="24"/>
        </w:rPr>
        <w:t>out question, the process of embodying both inspirations appeared to be impossible, because each archetype demanded the full commitment of the soul, and dragon-phoenix potential was extremely polarized. It was important to note that this polarity stemmed from the mechanics of point paradox. A simple way to look at it, a soul had a unique, absolute value of one. A phoenix, by its nature, gave that innate value a “positive” value, while a dragon, by nature, gave that exact same innate value a “negative” value</w:t>
      </w:r>
      <w:r w:rsidRPr="002F2EE7">
        <w:rPr>
          <w:rFonts w:ascii="Montserrat" w:hAnsi="Montserrat"/>
          <w:sz w:val="24"/>
        </w:rPr>
        <w:t xml:space="preserve">. On one hand the expression of each potential ought to have been canceled out by the other on contact. On the other hand the values were interpretive, aspected relative to a common point which was always naked to paradox and absolution. </w:t>
      </w:r>
    </w:p>
    <w:p w14:paraId="555F6DDD" w14:textId="77777777" w:rsidR="00727578" w:rsidRPr="002F2EE7" w:rsidRDefault="00727578">
      <w:pPr>
        <w:pStyle w:val="0DraftNormal"/>
        <w:rPr>
          <w:rFonts w:ascii="Montserrat" w:hAnsi="Montserrat"/>
          <w:sz w:val="24"/>
        </w:rPr>
      </w:pPr>
    </w:p>
    <w:p w14:paraId="4906A787" w14:textId="77777777" w:rsidR="00727578" w:rsidRPr="002F2EE7" w:rsidRDefault="002F2EE7">
      <w:pPr>
        <w:pStyle w:val="0DraftNormal"/>
        <w:rPr>
          <w:rFonts w:ascii="Montserrat" w:hAnsi="Montserrat"/>
          <w:sz w:val="24"/>
        </w:rPr>
      </w:pPr>
      <w:r w:rsidRPr="002F2EE7">
        <w:rPr>
          <w:rFonts w:ascii="Montserrat" w:hAnsi="Montserrat"/>
          <w:sz w:val="24"/>
        </w:rPr>
        <w:t xml:space="preserve">A phoenix twice devoured remains a phoenix, but her soul is shocked into assuming a true dragon embodiment. It is as if the soul has become two souls. This is what happened when phoenix became passion and rage, for phoenix had attained the dragon’s gift in her first encounter with a dragon when she was still unconscious of dreaming the dream. The only thing that can end this dual existence is the devouring embrace. The only thing that was left of phoenix was the seed within passion that she had willed into </w:t>
      </w:r>
      <w:r w:rsidRPr="002F2EE7">
        <w:rPr>
          <w:rFonts w:ascii="Montserrat" w:hAnsi="Montserrat"/>
          <w:sz w:val="24"/>
        </w:rPr>
        <w:t>stasis. Because the laws of paradox regarded passion and rage as two souls, and because the world they existed in was anchored in passion’s mind, they phase shifted from being rage, a dragon, and passion, a phoenix, to being dusk, a god, and dawn, a goddess—at the same time becoming the archetypes for ash and ember, and the entire avon race. Dusk and dawn exist in a divine state, having become one in soul and mind. However, the seed of the phoenix still existed, and all of the potential of the united dusk a</w:t>
      </w:r>
      <w:r w:rsidRPr="002F2EE7">
        <w:rPr>
          <w:rFonts w:ascii="Montserrat" w:hAnsi="Montserrat"/>
          <w:sz w:val="24"/>
        </w:rPr>
        <w:t xml:space="preserve">nd dawn belonged to the unborn child. That child would be a phoenix, and her dragon potential was exceptional. More than sufficient to unconsciously grasp the paradox of becoming her own surrogate mother and thus ensuring her own birth. Her potential was so great that she had to embody it, and embody it safely. </w:t>
      </w:r>
    </w:p>
    <w:p w14:paraId="1F55C3A1" w14:textId="77777777" w:rsidR="00727578" w:rsidRPr="002F2EE7" w:rsidRDefault="00727578">
      <w:pPr>
        <w:pStyle w:val="0DraftNormal"/>
        <w:rPr>
          <w:rFonts w:ascii="Montserrat" w:hAnsi="Montserrat"/>
          <w:sz w:val="24"/>
        </w:rPr>
      </w:pPr>
    </w:p>
    <w:p w14:paraId="383ECC4F" w14:textId="77777777" w:rsidR="00727578" w:rsidRPr="002F2EE7" w:rsidRDefault="002F2EE7">
      <w:pPr>
        <w:pStyle w:val="0DraftNormal"/>
        <w:rPr>
          <w:rFonts w:ascii="Montserrat" w:hAnsi="Montserrat"/>
          <w:sz w:val="24"/>
        </w:rPr>
      </w:pPr>
      <w:r w:rsidRPr="002F2EE7">
        <w:rPr>
          <w:rFonts w:ascii="Montserrat" w:hAnsi="Montserrat"/>
          <w:sz w:val="24"/>
        </w:rPr>
        <w:t xml:space="preserve">As ember fought to return to the life that paradox disrupted, she was devoured by a dragon. Once again her soul was twinned. As girls, dawn and ember could not trigger the devouring embrace, no matter how intimate they were. Even assuming a male form, as a dragon could, dawn had the gift of the phoenix and was self possessed. Her identity was equal and opposite to ember’s. With the memories they shared, they could at last truly be twins, sisters, lovers, friends, allies. It was the realization of an ideal. </w:t>
      </w:r>
      <w:r w:rsidRPr="002F2EE7">
        <w:rPr>
          <w:rFonts w:ascii="Montserrat" w:hAnsi="Montserrat"/>
          <w:sz w:val="24"/>
        </w:rPr>
        <w:t xml:space="preserve">Of course there was still two lives to reclaim, a place for each of them. Only ash would not return from the wilderness—he survived as a memory from the distant past in dusk. </w:t>
      </w:r>
    </w:p>
    <w:p w14:paraId="5C30BDDA" w14:textId="77777777" w:rsidR="00727578" w:rsidRPr="002F2EE7" w:rsidRDefault="00727578">
      <w:pPr>
        <w:pStyle w:val="0DraftNormal"/>
        <w:rPr>
          <w:rFonts w:ascii="Montserrat" w:hAnsi="Montserrat"/>
          <w:sz w:val="24"/>
        </w:rPr>
      </w:pPr>
    </w:p>
    <w:p w14:paraId="54F03527" w14:textId="77777777" w:rsidR="00727578" w:rsidRPr="002F2EE7" w:rsidRDefault="002F2EE7">
      <w:pPr>
        <w:pStyle w:val="0DraftNormal"/>
        <w:rPr>
          <w:rFonts w:ascii="Montserrat" w:hAnsi="Montserrat"/>
          <w:sz w:val="24"/>
        </w:rPr>
      </w:pPr>
      <w:r w:rsidRPr="002F2EE7">
        <w:rPr>
          <w:rFonts w:ascii="Montserrat" w:hAnsi="Montserrat"/>
          <w:sz w:val="24"/>
        </w:rPr>
        <w:t>Ash</w:t>
      </w:r>
      <w:r w:rsidRPr="002F2EE7">
        <w:rPr>
          <w:rFonts w:ascii="Montserrat" w:hAnsi="Montserrat"/>
          <w:sz w:val="24"/>
          <w:vertAlign w:val="superscript"/>
        </w:rPr>
        <w:t>3</w:t>
      </w:r>
      <w:r w:rsidRPr="002F2EE7">
        <w:rPr>
          <w:rFonts w:ascii="Montserrat" w:hAnsi="Montserrat"/>
          <w:sz w:val="24"/>
        </w:rPr>
        <w:t xml:space="preserve"> had turned to ash to offer comfort after his complement’s imprisonment. Ash had been stunned to find comfort in the dragon twin. In the days following, ash</w:t>
      </w:r>
      <w:r w:rsidRPr="002F2EE7">
        <w:rPr>
          <w:rFonts w:ascii="Montserrat" w:hAnsi="Montserrat"/>
          <w:sz w:val="24"/>
          <w:vertAlign w:val="superscript"/>
        </w:rPr>
        <w:t>3</w:t>
      </w:r>
      <w:r w:rsidRPr="002F2EE7">
        <w:rPr>
          <w:rFonts w:ascii="Montserrat" w:hAnsi="Montserrat"/>
          <w:sz w:val="24"/>
        </w:rPr>
        <w:t xml:space="preserve"> revealed that ash and ember’s seed had been switched with the seed they themselves originated from. There were parts of the paradox that he could only guess at, but it was possible to determine that the old emperor’s assumption was right. The imperial line did descend from ash and ember, but only ash’s mind was in a position to pass on to that line. Ash and ash</w:t>
      </w:r>
      <w:r w:rsidRPr="002F2EE7">
        <w:rPr>
          <w:rFonts w:ascii="Montserrat" w:hAnsi="Montserrat"/>
          <w:sz w:val="24"/>
          <w:vertAlign w:val="superscript"/>
        </w:rPr>
        <w:t>3</w:t>
      </w:r>
      <w:r w:rsidRPr="002F2EE7">
        <w:rPr>
          <w:rFonts w:ascii="Montserrat" w:hAnsi="Montserrat"/>
          <w:sz w:val="24"/>
        </w:rPr>
        <w:t xml:space="preserve"> realized that an important decision had to be made once they recovered ember’s seed. Ash and ember had formed a bond between them, something far stronger than any of the following generations could replace without her mind to sustain it. Ash could not imagine living a thousand generations without her. He did not want his mind to pass on to their redoubts if hers did not, nor did he want his memories diluted by millennia of intervening experience on the slim hope of his personality surviving to reunite with</w:t>
      </w:r>
      <w:r w:rsidRPr="002F2EE7">
        <w:rPr>
          <w:rFonts w:ascii="Montserrat" w:hAnsi="Montserrat"/>
          <w:sz w:val="24"/>
        </w:rPr>
        <w:t xml:space="preserve"> her at the end of her temporal exile. He had known her, and knew that she actually emerged from the shadow of paradox to live on in the future. She had been in heat, and the two of them had tried to conceive in aes, but there had not been time. He had to return to the future. Otherwise, it was not likely that another seed would be conceived by ember. Her body had not fulfilled the imperative of heat, and the difference in generations between her and ire coal might prevent the two of them from uniting. If t</w:t>
      </w:r>
      <w:r w:rsidRPr="002F2EE7">
        <w:rPr>
          <w:rFonts w:ascii="Montserrat" w:hAnsi="Montserrat"/>
          <w:sz w:val="24"/>
        </w:rPr>
        <w:t>hey did not, or could not, she would not have the option of rebirth. If she died, it was unlikely her minds would find its way to a body living so far in the past. There was, however, one way ash and ember could be reunited. If ash died, before ember’s seed was quickened, and if ash</w:t>
      </w:r>
      <w:r w:rsidRPr="002F2EE7">
        <w:rPr>
          <w:rFonts w:ascii="Montserrat" w:hAnsi="Montserrat"/>
          <w:sz w:val="24"/>
          <w:vertAlign w:val="superscript"/>
        </w:rPr>
        <w:t>3</w:t>
      </w:r>
      <w:r w:rsidRPr="002F2EE7">
        <w:rPr>
          <w:rFonts w:ascii="Montserrat" w:hAnsi="Montserrat"/>
          <w:sz w:val="24"/>
        </w:rPr>
        <w:t xml:space="preserve"> captured his mind and reincarnated it in her own seed, as dusk had originally claimed to have done with ash, that seed could be locked into stasis. Everything ash was right now would be preserved for ember. If ash</w:t>
      </w:r>
      <w:r w:rsidRPr="002F2EE7">
        <w:rPr>
          <w:rFonts w:ascii="Montserrat" w:hAnsi="Montserrat"/>
          <w:sz w:val="24"/>
          <w:vertAlign w:val="superscript"/>
        </w:rPr>
        <w:t>3</w:t>
      </w:r>
      <w:r w:rsidRPr="002F2EE7">
        <w:rPr>
          <w:rFonts w:ascii="Montserrat" w:hAnsi="Montserrat"/>
          <w:sz w:val="24"/>
        </w:rPr>
        <w:t xml:space="preserve"> was right, that in the future she would be dusk, that feigned pregnancy could in fact be used to bear ash, reincarnated from the present past. </w:t>
      </w:r>
    </w:p>
    <w:p w14:paraId="1E33F4A8" w14:textId="77777777" w:rsidR="00727578" w:rsidRPr="002F2EE7" w:rsidRDefault="00727578">
      <w:pPr>
        <w:pStyle w:val="0DraftNormal"/>
        <w:rPr>
          <w:rFonts w:ascii="Montserrat" w:hAnsi="Montserrat"/>
          <w:caps/>
          <w:sz w:val="24"/>
        </w:rPr>
      </w:pPr>
    </w:p>
    <w:p w14:paraId="4A3DA28E" w14:textId="77777777" w:rsidR="00727578" w:rsidRPr="002F2EE7" w:rsidRDefault="002F2EE7">
      <w:pPr>
        <w:pStyle w:val="0DraftNormal"/>
        <w:rPr>
          <w:rFonts w:ascii="Montserrat" w:hAnsi="Montserrat"/>
          <w:i/>
          <w:sz w:val="24"/>
        </w:rPr>
      </w:pPr>
      <w:r w:rsidRPr="002F2EE7">
        <w:rPr>
          <w:rFonts w:ascii="Montserrat" w:hAnsi="Montserrat"/>
          <w:i/>
          <w:sz w:val="24"/>
        </w:rPr>
        <w:t>Ash</w:t>
      </w:r>
      <w:r w:rsidRPr="002F2EE7">
        <w:rPr>
          <w:rFonts w:ascii="Montserrat" w:hAnsi="Montserrat"/>
          <w:i/>
          <w:sz w:val="24"/>
          <w:vertAlign w:val="superscript"/>
        </w:rPr>
        <w:t>3</w:t>
      </w:r>
      <w:r w:rsidRPr="002F2EE7">
        <w:rPr>
          <w:rFonts w:ascii="Montserrat" w:hAnsi="Montserrat"/>
          <w:i/>
          <w:sz w:val="24"/>
        </w:rPr>
        <w:t xml:space="preserve"> had already bonded with ash—all of his desires were met by the three of them. </w:t>
      </w:r>
    </w:p>
    <w:p w14:paraId="3991ED0A" w14:textId="77777777" w:rsidR="00727578" w:rsidRPr="002F2EE7" w:rsidRDefault="00727578">
      <w:pPr>
        <w:pStyle w:val="0DraftNormal"/>
        <w:rPr>
          <w:rFonts w:ascii="Montserrat" w:hAnsi="Montserrat"/>
          <w:i/>
          <w:sz w:val="24"/>
        </w:rPr>
      </w:pPr>
    </w:p>
    <w:p w14:paraId="2E3F6F1A" w14:textId="77777777" w:rsidR="00727578" w:rsidRPr="002F2EE7" w:rsidRDefault="002F2EE7">
      <w:pPr>
        <w:pStyle w:val="0DraftNormal"/>
        <w:rPr>
          <w:rFonts w:ascii="Montserrat" w:hAnsi="Montserrat"/>
          <w:i/>
          <w:sz w:val="24"/>
        </w:rPr>
      </w:pPr>
      <w:r w:rsidRPr="002F2EE7">
        <w:rPr>
          <w:rFonts w:ascii="Montserrat" w:hAnsi="Montserrat"/>
          <w:i/>
          <w:sz w:val="24"/>
        </w:rPr>
        <w:t>The emperor had not given up on bringing ember into his heirs’ embrace. Cinder and coal had died, and their memories lived on in their children, but ash</w:t>
      </w:r>
      <w:r w:rsidRPr="002F2EE7">
        <w:rPr>
          <w:rFonts w:ascii="Montserrat" w:hAnsi="Montserrat"/>
          <w:i/>
          <w:sz w:val="24"/>
          <w:vertAlign w:val="superscript"/>
        </w:rPr>
        <w:t>3</w:t>
      </w:r>
      <w:r w:rsidRPr="002F2EE7">
        <w:rPr>
          <w:rFonts w:ascii="Montserrat" w:hAnsi="Montserrat"/>
          <w:i/>
          <w:sz w:val="24"/>
        </w:rPr>
        <w:t xml:space="preserve">, who was known to the emperor as dusk, still lived and remained a part of that circle. There were now two embers, both of age with the aspects of cinder and coal, and each was a perfect complement. Certainly one could fulfill the promise their mother made before she fled from the alter and found her ash. The promise she certainly would have honored if she had known her death would cause her daughter to split. </w:t>
      </w:r>
    </w:p>
    <w:p w14:paraId="52960373" w14:textId="77777777" w:rsidR="00727578" w:rsidRPr="002F2EE7" w:rsidRDefault="00727578">
      <w:pPr>
        <w:pStyle w:val="0DraftNormal"/>
        <w:rPr>
          <w:rFonts w:ascii="Montserrat" w:hAnsi="Montserrat"/>
          <w:i/>
          <w:sz w:val="24"/>
        </w:rPr>
      </w:pPr>
    </w:p>
    <w:p w14:paraId="600F25CC" w14:textId="77777777" w:rsidR="00727578" w:rsidRPr="002F2EE7" w:rsidRDefault="002F2EE7">
      <w:pPr>
        <w:pStyle w:val="0DraftNormal"/>
        <w:rPr>
          <w:rFonts w:ascii="Montserrat" w:hAnsi="Montserrat"/>
          <w:strike/>
          <w:sz w:val="24"/>
        </w:rPr>
      </w:pP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p>
    <w:p w14:paraId="4029E6D7" w14:textId="77777777" w:rsidR="00727578" w:rsidRPr="002F2EE7" w:rsidRDefault="002F2EE7">
      <w:pPr>
        <w:pStyle w:val="0DraftNormal"/>
        <w:rPr>
          <w:rFonts w:ascii="Montserrat" w:hAnsi="Montserrat"/>
          <w:sz w:val="24"/>
        </w:rPr>
      </w:pPr>
      <w:r w:rsidRPr="002F2EE7">
        <w:rPr>
          <w:rFonts w:ascii="Montserrat" w:hAnsi="Montserrat"/>
          <w:sz w:val="24"/>
        </w:rPr>
        <w:t>Integrity</w:t>
      </w:r>
    </w:p>
    <w:p w14:paraId="228996E1" w14:textId="77777777" w:rsidR="00727578" w:rsidRPr="002F2EE7" w:rsidRDefault="00727578">
      <w:pPr>
        <w:pStyle w:val="0DraftNormal"/>
        <w:rPr>
          <w:rFonts w:ascii="Montserrat" w:hAnsi="Montserrat"/>
          <w:sz w:val="24"/>
        </w:rPr>
      </w:pPr>
    </w:p>
    <w:p w14:paraId="136E083D" w14:textId="77777777" w:rsidR="00727578" w:rsidRPr="002F2EE7" w:rsidRDefault="002F2EE7">
      <w:pPr>
        <w:pStyle w:val="0DraftNormal"/>
        <w:rPr>
          <w:rFonts w:ascii="Montserrat" w:hAnsi="Montserrat"/>
          <w:sz w:val="24"/>
        </w:rPr>
      </w:pPr>
      <w:r w:rsidRPr="002F2EE7">
        <w:rPr>
          <w:rFonts w:ascii="Montserrat" w:hAnsi="Montserrat"/>
          <w:sz w:val="24"/>
        </w:rPr>
        <w:t xml:space="preserve">Phoenix </w:t>
      </w:r>
      <w:r w:rsidRPr="002F2EE7">
        <w:rPr>
          <w:rStyle w:val="AesDPAside"/>
          <w:rFonts w:ascii="Montserrat" w:hAnsi="Montserrat"/>
          <w:vanish w:val="0"/>
          <w:sz w:val="24"/>
        </w:rPr>
        <w:t>Ember</w:t>
      </w:r>
      <w:r w:rsidRPr="002F2EE7">
        <w:rPr>
          <w:rStyle w:val="AesDPAside"/>
          <w:rFonts w:ascii="Montserrat" w:hAnsi="Montserrat"/>
          <w:sz w:val="24"/>
        </w:rPr>
        <w:t xml:space="preserve"> AF</w:t>
      </w:r>
      <w:r w:rsidRPr="002F2EE7">
        <w:rPr>
          <w:rFonts w:ascii="Montserrat" w:hAnsi="Montserrat"/>
          <w:sz w:val="24"/>
        </w:rPr>
        <w:t xml:space="preserve"> Morgan</w:t>
      </w:r>
    </w:p>
    <w:p w14:paraId="7F3EBF1C" w14:textId="77777777" w:rsidR="00727578" w:rsidRPr="002F2EE7" w:rsidRDefault="002F2EE7">
      <w:pPr>
        <w:pStyle w:val="0DraftNormal"/>
        <w:rPr>
          <w:rFonts w:ascii="Montserrat" w:hAnsi="Montserrat"/>
          <w:sz w:val="24"/>
        </w:rPr>
      </w:pPr>
      <w:r w:rsidRPr="002F2EE7">
        <w:rPr>
          <w:rFonts w:ascii="Montserrat" w:hAnsi="Montserrat"/>
          <w:sz w:val="24"/>
        </w:rPr>
        <w:sym w:font="Marlett" w:char="F039"/>
      </w:r>
      <w:r w:rsidRPr="002F2EE7">
        <w:rPr>
          <w:rFonts w:ascii="Montserrat" w:hAnsi="Montserrat"/>
          <w:sz w:val="24"/>
        </w:rPr>
        <w:t>Phoenix Arden Ember Morgan, Pleasure</w:t>
      </w:r>
      <w:r w:rsidRPr="002F2EE7">
        <w:rPr>
          <w:rStyle w:val="AesDPAside"/>
          <w:rFonts w:ascii="Montserrat" w:hAnsi="Montserrat"/>
          <w:sz w:val="24"/>
        </w:rPr>
        <w:t xml:space="preserve"> RF</w:t>
      </w:r>
      <w:r w:rsidRPr="002F2EE7">
        <w:rPr>
          <w:rStyle w:val="AesDPAside"/>
          <w:rFonts w:ascii="Montserrat" w:hAnsi="Montserrat"/>
          <w:vanish w:val="0"/>
          <w:sz w:val="24"/>
        </w:rPr>
        <w:t xml:space="preserve"> </w:t>
      </w:r>
    </w:p>
    <w:p w14:paraId="253682CB" w14:textId="77777777" w:rsidR="00727578" w:rsidRPr="002F2EE7" w:rsidRDefault="002F2EE7">
      <w:pPr>
        <w:pStyle w:val="0DraftNormal"/>
        <w:rPr>
          <w:rFonts w:ascii="Montserrat" w:hAnsi="Montserrat"/>
          <w:color w:val="0000FF"/>
          <w:sz w:val="24"/>
        </w:rPr>
      </w:pPr>
      <w:r w:rsidRPr="002F2EE7">
        <w:rPr>
          <w:rFonts w:ascii="Montserrat" w:hAnsi="Montserrat"/>
          <w:color w:val="0000FF"/>
          <w:sz w:val="24"/>
        </w:rPr>
        <w:tab/>
        <w:t>arden ember commenced complemented by ash ember, as phoenix and dragon</w:t>
      </w:r>
    </w:p>
    <w:p w14:paraId="374475B2" w14:textId="77777777" w:rsidR="00727578" w:rsidRPr="002F2EE7" w:rsidRDefault="002F2EE7">
      <w:pPr>
        <w:pStyle w:val="0DraftNormal"/>
        <w:rPr>
          <w:rFonts w:ascii="Montserrat" w:hAnsi="Montserrat"/>
          <w:sz w:val="24"/>
        </w:rPr>
      </w:pPr>
      <w:r w:rsidRPr="002F2EE7">
        <w:rPr>
          <w:rFonts w:ascii="Montserrat" w:hAnsi="Montserrat"/>
          <w:sz w:val="24"/>
        </w:rPr>
        <w:sym w:font="Marlett" w:char="F039"/>
      </w:r>
      <w:r w:rsidRPr="002F2EE7">
        <w:rPr>
          <w:rFonts w:ascii="Montserrat" w:hAnsi="Montserrat"/>
          <w:sz w:val="24"/>
        </w:rPr>
        <w:t xml:space="preserve">Phoenix Ashen Ember Morgan, Pain </w:t>
      </w:r>
      <w:r w:rsidRPr="002F2EE7">
        <w:rPr>
          <w:rStyle w:val="AesDPAside"/>
          <w:rFonts w:ascii="Montserrat" w:hAnsi="Montserrat"/>
          <w:sz w:val="24"/>
        </w:rPr>
        <w:t xml:space="preserve"> LF</w:t>
      </w:r>
    </w:p>
    <w:p w14:paraId="5864003C" w14:textId="77777777" w:rsidR="00727578" w:rsidRPr="002F2EE7" w:rsidRDefault="002F2EE7">
      <w:pPr>
        <w:pStyle w:val="0DraftNormal"/>
        <w:rPr>
          <w:rFonts w:ascii="Montserrat" w:hAnsi="Montserrat"/>
          <w:color w:val="0000FF"/>
          <w:sz w:val="24"/>
        </w:rPr>
      </w:pPr>
      <w:r w:rsidRPr="002F2EE7">
        <w:rPr>
          <w:rFonts w:ascii="Montserrat" w:hAnsi="Montserrat"/>
          <w:color w:val="0000FF"/>
          <w:sz w:val="24"/>
        </w:rPr>
        <w:tab/>
        <w:t>ashen ember commenced uncomplimented, turning to kevin for release from heat</w:t>
      </w:r>
    </w:p>
    <w:p w14:paraId="0F69DE15" w14:textId="77777777" w:rsidR="00727578" w:rsidRPr="002F2EE7" w:rsidRDefault="002F2EE7">
      <w:pPr>
        <w:pStyle w:val="0DraftNormal"/>
        <w:rPr>
          <w:rFonts w:ascii="Montserrat" w:hAnsi="Montserrat"/>
          <w:sz w:val="24"/>
        </w:rPr>
      </w:pPr>
      <w:r w:rsidRPr="002F2EE7">
        <w:rPr>
          <w:rFonts w:ascii="Montserrat" w:hAnsi="Montserrat"/>
          <w:sz w:val="24"/>
        </w:rPr>
        <w:t>Alexander Morgan</w:t>
      </w:r>
    </w:p>
    <w:p w14:paraId="6B798EC3" w14:textId="77777777" w:rsidR="00727578" w:rsidRPr="002F2EE7" w:rsidRDefault="002F2EE7">
      <w:pPr>
        <w:pStyle w:val="0DraftNormal"/>
        <w:rPr>
          <w:rFonts w:ascii="Montserrat" w:hAnsi="Montserrat"/>
          <w:sz w:val="24"/>
        </w:rPr>
      </w:pPr>
      <w:r w:rsidRPr="002F2EE7">
        <w:rPr>
          <w:rFonts w:ascii="Montserrat" w:hAnsi="Montserrat"/>
          <w:sz w:val="24"/>
        </w:rPr>
        <w:sym w:font="Marlett" w:char="F039"/>
      </w:r>
      <w:r w:rsidRPr="002F2EE7">
        <w:rPr>
          <w:rFonts w:ascii="Montserrat" w:hAnsi="Montserrat"/>
          <w:sz w:val="24"/>
        </w:rPr>
        <w:t>Kimberly Morgan</w:t>
      </w:r>
    </w:p>
    <w:p w14:paraId="3166C574" w14:textId="77777777" w:rsidR="00727578" w:rsidRPr="002F2EE7" w:rsidRDefault="002F2EE7">
      <w:pPr>
        <w:pStyle w:val="0DraftNormal"/>
        <w:rPr>
          <w:rFonts w:ascii="Montserrat" w:hAnsi="Montserrat"/>
          <w:color w:val="0000FF"/>
          <w:sz w:val="24"/>
        </w:rPr>
      </w:pPr>
      <w:r w:rsidRPr="002F2EE7">
        <w:rPr>
          <w:rFonts w:ascii="Montserrat" w:hAnsi="Montserrat"/>
          <w:color w:val="0000FF"/>
          <w:sz w:val="24"/>
        </w:rPr>
        <w:tab/>
        <w:t>kim commenced complemented by kevin, as anima and animus</w:t>
      </w:r>
    </w:p>
    <w:p w14:paraId="4EB1BB4C" w14:textId="77777777" w:rsidR="00727578" w:rsidRPr="002F2EE7" w:rsidRDefault="002F2EE7">
      <w:pPr>
        <w:pStyle w:val="0DraftNormal"/>
        <w:rPr>
          <w:rFonts w:ascii="Montserrat" w:hAnsi="Montserrat"/>
          <w:sz w:val="24"/>
        </w:rPr>
      </w:pPr>
      <w:r w:rsidRPr="002F2EE7">
        <w:rPr>
          <w:rFonts w:ascii="Montserrat" w:hAnsi="Montserrat"/>
          <w:sz w:val="24"/>
        </w:rPr>
        <w:sym w:font="Marlett" w:char="F039"/>
      </w:r>
      <w:r w:rsidRPr="002F2EE7">
        <w:rPr>
          <w:rFonts w:ascii="Montserrat" w:hAnsi="Montserrat"/>
          <w:sz w:val="24"/>
        </w:rPr>
        <w:t>Danielle Morgan</w:t>
      </w:r>
    </w:p>
    <w:p w14:paraId="136B2961" w14:textId="77777777" w:rsidR="00727578" w:rsidRPr="002F2EE7" w:rsidRDefault="002F2EE7">
      <w:pPr>
        <w:pStyle w:val="0DraftNormal"/>
        <w:rPr>
          <w:rFonts w:ascii="Montserrat" w:hAnsi="Montserrat"/>
          <w:color w:val="0000FF"/>
          <w:sz w:val="24"/>
        </w:rPr>
      </w:pPr>
      <w:r w:rsidRPr="002F2EE7">
        <w:rPr>
          <w:rFonts w:ascii="Montserrat" w:hAnsi="Montserrat"/>
          <w:color w:val="0000FF"/>
          <w:sz w:val="24"/>
        </w:rPr>
        <w:tab/>
        <w:t>dani commenced in aes</w:t>
      </w:r>
    </w:p>
    <w:p w14:paraId="111F2EC1" w14:textId="77777777" w:rsidR="00727578" w:rsidRPr="002F2EE7" w:rsidRDefault="002F2EE7">
      <w:pPr>
        <w:pStyle w:val="0DraftNormal"/>
        <w:rPr>
          <w:rFonts w:ascii="Montserrat" w:hAnsi="Montserrat"/>
          <w:sz w:val="24"/>
        </w:rPr>
      </w:pPr>
      <w:r w:rsidRPr="002F2EE7">
        <w:rPr>
          <w:rFonts w:ascii="Montserrat" w:hAnsi="Montserrat"/>
          <w:sz w:val="24"/>
        </w:rPr>
        <w:t>Alexandrea Morgan</w:t>
      </w:r>
    </w:p>
    <w:p w14:paraId="745164A6" w14:textId="77777777" w:rsidR="00727578" w:rsidRPr="002F2EE7" w:rsidRDefault="002F2EE7">
      <w:pPr>
        <w:pStyle w:val="0DraftNormal"/>
        <w:rPr>
          <w:rFonts w:ascii="Montserrat" w:hAnsi="Montserrat"/>
          <w:sz w:val="24"/>
        </w:rPr>
      </w:pPr>
      <w:r w:rsidRPr="002F2EE7">
        <w:rPr>
          <w:rFonts w:ascii="Montserrat" w:hAnsi="Montserrat"/>
          <w:sz w:val="24"/>
        </w:rPr>
        <w:sym w:font="Marlett" w:char="F039"/>
      </w:r>
      <w:r w:rsidRPr="002F2EE7">
        <w:rPr>
          <w:rFonts w:ascii="Montserrat" w:hAnsi="Montserrat"/>
          <w:sz w:val="24"/>
        </w:rPr>
        <w:t>Kevin Morgan</w:t>
      </w:r>
    </w:p>
    <w:p w14:paraId="718F1988" w14:textId="77777777" w:rsidR="00727578" w:rsidRPr="002F2EE7" w:rsidRDefault="002F2EE7">
      <w:pPr>
        <w:pStyle w:val="0DraftNormal"/>
        <w:rPr>
          <w:rFonts w:ascii="Montserrat" w:hAnsi="Montserrat"/>
          <w:color w:val="0000FF"/>
          <w:sz w:val="24"/>
        </w:rPr>
      </w:pPr>
      <w:r w:rsidRPr="002F2EE7">
        <w:rPr>
          <w:rFonts w:ascii="Montserrat" w:hAnsi="Montserrat"/>
          <w:color w:val="0000FF"/>
          <w:sz w:val="24"/>
        </w:rPr>
        <w:tab/>
        <w:t>kevin</w:t>
      </w:r>
      <w:r w:rsidRPr="002F2EE7">
        <w:rPr>
          <w:rFonts w:ascii="Montserrat" w:hAnsi="Montserrat"/>
          <w:color w:val="0000FF"/>
          <w:sz w:val="24"/>
        </w:rPr>
        <w:t xml:space="preserve"> commenced complemented by kim, as animus and anima</w:t>
      </w:r>
    </w:p>
    <w:p w14:paraId="19D35F89" w14:textId="77777777" w:rsidR="00727578" w:rsidRPr="002F2EE7" w:rsidRDefault="002F2EE7">
      <w:pPr>
        <w:pStyle w:val="0DraftNormal"/>
        <w:rPr>
          <w:rFonts w:ascii="Montserrat" w:hAnsi="Montserrat"/>
          <w:sz w:val="24"/>
        </w:rPr>
      </w:pPr>
      <w:r w:rsidRPr="002F2EE7">
        <w:rPr>
          <w:rFonts w:ascii="Montserrat" w:hAnsi="Montserrat"/>
          <w:sz w:val="24"/>
        </w:rPr>
        <w:t>Dawn, Cat Vii Sinclair</w:t>
      </w:r>
    </w:p>
    <w:p w14:paraId="5D04B840" w14:textId="77777777" w:rsidR="00727578" w:rsidRPr="002F2EE7" w:rsidRDefault="002F2EE7">
      <w:pPr>
        <w:pStyle w:val="0DraftNormal"/>
        <w:rPr>
          <w:rFonts w:ascii="Montserrat" w:hAnsi="Montserrat"/>
          <w:sz w:val="24"/>
        </w:rPr>
      </w:pPr>
      <w:r w:rsidRPr="002F2EE7">
        <w:rPr>
          <w:rFonts w:ascii="Montserrat" w:hAnsi="Montserrat"/>
          <w:sz w:val="24"/>
        </w:rPr>
        <w:sym w:font="Marlett" w:char="F039"/>
      </w:r>
      <w:r w:rsidRPr="002F2EE7">
        <w:rPr>
          <w:rFonts w:ascii="Montserrat" w:hAnsi="Montserrat"/>
          <w:sz w:val="24"/>
        </w:rPr>
        <w:t>Daniel Sinclair</w:t>
      </w:r>
    </w:p>
    <w:p w14:paraId="191D52E8" w14:textId="77777777" w:rsidR="00727578" w:rsidRPr="002F2EE7" w:rsidRDefault="002F2EE7">
      <w:pPr>
        <w:pStyle w:val="0DraftNormal"/>
        <w:rPr>
          <w:rFonts w:ascii="Montserrat" w:hAnsi="Montserrat"/>
          <w:color w:val="0000FF"/>
          <w:sz w:val="24"/>
        </w:rPr>
      </w:pPr>
      <w:r w:rsidRPr="002F2EE7">
        <w:rPr>
          <w:rFonts w:ascii="Montserrat" w:hAnsi="Montserrat"/>
          <w:color w:val="0000FF"/>
          <w:sz w:val="24"/>
        </w:rPr>
        <w:tab/>
        <w:t>dani commenced in aes</w:t>
      </w:r>
    </w:p>
    <w:p w14:paraId="15025817" w14:textId="77777777" w:rsidR="00727578" w:rsidRPr="002F2EE7" w:rsidRDefault="002F2EE7">
      <w:pPr>
        <w:pStyle w:val="0DraftNormal"/>
        <w:rPr>
          <w:rFonts w:ascii="Montserrat" w:hAnsi="Montserrat"/>
          <w:sz w:val="24"/>
        </w:rPr>
      </w:pPr>
      <w:r w:rsidRPr="002F2EE7">
        <w:rPr>
          <w:rFonts w:ascii="Montserrat" w:hAnsi="Montserrat"/>
          <w:sz w:val="24"/>
        </w:rPr>
        <w:t>Phoenix Cinder</w:t>
      </w:r>
      <w:r w:rsidRPr="002F2EE7">
        <w:rPr>
          <w:rStyle w:val="AesDPAside"/>
          <w:rFonts w:ascii="Montserrat" w:hAnsi="Montserrat"/>
          <w:sz w:val="24"/>
        </w:rPr>
        <w:t xml:space="preserve"> AF</w:t>
      </w:r>
      <w:r w:rsidRPr="002F2EE7">
        <w:rPr>
          <w:rFonts w:ascii="Montserrat" w:hAnsi="Montserrat"/>
          <w:sz w:val="24"/>
        </w:rPr>
        <w:t xml:space="preserve"> Autumn Blood</w:t>
      </w:r>
    </w:p>
    <w:p w14:paraId="15FA1A9D" w14:textId="77777777" w:rsidR="00727578" w:rsidRPr="002F2EE7" w:rsidRDefault="002F2EE7">
      <w:pPr>
        <w:pStyle w:val="0DraftNormal"/>
        <w:rPr>
          <w:rFonts w:ascii="Montserrat" w:hAnsi="Montserrat"/>
          <w:sz w:val="24"/>
        </w:rPr>
      </w:pPr>
      <w:r w:rsidRPr="002F2EE7">
        <w:rPr>
          <w:rFonts w:ascii="Montserrat" w:hAnsi="Montserrat"/>
          <w:sz w:val="24"/>
        </w:rPr>
        <w:sym w:font="Marlett" w:char="F039"/>
      </w:r>
      <w:r w:rsidRPr="002F2EE7">
        <w:rPr>
          <w:rFonts w:ascii="Montserrat" w:hAnsi="Montserrat"/>
          <w:sz w:val="24"/>
        </w:rPr>
        <w:t>Phoenix Arden Cinder Autumn Blood, Passion</w:t>
      </w:r>
      <w:r w:rsidRPr="002F2EE7">
        <w:rPr>
          <w:rStyle w:val="AesDPAside"/>
          <w:rFonts w:ascii="Montserrat" w:hAnsi="Montserrat"/>
          <w:sz w:val="24"/>
        </w:rPr>
        <w:t xml:space="preserve"> AF</w:t>
      </w:r>
      <w:r w:rsidRPr="002F2EE7">
        <w:rPr>
          <w:rFonts w:ascii="Montserrat" w:hAnsi="Montserrat"/>
          <w:sz w:val="24"/>
        </w:rPr>
        <w:t xml:space="preserve"> </w:t>
      </w:r>
    </w:p>
    <w:p w14:paraId="36DBAB9D" w14:textId="77777777" w:rsidR="00727578" w:rsidRPr="002F2EE7" w:rsidRDefault="002F2EE7">
      <w:pPr>
        <w:pStyle w:val="0DraftNormal"/>
        <w:rPr>
          <w:rFonts w:ascii="Montserrat" w:hAnsi="Montserrat"/>
          <w:color w:val="0000FF"/>
          <w:sz w:val="24"/>
        </w:rPr>
      </w:pPr>
      <w:r w:rsidRPr="002F2EE7">
        <w:rPr>
          <w:rFonts w:ascii="Montserrat" w:hAnsi="Montserrat"/>
          <w:color w:val="0000FF"/>
          <w:sz w:val="24"/>
        </w:rPr>
        <w:tab/>
        <w:t>arden cinder commenced complimented by ire coal, as anima and animus</w:t>
      </w:r>
    </w:p>
    <w:p w14:paraId="245370D1" w14:textId="77777777" w:rsidR="00727578" w:rsidRPr="002F2EE7" w:rsidRDefault="002F2EE7">
      <w:pPr>
        <w:pStyle w:val="0DraftNormal"/>
        <w:rPr>
          <w:rFonts w:ascii="Montserrat" w:hAnsi="Montserrat"/>
          <w:sz w:val="24"/>
        </w:rPr>
      </w:pPr>
      <w:r w:rsidRPr="002F2EE7">
        <w:rPr>
          <w:rFonts w:ascii="Montserrat" w:hAnsi="Montserrat"/>
          <w:sz w:val="24"/>
        </w:rPr>
        <w:t>Phoenix Coal</w:t>
      </w:r>
      <w:r w:rsidRPr="002F2EE7">
        <w:rPr>
          <w:rStyle w:val="AesDPAside"/>
          <w:rFonts w:ascii="Montserrat" w:hAnsi="Montserrat"/>
          <w:sz w:val="24"/>
        </w:rPr>
        <w:t xml:space="preserve"> AM</w:t>
      </w:r>
      <w:r w:rsidRPr="002F2EE7">
        <w:rPr>
          <w:rFonts w:ascii="Montserrat" w:hAnsi="Montserrat"/>
          <w:sz w:val="24"/>
        </w:rPr>
        <w:t xml:space="preserve"> Autumn Blood</w:t>
      </w:r>
    </w:p>
    <w:p w14:paraId="301BC00B" w14:textId="77777777" w:rsidR="00727578" w:rsidRPr="002F2EE7" w:rsidRDefault="002F2EE7">
      <w:pPr>
        <w:pStyle w:val="0DraftNormal"/>
        <w:rPr>
          <w:rFonts w:ascii="Montserrat" w:hAnsi="Montserrat"/>
          <w:sz w:val="24"/>
        </w:rPr>
      </w:pPr>
      <w:r w:rsidRPr="002F2EE7">
        <w:rPr>
          <w:rFonts w:ascii="Montserrat" w:hAnsi="Montserrat"/>
          <w:sz w:val="24"/>
        </w:rPr>
        <w:sym w:font="Marlett" w:char="F039"/>
      </w:r>
      <w:r w:rsidRPr="002F2EE7">
        <w:rPr>
          <w:rFonts w:ascii="Montserrat" w:hAnsi="Montserrat"/>
          <w:sz w:val="24"/>
        </w:rPr>
        <w:t>Phoenix Ire Coal Autumn Blood, Rage</w:t>
      </w:r>
      <w:r w:rsidRPr="002F2EE7">
        <w:rPr>
          <w:rStyle w:val="AesDPAside"/>
          <w:rFonts w:ascii="Montserrat" w:hAnsi="Montserrat"/>
          <w:sz w:val="24"/>
        </w:rPr>
        <w:t xml:space="preserve"> AM</w:t>
      </w:r>
      <w:r w:rsidRPr="002F2EE7">
        <w:rPr>
          <w:rFonts w:ascii="Montserrat" w:hAnsi="Montserrat"/>
          <w:sz w:val="24"/>
        </w:rPr>
        <w:t xml:space="preserve"> </w:t>
      </w:r>
    </w:p>
    <w:p w14:paraId="33A32FBA" w14:textId="77777777" w:rsidR="00727578" w:rsidRPr="002F2EE7" w:rsidRDefault="002F2EE7">
      <w:pPr>
        <w:pStyle w:val="0DraftNormal"/>
        <w:rPr>
          <w:rFonts w:ascii="Montserrat" w:hAnsi="Montserrat"/>
          <w:color w:val="0000FF"/>
          <w:sz w:val="24"/>
        </w:rPr>
      </w:pPr>
      <w:r w:rsidRPr="002F2EE7">
        <w:rPr>
          <w:rFonts w:ascii="Montserrat" w:hAnsi="Montserrat"/>
          <w:color w:val="0000FF"/>
          <w:sz w:val="24"/>
        </w:rPr>
        <w:tab/>
        <w:t>ire coal commenced complimented by arden cinder, as animus and anima</w:t>
      </w:r>
    </w:p>
    <w:p w14:paraId="166AC239" w14:textId="77777777" w:rsidR="00727578" w:rsidRPr="002F2EE7" w:rsidRDefault="002F2EE7">
      <w:pPr>
        <w:pStyle w:val="0DraftNormal"/>
        <w:rPr>
          <w:rFonts w:ascii="Montserrat" w:hAnsi="Montserrat"/>
          <w:sz w:val="24"/>
        </w:rPr>
      </w:pPr>
      <w:r w:rsidRPr="002F2EE7">
        <w:rPr>
          <w:rFonts w:ascii="Montserrat" w:hAnsi="Montserrat"/>
          <w:sz w:val="24"/>
        </w:rPr>
        <w:t>Phoenix Dusk</w:t>
      </w:r>
      <w:r w:rsidRPr="002F2EE7">
        <w:rPr>
          <w:rStyle w:val="AesDPAside"/>
          <w:rFonts w:ascii="Montserrat" w:hAnsi="Montserrat"/>
          <w:sz w:val="24"/>
        </w:rPr>
        <w:t xml:space="preserve"> AM</w:t>
      </w:r>
      <w:r w:rsidRPr="002F2EE7">
        <w:rPr>
          <w:rFonts w:ascii="Montserrat" w:hAnsi="Montserrat"/>
          <w:sz w:val="24"/>
        </w:rPr>
        <w:t xml:space="preserve"> Autumn Blood, Cat IX</w:t>
      </w:r>
    </w:p>
    <w:p w14:paraId="18A9BB68" w14:textId="77777777" w:rsidR="00727578" w:rsidRPr="002F2EE7" w:rsidRDefault="002F2EE7">
      <w:pPr>
        <w:pStyle w:val="0DraftNormal"/>
        <w:rPr>
          <w:rFonts w:ascii="Montserrat" w:hAnsi="Montserrat"/>
          <w:sz w:val="24"/>
        </w:rPr>
      </w:pPr>
      <w:r w:rsidRPr="002F2EE7">
        <w:rPr>
          <w:rFonts w:ascii="Montserrat" w:hAnsi="Montserrat"/>
          <w:sz w:val="24"/>
        </w:rPr>
        <w:sym w:font="Marlett" w:char="F039"/>
      </w:r>
      <w:r w:rsidRPr="002F2EE7">
        <w:rPr>
          <w:rFonts w:ascii="Montserrat" w:hAnsi="Montserrat"/>
          <w:sz w:val="24"/>
        </w:rPr>
        <w:t>Phoenix Ash Autumn Blood</w:t>
      </w:r>
    </w:p>
    <w:p w14:paraId="42874F2F" w14:textId="77777777" w:rsidR="00727578" w:rsidRPr="002F2EE7" w:rsidRDefault="002F2EE7">
      <w:pPr>
        <w:pStyle w:val="0DraftNormal"/>
        <w:rPr>
          <w:rFonts w:ascii="Montserrat" w:hAnsi="Montserrat"/>
          <w:color w:val="0000FF"/>
          <w:sz w:val="24"/>
        </w:rPr>
      </w:pPr>
      <w:r w:rsidRPr="002F2EE7">
        <w:rPr>
          <w:rFonts w:ascii="Montserrat" w:hAnsi="Montserrat"/>
          <w:color w:val="0000FF"/>
          <w:sz w:val="24"/>
        </w:rPr>
        <w:tab/>
      </w:r>
      <w:r w:rsidRPr="002F2EE7">
        <w:rPr>
          <w:rFonts w:ascii="Montserrat" w:hAnsi="Montserrat"/>
          <w:color w:val="0000FF"/>
          <w:sz w:val="24"/>
        </w:rPr>
        <w:t>ash commenced uncomplemented, turning to others for release from heat</w:t>
      </w:r>
    </w:p>
    <w:p w14:paraId="5BF5A613" w14:textId="77777777" w:rsidR="00727578" w:rsidRPr="002F2EE7" w:rsidRDefault="002F2EE7">
      <w:pPr>
        <w:pStyle w:val="0DraftNormal"/>
        <w:rPr>
          <w:rFonts w:ascii="Montserrat" w:hAnsi="Montserrat"/>
          <w:sz w:val="24"/>
        </w:rPr>
      </w:pPr>
      <w:r w:rsidRPr="002F2EE7">
        <w:rPr>
          <w:rFonts w:ascii="Montserrat" w:hAnsi="Montserrat"/>
          <w:sz w:val="24"/>
        </w:rPr>
        <w:sym w:font="Marlett" w:char="F039"/>
      </w:r>
      <w:r w:rsidRPr="002F2EE7">
        <w:rPr>
          <w:rFonts w:ascii="Montserrat" w:hAnsi="Montserrat"/>
          <w:sz w:val="24"/>
        </w:rPr>
        <w:t xml:space="preserve">Morgan Ash </w:t>
      </w:r>
    </w:p>
    <w:p w14:paraId="79F1053C" w14:textId="77777777" w:rsidR="00727578" w:rsidRPr="002F2EE7" w:rsidRDefault="002F2EE7">
      <w:pPr>
        <w:pStyle w:val="0DraftNormal"/>
        <w:rPr>
          <w:rFonts w:ascii="Montserrat" w:hAnsi="Montserrat"/>
          <w:color w:val="0000FF"/>
          <w:sz w:val="24"/>
        </w:rPr>
      </w:pPr>
      <w:r w:rsidRPr="002F2EE7">
        <w:rPr>
          <w:rFonts w:ascii="Montserrat" w:hAnsi="Montserrat"/>
          <w:color w:val="0000FF"/>
          <w:sz w:val="24"/>
        </w:rPr>
        <w:tab/>
        <w:t>morgan ash commenced uncomplemented, turning to others for release from heat</w:t>
      </w:r>
    </w:p>
    <w:p w14:paraId="2E62C2F0" w14:textId="77777777" w:rsidR="00727578" w:rsidRPr="002F2EE7" w:rsidRDefault="002F2EE7">
      <w:pPr>
        <w:pStyle w:val="0DraftNormal"/>
        <w:rPr>
          <w:rFonts w:ascii="Montserrat" w:hAnsi="Montserrat"/>
          <w:sz w:val="24"/>
        </w:rPr>
      </w:pPr>
      <w:r w:rsidRPr="002F2EE7">
        <w:rPr>
          <w:rFonts w:ascii="Montserrat" w:hAnsi="Montserrat"/>
          <w:sz w:val="24"/>
        </w:rPr>
        <w:sym w:font="Marlett" w:char="F039"/>
      </w:r>
      <w:r w:rsidRPr="002F2EE7">
        <w:rPr>
          <w:rFonts w:ascii="Montserrat" w:hAnsi="Montserrat"/>
          <w:sz w:val="24"/>
        </w:rPr>
        <w:t>Phoenix Ash Ember Autumn Blood</w:t>
      </w:r>
    </w:p>
    <w:p w14:paraId="1DDD39A5" w14:textId="77777777" w:rsidR="00727578" w:rsidRPr="002F2EE7" w:rsidRDefault="002F2EE7">
      <w:pPr>
        <w:pStyle w:val="0DraftNormal"/>
        <w:rPr>
          <w:rFonts w:ascii="Montserrat" w:hAnsi="Montserrat"/>
          <w:color w:val="0000FF"/>
          <w:sz w:val="24"/>
        </w:rPr>
      </w:pPr>
      <w:r w:rsidRPr="002F2EE7">
        <w:rPr>
          <w:rFonts w:ascii="Montserrat" w:hAnsi="Montserrat"/>
          <w:color w:val="0000FF"/>
          <w:sz w:val="24"/>
        </w:rPr>
        <w:tab/>
        <w:t>ash ember commenced complemented by arden, as dragon and phoenix</w:t>
      </w:r>
    </w:p>
    <w:p w14:paraId="4AF93B38" w14:textId="77777777" w:rsidR="00727578" w:rsidRPr="002F2EE7" w:rsidRDefault="002F2EE7">
      <w:pPr>
        <w:pStyle w:val="0DraftNormal"/>
        <w:rPr>
          <w:rFonts w:ascii="Montserrat" w:hAnsi="Montserrat"/>
          <w:sz w:val="24"/>
        </w:rPr>
      </w:pPr>
      <w:r w:rsidRPr="002F2EE7">
        <w:rPr>
          <w:rFonts w:ascii="Montserrat" w:hAnsi="Montserrat"/>
          <w:sz w:val="24"/>
        </w:rPr>
        <w:t>Dreamer</w:t>
      </w:r>
      <w:r w:rsidRPr="002F2EE7">
        <w:rPr>
          <w:rStyle w:val="AesDPAside"/>
          <w:rFonts w:ascii="Montserrat" w:hAnsi="Montserrat"/>
          <w:sz w:val="24"/>
        </w:rPr>
        <w:t xml:space="preserve"> AF</w:t>
      </w:r>
      <w:r w:rsidRPr="002F2EE7">
        <w:rPr>
          <w:rFonts w:ascii="Montserrat" w:hAnsi="Montserrat"/>
          <w:sz w:val="24"/>
        </w:rPr>
        <w:t xml:space="preserve"> </w:t>
      </w:r>
    </w:p>
    <w:p w14:paraId="5661A9BC" w14:textId="77777777" w:rsidR="00727578" w:rsidRPr="002F2EE7" w:rsidRDefault="002F2EE7">
      <w:pPr>
        <w:pStyle w:val="0DraftNormal"/>
        <w:rPr>
          <w:rFonts w:ascii="Montserrat" w:hAnsi="Montserrat"/>
          <w:sz w:val="24"/>
        </w:rPr>
      </w:pPr>
      <w:r w:rsidRPr="002F2EE7">
        <w:rPr>
          <w:rFonts w:ascii="Montserrat" w:hAnsi="Montserrat"/>
          <w:sz w:val="24"/>
        </w:rPr>
        <w:t>Dancer</w:t>
      </w:r>
      <w:r w:rsidRPr="002F2EE7">
        <w:rPr>
          <w:rStyle w:val="AesDPAside"/>
          <w:rFonts w:ascii="Montserrat" w:hAnsi="Montserrat"/>
          <w:sz w:val="24"/>
        </w:rPr>
        <w:t xml:space="preserve"> AM</w:t>
      </w:r>
      <w:r w:rsidRPr="002F2EE7">
        <w:rPr>
          <w:rFonts w:ascii="Montserrat" w:hAnsi="Montserrat"/>
          <w:sz w:val="24"/>
        </w:rPr>
        <w:t xml:space="preserve"> </w:t>
      </w:r>
    </w:p>
    <w:p w14:paraId="7BB97BB1" w14:textId="77777777" w:rsidR="00727578" w:rsidRPr="002F2EE7" w:rsidRDefault="002F2EE7">
      <w:pPr>
        <w:pStyle w:val="0DraftNormal"/>
        <w:rPr>
          <w:rFonts w:ascii="Montserrat" w:hAnsi="Montserrat"/>
          <w:color w:val="0000FF"/>
          <w:sz w:val="24"/>
        </w:rPr>
      </w:pPr>
      <w:r w:rsidRPr="002F2EE7">
        <w:rPr>
          <w:rFonts w:ascii="Montserrat" w:hAnsi="Montserrat"/>
          <w:color w:val="0000FF"/>
          <w:sz w:val="24"/>
        </w:rPr>
        <w:tab/>
        <w:t xml:space="preserve">there are two primary modes of complimentarity, which express themselves in avon. </w:t>
      </w:r>
    </w:p>
    <w:p w14:paraId="15CB32CF" w14:textId="77777777" w:rsidR="00727578" w:rsidRPr="002F2EE7" w:rsidRDefault="002F2EE7">
      <w:pPr>
        <w:pStyle w:val="0DraftNormal"/>
        <w:rPr>
          <w:rFonts w:ascii="Montserrat" w:hAnsi="Montserrat"/>
          <w:color w:val="0000FF"/>
          <w:sz w:val="24"/>
        </w:rPr>
      </w:pPr>
      <w:r w:rsidRPr="002F2EE7">
        <w:rPr>
          <w:rFonts w:ascii="Montserrat" w:hAnsi="Montserrat"/>
          <w:color w:val="0000FF"/>
          <w:sz w:val="24"/>
        </w:rPr>
        <w:tab/>
      </w:r>
      <w:r w:rsidRPr="002F2EE7">
        <w:rPr>
          <w:rFonts w:ascii="Montserrat" w:hAnsi="Montserrat"/>
          <w:color w:val="0000FF"/>
          <w:sz w:val="24"/>
        </w:rPr>
        <w:sym w:font="Marlett" w:char="F039"/>
      </w:r>
      <w:r w:rsidRPr="002F2EE7">
        <w:rPr>
          <w:rFonts w:ascii="Montserrat" w:hAnsi="Montserrat"/>
          <w:color w:val="0000FF"/>
          <w:sz w:val="24"/>
        </w:rPr>
        <w:t xml:space="preserve">male|female </w:t>
      </w:r>
    </w:p>
    <w:p w14:paraId="2F68EC44" w14:textId="77777777" w:rsidR="00727578" w:rsidRPr="002F2EE7" w:rsidRDefault="002F2EE7">
      <w:pPr>
        <w:pStyle w:val="0DraftNormal"/>
        <w:rPr>
          <w:rFonts w:ascii="Montserrat" w:hAnsi="Montserrat"/>
          <w:color w:val="0000FF"/>
          <w:sz w:val="24"/>
        </w:rPr>
      </w:pPr>
      <w:r w:rsidRPr="002F2EE7">
        <w:rPr>
          <w:rFonts w:ascii="Montserrat" w:hAnsi="Montserrat"/>
          <w:color w:val="0000FF"/>
          <w:sz w:val="24"/>
        </w:rPr>
        <w:tab/>
      </w:r>
      <w:r w:rsidRPr="002F2EE7">
        <w:rPr>
          <w:rFonts w:ascii="Montserrat" w:hAnsi="Montserrat"/>
          <w:color w:val="0000FF"/>
          <w:sz w:val="24"/>
        </w:rPr>
        <w:sym w:font="Marlett" w:char="F039"/>
      </w:r>
      <w:r w:rsidRPr="002F2EE7">
        <w:rPr>
          <w:rFonts w:ascii="Montserrat" w:hAnsi="Montserrat"/>
          <w:color w:val="0000FF"/>
          <w:sz w:val="24"/>
        </w:rPr>
        <w:t xml:space="preserve">dragon|phoenix - or as more formal avon language expresses it, demonic|angelic </w:t>
      </w:r>
    </w:p>
    <w:p w14:paraId="673CC7F7" w14:textId="77777777" w:rsidR="00727578" w:rsidRPr="002F2EE7" w:rsidRDefault="002F2EE7">
      <w:pPr>
        <w:pStyle w:val="0DraftNormal"/>
        <w:rPr>
          <w:rFonts w:ascii="Montserrat" w:hAnsi="Montserrat"/>
          <w:color w:val="0000FF"/>
          <w:sz w:val="24"/>
        </w:rPr>
      </w:pPr>
      <w:r w:rsidRPr="002F2EE7">
        <w:rPr>
          <w:rFonts w:ascii="Montserrat" w:hAnsi="Montserrat"/>
          <w:color w:val="0000FF"/>
          <w:sz w:val="24"/>
        </w:rPr>
        <w:tab/>
      </w:r>
      <w:r w:rsidRPr="002F2EE7">
        <w:rPr>
          <w:rFonts w:ascii="Montserrat" w:hAnsi="Montserrat"/>
          <w:color w:val="0000FF"/>
          <w:sz w:val="24"/>
        </w:rPr>
        <w:t xml:space="preserve">these modes correspond to the physical and spiritual qualities of human and avon embodiment. </w:t>
      </w:r>
    </w:p>
    <w:p w14:paraId="21D031B7" w14:textId="77777777" w:rsidR="00727578" w:rsidRPr="002F2EE7" w:rsidRDefault="00727578">
      <w:pPr>
        <w:pStyle w:val="0DraftNormal"/>
        <w:rPr>
          <w:rFonts w:ascii="Montserrat" w:hAnsi="Montserrat"/>
          <w:sz w:val="24"/>
        </w:rPr>
      </w:pPr>
    </w:p>
    <w:p w14:paraId="4B0FEAEF" w14:textId="77777777" w:rsidR="00727578" w:rsidRPr="002F2EE7" w:rsidRDefault="002F2EE7">
      <w:pPr>
        <w:pStyle w:val="0DraftNormal"/>
        <w:rPr>
          <w:rFonts w:ascii="Montserrat" w:hAnsi="Montserrat"/>
          <w:sz w:val="24"/>
        </w:rPr>
      </w:pPr>
      <w:r w:rsidRPr="002F2EE7">
        <w:rPr>
          <w:rFonts w:ascii="Montserrat" w:hAnsi="Montserrat"/>
          <w:sz w:val="24"/>
        </w:rPr>
        <w:t xml:space="preserve">Of all the aspects of phoenix, only dusk was conscious of ember’s paradox throughout. Ember was made aware of the paradox after dawn’s blooding, when she was confronted by the history of her imprisonment in the eye of paradox. </w:t>
      </w:r>
    </w:p>
    <w:p w14:paraId="3CB4A82B" w14:textId="77777777" w:rsidR="00727578" w:rsidRPr="002F2EE7" w:rsidRDefault="002F2EE7">
      <w:pPr>
        <w:pStyle w:val="0DraftNormal"/>
        <w:rPr>
          <w:rFonts w:ascii="Montserrat" w:hAnsi="Montserrat"/>
          <w:color w:val="0000FF"/>
          <w:sz w:val="24"/>
        </w:rPr>
      </w:pPr>
      <w:r w:rsidRPr="002F2EE7">
        <w:rPr>
          <w:rFonts w:ascii="Montserrat" w:hAnsi="Montserrat"/>
          <w:color w:val="0000FF"/>
          <w:sz w:val="24"/>
        </w:rPr>
        <w:tab/>
        <w:t xml:space="preserve">see 00-dn-avon-007-daughter series, draft pool notes. </w:t>
      </w:r>
    </w:p>
    <w:p w14:paraId="79A44F30" w14:textId="77777777" w:rsidR="00727578" w:rsidRPr="002F2EE7" w:rsidRDefault="002F2EE7">
      <w:pPr>
        <w:pStyle w:val="0DraftNormal"/>
        <w:rPr>
          <w:rFonts w:ascii="Montserrat" w:hAnsi="Montserrat"/>
          <w:sz w:val="24"/>
        </w:rPr>
      </w:pPr>
      <w:r w:rsidRPr="002F2EE7">
        <w:rPr>
          <w:rFonts w:ascii="Montserrat" w:hAnsi="Montserrat"/>
          <w:sz w:val="24"/>
        </w:rPr>
        <w:t>At the point when ember emerged from the eye of paradox, years before ash and ember’s birth, ember was courted by the house of the phoenix. In particular the heirs of the emperor. It was a strange courtship, for two of the heirs she confronted were dusk and coal who each perfectly resembled ash. Confronted with the growing fear that her own ash might be forever lost, she was tempted, and allowed herself to be courted. Unfortunately, she had trouble with who they thought she was. She was believed to be their</w:t>
      </w:r>
      <w:r w:rsidRPr="002F2EE7">
        <w:rPr>
          <w:rFonts w:ascii="Montserrat" w:hAnsi="Montserrat"/>
          <w:sz w:val="24"/>
        </w:rPr>
        <w:t xml:space="preserve"> legendary ancestor. For more than ten thousand years she had been imprisoned naked before their eyes. A living statue worshipped by countless generations in her direct line of descent. The emperor offered her all the rights and titles of her ancient heritage and begged her to marry her heirs, and fill the obvious vacancy in their circle. At the time she thought that was crazy, but the resemblance was striking. The last time she had seen dusk, he had been called ash ember and had a tendency to turn into a g</w:t>
      </w:r>
      <w:r w:rsidRPr="002F2EE7">
        <w:rPr>
          <w:rFonts w:ascii="Montserrat" w:hAnsi="Montserrat"/>
          <w:sz w:val="24"/>
        </w:rPr>
        <w:t>irl at any provocation. This more mature and controlled dusk deceived her. Ember also confronted an unexpected twin in cinder, which touched an absence created by her own restoration. Having arrived before her own birth, it seemed entirely possible that they were her real parents. She could remember that her mother and cinder died at the same time in the same place. It was conceivable that her child’s mind had been unable to reconcile the memory of the event with the story she had later heard about it. In f</w:t>
      </w:r>
      <w:r w:rsidRPr="002F2EE7">
        <w:rPr>
          <w:rFonts w:ascii="Montserrat" w:hAnsi="Montserrat"/>
          <w:sz w:val="24"/>
        </w:rPr>
        <w:t xml:space="preserve">act, she remembered dusk as ash ember’s father and this appeared to answer the mystery of where dusk and ash ember had come from, and why there was such a resemblance between ash ember, ash and ember. It seemed obvious that she had somehow become intimately involved in events that shaped her own past. She feared to interfere with the relationships her memory said must form, and grieved at the deaths she knew would come. Unable to even explain, she fled from the alter and into the opening movements of a war </w:t>
      </w:r>
      <w:r w:rsidRPr="002F2EE7">
        <w:rPr>
          <w:rFonts w:ascii="Montserrat" w:hAnsi="Montserrat"/>
          <w:sz w:val="24"/>
        </w:rPr>
        <w:t xml:space="preserve">her mother had fought in. Her memory was unreliable on crucial details, but she had a sense of the paradox she feared to fully realize. Her awareness of the truth was lost when she was slain by the invaders at angel’s gate. </w:t>
      </w:r>
    </w:p>
    <w:p w14:paraId="2F7ECEE9" w14:textId="77777777" w:rsidR="00727578" w:rsidRPr="002F2EE7" w:rsidRDefault="00727578">
      <w:pPr>
        <w:pStyle w:val="0DraftNormal"/>
        <w:rPr>
          <w:rFonts w:ascii="Montserrat" w:hAnsi="Montserrat"/>
          <w:sz w:val="24"/>
        </w:rPr>
      </w:pPr>
    </w:p>
    <w:p w14:paraId="2ED49ED5" w14:textId="77777777" w:rsidR="00727578" w:rsidRPr="002F2EE7" w:rsidRDefault="002F2EE7">
      <w:pPr>
        <w:pStyle w:val="0DraftNormal"/>
        <w:rPr>
          <w:rFonts w:ascii="Montserrat" w:hAnsi="Montserrat"/>
          <w:sz w:val="24"/>
        </w:rPr>
      </w:pPr>
      <w:r w:rsidRPr="002F2EE7">
        <w:rPr>
          <w:rFonts w:ascii="Montserrat" w:hAnsi="Montserrat"/>
          <w:sz w:val="24"/>
        </w:rPr>
        <w:t>Dawn possessed her memories up to her escape from phoenix gate. She realized that those memories were from the near future, but not that some of them hailed from so far into the past. She could deduce that ember emerged from the eye of paradox before the birth of ash and ember, but like ember, she initially assumed that ash and ember were children of dusk, cinder and coal. The way ember remembered it, her mother was human, a psi corps officer, and that she came to oasis and had some kind of affair with dusk</w:t>
      </w:r>
      <w:r w:rsidRPr="002F2EE7">
        <w:rPr>
          <w:rFonts w:ascii="Montserrat" w:hAnsi="Montserrat"/>
          <w:sz w:val="24"/>
        </w:rPr>
        <w:t xml:space="preserve"> or coal. The whole paradox escaped her until she found herself living through it. </w:t>
      </w:r>
    </w:p>
    <w:p w14:paraId="2DDE1138" w14:textId="77777777" w:rsidR="00727578" w:rsidRPr="002F2EE7" w:rsidRDefault="00727578">
      <w:pPr>
        <w:pStyle w:val="0DraftNormal"/>
        <w:rPr>
          <w:rFonts w:ascii="Montserrat" w:hAnsi="Montserrat"/>
          <w:sz w:val="24"/>
        </w:rPr>
      </w:pPr>
    </w:p>
    <w:p w14:paraId="3B4761E4" w14:textId="77777777" w:rsidR="00727578" w:rsidRPr="002F2EE7" w:rsidRDefault="002F2EE7">
      <w:pPr>
        <w:pStyle w:val="0DraftNormal"/>
        <w:rPr>
          <w:rFonts w:ascii="Montserrat" w:hAnsi="Montserrat"/>
          <w:sz w:val="24"/>
        </w:rPr>
      </w:pPr>
      <w:r w:rsidRPr="002F2EE7">
        <w:rPr>
          <w:rFonts w:ascii="Montserrat" w:hAnsi="Montserrat"/>
          <w:sz w:val="24"/>
        </w:rPr>
        <w:t xml:space="preserve">Dusk was more aware of the paradox, having the experiences of ash, who knew he was avon, and ash ember who went on to experience most of the paradox first hand. </w:t>
      </w:r>
    </w:p>
    <w:p w14:paraId="3C834BC8" w14:textId="77777777" w:rsidR="00727578" w:rsidRPr="002F2EE7" w:rsidRDefault="00727578">
      <w:pPr>
        <w:pStyle w:val="0DraftNormal"/>
        <w:rPr>
          <w:rFonts w:ascii="Montserrat" w:hAnsi="Montserrat"/>
          <w:sz w:val="24"/>
        </w:rPr>
      </w:pPr>
    </w:p>
    <w:p w14:paraId="13FF1D56" w14:textId="77777777" w:rsidR="00727578" w:rsidRPr="002F2EE7" w:rsidRDefault="002F2EE7">
      <w:pPr>
        <w:pStyle w:val="0DraftNormal"/>
        <w:rPr>
          <w:rFonts w:ascii="Montserrat" w:hAnsi="Montserrat"/>
          <w:sz w:val="24"/>
        </w:rPr>
      </w:pPr>
      <w:r w:rsidRPr="002F2EE7">
        <w:rPr>
          <w:rFonts w:ascii="Montserrat" w:hAnsi="Montserrat"/>
          <w:sz w:val="24"/>
        </w:rPr>
        <w:t xml:space="preserve">Only once while ember was imprisoned in the gates of paradox did the eye of paradox open. A temporary passage between aeirn and anth had allowed the founders of the avon empire to flee from the jien empire. It had taken the combined wills of the founding houses, wielded by ash and dusk, to cross the abyss between galaxies. No other mind could bypass the paradox ember’s presence had created. However, as the imprisoned girl came closer to her proper time, the weight of the paradox diminished enough for human </w:t>
      </w:r>
      <w:r w:rsidRPr="002F2EE7">
        <w:rPr>
          <w:rFonts w:ascii="Montserrat" w:hAnsi="Montserrat"/>
          <w:sz w:val="24"/>
        </w:rPr>
        <w:t xml:space="preserve">technology to free ember from stasis. </w:t>
      </w:r>
    </w:p>
    <w:p w14:paraId="3D153260" w14:textId="77777777" w:rsidR="00727578" w:rsidRPr="002F2EE7" w:rsidRDefault="00727578">
      <w:pPr>
        <w:pStyle w:val="0DraftNormal"/>
        <w:rPr>
          <w:rFonts w:ascii="Montserrat" w:hAnsi="Montserrat"/>
          <w:sz w:val="24"/>
        </w:rPr>
      </w:pPr>
    </w:p>
    <w:p w14:paraId="713A6750" w14:textId="77777777" w:rsidR="00727578" w:rsidRPr="002F2EE7" w:rsidRDefault="002F2EE7">
      <w:pPr>
        <w:pStyle w:val="0DraftNormal"/>
        <w:rPr>
          <w:rFonts w:ascii="Montserrat" w:hAnsi="Montserrat"/>
          <w:sz w:val="24"/>
        </w:rPr>
      </w:pPr>
      <w:r w:rsidRPr="002F2EE7">
        <w:rPr>
          <w:rFonts w:ascii="Montserrat" w:hAnsi="Montserrat"/>
          <w:sz w:val="24"/>
        </w:rPr>
        <w:t>Once ember had been torn out of the gate, the eye of paradox was open to passage for the first time in over ten thousand years ago. Her disappearance from the eye of paradox, announced the end of the severing. Within days a mission was sent out to investigate and infiltrate whatever social order the rebellious avon had created in the interim. Deceived by their own ignorance, the invaders mistook the civilization they had found as a purely human civilization, and their attempt to take over the system erupted</w:t>
      </w:r>
      <w:r w:rsidRPr="002F2EE7">
        <w:rPr>
          <w:rFonts w:ascii="Montserrat" w:hAnsi="Montserrat"/>
          <w:sz w:val="24"/>
        </w:rPr>
        <w:t xml:space="preserve"> into chaos. The war that unfolded caused ember to remain in the aegis for several years. Her suitors’ efforts to track her down resulted in the revelation of the greater avon empire to the aegis. </w:t>
      </w:r>
    </w:p>
    <w:p w14:paraId="689A4B1E" w14:textId="77777777" w:rsidR="00727578" w:rsidRPr="002F2EE7" w:rsidRDefault="00727578">
      <w:pPr>
        <w:pStyle w:val="0DraftNormal"/>
        <w:rPr>
          <w:rFonts w:ascii="Montserrat" w:hAnsi="Montserrat"/>
          <w:sz w:val="24"/>
        </w:rPr>
      </w:pPr>
    </w:p>
    <w:p w14:paraId="02409CD6" w14:textId="77777777" w:rsidR="00727578" w:rsidRPr="002F2EE7" w:rsidRDefault="002F2EE7">
      <w:pPr>
        <w:pStyle w:val="0DraftNormal"/>
        <w:rPr>
          <w:rFonts w:ascii="Montserrat" w:hAnsi="Montserrat"/>
          <w:sz w:val="24"/>
        </w:rPr>
      </w:pPr>
      <w:r w:rsidRPr="002F2EE7">
        <w:rPr>
          <w:rFonts w:ascii="Montserrat" w:hAnsi="Montserrat"/>
          <w:sz w:val="24"/>
        </w:rPr>
        <w:t xml:space="preserve">By the time her suitors had tracked her down, ember had found true love in the aegis. An avon pair, alexander and alexandrea morgan, had taken her under their wings during her first years in the aegis. Ironically, they were all living under assumed human identities. Due to a misunderstanding, ember was identified by the aegis as arden ember sinclair, a member of a lost colonial expedition that discovered the oasis system over a thousand years ago. She had been a psionic operative with the code name phoenix </w:t>
      </w:r>
      <w:r w:rsidRPr="002F2EE7">
        <w:rPr>
          <w:rFonts w:ascii="Montserrat" w:hAnsi="Montserrat"/>
          <w:sz w:val="24"/>
        </w:rPr>
        <w:t xml:space="preserve">for a noted ability to cheat death. Her adoption of the identity of phoenix ember sinclair had been accepted as her way of adjusting to life after her traumatic imprisonment in the eye of paradox. The morgans were both scouts for the avon empire who had established themselves over a couple of generations in the aegis. Their commissions had come from dusk, who had also instructed them in a number of obscure preparations for ember’s paradox. Dusk had also compelled dawn to seek out the morgans for assistance </w:t>
      </w:r>
      <w:r w:rsidRPr="002F2EE7">
        <w:rPr>
          <w:rFonts w:ascii="Montserrat" w:hAnsi="Montserrat"/>
          <w:sz w:val="24"/>
        </w:rPr>
        <w:t xml:space="preserve">in establishing herself in the aegis. Alexander, dawn and ember had met in the course of active duty in the aegis navy. Alexandrea was pregnant with kimberly and kevin when alexander met ember. As alexander and ember fell in love, dawn and dusk entrusted part of her secret to alexander. His ability to bear the paradox cemented their love and led to their marriage. Her involvement in establishing contact with the avon empire and its disturbingly human yet alien populace never led to her identification as an </w:t>
      </w:r>
      <w:r w:rsidRPr="002F2EE7">
        <w:rPr>
          <w:rFonts w:ascii="Montserrat" w:hAnsi="Montserrat"/>
          <w:sz w:val="24"/>
        </w:rPr>
        <w:t xml:space="preserve">avon herself. Under alexander morgan’s guidance, she elected not to enlighten them, even though it led to increasing complications in her life. </w:t>
      </w:r>
    </w:p>
    <w:p w14:paraId="03CD768B" w14:textId="77777777" w:rsidR="00727578" w:rsidRPr="002F2EE7" w:rsidRDefault="00727578">
      <w:pPr>
        <w:pStyle w:val="0DraftNormal"/>
        <w:rPr>
          <w:rFonts w:ascii="Montserrat" w:hAnsi="Montserrat"/>
          <w:sz w:val="24"/>
        </w:rPr>
      </w:pPr>
    </w:p>
    <w:p w14:paraId="7C4959D5" w14:textId="77777777" w:rsidR="00727578" w:rsidRPr="002F2EE7" w:rsidRDefault="002F2EE7">
      <w:pPr>
        <w:pStyle w:val="0DraftNormal"/>
        <w:rPr>
          <w:rFonts w:ascii="Montserrat" w:hAnsi="Montserrat"/>
          <w:sz w:val="24"/>
        </w:rPr>
      </w:pPr>
      <w:r w:rsidRPr="002F2EE7">
        <w:rPr>
          <w:rFonts w:ascii="Montserrat" w:hAnsi="Montserrat"/>
          <w:sz w:val="24"/>
        </w:rPr>
        <w:t xml:space="preserve">Confronted with emissaries from the avon empire, the aegis unwittingly acknowledged themselves the governing body of the “human empire” as the avon had chosen to perceive the second wave colonies of earth. From the moment of their first treaty, the primary concerns of human-avon diplomacy had been the question of what to do about the dangerously unstable first wave of colonization still underway like an unstoppable chain reaction, and the war. </w:t>
      </w:r>
    </w:p>
    <w:p w14:paraId="25083F13" w14:textId="77777777" w:rsidR="00727578" w:rsidRPr="002F2EE7" w:rsidRDefault="00727578">
      <w:pPr>
        <w:pStyle w:val="0DraftNormal"/>
        <w:rPr>
          <w:rFonts w:ascii="Montserrat" w:hAnsi="Montserrat"/>
          <w:sz w:val="24"/>
        </w:rPr>
      </w:pPr>
    </w:p>
    <w:p w14:paraId="48688C73" w14:textId="77777777" w:rsidR="00727578" w:rsidRPr="002F2EE7" w:rsidRDefault="002F2EE7">
      <w:pPr>
        <w:pStyle w:val="0DraftNormal"/>
        <w:rPr>
          <w:rFonts w:ascii="Montserrat" w:hAnsi="Montserrat"/>
          <w:sz w:val="24"/>
        </w:rPr>
      </w:pPr>
      <w:r w:rsidRPr="002F2EE7">
        <w:rPr>
          <w:rFonts w:ascii="Montserrat" w:hAnsi="Montserrat"/>
          <w:sz w:val="24"/>
        </w:rPr>
        <w:t xml:space="preserve">Ember’s marriage to alexander, and their appointment as ambassadors to the avon empire made them both tremendous assets to their true people. Alexander and ember had a child together, dani (danielle-daniel), a year before ember gave birth to ash and ember. </w:t>
      </w:r>
    </w:p>
    <w:p w14:paraId="6DE0FBBB" w14:textId="77777777" w:rsidR="00727578" w:rsidRPr="002F2EE7" w:rsidRDefault="00727578">
      <w:pPr>
        <w:pStyle w:val="0DraftNormal"/>
        <w:rPr>
          <w:rFonts w:ascii="Montserrat" w:hAnsi="Montserrat"/>
          <w:sz w:val="24"/>
        </w:rPr>
      </w:pPr>
    </w:p>
    <w:p w14:paraId="6B261A9C" w14:textId="77777777" w:rsidR="00727578" w:rsidRPr="002F2EE7" w:rsidRDefault="002F2EE7">
      <w:pPr>
        <w:pStyle w:val="0DraftNormal"/>
        <w:rPr>
          <w:rFonts w:ascii="Montserrat" w:hAnsi="Montserrat"/>
          <w:sz w:val="24"/>
        </w:rPr>
      </w:pPr>
      <w:r w:rsidRPr="002F2EE7">
        <w:rPr>
          <w:rFonts w:ascii="Montserrat" w:hAnsi="Montserrat"/>
          <w:sz w:val="24"/>
        </w:rPr>
        <w:t>The Avon Race—The Children Of The Phoenix</w:t>
      </w:r>
    </w:p>
    <w:p w14:paraId="2FD7BF3F" w14:textId="77777777" w:rsidR="00727578" w:rsidRPr="002F2EE7" w:rsidRDefault="002F2EE7">
      <w:pPr>
        <w:pStyle w:val="0DraftNormal"/>
        <w:rPr>
          <w:rFonts w:ascii="Montserrat" w:hAnsi="Montserrat"/>
          <w:sz w:val="24"/>
        </w:rPr>
      </w:pPr>
      <w:r w:rsidRPr="002F2EE7">
        <w:rPr>
          <w:rFonts w:ascii="Montserrat" w:hAnsi="Montserrat"/>
          <w:sz w:val="24"/>
        </w:rPr>
        <w:t xml:space="preserve">Avon were a race of souls divided in body on the bridge of sex, united in spirit on the bridge of identity. </w:t>
      </w:r>
    </w:p>
    <w:p w14:paraId="02D08F02" w14:textId="77777777" w:rsidR="00727578" w:rsidRPr="002F2EE7" w:rsidRDefault="002F2EE7">
      <w:pPr>
        <w:pStyle w:val="0DraftNormal"/>
        <w:rPr>
          <w:rFonts w:ascii="Montserrat" w:hAnsi="Montserrat"/>
          <w:sz w:val="24"/>
        </w:rPr>
      </w:pPr>
      <w:r w:rsidRPr="002F2EE7">
        <w:rPr>
          <w:rFonts w:ascii="Montserrat" w:hAnsi="Montserrat"/>
          <w:sz w:val="24"/>
        </w:rPr>
        <w:t xml:space="preserve">Avon were a race with the gift of rebirth. </w:t>
      </w:r>
    </w:p>
    <w:p w14:paraId="160AFF45" w14:textId="77777777" w:rsidR="00727578" w:rsidRPr="002F2EE7" w:rsidRDefault="002F2EE7">
      <w:pPr>
        <w:pStyle w:val="0DraftNormal"/>
        <w:rPr>
          <w:rFonts w:ascii="Montserrat" w:hAnsi="Montserrat"/>
          <w:sz w:val="24"/>
        </w:rPr>
      </w:pPr>
      <w:r w:rsidRPr="002F2EE7">
        <w:rPr>
          <w:rFonts w:ascii="Montserrat" w:hAnsi="Montserrat"/>
          <w:sz w:val="24"/>
        </w:rPr>
        <w:t xml:space="preserve">Avon were otherwise not much different from humans. </w:t>
      </w:r>
    </w:p>
    <w:p w14:paraId="3EEFAEBE" w14:textId="77777777" w:rsidR="00727578" w:rsidRPr="002F2EE7" w:rsidRDefault="002F2EE7">
      <w:pPr>
        <w:pStyle w:val="0DraftNormal"/>
        <w:rPr>
          <w:rFonts w:ascii="Montserrat" w:hAnsi="Montserrat"/>
          <w:sz w:val="24"/>
        </w:rPr>
      </w:pPr>
      <w:r w:rsidRPr="002F2EE7">
        <w:rPr>
          <w:rFonts w:ascii="Montserrat" w:hAnsi="Montserrat"/>
          <w:sz w:val="24"/>
        </w:rPr>
        <w:t xml:space="preserve">The resemblance between avon and humans was awesome and disturbing. </w:t>
      </w:r>
    </w:p>
    <w:p w14:paraId="0C0F941B" w14:textId="77777777" w:rsidR="00727578" w:rsidRPr="002F2EE7" w:rsidRDefault="002F2EE7">
      <w:pPr>
        <w:pStyle w:val="0DraftNormal"/>
        <w:rPr>
          <w:rFonts w:ascii="Montserrat" w:hAnsi="Montserrat"/>
          <w:sz w:val="24"/>
        </w:rPr>
      </w:pPr>
      <w:r w:rsidRPr="002F2EE7">
        <w:rPr>
          <w:rFonts w:ascii="Montserrat" w:hAnsi="Montserrat"/>
          <w:sz w:val="24"/>
        </w:rPr>
        <w:t xml:space="preserve">In all the universe, it was exceptionally unusual for two separately evolved species to converge so perfectly. </w:t>
      </w:r>
    </w:p>
    <w:p w14:paraId="4CB1848F" w14:textId="77777777" w:rsidR="00727578" w:rsidRPr="002F2EE7" w:rsidRDefault="002F2EE7">
      <w:pPr>
        <w:pStyle w:val="0DraftNormal"/>
        <w:rPr>
          <w:rFonts w:ascii="Montserrat" w:hAnsi="Montserrat"/>
          <w:sz w:val="24"/>
        </w:rPr>
      </w:pPr>
      <w:r w:rsidRPr="002F2EE7">
        <w:rPr>
          <w:rFonts w:ascii="Montserrat" w:hAnsi="Montserrat"/>
          <w:sz w:val="24"/>
        </w:rPr>
        <w:t xml:space="preserve">Avon claimed that they had settled in this galaxy because of their shocking discovery of the human race tens of thousands of years ago. </w:t>
      </w:r>
    </w:p>
    <w:p w14:paraId="513736FE" w14:textId="77777777" w:rsidR="00727578" w:rsidRPr="002F2EE7" w:rsidRDefault="002F2EE7">
      <w:pPr>
        <w:pStyle w:val="0DraftNormal"/>
        <w:rPr>
          <w:rFonts w:ascii="Montserrat" w:hAnsi="Montserrat"/>
          <w:sz w:val="24"/>
        </w:rPr>
      </w:pPr>
      <w:r w:rsidRPr="002F2EE7">
        <w:rPr>
          <w:rFonts w:ascii="Montserrat" w:hAnsi="Montserrat"/>
          <w:sz w:val="24"/>
        </w:rPr>
        <w:t xml:space="preserve">Aside from being born as sex-compliment diunes, there was one significant difference between avon and humans. </w:t>
      </w:r>
    </w:p>
    <w:p w14:paraId="4E458E55" w14:textId="77777777" w:rsidR="00727578" w:rsidRPr="002F2EE7" w:rsidRDefault="002F2EE7">
      <w:pPr>
        <w:pStyle w:val="0DraftNormal"/>
        <w:rPr>
          <w:rFonts w:ascii="Montserrat" w:hAnsi="Montserrat"/>
          <w:sz w:val="24"/>
        </w:rPr>
      </w:pPr>
      <w:r w:rsidRPr="002F2EE7">
        <w:rPr>
          <w:rFonts w:ascii="Montserrat" w:hAnsi="Montserrat"/>
          <w:sz w:val="24"/>
        </w:rPr>
        <w:t xml:space="preserve">As part of their early evolution, avon developed an asexual reproductive mechanism. </w:t>
      </w:r>
    </w:p>
    <w:p w14:paraId="5D722779" w14:textId="77777777" w:rsidR="00727578" w:rsidRPr="002F2EE7" w:rsidRDefault="002F2EE7">
      <w:pPr>
        <w:pStyle w:val="0DraftNormal"/>
        <w:rPr>
          <w:rFonts w:ascii="Montserrat" w:hAnsi="Montserrat"/>
          <w:sz w:val="24"/>
        </w:rPr>
      </w:pPr>
      <w:r w:rsidRPr="002F2EE7">
        <w:rPr>
          <w:rFonts w:ascii="Montserrat" w:hAnsi="Montserrat"/>
          <w:sz w:val="24"/>
        </w:rPr>
        <w:t xml:space="preserve">Avon, like their jien ancestors, conceived parthenogenically at a specific age, producing identical offspring. </w:t>
      </w:r>
    </w:p>
    <w:p w14:paraId="7F612991" w14:textId="77777777" w:rsidR="00727578" w:rsidRPr="002F2EE7" w:rsidRDefault="002F2EE7">
      <w:pPr>
        <w:pStyle w:val="0DraftNormal"/>
        <w:rPr>
          <w:rFonts w:ascii="Montserrat" w:hAnsi="Montserrat"/>
          <w:sz w:val="24"/>
        </w:rPr>
      </w:pPr>
      <w:r w:rsidRPr="002F2EE7">
        <w:rPr>
          <w:rFonts w:ascii="Montserrat" w:hAnsi="Montserrat"/>
          <w:sz w:val="24"/>
        </w:rPr>
        <w:t xml:space="preserve">Combining this physical mechanism and their psionic development, avon could extend their consciousness to these natural clones, and eventually transfer their entire minds into the younger, newer bodies. </w:t>
      </w:r>
    </w:p>
    <w:p w14:paraId="4D848CFF" w14:textId="77777777" w:rsidR="00727578" w:rsidRPr="002F2EE7" w:rsidRDefault="002F2EE7">
      <w:pPr>
        <w:pStyle w:val="0DraftNormal"/>
        <w:rPr>
          <w:rFonts w:ascii="Montserrat" w:hAnsi="Montserrat"/>
          <w:sz w:val="24"/>
        </w:rPr>
      </w:pPr>
      <w:r w:rsidRPr="002F2EE7">
        <w:rPr>
          <w:rFonts w:ascii="Montserrat" w:hAnsi="Montserrat"/>
          <w:sz w:val="24"/>
        </w:rPr>
        <w:t xml:space="preserve">These same natural abilities could also be used to reincarnate other souls in their image. </w:t>
      </w:r>
    </w:p>
    <w:p w14:paraId="7121ED13" w14:textId="77777777" w:rsidR="00727578" w:rsidRPr="002F2EE7" w:rsidRDefault="00727578">
      <w:pPr>
        <w:pStyle w:val="0DraftNormal"/>
        <w:rPr>
          <w:rFonts w:ascii="Montserrat" w:hAnsi="Montserrat"/>
          <w:sz w:val="24"/>
        </w:rPr>
      </w:pPr>
    </w:p>
    <w:p w14:paraId="3D90D4F5" w14:textId="77777777" w:rsidR="00727578" w:rsidRPr="002F2EE7" w:rsidRDefault="002F2EE7">
      <w:pPr>
        <w:pStyle w:val="0DraftNormal"/>
        <w:rPr>
          <w:rFonts w:ascii="Montserrat" w:hAnsi="Montserrat"/>
          <w:sz w:val="24"/>
        </w:rPr>
      </w:pPr>
      <w:r w:rsidRPr="002F2EE7">
        <w:rPr>
          <w:rFonts w:ascii="Montserrat" w:hAnsi="Montserrat"/>
          <w:sz w:val="24"/>
        </w:rPr>
        <w:t>The Morgan Family</w:t>
      </w:r>
    </w:p>
    <w:p w14:paraId="784699EF" w14:textId="77777777" w:rsidR="00727578" w:rsidRPr="002F2EE7" w:rsidRDefault="002F2EE7">
      <w:pPr>
        <w:pStyle w:val="0DraftNormal"/>
        <w:rPr>
          <w:rFonts w:ascii="Montserrat" w:hAnsi="Montserrat"/>
          <w:sz w:val="24"/>
        </w:rPr>
      </w:pPr>
      <w:r w:rsidRPr="002F2EE7">
        <w:rPr>
          <w:rFonts w:ascii="Montserrat" w:hAnsi="Montserrat"/>
          <w:sz w:val="24"/>
        </w:rPr>
        <w:t xml:space="preserve">Alexander and alexandrea morgan had officially come to the oasis system to study avon culture, and live on a world that did not proscribe the use of psionics. </w:t>
      </w:r>
    </w:p>
    <w:p w14:paraId="478C6B59" w14:textId="77777777" w:rsidR="00727578" w:rsidRPr="002F2EE7" w:rsidRDefault="002F2EE7">
      <w:pPr>
        <w:pStyle w:val="0DraftNormal"/>
        <w:rPr>
          <w:rFonts w:ascii="Montserrat" w:hAnsi="Montserrat"/>
          <w:sz w:val="24"/>
        </w:rPr>
      </w:pPr>
      <w:r w:rsidRPr="002F2EE7">
        <w:rPr>
          <w:rFonts w:ascii="Montserrat" w:hAnsi="Montserrat"/>
          <w:sz w:val="24"/>
        </w:rPr>
        <w:t xml:space="preserve">The lure of freedom had drawn many psionic human settlers to oasis since its rediscovery. </w:t>
      </w:r>
    </w:p>
    <w:p w14:paraId="70FF032E" w14:textId="77777777" w:rsidR="00727578" w:rsidRPr="002F2EE7" w:rsidRDefault="002F2EE7">
      <w:pPr>
        <w:pStyle w:val="0DraftNormal"/>
        <w:rPr>
          <w:rFonts w:ascii="Montserrat" w:hAnsi="Montserrat"/>
          <w:sz w:val="24"/>
        </w:rPr>
      </w:pPr>
      <w:r w:rsidRPr="002F2EE7">
        <w:rPr>
          <w:rFonts w:ascii="Montserrat" w:hAnsi="Montserrat"/>
          <w:sz w:val="24"/>
        </w:rPr>
        <w:t xml:space="preserve">Because they were officially supposed to be human, and ember actually held a diplomatic post for the aegis, they could not afford to have children that were obviously avon. </w:t>
      </w:r>
    </w:p>
    <w:p w14:paraId="0229F15A" w14:textId="77777777" w:rsidR="00727578" w:rsidRPr="002F2EE7" w:rsidRDefault="002F2EE7">
      <w:pPr>
        <w:pStyle w:val="0DraftNormal"/>
        <w:rPr>
          <w:rFonts w:ascii="Montserrat" w:hAnsi="Montserrat"/>
          <w:sz w:val="24"/>
        </w:rPr>
      </w:pPr>
      <w:r w:rsidRPr="002F2EE7">
        <w:rPr>
          <w:rFonts w:ascii="Montserrat" w:hAnsi="Montserrat"/>
          <w:sz w:val="24"/>
        </w:rPr>
        <w:t xml:space="preserve">Several precautions were taken to protect her cover identity. </w:t>
      </w:r>
    </w:p>
    <w:p w14:paraId="1E1CC411" w14:textId="77777777" w:rsidR="00727578" w:rsidRPr="002F2EE7" w:rsidRDefault="002F2EE7">
      <w:pPr>
        <w:pStyle w:val="0DraftNormal"/>
        <w:rPr>
          <w:rFonts w:ascii="Montserrat" w:hAnsi="Montserrat"/>
          <w:sz w:val="24"/>
        </w:rPr>
      </w:pPr>
      <w:r w:rsidRPr="002F2EE7">
        <w:rPr>
          <w:rFonts w:ascii="Montserrat" w:hAnsi="Montserrat"/>
          <w:sz w:val="24"/>
        </w:rPr>
        <w:t xml:space="preserve">Avon held a tradition of waiting until children until reached the age of seven before formally naming them or recognizing their existence. </w:t>
      </w:r>
    </w:p>
    <w:p w14:paraId="509A86C3" w14:textId="77777777" w:rsidR="00727578" w:rsidRPr="002F2EE7" w:rsidRDefault="002F2EE7">
      <w:pPr>
        <w:pStyle w:val="0DraftNormal"/>
        <w:rPr>
          <w:rFonts w:ascii="Montserrat" w:hAnsi="Montserrat"/>
          <w:sz w:val="24"/>
        </w:rPr>
      </w:pPr>
      <w:r w:rsidRPr="002F2EE7">
        <w:rPr>
          <w:rFonts w:ascii="Montserrat" w:hAnsi="Montserrat"/>
          <w:sz w:val="24"/>
        </w:rPr>
        <w:t xml:space="preserve">There were several reasons for this, starting with childhood mortality and extending through the complications of confirming the existence of reborn and reincarnated identities. </w:t>
      </w:r>
    </w:p>
    <w:p w14:paraId="5330B55D" w14:textId="77777777" w:rsidR="00727578" w:rsidRPr="002F2EE7" w:rsidRDefault="002F2EE7">
      <w:pPr>
        <w:pStyle w:val="0DraftNormal"/>
        <w:rPr>
          <w:rFonts w:ascii="Montserrat" w:hAnsi="Montserrat"/>
          <w:sz w:val="24"/>
        </w:rPr>
      </w:pPr>
      <w:r w:rsidRPr="002F2EE7">
        <w:rPr>
          <w:rFonts w:ascii="Montserrat" w:hAnsi="Montserrat"/>
          <w:sz w:val="24"/>
        </w:rPr>
        <w:t xml:space="preserve">Seven was considered the best and earliest age to test a child’s mind, assess her psionic potential, and confirm the transmission of identity from a previous generation if indicated. </w:t>
      </w:r>
    </w:p>
    <w:p w14:paraId="0EAA986A" w14:textId="77777777" w:rsidR="00727578" w:rsidRPr="002F2EE7" w:rsidRDefault="002F2EE7">
      <w:pPr>
        <w:pStyle w:val="0DraftNormal"/>
        <w:rPr>
          <w:rFonts w:ascii="Montserrat" w:hAnsi="Montserrat"/>
          <w:sz w:val="24"/>
        </w:rPr>
      </w:pPr>
      <w:r w:rsidRPr="002F2EE7">
        <w:rPr>
          <w:rFonts w:ascii="Montserrat" w:hAnsi="Montserrat"/>
          <w:sz w:val="24"/>
        </w:rPr>
        <w:t xml:space="preserve">As the emissary to the avon people, and a mother of psionic children, ember could reasonably be expected to honor such traditions. </w:t>
      </w:r>
    </w:p>
    <w:p w14:paraId="41A5D600" w14:textId="77777777" w:rsidR="00727578" w:rsidRPr="002F2EE7" w:rsidRDefault="002F2EE7">
      <w:pPr>
        <w:pStyle w:val="0DraftNormal"/>
        <w:rPr>
          <w:rFonts w:ascii="Montserrat" w:hAnsi="Montserrat"/>
          <w:sz w:val="24"/>
        </w:rPr>
      </w:pPr>
      <w:r w:rsidRPr="002F2EE7">
        <w:rPr>
          <w:rFonts w:ascii="Montserrat" w:hAnsi="Montserrat"/>
          <w:sz w:val="24"/>
        </w:rPr>
        <w:t xml:space="preserve">Before naming, all of her children would have to be separated—her girls raised separate and officially unrelated to their male counterparts. </w:t>
      </w:r>
    </w:p>
    <w:p w14:paraId="120FA062" w14:textId="77777777" w:rsidR="00727578" w:rsidRPr="002F2EE7" w:rsidRDefault="002F2EE7">
      <w:pPr>
        <w:pStyle w:val="0DraftNormal"/>
        <w:rPr>
          <w:rFonts w:ascii="Montserrat" w:hAnsi="Montserrat"/>
          <w:sz w:val="24"/>
        </w:rPr>
      </w:pPr>
      <w:r w:rsidRPr="002F2EE7">
        <w:rPr>
          <w:rFonts w:ascii="Montserrat" w:hAnsi="Montserrat"/>
          <w:sz w:val="24"/>
        </w:rPr>
        <w:t xml:space="preserve">The boys were divided up betweem alexandrea, dusk, and dawn. </w:t>
      </w:r>
    </w:p>
    <w:p w14:paraId="7C889608" w14:textId="77777777" w:rsidR="00727578" w:rsidRPr="002F2EE7" w:rsidRDefault="002F2EE7">
      <w:pPr>
        <w:pStyle w:val="0DraftNormal"/>
        <w:rPr>
          <w:rFonts w:ascii="Montserrat" w:hAnsi="Montserrat"/>
          <w:sz w:val="24"/>
        </w:rPr>
      </w:pPr>
      <w:r w:rsidRPr="002F2EE7">
        <w:rPr>
          <w:rFonts w:ascii="Montserrat" w:hAnsi="Montserrat"/>
          <w:sz w:val="24"/>
        </w:rPr>
        <w:t xml:space="preserve">To further protect the cover stories from being undone by the children going into heat, alexandrea, dawn and dusk had assisted in setting up and carrying out formal engagements for kim, danille, and arden with their own complements, kevin, daniel, and ash. </w:t>
      </w:r>
    </w:p>
    <w:p w14:paraId="1EF0A738" w14:textId="77777777" w:rsidR="00727578" w:rsidRPr="002F2EE7" w:rsidRDefault="00727578">
      <w:pPr>
        <w:pStyle w:val="0DraftNormal"/>
        <w:rPr>
          <w:rFonts w:ascii="Montserrat" w:hAnsi="Montserrat"/>
          <w:sz w:val="24"/>
        </w:rPr>
      </w:pPr>
    </w:p>
    <w:p w14:paraId="114BE1FE" w14:textId="77777777" w:rsidR="00727578" w:rsidRPr="002F2EE7" w:rsidRDefault="002F2EE7">
      <w:pPr>
        <w:pStyle w:val="0DraftNormal"/>
        <w:rPr>
          <w:rFonts w:ascii="Montserrat" w:hAnsi="Montserrat"/>
          <w:sz w:val="24"/>
        </w:rPr>
      </w:pPr>
      <w:r w:rsidRPr="002F2EE7">
        <w:rPr>
          <w:rFonts w:ascii="Montserrat" w:hAnsi="Montserrat"/>
          <w:sz w:val="24"/>
        </w:rPr>
        <w:t>Kim Morgan, Kevin Morgan</w:t>
      </w:r>
    </w:p>
    <w:p w14:paraId="27298E2A" w14:textId="77777777" w:rsidR="00727578" w:rsidRPr="002F2EE7" w:rsidRDefault="002F2EE7">
      <w:pPr>
        <w:pStyle w:val="0DraftNormal"/>
        <w:rPr>
          <w:rFonts w:ascii="Montserrat" w:hAnsi="Montserrat"/>
          <w:sz w:val="24"/>
        </w:rPr>
      </w:pPr>
      <w:r w:rsidRPr="002F2EE7">
        <w:rPr>
          <w:rFonts w:ascii="Montserrat" w:hAnsi="Montserrat"/>
          <w:sz w:val="24"/>
        </w:rPr>
        <w:t xml:space="preserve">Kim was officially alexander’s daughter, conceived in vitro. </w:t>
      </w:r>
    </w:p>
    <w:p w14:paraId="003FA047" w14:textId="77777777" w:rsidR="00727578" w:rsidRPr="002F2EE7" w:rsidRDefault="002F2EE7">
      <w:pPr>
        <w:pStyle w:val="0DraftNormal"/>
        <w:rPr>
          <w:rFonts w:ascii="Montserrat" w:hAnsi="Montserrat"/>
          <w:sz w:val="24"/>
        </w:rPr>
      </w:pPr>
      <w:r w:rsidRPr="002F2EE7">
        <w:rPr>
          <w:rFonts w:ascii="Montserrat" w:hAnsi="Montserrat"/>
          <w:sz w:val="24"/>
        </w:rPr>
        <w:t>Alexandrea was officially kim’s surrogate mother, and kevin</w:t>
      </w:r>
      <w:r w:rsidRPr="002F2EE7">
        <w:rPr>
          <w:rFonts w:ascii="Montserrat" w:hAnsi="Montserrat"/>
          <w:sz w:val="24"/>
        </w:rPr>
        <w:t xml:space="preserve"> was an unexpected tag along credited to a one night stand following implantation when alexandrea assumed she was protected by her pregnancy. </w:t>
      </w:r>
    </w:p>
    <w:p w14:paraId="23F46E0E" w14:textId="77777777" w:rsidR="00727578" w:rsidRPr="002F2EE7" w:rsidRDefault="00727578">
      <w:pPr>
        <w:pStyle w:val="0DraftNormal"/>
        <w:rPr>
          <w:rFonts w:ascii="Montserrat" w:hAnsi="Montserrat"/>
          <w:sz w:val="24"/>
        </w:rPr>
      </w:pPr>
    </w:p>
    <w:p w14:paraId="732ED3A5" w14:textId="77777777" w:rsidR="00727578" w:rsidRPr="002F2EE7" w:rsidRDefault="002F2EE7">
      <w:pPr>
        <w:pStyle w:val="0DraftNormal"/>
        <w:rPr>
          <w:rFonts w:ascii="Montserrat" w:hAnsi="Montserrat"/>
          <w:sz w:val="24"/>
        </w:rPr>
      </w:pPr>
      <w:r w:rsidRPr="002F2EE7">
        <w:rPr>
          <w:rFonts w:ascii="Montserrat" w:hAnsi="Montserrat"/>
          <w:sz w:val="24"/>
        </w:rPr>
        <w:t>Danille Morgan, Daniel Sinclair</w:t>
      </w:r>
    </w:p>
    <w:p w14:paraId="667A50E2" w14:textId="77777777" w:rsidR="00727578" w:rsidRPr="002F2EE7" w:rsidRDefault="002F2EE7">
      <w:pPr>
        <w:pStyle w:val="0DraftNormal"/>
        <w:rPr>
          <w:rFonts w:ascii="Montserrat" w:hAnsi="Montserrat"/>
          <w:sz w:val="24"/>
        </w:rPr>
      </w:pPr>
      <w:r w:rsidRPr="002F2EE7">
        <w:rPr>
          <w:rFonts w:ascii="Montserrat" w:hAnsi="Montserrat"/>
          <w:sz w:val="24"/>
        </w:rPr>
        <w:t xml:space="preserve">Alexander and ember raised danielle as the first child of their marriage. </w:t>
      </w:r>
    </w:p>
    <w:p w14:paraId="7D7DD653" w14:textId="77777777" w:rsidR="00727578" w:rsidRPr="002F2EE7" w:rsidRDefault="002F2EE7">
      <w:pPr>
        <w:pStyle w:val="0DraftNormal"/>
        <w:rPr>
          <w:rFonts w:ascii="Montserrat" w:hAnsi="Montserrat"/>
          <w:sz w:val="24"/>
        </w:rPr>
      </w:pPr>
      <w:r w:rsidRPr="002F2EE7">
        <w:rPr>
          <w:rFonts w:ascii="Montserrat" w:hAnsi="Montserrat"/>
          <w:sz w:val="24"/>
        </w:rPr>
        <w:t xml:space="preserve">Dawn took daniel on as her own, going so far as to stage her own pregnancy in step with ember’s. </w:t>
      </w:r>
    </w:p>
    <w:p w14:paraId="5F942164" w14:textId="77777777" w:rsidR="00727578" w:rsidRPr="002F2EE7" w:rsidRDefault="002F2EE7">
      <w:pPr>
        <w:pStyle w:val="0DraftNormal"/>
        <w:rPr>
          <w:rFonts w:ascii="Montserrat" w:hAnsi="Montserrat"/>
          <w:sz w:val="24"/>
        </w:rPr>
      </w:pPr>
      <w:r w:rsidRPr="002F2EE7">
        <w:rPr>
          <w:rFonts w:ascii="Montserrat" w:hAnsi="Montserrat"/>
          <w:sz w:val="24"/>
        </w:rPr>
        <w:t xml:space="preserve">Ember was impregnated with the seed of passion by dawn, following her recovery from the birth of dani. </w:t>
      </w:r>
    </w:p>
    <w:p w14:paraId="50D1E141" w14:textId="77777777" w:rsidR="00727578" w:rsidRPr="002F2EE7" w:rsidRDefault="002F2EE7">
      <w:pPr>
        <w:pStyle w:val="0DraftNormal"/>
        <w:rPr>
          <w:rFonts w:ascii="Montserrat" w:hAnsi="Montserrat"/>
          <w:sz w:val="24"/>
        </w:rPr>
      </w:pPr>
      <w:r w:rsidRPr="002F2EE7">
        <w:rPr>
          <w:rFonts w:ascii="Montserrat" w:hAnsi="Montserrat"/>
          <w:sz w:val="24"/>
        </w:rPr>
        <w:t xml:space="preserve">Danille and daniel had both achieved union in childhood, thus were spared having to go through with the engagement. </w:t>
      </w:r>
    </w:p>
    <w:p w14:paraId="1EBB51FB" w14:textId="77777777" w:rsidR="00727578" w:rsidRPr="002F2EE7" w:rsidRDefault="002F2EE7">
      <w:pPr>
        <w:pStyle w:val="0DraftNormal"/>
        <w:rPr>
          <w:rFonts w:ascii="Montserrat" w:hAnsi="Montserrat"/>
          <w:sz w:val="24"/>
        </w:rPr>
      </w:pPr>
      <w:r w:rsidRPr="002F2EE7">
        <w:rPr>
          <w:rFonts w:ascii="Montserrat" w:hAnsi="Montserrat"/>
          <w:sz w:val="24"/>
        </w:rPr>
        <w:t xml:space="preserve">The disappearance of daniel was covered up by the phoenix gate massacre. </w:t>
      </w:r>
    </w:p>
    <w:p w14:paraId="1344DC15" w14:textId="77777777" w:rsidR="00727578" w:rsidRPr="002F2EE7" w:rsidRDefault="00727578">
      <w:pPr>
        <w:pStyle w:val="0DraftNormal"/>
        <w:rPr>
          <w:rFonts w:ascii="Montserrat" w:hAnsi="Montserrat"/>
          <w:sz w:val="24"/>
        </w:rPr>
      </w:pPr>
    </w:p>
    <w:p w14:paraId="53BBD98F" w14:textId="77777777" w:rsidR="00727578" w:rsidRPr="002F2EE7" w:rsidRDefault="002F2EE7">
      <w:pPr>
        <w:pStyle w:val="0DraftNormal"/>
        <w:rPr>
          <w:rFonts w:ascii="Montserrat" w:hAnsi="Montserrat"/>
          <w:sz w:val="24"/>
        </w:rPr>
      </w:pPr>
      <w:r w:rsidRPr="002F2EE7">
        <w:rPr>
          <w:rFonts w:ascii="Montserrat" w:hAnsi="Montserrat"/>
          <w:sz w:val="24"/>
        </w:rPr>
        <w:t>Aliases Of Ash And Ember—Establishment</w:t>
      </w:r>
    </w:p>
    <w:p w14:paraId="68962B2C" w14:textId="77777777" w:rsidR="00727578" w:rsidRPr="002F2EE7" w:rsidRDefault="002F2EE7">
      <w:pPr>
        <w:pStyle w:val="0DraftNormal"/>
        <w:rPr>
          <w:rFonts w:ascii="Montserrat" w:hAnsi="Montserrat"/>
          <w:sz w:val="24"/>
        </w:rPr>
      </w:pPr>
      <w:r w:rsidRPr="002F2EE7">
        <w:rPr>
          <w:rFonts w:ascii="Montserrat" w:hAnsi="Montserrat"/>
          <w:sz w:val="24"/>
        </w:rPr>
        <w:t xml:space="preserve">To everyone’s surprise, dusk took the same precautions during ember’s second pregnancy, revealing some of the potential of the dragon’s gift to human observers. </w:t>
      </w:r>
    </w:p>
    <w:p w14:paraId="64032A39" w14:textId="77777777" w:rsidR="00727578" w:rsidRPr="002F2EE7" w:rsidRDefault="002F2EE7">
      <w:pPr>
        <w:pStyle w:val="0DraftNormal"/>
        <w:rPr>
          <w:rFonts w:ascii="Montserrat" w:hAnsi="Montserrat"/>
          <w:sz w:val="24"/>
        </w:rPr>
      </w:pPr>
      <w:r w:rsidRPr="002F2EE7">
        <w:rPr>
          <w:rFonts w:ascii="Montserrat" w:hAnsi="Montserrat"/>
          <w:sz w:val="24"/>
        </w:rPr>
        <w:t xml:space="preserve">Ash was independently established as ash autumn blood, son of dusk autumn blood. </w:t>
      </w:r>
    </w:p>
    <w:p w14:paraId="6877B47B" w14:textId="77777777" w:rsidR="00727578" w:rsidRPr="002F2EE7" w:rsidRDefault="002F2EE7">
      <w:pPr>
        <w:pStyle w:val="0DraftNormal"/>
        <w:rPr>
          <w:rFonts w:ascii="Montserrat" w:hAnsi="Montserrat"/>
          <w:sz w:val="24"/>
        </w:rPr>
      </w:pPr>
      <w:r w:rsidRPr="002F2EE7">
        <w:rPr>
          <w:rFonts w:ascii="Montserrat" w:hAnsi="Montserrat"/>
          <w:sz w:val="24"/>
        </w:rPr>
        <w:t xml:space="preserve">Ash was later recognized as the template of ash-ember autumn blood. </w:t>
      </w:r>
    </w:p>
    <w:p w14:paraId="5353C27A" w14:textId="77777777" w:rsidR="00727578" w:rsidRPr="002F2EE7" w:rsidRDefault="002F2EE7">
      <w:pPr>
        <w:pStyle w:val="0DraftNormal"/>
        <w:rPr>
          <w:rFonts w:ascii="Montserrat" w:hAnsi="Montserrat"/>
          <w:sz w:val="24"/>
        </w:rPr>
      </w:pPr>
      <w:r w:rsidRPr="002F2EE7">
        <w:rPr>
          <w:rFonts w:ascii="Montserrat" w:hAnsi="Montserrat"/>
          <w:sz w:val="24"/>
        </w:rPr>
        <w:t xml:space="preserve">Ember was established as arden and ashen ember morgan, using ash and some slight of hand. </w:t>
      </w:r>
    </w:p>
    <w:p w14:paraId="4F589C75" w14:textId="77777777" w:rsidR="00727578" w:rsidRPr="002F2EE7" w:rsidRDefault="00727578">
      <w:pPr>
        <w:pStyle w:val="0DraftNormal"/>
        <w:rPr>
          <w:rFonts w:ascii="Montserrat" w:hAnsi="Montserrat"/>
          <w:sz w:val="24"/>
        </w:rPr>
      </w:pPr>
    </w:p>
    <w:p w14:paraId="1577220D" w14:textId="77777777" w:rsidR="00727578" w:rsidRPr="002F2EE7" w:rsidRDefault="002F2EE7">
      <w:pPr>
        <w:pStyle w:val="0DraftNormal"/>
        <w:rPr>
          <w:rFonts w:ascii="Montserrat" w:hAnsi="Montserrat"/>
          <w:sz w:val="24"/>
        </w:rPr>
      </w:pPr>
      <w:r w:rsidRPr="002F2EE7">
        <w:rPr>
          <w:rFonts w:ascii="Montserrat" w:hAnsi="Montserrat"/>
          <w:sz w:val="24"/>
        </w:rPr>
        <w:t>Ash And The Ember Twins—Establishing Events</w:t>
      </w:r>
    </w:p>
    <w:p w14:paraId="166215A1" w14:textId="77777777" w:rsidR="00727578" w:rsidRPr="002F2EE7" w:rsidRDefault="002F2EE7">
      <w:pPr>
        <w:pStyle w:val="0DraftNormal"/>
        <w:rPr>
          <w:rFonts w:ascii="Montserrat" w:hAnsi="Montserrat"/>
          <w:sz w:val="24"/>
        </w:rPr>
      </w:pPr>
      <w:r w:rsidRPr="002F2EE7">
        <w:rPr>
          <w:rFonts w:ascii="Montserrat" w:hAnsi="Montserrat"/>
          <w:sz w:val="24"/>
        </w:rPr>
        <w:t xml:space="preserve">At birth, ash and ember were identical, despite the difference in sex. </w:t>
      </w:r>
    </w:p>
    <w:p w14:paraId="4BE49136" w14:textId="77777777" w:rsidR="00727578" w:rsidRPr="002F2EE7" w:rsidRDefault="002F2EE7">
      <w:pPr>
        <w:pStyle w:val="0DraftNormal"/>
        <w:rPr>
          <w:rFonts w:ascii="Montserrat" w:hAnsi="Montserrat"/>
          <w:sz w:val="24"/>
        </w:rPr>
      </w:pPr>
      <w:r w:rsidRPr="002F2EE7">
        <w:rPr>
          <w:rFonts w:ascii="Montserrat" w:hAnsi="Montserrat"/>
          <w:sz w:val="24"/>
        </w:rPr>
        <w:t xml:space="preserve">They would remain androgynous and identical through puberty. </w:t>
      </w:r>
    </w:p>
    <w:p w14:paraId="1AA3A8A6" w14:textId="77777777" w:rsidR="00727578" w:rsidRPr="002F2EE7" w:rsidRDefault="002F2EE7">
      <w:pPr>
        <w:pStyle w:val="0DraftNormal"/>
        <w:rPr>
          <w:rFonts w:ascii="Montserrat" w:hAnsi="Montserrat"/>
          <w:sz w:val="24"/>
        </w:rPr>
      </w:pPr>
      <w:r w:rsidRPr="002F2EE7">
        <w:rPr>
          <w:rFonts w:ascii="Montserrat" w:hAnsi="Montserrat"/>
          <w:sz w:val="24"/>
        </w:rPr>
        <w:t xml:space="preserve">Until the age of seven, the boy and girl were inseparable, their minds already deeply tied together showing unusual promise of unity. </w:t>
      </w:r>
    </w:p>
    <w:p w14:paraId="1389AE97" w14:textId="77777777" w:rsidR="00727578" w:rsidRPr="002F2EE7" w:rsidRDefault="002F2EE7">
      <w:pPr>
        <w:pStyle w:val="0DraftNormal"/>
        <w:rPr>
          <w:rFonts w:ascii="Montserrat" w:hAnsi="Montserrat"/>
          <w:sz w:val="24"/>
        </w:rPr>
      </w:pPr>
      <w:r w:rsidRPr="002F2EE7">
        <w:rPr>
          <w:rFonts w:ascii="Montserrat" w:hAnsi="Montserrat"/>
          <w:sz w:val="24"/>
        </w:rPr>
        <w:t xml:space="preserve">Because ash and ember were so strongly tied together, and so similar in appearance, it was possible to initially raise them as twin girls—particularly since dusk, dawn and ember all knew what was to come. </w:t>
      </w:r>
    </w:p>
    <w:p w14:paraId="23FB98DF" w14:textId="77777777" w:rsidR="00727578" w:rsidRPr="002F2EE7" w:rsidRDefault="002F2EE7">
      <w:pPr>
        <w:pStyle w:val="0DraftNormal"/>
        <w:rPr>
          <w:rFonts w:ascii="Montserrat" w:hAnsi="Montserrat"/>
          <w:sz w:val="24"/>
        </w:rPr>
      </w:pPr>
      <w:r w:rsidRPr="002F2EE7">
        <w:rPr>
          <w:rFonts w:ascii="Montserrat" w:hAnsi="Montserrat"/>
          <w:sz w:val="24"/>
        </w:rPr>
        <w:t xml:space="preserve">Ash and ember learned a simple kind of teleport that took advantage of their deep rapport, which was simply swapping places. </w:t>
      </w:r>
    </w:p>
    <w:p w14:paraId="06245777" w14:textId="77777777" w:rsidR="00727578" w:rsidRPr="002F2EE7" w:rsidRDefault="002F2EE7">
      <w:pPr>
        <w:pStyle w:val="0DraftNormal"/>
        <w:rPr>
          <w:rFonts w:ascii="Montserrat" w:hAnsi="Montserrat"/>
          <w:sz w:val="24"/>
        </w:rPr>
      </w:pPr>
      <w:r w:rsidRPr="002F2EE7">
        <w:rPr>
          <w:rFonts w:ascii="Montserrat" w:hAnsi="Montserrat"/>
          <w:sz w:val="24"/>
        </w:rPr>
        <w:t xml:space="preserve">This trick enabled them to deceive all observers with regard to ash’s sex. </w:t>
      </w:r>
    </w:p>
    <w:p w14:paraId="3B3C2967" w14:textId="77777777" w:rsidR="00727578" w:rsidRPr="002F2EE7" w:rsidRDefault="002F2EE7">
      <w:pPr>
        <w:pStyle w:val="0DraftNormal"/>
        <w:rPr>
          <w:rFonts w:ascii="Montserrat" w:hAnsi="Montserrat"/>
          <w:sz w:val="24"/>
        </w:rPr>
      </w:pPr>
      <w:r w:rsidRPr="002F2EE7">
        <w:rPr>
          <w:rFonts w:ascii="Montserrat" w:hAnsi="Montserrat"/>
          <w:sz w:val="24"/>
        </w:rPr>
        <w:t xml:space="preserve">Ash and ember thought it a great game, and honestly did not realize the significance of their physical sexes, or how they related to their individual genders and identities. </w:t>
      </w:r>
    </w:p>
    <w:p w14:paraId="0E0D1E9A" w14:textId="77777777" w:rsidR="00727578" w:rsidRPr="002F2EE7" w:rsidRDefault="002F2EE7">
      <w:pPr>
        <w:pStyle w:val="0DraftNormal"/>
        <w:rPr>
          <w:rFonts w:ascii="Montserrat" w:hAnsi="Montserrat"/>
          <w:sz w:val="24"/>
        </w:rPr>
      </w:pPr>
      <w:r w:rsidRPr="002F2EE7">
        <w:rPr>
          <w:rFonts w:ascii="Montserrat" w:hAnsi="Montserrat"/>
          <w:sz w:val="24"/>
        </w:rPr>
        <w:t xml:space="preserve">At the same time as the groundwork for arden and ashen’s official identities was being laid, similar arrangements were being made for ash. </w:t>
      </w:r>
    </w:p>
    <w:p w14:paraId="285BA6AE" w14:textId="77777777" w:rsidR="00727578" w:rsidRPr="002F2EE7" w:rsidRDefault="002F2EE7">
      <w:pPr>
        <w:pStyle w:val="0DraftNormal"/>
        <w:rPr>
          <w:rFonts w:ascii="Montserrat" w:hAnsi="Montserrat"/>
          <w:sz w:val="24"/>
        </w:rPr>
      </w:pPr>
      <w:r w:rsidRPr="002F2EE7">
        <w:rPr>
          <w:rFonts w:ascii="Montserrat" w:hAnsi="Montserrat"/>
          <w:sz w:val="24"/>
        </w:rPr>
        <w:t xml:space="preserve">To establish the boy’s existence, dusk had publicly changed sex and then quite obviously progressed through pregnancy in step with ember to prepare for the day when ash would become his concern. </w:t>
      </w:r>
    </w:p>
    <w:p w14:paraId="5F16258B" w14:textId="77777777" w:rsidR="00727578" w:rsidRPr="002F2EE7" w:rsidRDefault="002F2EE7">
      <w:pPr>
        <w:pStyle w:val="0DraftNormal"/>
        <w:rPr>
          <w:rFonts w:ascii="Montserrat" w:hAnsi="Montserrat"/>
          <w:sz w:val="24"/>
        </w:rPr>
      </w:pPr>
      <w:r w:rsidRPr="002F2EE7">
        <w:rPr>
          <w:rFonts w:ascii="Montserrat" w:hAnsi="Montserrat"/>
          <w:sz w:val="24"/>
        </w:rPr>
        <w:t xml:space="preserve">After the fatal night they knew would come, ash was to be raised by dusk. </w:t>
      </w:r>
    </w:p>
    <w:p w14:paraId="6FAB3882" w14:textId="77777777" w:rsidR="00727578" w:rsidRPr="002F2EE7" w:rsidRDefault="002F2EE7">
      <w:pPr>
        <w:pStyle w:val="0DraftNormal"/>
        <w:rPr>
          <w:rFonts w:ascii="Montserrat" w:hAnsi="Montserrat"/>
          <w:sz w:val="24"/>
        </w:rPr>
      </w:pPr>
      <w:r w:rsidRPr="002F2EE7">
        <w:rPr>
          <w:rFonts w:ascii="Montserrat" w:hAnsi="Montserrat"/>
          <w:sz w:val="24"/>
        </w:rPr>
        <w:t xml:space="preserve">Dusk borrowed the boy at various points, carefully advertising the existence of a son by way of channeled reincarnation. </w:t>
      </w:r>
    </w:p>
    <w:p w14:paraId="16A3CC77" w14:textId="77777777" w:rsidR="00727578" w:rsidRPr="002F2EE7" w:rsidRDefault="00727578">
      <w:pPr>
        <w:pStyle w:val="0DraftNormal"/>
        <w:rPr>
          <w:rFonts w:ascii="Montserrat" w:hAnsi="Montserrat"/>
          <w:sz w:val="24"/>
        </w:rPr>
      </w:pPr>
    </w:p>
    <w:p w14:paraId="24E7A0D0" w14:textId="77777777" w:rsidR="00727578" w:rsidRPr="002F2EE7" w:rsidRDefault="002F2EE7">
      <w:pPr>
        <w:pStyle w:val="0DraftNormal"/>
        <w:rPr>
          <w:rFonts w:ascii="Montserrat" w:hAnsi="Montserrat"/>
          <w:sz w:val="24"/>
        </w:rPr>
      </w:pPr>
      <w:r w:rsidRPr="002F2EE7">
        <w:rPr>
          <w:rFonts w:ascii="Montserrat" w:hAnsi="Montserrat"/>
          <w:sz w:val="24"/>
        </w:rPr>
        <w:t>The Phoenix Gate Massacre</w:t>
      </w:r>
    </w:p>
    <w:p w14:paraId="65110C26" w14:textId="77777777" w:rsidR="00727578" w:rsidRPr="002F2EE7" w:rsidRDefault="002F2EE7">
      <w:pPr>
        <w:pStyle w:val="0DraftNormal"/>
        <w:rPr>
          <w:rFonts w:ascii="Montserrat" w:hAnsi="Montserrat"/>
          <w:sz w:val="24"/>
        </w:rPr>
      </w:pPr>
      <w:r w:rsidRPr="002F2EE7">
        <w:rPr>
          <w:rFonts w:ascii="Montserrat" w:hAnsi="Montserrat"/>
          <w:sz w:val="24"/>
        </w:rPr>
        <w:t xml:space="preserve">When ash and ember turned seven, the emperor invited them and their mother to a special, private celebration. </w:t>
      </w:r>
    </w:p>
    <w:p w14:paraId="5A0BFDAC" w14:textId="77777777" w:rsidR="00727578" w:rsidRPr="002F2EE7" w:rsidRDefault="002F2EE7">
      <w:pPr>
        <w:pStyle w:val="0DraftNormal"/>
        <w:rPr>
          <w:rFonts w:ascii="Montserrat" w:hAnsi="Montserrat"/>
          <w:sz w:val="24"/>
        </w:rPr>
      </w:pPr>
      <w:r w:rsidRPr="002F2EE7">
        <w:rPr>
          <w:rFonts w:ascii="Montserrat" w:hAnsi="Montserrat"/>
          <w:sz w:val="24"/>
        </w:rPr>
        <w:t xml:space="preserve">The stage was set for the bloodbath. </w:t>
      </w:r>
    </w:p>
    <w:p w14:paraId="190F9098" w14:textId="77777777" w:rsidR="00727578" w:rsidRPr="002F2EE7" w:rsidRDefault="002F2EE7">
      <w:pPr>
        <w:pStyle w:val="0DraftNormal"/>
        <w:rPr>
          <w:rFonts w:ascii="Montserrat" w:hAnsi="Montserrat"/>
          <w:sz w:val="24"/>
        </w:rPr>
      </w:pPr>
      <w:r w:rsidRPr="002F2EE7">
        <w:rPr>
          <w:rFonts w:ascii="Montserrat" w:hAnsi="Montserrat"/>
          <w:sz w:val="24"/>
        </w:rPr>
        <w:t xml:space="preserve">Early in the confrontation, ash died, and his memories were shuffled in with ember’s. </w:t>
      </w:r>
    </w:p>
    <w:p w14:paraId="052ADA49" w14:textId="77777777" w:rsidR="00727578" w:rsidRPr="002F2EE7" w:rsidRDefault="002F2EE7">
      <w:pPr>
        <w:pStyle w:val="0DraftNormal"/>
        <w:rPr>
          <w:rFonts w:ascii="Montserrat" w:hAnsi="Montserrat"/>
          <w:sz w:val="24"/>
        </w:rPr>
      </w:pPr>
      <w:r w:rsidRPr="002F2EE7">
        <w:rPr>
          <w:rFonts w:ascii="Montserrat" w:hAnsi="Montserrat"/>
          <w:sz w:val="24"/>
        </w:rPr>
        <w:t>In the ugliest part of the confrontation, ember’s mother died while ember was attempting a wild teleport to escape the slaughter</w:t>
      </w:r>
    </w:p>
    <w:p w14:paraId="5804C56F" w14:textId="77777777" w:rsidR="00727578" w:rsidRPr="002F2EE7" w:rsidRDefault="002F2EE7">
      <w:pPr>
        <w:pStyle w:val="0DraftNormal"/>
        <w:rPr>
          <w:rFonts w:ascii="Montserrat" w:hAnsi="Montserrat"/>
          <w:sz w:val="24"/>
        </w:rPr>
      </w:pPr>
      <w:r w:rsidRPr="002F2EE7">
        <w:rPr>
          <w:rFonts w:ascii="Montserrat" w:hAnsi="Montserrat"/>
          <w:sz w:val="24"/>
        </w:rPr>
        <w:t xml:space="preserve">Mother and daughter’s minds embraced in one final rapport. </w:t>
      </w:r>
    </w:p>
    <w:p w14:paraId="4A1725E4" w14:textId="77777777" w:rsidR="00727578" w:rsidRPr="002F2EE7" w:rsidRDefault="002F2EE7">
      <w:pPr>
        <w:pStyle w:val="0DraftNormal"/>
        <w:rPr>
          <w:rFonts w:ascii="Montserrat" w:hAnsi="Montserrat"/>
          <w:sz w:val="24"/>
        </w:rPr>
      </w:pPr>
      <w:r w:rsidRPr="002F2EE7">
        <w:rPr>
          <w:rFonts w:ascii="Montserrat" w:hAnsi="Montserrat"/>
          <w:sz w:val="24"/>
        </w:rPr>
        <w:t xml:space="preserve">Ember’s young mind was overloaded with the memories of her brother and mother, but the paradox of inheriting her adult mind, which had already lived her life, had two unexpected consequences, particularly given the state of her existence at the moment of contact. </w:t>
      </w:r>
    </w:p>
    <w:p w14:paraId="75156B40" w14:textId="77777777" w:rsidR="00727578" w:rsidRPr="002F2EE7" w:rsidRDefault="002F2EE7">
      <w:pPr>
        <w:pStyle w:val="0DraftNormal"/>
        <w:rPr>
          <w:rFonts w:ascii="Montserrat" w:hAnsi="Montserrat"/>
          <w:sz w:val="24"/>
        </w:rPr>
      </w:pPr>
      <w:r w:rsidRPr="002F2EE7">
        <w:rPr>
          <w:rFonts w:ascii="Montserrat" w:hAnsi="Montserrat"/>
          <w:sz w:val="24"/>
        </w:rPr>
        <w:t xml:space="preserve">Ember’s phoenix spirit was beside itself within a living mind, confronted with the combined memories of a mother, a son and a daughter. </w:t>
      </w:r>
    </w:p>
    <w:p w14:paraId="51C064C5" w14:textId="77777777" w:rsidR="00727578" w:rsidRPr="002F2EE7" w:rsidRDefault="002F2EE7">
      <w:pPr>
        <w:pStyle w:val="0DraftNormal"/>
        <w:rPr>
          <w:rFonts w:ascii="Montserrat" w:hAnsi="Montserrat"/>
          <w:sz w:val="24"/>
        </w:rPr>
      </w:pPr>
      <w:r w:rsidRPr="002F2EE7">
        <w:rPr>
          <w:rFonts w:ascii="Montserrat" w:hAnsi="Montserrat"/>
          <w:sz w:val="24"/>
        </w:rPr>
        <w:t xml:space="preserve">Ember’s spirit was anchored around twin identities, and her body was halfway between here and there. </w:t>
      </w:r>
    </w:p>
    <w:p w14:paraId="5CE6B068" w14:textId="77777777" w:rsidR="00727578" w:rsidRPr="002F2EE7" w:rsidRDefault="002F2EE7">
      <w:pPr>
        <w:pStyle w:val="0DraftNormal"/>
        <w:rPr>
          <w:rFonts w:ascii="Montserrat" w:hAnsi="Montserrat"/>
          <w:sz w:val="24"/>
        </w:rPr>
      </w:pPr>
      <w:r w:rsidRPr="002F2EE7">
        <w:rPr>
          <w:rFonts w:ascii="Montserrat" w:hAnsi="Montserrat"/>
          <w:sz w:val="24"/>
        </w:rPr>
        <w:t xml:space="preserve">Ember’s adult memories were submerged as the total experience of the three lives was summarily divided between the virtual embodiments of a body in open teleport. </w:t>
      </w:r>
    </w:p>
    <w:p w14:paraId="190A73A1" w14:textId="77777777" w:rsidR="00727578" w:rsidRPr="002F2EE7" w:rsidRDefault="002F2EE7">
      <w:pPr>
        <w:pStyle w:val="0DraftNormal"/>
        <w:rPr>
          <w:rFonts w:ascii="Montserrat" w:hAnsi="Montserrat"/>
          <w:sz w:val="24"/>
        </w:rPr>
      </w:pPr>
      <w:r w:rsidRPr="002F2EE7">
        <w:rPr>
          <w:rFonts w:ascii="Montserrat" w:hAnsi="Montserrat"/>
          <w:sz w:val="24"/>
        </w:rPr>
        <w:t xml:space="preserve">The transaction was instantaneous, and the teleport closed leaving one version of ember trapped with her deadly assailant, while the other version of ember arrived to witness the fall of her mother’s lifeless body. </w:t>
      </w:r>
    </w:p>
    <w:p w14:paraId="4102A5E7" w14:textId="77777777" w:rsidR="00727578" w:rsidRPr="002F2EE7" w:rsidRDefault="00727578">
      <w:pPr>
        <w:pStyle w:val="0DraftNormal"/>
        <w:rPr>
          <w:rFonts w:ascii="Montserrat" w:hAnsi="Montserrat"/>
          <w:sz w:val="24"/>
        </w:rPr>
      </w:pPr>
    </w:p>
    <w:p w14:paraId="1DA37486" w14:textId="77777777" w:rsidR="00727578" w:rsidRPr="002F2EE7" w:rsidRDefault="002F2EE7">
      <w:pPr>
        <w:pStyle w:val="0DraftNormal"/>
        <w:rPr>
          <w:rFonts w:ascii="Montserrat" w:hAnsi="Montserrat"/>
          <w:sz w:val="24"/>
        </w:rPr>
      </w:pPr>
      <w:r w:rsidRPr="002F2EE7">
        <w:rPr>
          <w:rFonts w:ascii="Montserrat" w:hAnsi="Montserrat"/>
          <w:sz w:val="24"/>
        </w:rPr>
        <w:t>Arden Ember, 7 To 17</w:t>
      </w:r>
    </w:p>
    <w:p w14:paraId="22B9F7D9" w14:textId="77777777" w:rsidR="00727578" w:rsidRPr="002F2EE7" w:rsidRDefault="002F2EE7">
      <w:pPr>
        <w:pStyle w:val="0DraftNormal"/>
        <w:rPr>
          <w:rFonts w:ascii="Montserrat" w:hAnsi="Montserrat"/>
          <w:sz w:val="24"/>
        </w:rPr>
      </w:pPr>
      <w:r w:rsidRPr="002F2EE7">
        <w:rPr>
          <w:rFonts w:ascii="Montserrat" w:hAnsi="Montserrat"/>
          <w:sz w:val="24"/>
        </w:rPr>
        <w:t xml:space="preserve">Arden ember was found in an airshaft with the remains of her assailant. </w:t>
      </w:r>
    </w:p>
    <w:p w14:paraId="5365F807" w14:textId="77777777" w:rsidR="00727578" w:rsidRPr="002F2EE7" w:rsidRDefault="002F2EE7">
      <w:pPr>
        <w:pStyle w:val="0DraftNormal"/>
        <w:rPr>
          <w:rFonts w:ascii="Montserrat" w:hAnsi="Montserrat"/>
          <w:sz w:val="24"/>
        </w:rPr>
      </w:pPr>
      <w:r w:rsidRPr="002F2EE7">
        <w:rPr>
          <w:rFonts w:ascii="Montserrat" w:hAnsi="Montserrat"/>
          <w:sz w:val="24"/>
        </w:rPr>
        <w:t xml:space="preserve">She had obeyed her mother’s final command to flee, but her untrained mind had only moved her to the foyer, where one of the killers was waiting. </w:t>
      </w:r>
    </w:p>
    <w:p w14:paraId="09E9073A" w14:textId="77777777" w:rsidR="00727578" w:rsidRPr="002F2EE7" w:rsidRDefault="002F2EE7">
      <w:pPr>
        <w:pStyle w:val="0DraftNormal"/>
        <w:rPr>
          <w:rFonts w:ascii="Montserrat" w:hAnsi="Montserrat"/>
          <w:sz w:val="24"/>
        </w:rPr>
      </w:pPr>
      <w:r w:rsidRPr="002F2EE7">
        <w:rPr>
          <w:rFonts w:ascii="Montserrat" w:hAnsi="Montserrat"/>
          <w:sz w:val="24"/>
        </w:rPr>
        <w:t xml:space="preserve">She fled for the safety of a childhood retreat, but he pursued her relentlessly through the estate complex. </w:t>
      </w:r>
    </w:p>
    <w:p w14:paraId="4BC6F803" w14:textId="77777777" w:rsidR="00727578" w:rsidRPr="002F2EE7" w:rsidRDefault="002F2EE7">
      <w:pPr>
        <w:pStyle w:val="0DraftNormal"/>
        <w:rPr>
          <w:rFonts w:ascii="Montserrat" w:hAnsi="Montserrat"/>
          <w:sz w:val="24"/>
        </w:rPr>
      </w:pPr>
      <w:r w:rsidRPr="002F2EE7">
        <w:rPr>
          <w:rFonts w:ascii="Montserrat" w:hAnsi="Montserrat"/>
          <w:sz w:val="24"/>
        </w:rPr>
        <w:t xml:space="preserve">Cornered at last, she had killed him in self-defense. </w:t>
      </w:r>
    </w:p>
    <w:p w14:paraId="2B2570EB" w14:textId="77777777" w:rsidR="00727578" w:rsidRPr="002F2EE7" w:rsidRDefault="002F2EE7">
      <w:pPr>
        <w:pStyle w:val="0DraftNormal"/>
        <w:rPr>
          <w:rFonts w:ascii="Montserrat" w:hAnsi="Montserrat"/>
          <w:sz w:val="24"/>
        </w:rPr>
      </w:pPr>
      <w:r w:rsidRPr="002F2EE7">
        <w:rPr>
          <w:rFonts w:ascii="Montserrat" w:hAnsi="Montserrat"/>
          <w:sz w:val="24"/>
        </w:rPr>
        <w:t xml:space="preserve">She was taken home by her mother’s husband, alexander morgan, where she would grow up with her surviving siblings, kim and dani. </w:t>
      </w:r>
    </w:p>
    <w:p w14:paraId="5669BB71" w14:textId="77777777" w:rsidR="00727578" w:rsidRPr="002F2EE7" w:rsidRDefault="002F2EE7">
      <w:pPr>
        <w:pStyle w:val="0DraftNormal"/>
        <w:rPr>
          <w:rFonts w:ascii="Montserrat" w:hAnsi="Montserrat"/>
          <w:sz w:val="24"/>
        </w:rPr>
      </w:pPr>
      <w:r w:rsidRPr="002F2EE7">
        <w:rPr>
          <w:rFonts w:ascii="Montserrat" w:hAnsi="Montserrat"/>
          <w:sz w:val="24"/>
        </w:rPr>
        <w:t xml:space="preserve">Her aunt dawn was the one who helped her come to terms with her mother’s death, and put the ghosts of her mother’s memories to rest. </w:t>
      </w:r>
    </w:p>
    <w:p w14:paraId="3148B040" w14:textId="77777777" w:rsidR="00727578" w:rsidRPr="002F2EE7" w:rsidRDefault="002F2EE7">
      <w:pPr>
        <w:pStyle w:val="0DraftNormal"/>
        <w:rPr>
          <w:rFonts w:ascii="Montserrat" w:hAnsi="Montserrat"/>
          <w:sz w:val="24"/>
        </w:rPr>
      </w:pPr>
      <w:r w:rsidRPr="002F2EE7">
        <w:rPr>
          <w:rFonts w:ascii="Montserrat" w:hAnsi="Montserrat"/>
          <w:sz w:val="24"/>
        </w:rPr>
        <w:t xml:space="preserve">Arden ember, or pleasure, as she would in time come to be known, was a promising student. </w:t>
      </w:r>
    </w:p>
    <w:p w14:paraId="4C9E44B1" w14:textId="77777777" w:rsidR="00727578" w:rsidRPr="002F2EE7" w:rsidRDefault="002F2EE7">
      <w:pPr>
        <w:pStyle w:val="0DraftNormal"/>
        <w:rPr>
          <w:rFonts w:ascii="Montserrat" w:hAnsi="Montserrat"/>
          <w:sz w:val="24"/>
        </w:rPr>
      </w:pPr>
      <w:r w:rsidRPr="002F2EE7">
        <w:rPr>
          <w:rFonts w:ascii="Montserrat" w:hAnsi="Montserrat"/>
          <w:sz w:val="24"/>
        </w:rPr>
        <w:t xml:space="preserve">Her father, alexander, had earned a place in avon society as an artist, and ran a dance school where she was the star pupil. </w:t>
      </w:r>
    </w:p>
    <w:p w14:paraId="6EBE120A" w14:textId="77777777" w:rsidR="00727578" w:rsidRPr="002F2EE7" w:rsidRDefault="002F2EE7">
      <w:pPr>
        <w:pStyle w:val="0DraftNormal"/>
        <w:rPr>
          <w:rFonts w:ascii="Montserrat" w:hAnsi="Montserrat"/>
          <w:sz w:val="24"/>
        </w:rPr>
      </w:pPr>
      <w:r w:rsidRPr="002F2EE7">
        <w:rPr>
          <w:rFonts w:ascii="Montserrat" w:hAnsi="Montserrat"/>
          <w:sz w:val="24"/>
        </w:rPr>
        <w:t xml:space="preserve">In avon culture, dance was a discipline of athletics that combined gymnastics, dance and martial arts and took the mastery of the body from the basics of movement, through the forms of combat and competition into the mysteries of sexual coupling. </w:t>
      </w:r>
    </w:p>
    <w:p w14:paraId="0CC6FE60" w14:textId="77777777" w:rsidR="00727578" w:rsidRPr="002F2EE7" w:rsidRDefault="002F2EE7">
      <w:pPr>
        <w:pStyle w:val="0DraftNormal"/>
        <w:rPr>
          <w:rFonts w:ascii="Montserrat" w:hAnsi="Montserrat"/>
          <w:sz w:val="24"/>
        </w:rPr>
      </w:pPr>
      <w:r w:rsidRPr="002F2EE7">
        <w:rPr>
          <w:rFonts w:ascii="Montserrat" w:hAnsi="Montserrat"/>
          <w:sz w:val="24"/>
        </w:rPr>
        <w:t xml:space="preserve">Her astonishing psionic potential was developed as well. </w:t>
      </w:r>
    </w:p>
    <w:p w14:paraId="49195C5A" w14:textId="77777777" w:rsidR="00727578" w:rsidRPr="002F2EE7" w:rsidRDefault="002F2EE7">
      <w:pPr>
        <w:pStyle w:val="0DraftNormal"/>
        <w:rPr>
          <w:rFonts w:ascii="Montserrat" w:hAnsi="Montserrat"/>
          <w:sz w:val="24"/>
        </w:rPr>
      </w:pPr>
      <w:r w:rsidRPr="002F2EE7">
        <w:rPr>
          <w:rFonts w:ascii="Montserrat" w:hAnsi="Montserrat"/>
          <w:sz w:val="24"/>
        </w:rPr>
        <w:t xml:space="preserve">Arden had come to the attention of dreamer, dancer’s complement and his equal in her chosen sphere. </w:t>
      </w:r>
    </w:p>
    <w:p w14:paraId="6CF8BA5D" w14:textId="77777777" w:rsidR="00727578" w:rsidRPr="002F2EE7" w:rsidRDefault="002F2EE7">
      <w:pPr>
        <w:pStyle w:val="0DraftNormal"/>
        <w:rPr>
          <w:rFonts w:ascii="Montserrat" w:hAnsi="Montserrat"/>
          <w:sz w:val="24"/>
        </w:rPr>
      </w:pPr>
      <w:r w:rsidRPr="002F2EE7">
        <w:rPr>
          <w:rFonts w:ascii="Montserrat" w:hAnsi="Montserrat"/>
          <w:sz w:val="24"/>
        </w:rPr>
        <w:t xml:space="preserve">Arden met ashen during their eleventh summer. </w:t>
      </w:r>
    </w:p>
    <w:p w14:paraId="1D12818A" w14:textId="77777777" w:rsidR="00727578" w:rsidRPr="002F2EE7" w:rsidRDefault="002F2EE7">
      <w:pPr>
        <w:pStyle w:val="0DraftNormal"/>
        <w:rPr>
          <w:rFonts w:ascii="Montserrat" w:hAnsi="Montserrat"/>
          <w:sz w:val="24"/>
        </w:rPr>
      </w:pPr>
      <w:r w:rsidRPr="002F2EE7">
        <w:rPr>
          <w:rFonts w:ascii="Montserrat" w:hAnsi="Montserrat"/>
          <w:sz w:val="24"/>
        </w:rPr>
        <w:t xml:space="preserve">See ember—arden and ashen, 11 to 16. </w:t>
      </w:r>
    </w:p>
    <w:p w14:paraId="6A00596E" w14:textId="77777777" w:rsidR="00727578" w:rsidRPr="002F2EE7" w:rsidRDefault="002F2EE7">
      <w:pPr>
        <w:pStyle w:val="0DraftNormal"/>
        <w:rPr>
          <w:rFonts w:ascii="Montserrat" w:hAnsi="Montserrat"/>
          <w:sz w:val="24"/>
        </w:rPr>
      </w:pPr>
      <w:r w:rsidRPr="002F2EE7">
        <w:rPr>
          <w:rFonts w:ascii="Montserrat" w:hAnsi="Montserrat"/>
          <w:sz w:val="24"/>
        </w:rPr>
        <w:t xml:space="preserve">Arden was the first of alexander’s girls who had to actually be put through the charade, and unfortunately dawn had taken ash with her, forcing dusk to bring ash ember and hope that he would be able to at least help the girl control her symptoms when they emerged. </w:t>
      </w:r>
    </w:p>
    <w:p w14:paraId="2A73CA0C" w14:textId="77777777" w:rsidR="00727578" w:rsidRPr="002F2EE7" w:rsidRDefault="002F2EE7">
      <w:pPr>
        <w:pStyle w:val="0DraftNormal"/>
        <w:rPr>
          <w:rFonts w:ascii="Montserrat" w:hAnsi="Montserrat"/>
          <w:sz w:val="24"/>
        </w:rPr>
      </w:pPr>
      <w:r w:rsidRPr="002F2EE7">
        <w:rPr>
          <w:rFonts w:ascii="Montserrat" w:hAnsi="Montserrat"/>
          <w:sz w:val="24"/>
        </w:rPr>
        <w:t xml:space="preserve">As a consequence of having to concentrate to be male, as his character preferred, whenever ash ember was tired, under stress, distracted or shocked, he would suddenly shift to that dominant female form. </w:t>
      </w:r>
    </w:p>
    <w:p w14:paraId="371AF637" w14:textId="77777777" w:rsidR="00727578" w:rsidRPr="002F2EE7" w:rsidRDefault="002F2EE7">
      <w:pPr>
        <w:pStyle w:val="0DraftNormal"/>
        <w:rPr>
          <w:rFonts w:ascii="Montserrat" w:hAnsi="Montserrat"/>
          <w:sz w:val="24"/>
        </w:rPr>
      </w:pPr>
      <w:r w:rsidRPr="002F2EE7">
        <w:rPr>
          <w:rFonts w:ascii="Montserrat" w:hAnsi="Montserrat"/>
          <w:sz w:val="24"/>
        </w:rPr>
        <w:t xml:space="preserve">Also, as a consequence of his name, as well as that default appearance, it was easy for arden ember to mistake him initially for her twin and friend ashen ember. </w:t>
      </w:r>
    </w:p>
    <w:p w14:paraId="20647D3D" w14:textId="77777777" w:rsidR="00727578" w:rsidRPr="002F2EE7" w:rsidRDefault="002F2EE7">
      <w:pPr>
        <w:pStyle w:val="0DraftNormal"/>
        <w:rPr>
          <w:rFonts w:ascii="Montserrat" w:hAnsi="Montserrat"/>
          <w:sz w:val="24"/>
        </w:rPr>
      </w:pPr>
      <w:r w:rsidRPr="002F2EE7">
        <w:rPr>
          <w:rFonts w:ascii="Montserrat" w:hAnsi="Montserrat"/>
          <w:sz w:val="24"/>
        </w:rPr>
        <w:t xml:space="preserve">In the desperate struggle, she discovered the truth about her shattered childhood and the real relationship between herself and her twin sister. </w:t>
      </w:r>
    </w:p>
    <w:p w14:paraId="4A255E28" w14:textId="77777777" w:rsidR="00727578" w:rsidRPr="002F2EE7" w:rsidRDefault="002F2EE7">
      <w:pPr>
        <w:pStyle w:val="0DraftNormal"/>
        <w:rPr>
          <w:rFonts w:ascii="Montserrat" w:hAnsi="Montserrat"/>
          <w:sz w:val="24"/>
        </w:rPr>
      </w:pPr>
      <w:r w:rsidRPr="002F2EE7">
        <w:rPr>
          <w:rFonts w:ascii="Montserrat" w:hAnsi="Montserrat"/>
          <w:sz w:val="24"/>
        </w:rPr>
        <w:t xml:space="preserve">As a child, in the face of a massacre, she had manifested and embodied her own destructive potential. </w:t>
      </w:r>
    </w:p>
    <w:p w14:paraId="169A0BEF" w14:textId="77777777" w:rsidR="00727578" w:rsidRPr="002F2EE7" w:rsidRDefault="002F2EE7">
      <w:pPr>
        <w:pStyle w:val="0DraftNormal"/>
        <w:rPr>
          <w:rFonts w:ascii="Montserrat" w:hAnsi="Montserrat"/>
          <w:sz w:val="24"/>
        </w:rPr>
      </w:pPr>
      <w:r w:rsidRPr="002F2EE7">
        <w:rPr>
          <w:rFonts w:ascii="Montserrat" w:hAnsi="Montserrat"/>
          <w:sz w:val="24"/>
        </w:rPr>
        <w:t xml:space="preserve">Using this living weapon, through ashen, arden had defended herself and avenged her slaughtered clan. </w:t>
      </w:r>
    </w:p>
    <w:p w14:paraId="2EC89CC7" w14:textId="77777777" w:rsidR="00727578" w:rsidRPr="002F2EE7" w:rsidRDefault="002F2EE7">
      <w:pPr>
        <w:pStyle w:val="0DraftNormal"/>
        <w:rPr>
          <w:rFonts w:ascii="Montserrat" w:hAnsi="Montserrat"/>
          <w:sz w:val="24"/>
        </w:rPr>
      </w:pPr>
      <w:r w:rsidRPr="002F2EE7">
        <w:rPr>
          <w:rFonts w:ascii="Montserrat" w:hAnsi="Montserrat"/>
          <w:sz w:val="24"/>
        </w:rPr>
        <w:t xml:space="preserve">Until confronted with the same enemies, her divided selves had remained separated, natural friends and rivals. </w:t>
      </w:r>
    </w:p>
    <w:p w14:paraId="613346AC" w14:textId="77777777" w:rsidR="00727578" w:rsidRPr="002F2EE7" w:rsidRDefault="002F2EE7">
      <w:pPr>
        <w:pStyle w:val="0DraftNormal"/>
        <w:rPr>
          <w:rFonts w:ascii="Montserrat" w:hAnsi="Montserrat"/>
          <w:sz w:val="24"/>
        </w:rPr>
      </w:pPr>
      <w:r w:rsidRPr="002F2EE7">
        <w:rPr>
          <w:rFonts w:ascii="Montserrat" w:hAnsi="Montserrat"/>
          <w:sz w:val="24"/>
        </w:rPr>
        <w:t xml:space="preserve">Bruised and bloody, she was finally whole. </w:t>
      </w:r>
    </w:p>
    <w:p w14:paraId="072B2029" w14:textId="77777777" w:rsidR="00727578" w:rsidRPr="002F2EE7" w:rsidRDefault="002F2EE7">
      <w:pPr>
        <w:pStyle w:val="0DraftNormal"/>
        <w:rPr>
          <w:rFonts w:ascii="Montserrat" w:hAnsi="Montserrat"/>
          <w:sz w:val="24"/>
        </w:rPr>
      </w:pPr>
      <w:r w:rsidRPr="002F2EE7">
        <w:rPr>
          <w:rFonts w:ascii="Montserrat" w:hAnsi="Montserrat"/>
          <w:sz w:val="24"/>
        </w:rPr>
        <w:t xml:space="preserve">United at last, the once divided girl faced the consequences of a murderous assault. </w:t>
      </w:r>
    </w:p>
    <w:p w14:paraId="1C7D790C" w14:textId="77777777" w:rsidR="00727578" w:rsidRPr="002F2EE7" w:rsidRDefault="002F2EE7">
      <w:pPr>
        <w:pStyle w:val="0DraftNormal"/>
        <w:rPr>
          <w:rFonts w:ascii="Montserrat" w:hAnsi="Montserrat"/>
          <w:sz w:val="24"/>
        </w:rPr>
      </w:pPr>
      <w:r w:rsidRPr="002F2EE7">
        <w:rPr>
          <w:rFonts w:ascii="Montserrat" w:hAnsi="Montserrat"/>
          <w:sz w:val="24"/>
        </w:rPr>
        <w:t xml:space="preserve">To her shock, the mind of their mother, so long divided between them, had seized control of the abandoned body and damned them in court with her own testimony. </w:t>
      </w:r>
    </w:p>
    <w:p w14:paraId="14998506" w14:textId="77777777" w:rsidR="00727578" w:rsidRPr="002F2EE7" w:rsidRDefault="002F2EE7">
      <w:pPr>
        <w:pStyle w:val="0DraftNormal"/>
        <w:rPr>
          <w:rFonts w:ascii="Montserrat" w:hAnsi="Montserrat"/>
          <w:sz w:val="24"/>
        </w:rPr>
      </w:pPr>
      <w:r w:rsidRPr="002F2EE7">
        <w:rPr>
          <w:rFonts w:ascii="Montserrat" w:hAnsi="Montserrat"/>
          <w:sz w:val="24"/>
        </w:rPr>
        <w:t xml:space="preserve">Before ember could reveal that her “twin” was not who everyone thought she was, the pair were sentenced and exiled to face their surviving enemies outside the protection of civilization. </w:t>
      </w:r>
    </w:p>
    <w:p w14:paraId="6090EB7A" w14:textId="77777777" w:rsidR="00727578" w:rsidRPr="002F2EE7" w:rsidRDefault="002F2EE7">
      <w:pPr>
        <w:pStyle w:val="0DraftNormal"/>
        <w:rPr>
          <w:rFonts w:ascii="Montserrat" w:hAnsi="Montserrat"/>
          <w:sz w:val="24"/>
        </w:rPr>
      </w:pPr>
      <w:r w:rsidRPr="002F2EE7">
        <w:rPr>
          <w:rFonts w:ascii="Montserrat" w:hAnsi="Montserrat"/>
          <w:sz w:val="24"/>
        </w:rPr>
        <w:t xml:space="preserve">Phoenix and ash helped them attain the only kind of protection their condemned status allowed them. </w:t>
      </w:r>
    </w:p>
    <w:p w14:paraId="32A69F48" w14:textId="77777777" w:rsidR="00727578" w:rsidRPr="002F2EE7" w:rsidRDefault="002F2EE7">
      <w:pPr>
        <w:pStyle w:val="0DraftNormal"/>
        <w:rPr>
          <w:rFonts w:ascii="Montserrat" w:hAnsi="Montserrat"/>
          <w:sz w:val="24"/>
        </w:rPr>
      </w:pPr>
      <w:r w:rsidRPr="002F2EE7">
        <w:rPr>
          <w:rFonts w:ascii="Montserrat" w:hAnsi="Montserrat"/>
          <w:sz w:val="24"/>
        </w:rPr>
        <w:t xml:space="preserve">Phoenix and ember, compelled by biological and spiritual imperatives, ended up fighting over ash even as their enemies netted them all in their final trap. </w:t>
      </w:r>
    </w:p>
    <w:p w14:paraId="3D395F94" w14:textId="77777777" w:rsidR="00727578" w:rsidRPr="002F2EE7" w:rsidRDefault="002F2EE7">
      <w:pPr>
        <w:pStyle w:val="0DraftNormal"/>
        <w:rPr>
          <w:rFonts w:ascii="Montserrat" w:hAnsi="Montserrat"/>
          <w:sz w:val="24"/>
        </w:rPr>
      </w:pPr>
      <w:r w:rsidRPr="002F2EE7">
        <w:rPr>
          <w:rFonts w:ascii="Montserrat" w:hAnsi="Montserrat"/>
          <w:sz w:val="24"/>
        </w:rPr>
        <w:t xml:space="preserve">Once again, seeking to delve into the mysteries of phoenix gate, they were caught in a dual siege. </w:t>
      </w:r>
    </w:p>
    <w:p w14:paraId="5D14831C" w14:textId="77777777" w:rsidR="00727578" w:rsidRPr="002F2EE7" w:rsidRDefault="002F2EE7">
      <w:pPr>
        <w:pStyle w:val="0DraftNormal"/>
        <w:rPr>
          <w:rFonts w:ascii="Montserrat" w:hAnsi="Montserrat"/>
          <w:sz w:val="24"/>
        </w:rPr>
      </w:pPr>
      <w:r w:rsidRPr="002F2EE7">
        <w:rPr>
          <w:rFonts w:ascii="Montserrat" w:hAnsi="Montserrat"/>
          <w:sz w:val="24"/>
        </w:rPr>
        <w:t xml:space="preserve">With demons on one side and dragons on the other, the three had only each other as they struggled to survive. </w:t>
      </w:r>
    </w:p>
    <w:p w14:paraId="76F6BAE9" w14:textId="77777777" w:rsidR="00727578" w:rsidRPr="002F2EE7" w:rsidRDefault="00727578">
      <w:pPr>
        <w:pStyle w:val="0DraftNormal"/>
        <w:rPr>
          <w:rFonts w:ascii="Montserrat" w:hAnsi="Montserrat"/>
          <w:sz w:val="24"/>
        </w:rPr>
      </w:pPr>
    </w:p>
    <w:p w14:paraId="726D7281" w14:textId="77777777" w:rsidR="00727578" w:rsidRPr="002F2EE7" w:rsidRDefault="002F2EE7">
      <w:pPr>
        <w:pStyle w:val="0DraftNormal"/>
        <w:rPr>
          <w:rFonts w:ascii="Montserrat" w:hAnsi="Montserrat"/>
          <w:sz w:val="24"/>
        </w:rPr>
      </w:pPr>
      <w:r w:rsidRPr="002F2EE7">
        <w:rPr>
          <w:rFonts w:ascii="Montserrat" w:hAnsi="Montserrat"/>
          <w:sz w:val="24"/>
        </w:rPr>
        <w:t>Ashen Ember, 7 To 17</w:t>
      </w:r>
    </w:p>
    <w:p w14:paraId="6BCEB46C" w14:textId="77777777" w:rsidR="00727578" w:rsidRPr="002F2EE7" w:rsidRDefault="002F2EE7">
      <w:pPr>
        <w:pStyle w:val="0DraftNormal"/>
        <w:rPr>
          <w:rFonts w:ascii="Montserrat" w:hAnsi="Montserrat"/>
          <w:sz w:val="24"/>
        </w:rPr>
      </w:pPr>
      <w:r w:rsidRPr="002F2EE7">
        <w:rPr>
          <w:rFonts w:ascii="Montserrat" w:hAnsi="Montserrat"/>
          <w:sz w:val="24"/>
        </w:rPr>
        <w:t xml:space="preserve">Ashen ember had reacted to the sight of her mother’s lifeless body by going on a rampage, striking the killers down like an angel of death. </w:t>
      </w:r>
    </w:p>
    <w:p w14:paraId="73EC9349" w14:textId="77777777" w:rsidR="00727578" w:rsidRPr="002F2EE7" w:rsidRDefault="002F2EE7">
      <w:pPr>
        <w:pStyle w:val="0DraftNormal"/>
        <w:rPr>
          <w:rFonts w:ascii="Montserrat" w:hAnsi="Montserrat"/>
          <w:sz w:val="24"/>
        </w:rPr>
      </w:pPr>
      <w:r w:rsidRPr="002F2EE7">
        <w:rPr>
          <w:rFonts w:ascii="Montserrat" w:hAnsi="Montserrat"/>
          <w:sz w:val="24"/>
        </w:rPr>
        <w:t xml:space="preserve">She moved in a blind fury, identifying her victims by the look in their eye and the dark taste of their thoughts. </w:t>
      </w:r>
    </w:p>
    <w:p w14:paraId="55DB41B1" w14:textId="77777777" w:rsidR="00727578" w:rsidRPr="002F2EE7" w:rsidRDefault="002F2EE7">
      <w:pPr>
        <w:pStyle w:val="0DraftNormal"/>
        <w:rPr>
          <w:rFonts w:ascii="Montserrat" w:hAnsi="Montserrat"/>
          <w:sz w:val="24"/>
        </w:rPr>
      </w:pPr>
      <w:r w:rsidRPr="002F2EE7">
        <w:rPr>
          <w:rFonts w:ascii="Montserrat" w:hAnsi="Montserrat"/>
          <w:sz w:val="24"/>
        </w:rPr>
        <w:t xml:space="preserve">Among those she killed were cinder and coal, possessed by the demonic o’jin. </w:t>
      </w:r>
    </w:p>
    <w:p w14:paraId="57740BF9" w14:textId="77777777" w:rsidR="00727578" w:rsidRPr="002F2EE7" w:rsidRDefault="002F2EE7">
      <w:pPr>
        <w:pStyle w:val="0DraftNormal"/>
        <w:rPr>
          <w:rFonts w:ascii="Montserrat" w:hAnsi="Montserrat"/>
          <w:sz w:val="24"/>
        </w:rPr>
      </w:pPr>
      <w:r w:rsidRPr="002F2EE7">
        <w:rPr>
          <w:rFonts w:ascii="Montserrat" w:hAnsi="Montserrat"/>
          <w:sz w:val="24"/>
        </w:rPr>
        <w:t xml:space="preserve">When the rage left her, she was horrified by her actions and fled into the gates of paradox. </w:t>
      </w:r>
    </w:p>
    <w:p w14:paraId="19FC4625" w14:textId="77777777" w:rsidR="00727578" w:rsidRPr="002F2EE7" w:rsidRDefault="002F2EE7">
      <w:pPr>
        <w:pStyle w:val="0DraftNormal"/>
        <w:rPr>
          <w:rFonts w:ascii="Montserrat" w:hAnsi="Montserrat"/>
          <w:sz w:val="24"/>
        </w:rPr>
      </w:pPr>
      <w:r w:rsidRPr="002F2EE7">
        <w:rPr>
          <w:rFonts w:ascii="Montserrat" w:hAnsi="Montserrat"/>
          <w:sz w:val="24"/>
        </w:rPr>
        <w:t xml:space="preserve">She had arrived in dream gate, very much in shock, and was admitted to a children’s hospital and orphanage. </w:t>
      </w:r>
    </w:p>
    <w:p w14:paraId="7E1BC87D" w14:textId="77777777" w:rsidR="00727578" w:rsidRPr="002F2EE7" w:rsidRDefault="002F2EE7">
      <w:pPr>
        <w:pStyle w:val="0DraftNormal"/>
        <w:rPr>
          <w:rFonts w:ascii="Montserrat" w:hAnsi="Montserrat"/>
          <w:sz w:val="24"/>
        </w:rPr>
      </w:pPr>
      <w:r w:rsidRPr="002F2EE7">
        <w:rPr>
          <w:rFonts w:ascii="Montserrat" w:hAnsi="Montserrat"/>
          <w:sz w:val="24"/>
        </w:rPr>
        <w:t xml:space="preserve">Ashen ember was found awhile later by the dragon version of ember, dawn, who took her away to protect both versions of ember from each other. </w:t>
      </w:r>
    </w:p>
    <w:p w14:paraId="0AE75574" w14:textId="77777777" w:rsidR="00727578" w:rsidRPr="002F2EE7" w:rsidRDefault="002F2EE7">
      <w:pPr>
        <w:pStyle w:val="0DraftNormal"/>
        <w:rPr>
          <w:rFonts w:ascii="Montserrat" w:hAnsi="Montserrat"/>
          <w:sz w:val="24"/>
        </w:rPr>
      </w:pPr>
      <w:r w:rsidRPr="002F2EE7">
        <w:rPr>
          <w:rFonts w:ascii="Montserrat" w:hAnsi="Montserrat"/>
          <w:sz w:val="24"/>
        </w:rPr>
        <w:t xml:space="preserve">Arrangements were made for ashen to live with her aunt alexandrea. </w:t>
      </w:r>
    </w:p>
    <w:p w14:paraId="67C6084C" w14:textId="77777777" w:rsidR="00727578" w:rsidRPr="002F2EE7" w:rsidRDefault="002F2EE7">
      <w:pPr>
        <w:pStyle w:val="0DraftNormal"/>
        <w:rPr>
          <w:rFonts w:ascii="Montserrat" w:hAnsi="Montserrat"/>
          <w:sz w:val="24"/>
        </w:rPr>
      </w:pPr>
      <w:r w:rsidRPr="002F2EE7">
        <w:rPr>
          <w:rFonts w:ascii="Montserrat" w:hAnsi="Montserrat"/>
          <w:sz w:val="24"/>
        </w:rPr>
        <w:t xml:space="preserve">Ashen ember, or pain, as she would in time come to be known, was recognized as a talented dancer. </w:t>
      </w:r>
    </w:p>
    <w:p w14:paraId="33393E8D" w14:textId="77777777" w:rsidR="00727578" w:rsidRPr="002F2EE7" w:rsidRDefault="002F2EE7">
      <w:pPr>
        <w:pStyle w:val="0DraftNormal"/>
        <w:rPr>
          <w:rFonts w:ascii="Montserrat" w:hAnsi="Montserrat"/>
          <w:sz w:val="24"/>
        </w:rPr>
      </w:pPr>
      <w:r w:rsidRPr="002F2EE7">
        <w:rPr>
          <w:rFonts w:ascii="Montserrat" w:hAnsi="Montserrat"/>
          <w:sz w:val="24"/>
        </w:rPr>
        <w:t xml:space="preserve">She became the child protégée of dancer, a man who had come to embody dance as an art. </w:t>
      </w:r>
    </w:p>
    <w:p w14:paraId="36217320" w14:textId="77777777" w:rsidR="00727578" w:rsidRPr="002F2EE7" w:rsidRDefault="002F2EE7">
      <w:pPr>
        <w:pStyle w:val="0DraftNormal"/>
        <w:rPr>
          <w:rFonts w:ascii="Montserrat" w:hAnsi="Montserrat"/>
          <w:sz w:val="24"/>
        </w:rPr>
      </w:pPr>
      <w:r w:rsidRPr="002F2EE7">
        <w:rPr>
          <w:rFonts w:ascii="Montserrat" w:hAnsi="Montserrat"/>
          <w:sz w:val="24"/>
        </w:rPr>
        <w:t xml:space="preserve">Her astonishing psionic potential was developed as well. </w:t>
      </w:r>
    </w:p>
    <w:p w14:paraId="3C4A6C8A" w14:textId="77777777" w:rsidR="00727578" w:rsidRPr="002F2EE7" w:rsidRDefault="002F2EE7">
      <w:pPr>
        <w:pStyle w:val="0DraftNormal"/>
        <w:rPr>
          <w:rFonts w:ascii="Montserrat" w:hAnsi="Montserrat"/>
          <w:sz w:val="24"/>
        </w:rPr>
      </w:pPr>
      <w:r w:rsidRPr="002F2EE7">
        <w:rPr>
          <w:rFonts w:ascii="Montserrat" w:hAnsi="Montserrat"/>
          <w:sz w:val="24"/>
        </w:rPr>
        <w:t xml:space="preserve">Ashen was enrolled as a child in the school of dreaming founded by alexandrea morgan, which taught human techniques to avon psionics. </w:t>
      </w:r>
    </w:p>
    <w:p w14:paraId="0E32C2C7" w14:textId="77777777" w:rsidR="00727578" w:rsidRPr="002F2EE7" w:rsidRDefault="002F2EE7">
      <w:pPr>
        <w:pStyle w:val="0DraftNormal"/>
        <w:rPr>
          <w:rFonts w:ascii="Montserrat" w:hAnsi="Montserrat"/>
          <w:sz w:val="24"/>
        </w:rPr>
      </w:pPr>
      <w:r w:rsidRPr="002F2EE7">
        <w:rPr>
          <w:rFonts w:ascii="Montserrat" w:hAnsi="Montserrat"/>
          <w:sz w:val="24"/>
        </w:rPr>
        <w:t xml:space="preserve">Ashen met arden during their eleventh summer. </w:t>
      </w:r>
    </w:p>
    <w:p w14:paraId="4C66FB33" w14:textId="77777777" w:rsidR="00727578" w:rsidRPr="002F2EE7" w:rsidRDefault="002F2EE7">
      <w:pPr>
        <w:pStyle w:val="0DraftNormal"/>
        <w:rPr>
          <w:rFonts w:ascii="Montserrat" w:hAnsi="Montserrat"/>
          <w:sz w:val="24"/>
        </w:rPr>
      </w:pPr>
      <w:r w:rsidRPr="002F2EE7">
        <w:rPr>
          <w:rFonts w:ascii="Montserrat" w:hAnsi="Montserrat"/>
          <w:sz w:val="24"/>
        </w:rPr>
        <w:t xml:space="preserve">See ember—arden and ashen, 11 to 16. </w:t>
      </w:r>
    </w:p>
    <w:p w14:paraId="25BFA221" w14:textId="77777777" w:rsidR="00727578" w:rsidRPr="002F2EE7" w:rsidRDefault="002F2EE7">
      <w:pPr>
        <w:pStyle w:val="0DraftNormal"/>
        <w:rPr>
          <w:rFonts w:ascii="Montserrat" w:hAnsi="Montserrat"/>
          <w:sz w:val="24"/>
        </w:rPr>
      </w:pPr>
      <w:r w:rsidRPr="002F2EE7">
        <w:rPr>
          <w:rFonts w:ascii="Montserrat" w:hAnsi="Montserrat"/>
          <w:sz w:val="24"/>
        </w:rPr>
        <w:t xml:space="preserve">Ash and ashen both threatened to have early onsets of heat, and dawn hoped to prevent them from having to turn to others for release from the symptoms, but ashen’s return was delayed. </w:t>
      </w:r>
    </w:p>
    <w:p w14:paraId="43BB9438" w14:textId="77777777" w:rsidR="00727578" w:rsidRPr="002F2EE7" w:rsidRDefault="002F2EE7">
      <w:pPr>
        <w:pStyle w:val="0DraftNormal"/>
        <w:rPr>
          <w:rFonts w:ascii="Montserrat" w:hAnsi="Montserrat"/>
          <w:sz w:val="24"/>
        </w:rPr>
      </w:pPr>
      <w:r w:rsidRPr="002F2EE7">
        <w:rPr>
          <w:rFonts w:ascii="Montserrat" w:hAnsi="Montserrat"/>
          <w:sz w:val="24"/>
        </w:rPr>
        <w:t xml:space="preserve">Her onset had come within the aegis, and the effect it had on her power resulted in her arrest and detainment on a psionic reservation. </w:t>
      </w:r>
    </w:p>
    <w:p w14:paraId="0E320615" w14:textId="77777777" w:rsidR="00727578" w:rsidRPr="002F2EE7" w:rsidRDefault="002F2EE7">
      <w:pPr>
        <w:pStyle w:val="0DraftNormal"/>
        <w:rPr>
          <w:rFonts w:ascii="Montserrat" w:hAnsi="Montserrat"/>
          <w:sz w:val="24"/>
        </w:rPr>
      </w:pPr>
      <w:r w:rsidRPr="002F2EE7">
        <w:rPr>
          <w:rFonts w:ascii="Montserrat" w:hAnsi="Montserrat"/>
          <w:sz w:val="24"/>
        </w:rPr>
        <w:t xml:space="preserve">Dawn was forced to leave ash with cinder and coal, and go into the aegis to reclaim ashen from psi corps custody. </w:t>
      </w:r>
    </w:p>
    <w:p w14:paraId="30201006" w14:textId="77777777" w:rsidR="00727578" w:rsidRPr="002F2EE7" w:rsidRDefault="002F2EE7">
      <w:pPr>
        <w:pStyle w:val="0DraftNormal"/>
        <w:rPr>
          <w:rFonts w:ascii="Montserrat" w:hAnsi="Montserrat"/>
          <w:sz w:val="24"/>
        </w:rPr>
      </w:pPr>
      <w:r w:rsidRPr="002F2EE7">
        <w:rPr>
          <w:rFonts w:ascii="Montserrat" w:hAnsi="Montserrat"/>
          <w:sz w:val="24"/>
        </w:rPr>
        <w:t xml:space="preserve">By the time the two returned, ashen’s situation was deperate, and ash had become unreachable. </w:t>
      </w:r>
    </w:p>
    <w:p w14:paraId="59137917" w14:textId="77777777" w:rsidR="00727578" w:rsidRPr="002F2EE7" w:rsidRDefault="002F2EE7">
      <w:pPr>
        <w:pStyle w:val="0DraftNormal"/>
        <w:rPr>
          <w:rFonts w:ascii="Montserrat" w:hAnsi="Montserrat"/>
          <w:sz w:val="24"/>
        </w:rPr>
      </w:pPr>
      <w:r w:rsidRPr="002F2EE7">
        <w:rPr>
          <w:rFonts w:ascii="Montserrat" w:hAnsi="Montserrat"/>
          <w:sz w:val="24"/>
        </w:rPr>
        <w:t xml:space="preserve">She was hit hard, and only the appearance of her idol, kevin, saved her. </w:t>
      </w:r>
    </w:p>
    <w:p w14:paraId="5B194910" w14:textId="77777777" w:rsidR="00727578" w:rsidRPr="002F2EE7" w:rsidRDefault="002F2EE7">
      <w:pPr>
        <w:pStyle w:val="0DraftNormal"/>
        <w:rPr>
          <w:rFonts w:ascii="Montserrat" w:hAnsi="Montserrat"/>
          <w:sz w:val="24"/>
        </w:rPr>
      </w:pPr>
      <w:r w:rsidRPr="002F2EE7">
        <w:rPr>
          <w:rFonts w:ascii="Montserrat" w:hAnsi="Montserrat"/>
          <w:sz w:val="24"/>
        </w:rPr>
        <w:t xml:space="preserve">Ashen and kevin became entangled with one another, as something of their love as ember and alexander possessed them. </w:t>
      </w:r>
    </w:p>
    <w:p w14:paraId="7414BF41" w14:textId="77777777" w:rsidR="00727578" w:rsidRPr="002F2EE7" w:rsidRDefault="002F2EE7">
      <w:pPr>
        <w:pStyle w:val="0DraftNormal"/>
        <w:rPr>
          <w:rFonts w:ascii="Montserrat" w:hAnsi="Montserrat"/>
          <w:sz w:val="24"/>
        </w:rPr>
      </w:pPr>
      <w:r w:rsidRPr="002F2EE7">
        <w:rPr>
          <w:rFonts w:ascii="Montserrat" w:hAnsi="Montserrat"/>
          <w:sz w:val="24"/>
        </w:rPr>
        <w:t xml:space="preserve">As the appearance of ash provoked several plots to usurp the power and authority the trio stood to inherit, ashen was forced to confront a childhood tragedy and the legacy of madness and destruction it left behind. </w:t>
      </w:r>
    </w:p>
    <w:p w14:paraId="5AFA15A6" w14:textId="77777777" w:rsidR="00727578" w:rsidRPr="002F2EE7" w:rsidRDefault="002F2EE7">
      <w:pPr>
        <w:pStyle w:val="0DraftNormal"/>
        <w:rPr>
          <w:rFonts w:ascii="Montserrat" w:hAnsi="Montserrat"/>
          <w:sz w:val="24"/>
        </w:rPr>
      </w:pPr>
      <w:r w:rsidRPr="002F2EE7">
        <w:rPr>
          <w:rFonts w:ascii="Montserrat" w:hAnsi="Montserrat"/>
          <w:sz w:val="24"/>
        </w:rPr>
        <w:t xml:space="preserve">Manipulated by a hidden enemy, she was used to entrap her twin in a deadly plot. </w:t>
      </w:r>
    </w:p>
    <w:p w14:paraId="471D7704" w14:textId="77777777" w:rsidR="00727578" w:rsidRPr="002F2EE7" w:rsidRDefault="002F2EE7">
      <w:pPr>
        <w:pStyle w:val="0DraftNormal"/>
        <w:rPr>
          <w:rFonts w:ascii="Montserrat" w:hAnsi="Montserrat"/>
          <w:sz w:val="24"/>
        </w:rPr>
      </w:pPr>
      <w:r w:rsidRPr="002F2EE7">
        <w:rPr>
          <w:rFonts w:ascii="Montserrat" w:hAnsi="Montserrat"/>
          <w:sz w:val="24"/>
        </w:rPr>
        <w:t xml:space="preserve">As arden was being attacked, the wall between their minds suddenly crumbled and her own mind was ripped from its body to face death and destruction. </w:t>
      </w:r>
    </w:p>
    <w:p w14:paraId="506BBC01" w14:textId="77777777" w:rsidR="00727578" w:rsidRPr="002F2EE7" w:rsidRDefault="00727578">
      <w:pPr>
        <w:pStyle w:val="0DraftNormal"/>
        <w:rPr>
          <w:rFonts w:ascii="Montserrat" w:hAnsi="Montserrat"/>
          <w:sz w:val="24"/>
        </w:rPr>
      </w:pPr>
    </w:p>
    <w:p w14:paraId="50184D40" w14:textId="77777777" w:rsidR="00727578" w:rsidRPr="002F2EE7" w:rsidRDefault="002F2EE7">
      <w:pPr>
        <w:pStyle w:val="0DraftNormal"/>
        <w:rPr>
          <w:rFonts w:ascii="Montserrat" w:hAnsi="Montserrat"/>
          <w:sz w:val="24"/>
        </w:rPr>
      </w:pPr>
      <w:r w:rsidRPr="002F2EE7">
        <w:rPr>
          <w:rFonts w:ascii="Montserrat" w:hAnsi="Montserrat"/>
          <w:sz w:val="24"/>
        </w:rPr>
        <w:t>Ember—Arden And Ashen, 11 To 16</w:t>
      </w:r>
    </w:p>
    <w:p w14:paraId="4F5876C0" w14:textId="77777777" w:rsidR="00727578" w:rsidRPr="002F2EE7" w:rsidRDefault="002F2EE7">
      <w:pPr>
        <w:pStyle w:val="0DraftNormal"/>
        <w:rPr>
          <w:rFonts w:ascii="Montserrat" w:hAnsi="Montserrat"/>
          <w:sz w:val="24"/>
        </w:rPr>
      </w:pPr>
      <w:r w:rsidRPr="002F2EE7">
        <w:rPr>
          <w:rFonts w:ascii="Montserrat" w:hAnsi="Montserrat"/>
          <w:sz w:val="24"/>
        </w:rPr>
        <w:t>The deception started by alexander, alexandrea</w:t>
      </w:r>
      <w:r w:rsidRPr="002F2EE7">
        <w:rPr>
          <w:rFonts w:ascii="Montserrat" w:hAnsi="Montserrat"/>
          <w:sz w:val="24"/>
        </w:rPr>
        <w:t xml:space="preserve">, ember, dusk, and dawn had set the stage for one of the great misunderstandings of the young girls’ lives. </w:t>
      </w:r>
    </w:p>
    <w:p w14:paraId="0FD0902D" w14:textId="77777777" w:rsidR="00727578" w:rsidRPr="002F2EE7" w:rsidRDefault="002F2EE7">
      <w:pPr>
        <w:pStyle w:val="0DraftNormal"/>
        <w:rPr>
          <w:rFonts w:ascii="Montserrat" w:hAnsi="Montserrat"/>
          <w:sz w:val="24"/>
        </w:rPr>
      </w:pPr>
      <w:r w:rsidRPr="002F2EE7">
        <w:rPr>
          <w:rFonts w:ascii="Montserrat" w:hAnsi="Montserrat"/>
          <w:sz w:val="24"/>
        </w:rPr>
        <w:t xml:space="preserve">Ashen ember and arden ember had been led to believe they were humans growing up on an avon world. </w:t>
      </w:r>
    </w:p>
    <w:p w14:paraId="4F37BB74" w14:textId="77777777" w:rsidR="00727578" w:rsidRPr="002F2EE7" w:rsidRDefault="002F2EE7">
      <w:pPr>
        <w:pStyle w:val="0DraftNormal"/>
        <w:rPr>
          <w:rFonts w:ascii="Montserrat" w:hAnsi="Montserrat"/>
          <w:sz w:val="24"/>
        </w:rPr>
      </w:pPr>
      <w:r w:rsidRPr="002F2EE7">
        <w:rPr>
          <w:rFonts w:ascii="Montserrat" w:hAnsi="Montserrat"/>
          <w:sz w:val="24"/>
        </w:rPr>
        <w:t xml:space="preserve">Each of them also believed she was the one and only phoenix ember morgan. </w:t>
      </w:r>
    </w:p>
    <w:p w14:paraId="281F3852" w14:textId="77777777" w:rsidR="00727578" w:rsidRPr="002F2EE7" w:rsidRDefault="002F2EE7">
      <w:pPr>
        <w:pStyle w:val="0DraftNormal"/>
        <w:rPr>
          <w:rFonts w:ascii="Montserrat" w:hAnsi="Montserrat"/>
          <w:sz w:val="24"/>
        </w:rPr>
      </w:pPr>
      <w:r w:rsidRPr="002F2EE7">
        <w:rPr>
          <w:rFonts w:ascii="Montserrat" w:hAnsi="Montserrat"/>
          <w:sz w:val="24"/>
        </w:rPr>
        <w:t xml:space="preserve">At the age of eleven, some of the most promising youths—human and avon—were traditionally summoned to a special school on aeo’anth, the imperial throne world. </w:t>
      </w:r>
    </w:p>
    <w:p w14:paraId="50C059D6" w14:textId="77777777" w:rsidR="00727578" w:rsidRPr="002F2EE7" w:rsidRDefault="002F2EE7">
      <w:pPr>
        <w:pStyle w:val="0DraftNormal"/>
        <w:rPr>
          <w:rFonts w:ascii="Montserrat" w:hAnsi="Montserrat"/>
          <w:sz w:val="24"/>
        </w:rPr>
      </w:pPr>
      <w:r w:rsidRPr="002F2EE7">
        <w:rPr>
          <w:rFonts w:ascii="Montserrat" w:hAnsi="Montserrat"/>
          <w:sz w:val="24"/>
        </w:rPr>
        <w:t xml:space="preserve">Dancer and dreamer sent their protégées to aeo’anth without ever realizing what they were about to set into motion. </w:t>
      </w:r>
    </w:p>
    <w:p w14:paraId="7E433B7C" w14:textId="77777777" w:rsidR="00727578" w:rsidRPr="002F2EE7" w:rsidRDefault="002F2EE7">
      <w:pPr>
        <w:pStyle w:val="0DraftNormal"/>
        <w:rPr>
          <w:rFonts w:ascii="Montserrat" w:hAnsi="Montserrat"/>
          <w:sz w:val="24"/>
        </w:rPr>
      </w:pPr>
      <w:r w:rsidRPr="002F2EE7">
        <w:rPr>
          <w:rFonts w:ascii="Montserrat" w:hAnsi="Montserrat"/>
          <w:sz w:val="24"/>
        </w:rPr>
        <w:t xml:space="preserve">Ashen ember and arden ember, as psionics born in the oasis system, had dual citizenship in the human and avon empires. </w:t>
      </w:r>
    </w:p>
    <w:p w14:paraId="744DEE98" w14:textId="77777777" w:rsidR="00727578" w:rsidRPr="002F2EE7" w:rsidRDefault="002F2EE7">
      <w:pPr>
        <w:pStyle w:val="0DraftNormal"/>
        <w:rPr>
          <w:rFonts w:ascii="Montserrat" w:hAnsi="Montserrat"/>
          <w:sz w:val="24"/>
        </w:rPr>
      </w:pPr>
      <w:r w:rsidRPr="002F2EE7">
        <w:rPr>
          <w:rFonts w:ascii="Montserrat" w:hAnsi="Montserrat"/>
          <w:sz w:val="24"/>
        </w:rPr>
        <w:t xml:space="preserve">They lived and studied with native avon, impressing all with their amazing potential. </w:t>
      </w:r>
    </w:p>
    <w:p w14:paraId="6CC72272" w14:textId="77777777" w:rsidR="00727578" w:rsidRPr="002F2EE7" w:rsidRDefault="002F2EE7">
      <w:pPr>
        <w:pStyle w:val="0DraftNormal"/>
        <w:rPr>
          <w:rFonts w:ascii="Montserrat" w:hAnsi="Montserrat"/>
          <w:sz w:val="24"/>
        </w:rPr>
      </w:pPr>
      <w:r w:rsidRPr="002F2EE7">
        <w:rPr>
          <w:rFonts w:ascii="Montserrat" w:hAnsi="Montserrat"/>
          <w:sz w:val="24"/>
        </w:rPr>
        <w:t xml:space="preserve">They were not the only humans living on the avon worlds of oasis ajeo and oasis ajea. </w:t>
      </w:r>
    </w:p>
    <w:p w14:paraId="2E81588A" w14:textId="77777777" w:rsidR="00727578" w:rsidRPr="002F2EE7" w:rsidRDefault="002F2EE7">
      <w:pPr>
        <w:pStyle w:val="0DraftNormal"/>
        <w:rPr>
          <w:rFonts w:ascii="Montserrat" w:hAnsi="Montserrat"/>
          <w:sz w:val="24"/>
        </w:rPr>
      </w:pPr>
      <w:r w:rsidRPr="002F2EE7">
        <w:rPr>
          <w:rFonts w:ascii="Montserrat" w:hAnsi="Montserrat"/>
          <w:sz w:val="24"/>
        </w:rPr>
        <w:t xml:space="preserve">Even though the human population was still growing, however, they were still in the minority. </w:t>
      </w:r>
    </w:p>
    <w:p w14:paraId="332E79FB" w14:textId="77777777" w:rsidR="00727578" w:rsidRPr="002F2EE7" w:rsidRDefault="002F2EE7">
      <w:pPr>
        <w:pStyle w:val="0DraftNormal"/>
        <w:rPr>
          <w:rFonts w:ascii="Montserrat" w:hAnsi="Montserrat"/>
          <w:sz w:val="24"/>
        </w:rPr>
      </w:pPr>
      <w:r w:rsidRPr="002F2EE7">
        <w:rPr>
          <w:rFonts w:ascii="Montserrat" w:hAnsi="Montserrat"/>
          <w:sz w:val="24"/>
        </w:rPr>
        <w:t xml:space="preserve">That was the biggest disappointment of their young lives. </w:t>
      </w:r>
    </w:p>
    <w:p w14:paraId="190A4F7A" w14:textId="77777777" w:rsidR="00727578" w:rsidRPr="002F2EE7" w:rsidRDefault="002F2EE7">
      <w:pPr>
        <w:pStyle w:val="0DraftNormal"/>
        <w:rPr>
          <w:rFonts w:ascii="Montserrat" w:hAnsi="Montserrat"/>
          <w:sz w:val="24"/>
        </w:rPr>
      </w:pPr>
      <w:r w:rsidRPr="002F2EE7">
        <w:rPr>
          <w:rFonts w:ascii="Montserrat" w:hAnsi="Montserrat"/>
          <w:sz w:val="24"/>
        </w:rPr>
        <w:t xml:space="preserve">To be so different, to be alien but not unique. </w:t>
      </w:r>
    </w:p>
    <w:p w14:paraId="3B97C520" w14:textId="77777777" w:rsidR="00727578" w:rsidRPr="002F2EE7" w:rsidRDefault="002F2EE7">
      <w:pPr>
        <w:pStyle w:val="0DraftNormal"/>
        <w:rPr>
          <w:rFonts w:ascii="Montserrat" w:hAnsi="Montserrat"/>
          <w:sz w:val="24"/>
        </w:rPr>
      </w:pPr>
      <w:r w:rsidRPr="002F2EE7">
        <w:rPr>
          <w:rFonts w:ascii="Montserrat" w:hAnsi="Montserrat"/>
          <w:sz w:val="24"/>
        </w:rPr>
        <w:t xml:space="preserve">They felt much more isolated and alone because of it. </w:t>
      </w:r>
    </w:p>
    <w:p w14:paraId="4872333E" w14:textId="77777777" w:rsidR="00727578" w:rsidRPr="002F2EE7" w:rsidRDefault="002F2EE7">
      <w:pPr>
        <w:pStyle w:val="0DraftNormal"/>
        <w:rPr>
          <w:rFonts w:ascii="Montserrat" w:hAnsi="Montserrat"/>
          <w:sz w:val="24"/>
        </w:rPr>
      </w:pPr>
      <w:r w:rsidRPr="002F2EE7">
        <w:rPr>
          <w:rFonts w:ascii="Montserrat" w:hAnsi="Montserrat"/>
          <w:sz w:val="24"/>
        </w:rPr>
        <w:t xml:space="preserve">Ashen ember and arden ember secretly envied the split nature of avon twins. </w:t>
      </w:r>
    </w:p>
    <w:p w14:paraId="6024AA76" w14:textId="77777777" w:rsidR="00727578" w:rsidRPr="002F2EE7" w:rsidRDefault="002F2EE7">
      <w:pPr>
        <w:pStyle w:val="0DraftNormal"/>
        <w:rPr>
          <w:rFonts w:ascii="Montserrat" w:hAnsi="Montserrat"/>
          <w:sz w:val="24"/>
        </w:rPr>
      </w:pPr>
      <w:r w:rsidRPr="002F2EE7">
        <w:rPr>
          <w:rFonts w:ascii="Montserrat" w:hAnsi="Montserrat"/>
          <w:sz w:val="24"/>
        </w:rPr>
        <w:t xml:space="preserve">It was a feeling they shared even knowing nothing of each other. </w:t>
      </w:r>
    </w:p>
    <w:p w14:paraId="79AC6201" w14:textId="77777777" w:rsidR="00727578" w:rsidRPr="002F2EE7" w:rsidRDefault="002F2EE7">
      <w:pPr>
        <w:pStyle w:val="0DraftNormal"/>
        <w:rPr>
          <w:rFonts w:ascii="Montserrat" w:hAnsi="Montserrat"/>
          <w:sz w:val="24"/>
        </w:rPr>
      </w:pPr>
      <w:r w:rsidRPr="002F2EE7">
        <w:rPr>
          <w:rFonts w:ascii="Montserrat" w:hAnsi="Montserrat"/>
          <w:sz w:val="24"/>
        </w:rPr>
        <w:t xml:space="preserve">The girls’ initial confrontation occurred in a practice circle the first day of class. </w:t>
      </w:r>
    </w:p>
    <w:p w14:paraId="6538CB34" w14:textId="77777777" w:rsidR="00727578" w:rsidRPr="002F2EE7" w:rsidRDefault="002F2EE7">
      <w:pPr>
        <w:pStyle w:val="0DraftNormal"/>
        <w:rPr>
          <w:rFonts w:ascii="Montserrat" w:hAnsi="Montserrat"/>
          <w:sz w:val="24"/>
        </w:rPr>
      </w:pPr>
      <w:r w:rsidRPr="002F2EE7">
        <w:rPr>
          <w:rFonts w:ascii="Montserrat" w:hAnsi="Montserrat"/>
          <w:sz w:val="24"/>
        </w:rPr>
        <w:t xml:space="preserve">Each of them had been seen several times already that day, but this was the first time they had ever been seen together. </w:t>
      </w:r>
    </w:p>
    <w:p w14:paraId="4ED87A0F" w14:textId="77777777" w:rsidR="00727578" w:rsidRPr="002F2EE7" w:rsidRDefault="002F2EE7">
      <w:pPr>
        <w:pStyle w:val="0DraftNormal"/>
        <w:rPr>
          <w:rFonts w:ascii="Montserrat" w:hAnsi="Montserrat"/>
          <w:sz w:val="24"/>
        </w:rPr>
      </w:pPr>
      <w:r w:rsidRPr="002F2EE7">
        <w:rPr>
          <w:rFonts w:ascii="Montserrat" w:hAnsi="Montserrat"/>
          <w:sz w:val="24"/>
        </w:rPr>
        <w:t xml:space="preserve">The shocked members of the school and court had mistaken each one, individually, for cinder. </w:t>
      </w:r>
    </w:p>
    <w:p w14:paraId="61CF6811" w14:textId="77777777" w:rsidR="00727578" w:rsidRPr="002F2EE7" w:rsidRDefault="002F2EE7">
      <w:pPr>
        <w:pStyle w:val="0DraftNormal"/>
        <w:rPr>
          <w:rFonts w:ascii="Montserrat" w:hAnsi="Montserrat"/>
          <w:sz w:val="24"/>
        </w:rPr>
      </w:pPr>
      <w:r w:rsidRPr="002F2EE7">
        <w:rPr>
          <w:rFonts w:ascii="Montserrat" w:hAnsi="Montserrat"/>
          <w:sz w:val="24"/>
        </w:rPr>
        <w:t xml:space="preserve">They had both been thrilled and threatened to discover each other. </w:t>
      </w:r>
    </w:p>
    <w:p w14:paraId="6CD82D1D" w14:textId="77777777" w:rsidR="00727578" w:rsidRPr="002F2EE7" w:rsidRDefault="002F2EE7">
      <w:pPr>
        <w:pStyle w:val="0DraftNormal"/>
        <w:rPr>
          <w:rFonts w:ascii="Montserrat" w:hAnsi="Montserrat"/>
          <w:sz w:val="24"/>
        </w:rPr>
      </w:pPr>
      <w:r w:rsidRPr="002F2EE7">
        <w:rPr>
          <w:rFonts w:ascii="Montserrat" w:hAnsi="Montserrat"/>
          <w:sz w:val="24"/>
        </w:rPr>
        <w:t xml:space="preserve">Instant rivalry flared up between them and escalated for about a week. </w:t>
      </w:r>
    </w:p>
    <w:p w14:paraId="3C47A2AD" w14:textId="77777777" w:rsidR="00727578" w:rsidRPr="002F2EE7" w:rsidRDefault="002F2EE7">
      <w:pPr>
        <w:pStyle w:val="0DraftNormal"/>
        <w:rPr>
          <w:rFonts w:ascii="Montserrat" w:hAnsi="Montserrat"/>
          <w:sz w:val="24"/>
        </w:rPr>
      </w:pPr>
      <w:r w:rsidRPr="002F2EE7">
        <w:rPr>
          <w:rFonts w:ascii="Montserrat" w:hAnsi="Montserrat"/>
          <w:sz w:val="24"/>
        </w:rPr>
        <w:t xml:space="preserve">As each tried to out do the other, they quickly moved from competition to outright war. </w:t>
      </w:r>
    </w:p>
    <w:p w14:paraId="2338AB7A" w14:textId="77777777" w:rsidR="00727578" w:rsidRPr="002F2EE7" w:rsidRDefault="002F2EE7">
      <w:pPr>
        <w:pStyle w:val="0DraftNormal"/>
        <w:rPr>
          <w:rFonts w:ascii="Montserrat" w:hAnsi="Montserrat"/>
          <w:sz w:val="24"/>
        </w:rPr>
      </w:pPr>
      <w:r w:rsidRPr="002F2EE7">
        <w:rPr>
          <w:rFonts w:ascii="Montserrat" w:hAnsi="Montserrat"/>
          <w:sz w:val="24"/>
        </w:rPr>
        <w:t xml:space="preserve">When the conflict between them splashed over onto innocent—and adult—victims, the fun came to an end. </w:t>
      </w:r>
    </w:p>
    <w:p w14:paraId="50173EFC" w14:textId="77777777" w:rsidR="00727578" w:rsidRPr="002F2EE7" w:rsidRDefault="002F2EE7">
      <w:pPr>
        <w:pStyle w:val="0DraftNormal"/>
        <w:rPr>
          <w:rFonts w:ascii="Montserrat" w:hAnsi="Montserrat"/>
          <w:sz w:val="24"/>
        </w:rPr>
      </w:pPr>
      <w:r w:rsidRPr="002F2EE7">
        <w:rPr>
          <w:rFonts w:ascii="Montserrat" w:hAnsi="Montserrat"/>
          <w:sz w:val="24"/>
        </w:rPr>
        <w:t xml:space="preserve">As part of their punishment, they were isolated from the class in remote quarters. </w:t>
      </w:r>
    </w:p>
    <w:p w14:paraId="26D83752" w14:textId="77777777" w:rsidR="00727578" w:rsidRPr="002F2EE7" w:rsidRDefault="002F2EE7">
      <w:pPr>
        <w:pStyle w:val="0DraftNormal"/>
        <w:rPr>
          <w:rFonts w:ascii="Montserrat" w:hAnsi="Montserrat"/>
          <w:sz w:val="24"/>
        </w:rPr>
      </w:pPr>
      <w:r w:rsidRPr="002F2EE7">
        <w:rPr>
          <w:rFonts w:ascii="Montserrat" w:hAnsi="Montserrat"/>
          <w:sz w:val="24"/>
        </w:rPr>
        <w:t xml:space="preserve">With no one but each other to talk to, they eventually called a truce. </w:t>
      </w:r>
    </w:p>
    <w:p w14:paraId="4FCEFC3C" w14:textId="77777777" w:rsidR="00727578" w:rsidRPr="002F2EE7" w:rsidRDefault="002F2EE7">
      <w:pPr>
        <w:pStyle w:val="0DraftNormal"/>
        <w:rPr>
          <w:rFonts w:ascii="Montserrat" w:hAnsi="Montserrat"/>
          <w:sz w:val="24"/>
        </w:rPr>
      </w:pPr>
      <w:r w:rsidRPr="002F2EE7">
        <w:rPr>
          <w:rFonts w:ascii="Montserrat" w:hAnsi="Montserrat"/>
          <w:sz w:val="24"/>
        </w:rPr>
        <w:t xml:space="preserve">They had more than a face and identity in common. </w:t>
      </w:r>
    </w:p>
    <w:p w14:paraId="52AF7385" w14:textId="77777777" w:rsidR="00727578" w:rsidRPr="002F2EE7" w:rsidRDefault="002F2EE7">
      <w:pPr>
        <w:pStyle w:val="0DraftNormal"/>
        <w:rPr>
          <w:rFonts w:ascii="Montserrat" w:hAnsi="Montserrat"/>
          <w:sz w:val="24"/>
        </w:rPr>
      </w:pPr>
      <w:r w:rsidRPr="002F2EE7">
        <w:rPr>
          <w:rFonts w:ascii="Montserrat" w:hAnsi="Montserrat"/>
          <w:sz w:val="24"/>
        </w:rPr>
        <w:t xml:space="preserve">Arden had grown up with alexander morgan as her father, and two older sisters. </w:t>
      </w:r>
    </w:p>
    <w:p w14:paraId="2FEF9A79" w14:textId="77777777" w:rsidR="00727578" w:rsidRPr="002F2EE7" w:rsidRDefault="002F2EE7">
      <w:pPr>
        <w:pStyle w:val="0DraftNormal"/>
        <w:rPr>
          <w:rFonts w:ascii="Montserrat" w:hAnsi="Montserrat"/>
          <w:sz w:val="24"/>
        </w:rPr>
      </w:pPr>
      <w:r w:rsidRPr="002F2EE7">
        <w:rPr>
          <w:rFonts w:ascii="Montserrat" w:hAnsi="Montserrat"/>
          <w:sz w:val="24"/>
        </w:rPr>
        <w:t xml:space="preserve">Ashen had grown up alone with her mother. </w:t>
      </w:r>
    </w:p>
    <w:p w14:paraId="1605CFAE" w14:textId="77777777" w:rsidR="00727578" w:rsidRPr="002F2EE7" w:rsidRDefault="002F2EE7">
      <w:pPr>
        <w:pStyle w:val="0DraftNormal"/>
        <w:rPr>
          <w:rFonts w:ascii="Montserrat" w:hAnsi="Montserrat"/>
          <w:sz w:val="24"/>
        </w:rPr>
      </w:pPr>
      <w:r w:rsidRPr="002F2EE7">
        <w:rPr>
          <w:rFonts w:ascii="Montserrat" w:hAnsi="Montserrat"/>
          <w:sz w:val="24"/>
        </w:rPr>
        <w:t xml:space="preserve">As humans, living among avon had a way of making each of them feel like half a person. </w:t>
      </w:r>
    </w:p>
    <w:p w14:paraId="77FCF0C4" w14:textId="77777777" w:rsidR="00727578" w:rsidRPr="002F2EE7" w:rsidRDefault="002F2EE7">
      <w:pPr>
        <w:pStyle w:val="0DraftNormal"/>
        <w:rPr>
          <w:rFonts w:ascii="Montserrat" w:hAnsi="Montserrat"/>
          <w:sz w:val="24"/>
        </w:rPr>
      </w:pPr>
      <w:r w:rsidRPr="002F2EE7">
        <w:rPr>
          <w:rFonts w:ascii="Montserrat" w:hAnsi="Montserrat"/>
          <w:sz w:val="24"/>
        </w:rPr>
        <w:t xml:space="preserve">Their avon friends called them half-souls, and that hurt. </w:t>
      </w:r>
    </w:p>
    <w:p w14:paraId="3DAD9600" w14:textId="77777777" w:rsidR="00727578" w:rsidRPr="002F2EE7" w:rsidRDefault="002F2EE7">
      <w:pPr>
        <w:pStyle w:val="0DraftNormal"/>
        <w:rPr>
          <w:rFonts w:ascii="Montserrat" w:hAnsi="Montserrat"/>
          <w:sz w:val="24"/>
        </w:rPr>
      </w:pPr>
      <w:r w:rsidRPr="002F2EE7">
        <w:rPr>
          <w:rFonts w:ascii="Montserrat" w:hAnsi="Montserrat"/>
          <w:sz w:val="24"/>
        </w:rPr>
        <w:t xml:space="preserve">Until they had found each other, they had been alone in the universe. </w:t>
      </w:r>
    </w:p>
    <w:p w14:paraId="47604F26" w14:textId="77777777" w:rsidR="00727578" w:rsidRPr="002F2EE7" w:rsidRDefault="002F2EE7">
      <w:pPr>
        <w:pStyle w:val="0DraftNormal"/>
        <w:rPr>
          <w:rFonts w:ascii="Montserrat" w:hAnsi="Montserrat"/>
          <w:sz w:val="24"/>
        </w:rPr>
      </w:pPr>
      <w:r w:rsidRPr="002F2EE7">
        <w:rPr>
          <w:rFonts w:ascii="Montserrat" w:hAnsi="Montserrat"/>
          <w:sz w:val="24"/>
        </w:rPr>
        <w:t xml:space="preserve">When they discovered each other, their isolation ended. </w:t>
      </w:r>
    </w:p>
    <w:p w14:paraId="54C933C7" w14:textId="77777777" w:rsidR="00727578" w:rsidRPr="002F2EE7" w:rsidRDefault="002F2EE7">
      <w:pPr>
        <w:pStyle w:val="0DraftNormal"/>
        <w:rPr>
          <w:rFonts w:ascii="Montserrat" w:hAnsi="Montserrat"/>
          <w:sz w:val="24"/>
        </w:rPr>
      </w:pPr>
      <w:r w:rsidRPr="002F2EE7">
        <w:rPr>
          <w:rFonts w:ascii="Montserrat" w:hAnsi="Montserrat"/>
          <w:sz w:val="24"/>
        </w:rPr>
        <w:t xml:space="preserve">As human twins, they were not alone, and to avon they were suddenly unique and exotic. </w:t>
      </w:r>
    </w:p>
    <w:p w14:paraId="45D4445E" w14:textId="77777777" w:rsidR="00727578" w:rsidRPr="002F2EE7" w:rsidRDefault="002F2EE7">
      <w:pPr>
        <w:pStyle w:val="0DraftNormal"/>
        <w:rPr>
          <w:rFonts w:ascii="Montserrat" w:hAnsi="Montserrat"/>
          <w:sz w:val="24"/>
        </w:rPr>
      </w:pPr>
      <w:r w:rsidRPr="002F2EE7">
        <w:rPr>
          <w:rFonts w:ascii="Montserrat" w:hAnsi="Montserrat"/>
          <w:sz w:val="24"/>
        </w:rPr>
        <w:t xml:space="preserve">Only a handful of people knew they were not human, and their resemblance only added to their perceived humanity. </w:t>
      </w:r>
    </w:p>
    <w:p w14:paraId="7B4F9346" w14:textId="77777777" w:rsidR="00727578" w:rsidRPr="002F2EE7" w:rsidRDefault="002F2EE7">
      <w:pPr>
        <w:pStyle w:val="0DraftNormal"/>
        <w:rPr>
          <w:rFonts w:ascii="Montserrat" w:hAnsi="Montserrat"/>
          <w:sz w:val="24"/>
        </w:rPr>
      </w:pPr>
      <w:r w:rsidRPr="002F2EE7">
        <w:rPr>
          <w:rFonts w:ascii="Montserrat" w:hAnsi="Montserrat"/>
          <w:sz w:val="24"/>
        </w:rPr>
        <w:t xml:space="preserve">As human twins, they rose higher in the eyes of their peers, and even inspired some envy. </w:t>
      </w:r>
    </w:p>
    <w:p w14:paraId="36D1EF6C" w14:textId="77777777" w:rsidR="00727578" w:rsidRPr="002F2EE7" w:rsidRDefault="002F2EE7">
      <w:pPr>
        <w:pStyle w:val="0DraftNormal"/>
        <w:rPr>
          <w:rFonts w:ascii="Montserrat" w:hAnsi="Montserrat"/>
          <w:sz w:val="24"/>
        </w:rPr>
      </w:pPr>
      <w:r w:rsidRPr="002F2EE7">
        <w:rPr>
          <w:rFonts w:ascii="Montserrat" w:hAnsi="Montserrat"/>
          <w:sz w:val="24"/>
        </w:rPr>
        <w:t xml:space="preserve">Avon twins, though identical, were nothing like human identical twins. </w:t>
      </w:r>
    </w:p>
    <w:p w14:paraId="2EDAD9FA" w14:textId="77777777" w:rsidR="00727578" w:rsidRPr="002F2EE7" w:rsidRDefault="002F2EE7">
      <w:pPr>
        <w:pStyle w:val="0DraftNormal"/>
        <w:rPr>
          <w:rFonts w:ascii="Montserrat" w:hAnsi="Montserrat"/>
          <w:sz w:val="24"/>
        </w:rPr>
      </w:pPr>
      <w:r w:rsidRPr="002F2EE7">
        <w:rPr>
          <w:rFonts w:ascii="Montserrat" w:hAnsi="Montserrat"/>
          <w:sz w:val="24"/>
        </w:rPr>
        <w:t xml:space="preserve">Among their peers, ashen and arden were unique. </w:t>
      </w:r>
    </w:p>
    <w:p w14:paraId="1CE91A33" w14:textId="77777777" w:rsidR="00727578" w:rsidRPr="002F2EE7" w:rsidRDefault="002F2EE7">
      <w:pPr>
        <w:pStyle w:val="0DraftNormal"/>
        <w:rPr>
          <w:rFonts w:ascii="Montserrat" w:hAnsi="Montserrat"/>
          <w:sz w:val="24"/>
        </w:rPr>
      </w:pPr>
      <w:r w:rsidRPr="002F2EE7">
        <w:rPr>
          <w:rFonts w:ascii="Montserrat" w:hAnsi="Montserrat"/>
          <w:sz w:val="24"/>
        </w:rPr>
        <w:t xml:space="preserve">A fast and intimate friendship was formed. </w:t>
      </w:r>
    </w:p>
    <w:p w14:paraId="359EC9DB" w14:textId="77777777" w:rsidR="00727578" w:rsidRPr="002F2EE7" w:rsidRDefault="002F2EE7">
      <w:pPr>
        <w:pStyle w:val="0DraftNormal"/>
        <w:rPr>
          <w:rFonts w:ascii="Montserrat" w:hAnsi="Montserrat"/>
          <w:sz w:val="24"/>
        </w:rPr>
      </w:pPr>
      <w:r w:rsidRPr="002F2EE7">
        <w:rPr>
          <w:rFonts w:ascii="Montserrat" w:hAnsi="Montserrat"/>
          <w:sz w:val="24"/>
        </w:rPr>
        <w:t xml:space="preserve">Their immediate families caught on to their discovery when the two switched places. </w:t>
      </w:r>
    </w:p>
    <w:p w14:paraId="27B29A4C" w14:textId="77777777" w:rsidR="00727578" w:rsidRPr="002F2EE7" w:rsidRDefault="002F2EE7">
      <w:pPr>
        <w:pStyle w:val="0DraftNormal"/>
        <w:rPr>
          <w:rFonts w:ascii="Montserrat" w:hAnsi="Montserrat"/>
          <w:sz w:val="24"/>
        </w:rPr>
      </w:pPr>
      <w:r w:rsidRPr="002F2EE7">
        <w:rPr>
          <w:rFonts w:ascii="Montserrat" w:hAnsi="Montserrat"/>
          <w:sz w:val="24"/>
        </w:rPr>
        <w:t xml:space="preserve">The idea, naturally, was for each to meet the other’s parent. </w:t>
      </w:r>
    </w:p>
    <w:p w14:paraId="09D610E2" w14:textId="77777777" w:rsidR="00727578" w:rsidRPr="002F2EE7" w:rsidRDefault="002F2EE7">
      <w:pPr>
        <w:pStyle w:val="0DraftNormal"/>
        <w:rPr>
          <w:rFonts w:ascii="Montserrat" w:hAnsi="Montserrat"/>
          <w:sz w:val="24"/>
        </w:rPr>
      </w:pPr>
      <w:r w:rsidRPr="002F2EE7">
        <w:rPr>
          <w:rFonts w:ascii="Montserrat" w:hAnsi="Montserrat"/>
          <w:sz w:val="24"/>
        </w:rPr>
        <w:t xml:space="preserve">Instead of bring their mother and father back together, they learned a shocking secret. </w:t>
      </w:r>
    </w:p>
    <w:p w14:paraId="74525536" w14:textId="77777777" w:rsidR="00727578" w:rsidRPr="002F2EE7" w:rsidRDefault="002F2EE7">
      <w:pPr>
        <w:pStyle w:val="0DraftNormal"/>
        <w:rPr>
          <w:rFonts w:ascii="Montserrat" w:hAnsi="Montserrat"/>
          <w:sz w:val="24"/>
        </w:rPr>
      </w:pPr>
      <w:r w:rsidRPr="002F2EE7">
        <w:rPr>
          <w:rFonts w:ascii="Montserrat" w:hAnsi="Montserrat"/>
          <w:sz w:val="24"/>
        </w:rPr>
        <w:t xml:space="preserve">The people they had thought of as their mother and father were actually a brother and sister who had been married to their real mother and father. </w:t>
      </w:r>
    </w:p>
    <w:p w14:paraId="159BF1C7" w14:textId="77777777" w:rsidR="00727578" w:rsidRPr="002F2EE7" w:rsidRDefault="002F2EE7">
      <w:pPr>
        <w:pStyle w:val="0DraftNormal"/>
        <w:rPr>
          <w:rFonts w:ascii="Montserrat" w:hAnsi="Montserrat"/>
          <w:sz w:val="24"/>
        </w:rPr>
      </w:pPr>
      <w:r w:rsidRPr="002F2EE7">
        <w:rPr>
          <w:rFonts w:ascii="Montserrat" w:hAnsi="Montserrat"/>
          <w:sz w:val="24"/>
        </w:rPr>
        <w:t xml:space="preserve">It was stunning. </w:t>
      </w:r>
    </w:p>
    <w:p w14:paraId="1A972E32" w14:textId="77777777" w:rsidR="00727578" w:rsidRPr="002F2EE7" w:rsidRDefault="002F2EE7">
      <w:pPr>
        <w:pStyle w:val="0DraftNormal"/>
        <w:rPr>
          <w:rFonts w:ascii="Montserrat" w:hAnsi="Montserrat"/>
          <w:sz w:val="24"/>
        </w:rPr>
      </w:pPr>
      <w:r w:rsidRPr="002F2EE7">
        <w:rPr>
          <w:rFonts w:ascii="Montserrat" w:hAnsi="Montserrat"/>
          <w:sz w:val="24"/>
        </w:rPr>
        <w:t xml:space="preserve">A strange and tragic love affair had gone on between the brother’s wife and sister’s husband. </w:t>
      </w:r>
    </w:p>
    <w:p w14:paraId="34D3F1E8" w14:textId="77777777" w:rsidR="00727578" w:rsidRPr="002F2EE7" w:rsidRDefault="002F2EE7">
      <w:pPr>
        <w:pStyle w:val="0DraftNormal"/>
        <w:rPr>
          <w:rFonts w:ascii="Montserrat" w:hAnsi="Montserrat"/>
          <w:sz w:val="24"/>
        </w:rPr>
      </w:pPr>
      <w:r w:rsidRPr="002F2EE7">
        <w:rPr>
          <w:rFonts w:ascii="Montserrat" w:hAnsi="Montserrat"/>
          <w:sz w:val="24"/>
        </w:rPr>
        <w:t xml:space="preserve">Alexander and alexandrea had vowed to keep the entire thing secret after the tragic death of the girls’ real mother, and mysterious disappearance of their real father. </w:t>
      </w:r>
    </w:p>
    <w:p w14:paraId="41F41E88" w14:textId="77777777" w:rsidR="00727578" w:rsidRPr="002F2EE7" w:rsidRDefault="002F2EE7">
      <w:pPr>
        <w:pStyle w:val="0DraftNormal"/>
        <w:rPr>
          <w:rFonts w:ascii="Montserrat" w:hAnsi="Montserrat"/>
          <w:sz w:val="24"/>
        </w:rPr>
      </w:pPr>
      <w:r w:rsidRPr="002F2EE7">
        <w:rPr>
          <w:rFonts w:ascii="Montserrat" w:hAnsi="Montserrat"/>
          <w:sz w:val="24"/>
        </w:rPr>
        <w:t xml:space="preserve">The girls had been raised apart to protect them from the dangers of psionic resonance. </w:t>
      </w:r>
    </w:p>
    <w:p w14:paraId="4D442BA9" w14:textId="77777777" w:rsidR="00727578" w:rsidRPr="002F2EE7" w:rsidRDefault="002F2EE7">
      <w:pPr>
        <w:pStyle w:val="0DraftNormal"/>
        <w:rPr>
          <w:rFonts w:ascii="Montserrat" w:hAnsi="Montserrat"/>
          <w:sz w:val="24"/>
        </w:rPr>
      </w:pPr>
      <w:r w:rsidRPr="002F2EE7">
        <w:rPr>
          <w:rFonts w:ascii="Montserrat" w:hAnsi="Montserrat"/>
          <w:sz w:val="24"/>
        </w:rPr>
        <w:t xml:space="preserve">Of course the story they were told was technically true, but phrased to support the lie their parents lived. </w:t>
      </w:r>
    </w:p>
    <w:p w14:paraId="4B4BCD95" w14:textId="77777777" w:rsidR="00727578" w:rsidRPr="002F2EE7" w:rsidRDefault="002F2EE7">
      <w:pPr>
        <w:pStyle w:val="0DraftNormal"/>
        <w:rPr>
          <w:rFonts w:ascii="Montserrat" w:hAnsi="Montserrat"/>
          <w:sz w:val="24"/>
        </w:rPr>
      </w:pPr>
      <w:r w:rsidRPr="002F2EE7">
        <w:rPr>
          <w:rFonts w:ascii="Montserrat" w:hAnsi="Montserrat"/>
          <w:sz w:val="24"/>
        </w:rPr>
        <w:t xml:space="preserve">Their mother had died, and their true father had vanished. </w:t>
      </w:r>
    </w:p>
    <w:p w14:paraId="361AA924" w14:textId="77777777" w:rsidR="00727578" w:rsidRPr="002F2EE7" w:rsidRDefault="002F2EE7">
      <w:pPr>
        <w:pStyle w:val="0DraftNormal"/>
        <w:rPr>
          <w:rFonts w:ascii="Montserrat" w:hAnsi="Montserrat"/>
          <w:sz w:val="24"/>
        </w:rPr>
      </w:pPr>
      <w:r w:rsidRPr="002F2EE7">
        <w:rPr>
          <w:rFonts w:ascii="Montserrat" w:hAnsi="Montserrat"/>
          <w:sz w:val="24"/>
        </w:rPr>
        <w:t xml:space="preserve">The two continued to live apart, believing in the story they had been told. </w:t>
      </w:r>
    </w:p>
    <w:p w14:paraId="37D7A604" w14:textId="77777777" w:rsidR="00727578" w:rsidRPr="002F2EE7" w:rsidRDefault="002F2EE7">
      <w:pPr>
        <w:pStyle w:val="0DraftNormal"/>
        <w:rPr>
          <w:rFonts w:ascii="Montserrat" w:hAnsi="Montserrat"/>
          <w:sz w:val="24"/>
        </w:rPr>
      </w:pPr>
      <w:r w:rsidRPr="002F2EE7">
        <w:rPr>
          <w:rFonts w:ascii="Montserrat" w:hAnsi="Montserrat"/>
          <w:sz w:val="24"/>
        </w:rPr>
        <w:t xml:space="preserve">The twins remained in contact however, getting together for special occasions and for family gatherings. </w:t>
      </w:r>
    </w:p>
    <w:p w14:paraId="6708BC6B" w14:textId="77777777" w:rsidR="00727578" w:rsidRPr="002F2EE7" w:rsidRDefault="002F2EE7">
      <w:pPr>
        <w:pStyle w:val="0DraftNormal"/>
        <w:rPr>
          <w:rFonts w:ascii="Montserrat" w:hAnsi="Montserrat"/>
          <w:sz w:val="24"/>
        </w:rPr>
      </w:pPr>
      <w:r w:rsidRPr="002F2EE7">
        <w:rPr>
          <w:rFonts w:ascii="Montserrat" w:hAnsi="Montserrat"/>
          <w:sz w:val="24"/>
        </w:rPr>
        <w:t xml:space="preserve">Because they had somehow ended up with versions of the same name, which translated into ashen ember and arden ember, they were given nicknames. </w:t>
      </w:r>
    </w:p>
    <w:p w14:paraId="55315453" w14:textId="77777777" w:rsidR="00727578" w:rsidRPr="002F2EE7" w:rsidRDefault="002F2EE7">
      <w:pPr>
        <w:pStyle w:val="0DraftNormal"/>
        <w:rPr>
          <w:rFonts w:ascii="Montserrat" w:hAnsi="Montserrat"/>
          <w:sz w:val="24"/>
        </w:rPr>
      </w:pPr>
      <w:r w:rsidRPr="002F2EE7">
        <w:rPr>
          <w:rFonts w:ascii="Montserrat" w:hAnsi="Montserrat"/>
          <w:sz w:val="24"/>
        </w:rPr>
        <w:t xml:space="preserve">The strange fact that one of them was right handed and the other was left handed inspired someone to give them the right and left hand names of touch: pleasure and pain. </w:t>
      </w:r>
    </w:p>
    <w:p w14:paraId="607CCCDE" w14:textId="77777777" w:rsidR="00727578" w:rsidRPr="002F2EE7" w:rsidRDefault="002F2EE7">
      <w:pPr>
        <w:pStyle w:val="0DraftNormal"/>
        <w:rPr>
          <w:rFonts w:ascii="Montserrat" w:hAnsi="Montserrat"/>
          <w:sz w:val="24"/>
        </w:rPr>
      </w:pPr>
      <w:r w:rsidRPr="002F2EE7">
        <w:rPr>
          <w:rFonts w:ascii="Montserrat" w:hAnsi="Montserrat"/>
          <w:sz w:val="24"/>
        </w:rPr>
        <w:t xml:space="preserve">Before the onset of heat, there were times when they found the story their parents had come up with for explaining their decision to raise the girls apart to be too true. </w:t>
      </w:r>
    </w:p>
    <w:p w14:paraId="2ECC3CE3" w14:textId="77777777" w:rsidR="00727578" w:rsidRPr="002F2EE7" w:rsidRDefault="002F2EE7">
      <w:pPr>
        <w:pStyle w:val="0DraftNormal"/>
        <w:rPr>
          <w:rFonts w:ascii="Montserrat" w:hAnsi="Montserrat"/>
          <w:sz w:val="24"/>
        </w:rPr>
      </w:pPr>
      <w:r w:rsidRPr="002F2EE7">
        <w:rPr>
          <w:rFonts w:ascii="Montserrat" w:hAnsi="Montserrat"/>
          <w:sz w:val="24"/>
        </w:rPr>
        <w:t xml:space="preserve">As psionic actives, there were times when it seemed like their minds were tied together more intimately than even avon twins’ would be. </w:t>
      </w:r>
    </w:p>
    <w:p w14:paraId="6C489AF1" w14:textId="77777777" w:rsidR="00727578" w:rsidRPr="002F2EE7" w:rsidRDefault="002F2EE7">
      <w:pPr>
        <w:pStyle w:val="0DraftNormal"/>
        <w:rPr>
          <w:rFonts w:ascii="Montserrat" w:hAnsi="Montserrat"/>
          <w:sz w:val="24"/>
        </w:rPr>
      </w:pPr>
      <w:r w:rsidRPr="002F2EE7">
        <w:rPr>
          <w:rFonts w:ascii="Montserrat" w:hAnsi="Montserrat"/>
          <w:sz w:val="24"/>
        </w:rPr>
        <w:t xml:space="preserve">The fear that had started their rivalry often reared up to haunt them. </w:t>
      </w:r>
    </w:p>
    <w:p w14:paraId="386CFE85" w14:textId="77777777" w:rsidR="00727578" w:rsidRPr="002F2EE7" w:rsidRDefault="002F2EE7">
      <w:pPr>
        <w:pStyle w:val="0DraftNormal"/>
        <w:rPr>
          <w:rFonts w:ascii="Montserrat" w:hAnsi="Montserrat"/>
          <w:sz w:val="24"/>
        </w:rPr>
      </w:pPr>
      <w:r w:rsidRPr="002F2EE7">
        <w:rPr>
          <w:rFonts w:ascii="Montserrat" w:hAnsi="Montserrat"/>
          <w:sz w:val="24"/>
        </w:rPr>
        <w:t xml:space="preserve">They shared a sense terror over the notion that their minds were somehow fusing together, that their separate identities would be lost. </w:t>
      </w:r>
    </w:p>
    <w:p w14:paraId="486D0E9B" w14:textId="77777777" w:rsidR="00727578" w:rsidRPr="002F2EE7" w:rsidRDefault="002F2EE7">
      <w:pPr>
        <w:pStyle w:val="0DraftNormal"/>
        <w:rPr>
          <w:rFonts w:ascii="Montserrat" w:hAnsi="Montserrat"/>
          <w:sz w:val="24"/>
        </w:rPr>
      </w:pPr>
      <w:r w:rsidRPr="002F2EE7">
        <w:rPr>
          <w:rFonts w:ascii="Montserrat" w:hAnsi="Montserrat"/>
          <w:sz w:val="24"/>
        </w:rPr>
        <w:t xml:space="preserve">Their avon friends told them that a similar sensation occurred between complements, but they were meant to fuse together. </w:t>
      </w:r>
    </w:p>
    <w:p w14:paraId="1AD6256E" w14:textId="77777777" w:rsidR="00727578" w:rsidRPr="002F2EE7" w:rsidRDefault="002F2EE7">
      <w:pPr>
        <w:pStyle w:val="0DraftNormal"/>
        <w:rPr>
          <w:rFonts w:ascii="Montserrat" w:hAnsi="Montserrat"/>
          <w:sz w:val="24"/>
        </w:rPr>
      </w:pPr>
      <w:r w:rsidRPr="002F2EE7">
        <w:rPr>
          <w:rFonts w:ascii="Montserrat" w:hAnsi="Montserrat"/>
          <w:sz w:val="24"/>
        </w:rPr>
        <w:t xml:space="preserve">Avon twins were actually split manifestations of the same person, souls divided on the bridge of sex. </w:t>
      </w:r>
    </w:p>
    <w:p w14:paraId="2466ADA0" w14:textId="77777777" w:rsidR="00727578" w:rsidRPr="002F2EE7" w:rsidRDefault="002F2EE7">
      <w:pPr>
        <w:pStyle w:val="0DraftNormal"/>
        <w:rPr>
          <w:rFonts w:ascii="Montserrat" w:hAnsi="Montserrat"/>
          <w:sz w:val="24"/>
        </w:rPr>
      </w:pPr>
      <w:r w:rsidRPr="002F2EE7">
        <w:rPr>
          <w:rFonts w:ascii="Montserrat" w:hAnsi="Montserrat"/>
          <w:sz w:val="24"/>
        </w:rPr>
        <w:t xml:space="preserve">They existed as separate minds until the phenomenon of heat burned down the walls and united them in a single identity. </w:t>
      </w:r>
    </w:p>
    <w:p w14:paraId="121FA39A" w14:textId="77777777" w:rsidR="00727578" w:rsidRPr="002F2EE7" w:rsidRDefault="002F2EE7">
      <w:pPr>
        <w:pStyle w:val="0DraftNormal"/>
        <w:rPr>
          <w:rFonts w:ascii="Montserrat" w:hAnsi="Montserrat"/>
          <w:sz w:val="24"/>
        </w:rPr>
      </w:pPr>
      <w:r w:rsidRPr="002F2EE7">
        <w:rPr>
          <w:rFonts w:ascii="Montserrat" w:hAnsi="Montserrat"/>
          <w:sz w:val="24"/>
        </w:rPr>
        <w:t xml:space="preserve">It was difficult for them to understand the fear ashen ember and arden ember experienced. </w:t>
      </w:r>
    </w:p>
    <w:p w14:paraId="62D40191" w14:textId="77777777" w:rsidR="00727578" w:rsidRPr="002F2EE7" w:rsidRDefault="00727578">
      <w:pPr>
        <w:pStyle w:val="0DraftNormal"/>
        <w:rPr>
          <w:rFonts w:ascii="Montserrat" w:hAnsi="Montserrat"/>
          <w:sz w:val="24"/>
        </w:rPr>
      </w:pPr>
    </w:p>
    <w:p w14:paraId="7A4D0179" w14:textId="77777777" w:rsidR="00727578" w:rsidRPr="002F2EE7" w:rsidRDefault="002F2EE7">
      <w:pPr>
        <w:pStyle w:val="0DraftNormal"/>
        <w:rPr>
          <w:rFonts w:ascii="Montserrat" w:hAnsi="Montserrat"/>
          <w:sz w:val="24"/>
        </w:rPr>
      </w:pPr>
      <w:r w:rsidRPr="002F2EE7">
        <w:rPr>
          <w:rFonts w:ascii="Montserrat" w:hAnsi="Montserrat"/>
          <w:sz w:val="24"/>
        </w:rPr>
        <w:t>Heat—Ash, Arden, And Ashen, 17</w:t>
      </w:r>
    </w:p>
    <w:p w14:paraId="773E6B13" w14:textId="77777777" w:rsidR="00727578" w:rsidRPr="002F2EE7" w:rsidRDefault="002F2EE7">
      <w:pPr>
        <w:pStyle w:val="0DraftNormal"/>
        <w:rPr>
          <w:rFonts w:ascii="Montserrat" w:hAnsi="Montserrat"/>
          <w:sz w:val="24"/>
        </w:rPr>
      </w:pPr>
      <w:r w:rsidRPr="002F2EE7">
        <w:rPr>
          <w:rFonts w:ascii="Montserrat" w:hAnsi="Montserrat"/>
          <w:sz w:val="24"/>
        </w:rPr>
        <w:t xml:space="preserve">When the two of them began to experience what could only be the symptoms of heat, everyone had to revise their thinking—ashen ember and arden ember foremost. </w:t>
      </w:r>
    </w:p>
    <w:p w14:paraId="309EBC4D" w14:textId="77777777" w:rsidR="00727578" w:rsidRPr="002F2EE7" w:rsidRDefault="002F2EE7">
      <w:pPr>
        <w:pStyle w:val="0DraftNormal"/>
        <w:rPr>
          <w:rFonts w:ascii="Montserrat" w:hAnsi="Montserrat"/>
          <w:sz w:val="24"/>
        </w:rPr>
      </w:pPr>
      <w:r w:rsidRPr="002F2EE7">
        <w:rPr>
          <w:rFonts w:ascii="Montserrat" w:hAnsi="Montserrat"/>
          <w:sz w:val="24"/>
        </w:rPr>
        <w:t xml:space="preserve">Confronted with the threat of their own biology ashen ember and arden ember were forced to embrace the culture and heritage of people they had always seen as alien. </w:t>
      </w:r>
    </w:p>
    <w:p w14:paraId="54AAAE50" w14:textId="77777777" w:rsidR="00727578" w:rsidRPr="002F2EE7" w:rsidRDefault="002F2EE7">
      <w:pPr>
        <w:pStyle w:val="0DraftNormal"/>
        <w:rPr>
          <w:rFonts w:ascii="Montserrat" w:hAnsi="Montserrat"/>
          <w:sz w:val="24"/>
        </w:rPr>
      </w:pPr>
      <w:r w:rsidRPr="002F2EE7">
        <w:rPr>
          <w:rFonts w:ascii="Montserrat" w:hAnsi="Montserrat"/>
          <w:sz w:val="24"/>
        </w:rPr>
        <w:t xml:space="preserve">Among the things the two faced first, as avon, was the consequence of uncomplimented heat. </w:t>
      </w:r>
    </w:p>
    <w:p w14:paraId="32EE12D2" w14:textId="77777777" w:rsidR="00727578" w:rsidRPr="002F2EE7" w:rsidRDefault="002F2EE7">
      <w:pPr>
        <w:pStyle w:val="0DraftNormal"/>
        <w:rPr>
          <w:rFonts w:ascii="Montserrat" w:hAnsi="Montserrat"/>
          <w:sz w:val="24"/>
        </w:rPr>
      </w:pPr>
      <w:r w:rsidRPr="002F2EE7">
        <w:rPr>
          <w:rFonts w:ascii="Montserrat" w:hAnsi="Montserrat"/>
          <w:sz w:val="24"/>
        </w:rPr>
        <w:t xml:space="preserve">When those who had lost their complement reached heat, they had to turn to others to cope. </w:t>
      </w:r>
    </w:p>
    <w:p w14:paraId="7254E15F" w14:textId="77777777" w:rsidR="00727578" w:rsidRPr="002F2EE7" w:rsidRDefault="002F2EE7">
      <w:pPr>
        <w:pStyle w:val="0DraftNormal"/>
        <w:rPr>
          <w:rFonts w:ascii="Montserrat" w:hAnsi="Montserrat"/>
          <w:sz w:val="24"/>
        </w:rPr>
      </w:pPr>
      <w:r w:rsidRPr="002F2EE7">
        <w:rPr>
          <w:rFonts w:ascii="Montserrat" w:hAnsi="Montserrat"/>
          <w:sz w:val="24"/>
        </w:rPr>
        <w:t xml:space="preserve">Unfortunately, neither ashen nor arden could stand to go through with such an embrace. </w:t>
      </w:r>
    </w:p>
    <w:p w14:paraId="3D56E69C" w14:textId="77777777" w:rsidR="00727578" w:rsidRPr="002F2EE7" w:rsidRDefault="002F2EE7">
      <w:pPr>
        <w:pStyle w:val="0DraftNormal"/>
        <w:rPr>
          <w:rFonts w:ascii="Montserrat" w:hAnsi="Montserrat"/>
          <w:sz w:val="24"/>
        </w:rPr>
      </w:pPr>
      <w:r w:rsidRPr="002F2EE7">
        <w:rPr>
          <w:rFonts w:ascii="Montserrat" w:hAnsi="Montserrat"/>
          <w:sz w:val="24"/>
        </w:rPr>
        <w:t xml:space="preserve">Their need drove them together and turned their friendship into something deeper. </w:t>
      </w:r>
    </w:p>
    <w:p w14:paraId="49D9B421" w14:textId="77777777" w:rsidR="00727578" w:rsidRPr="002F2EE7" w:rsidRDefault="002F2EE7">
      <w:pPr>
        <w:pStyle w:val="0DraftNormal"/>
        <w:rPr>
          <w:rFonts w:ascii="Montserrat" w:hAnsi="Montserrat"/>
          <w:sz w:val="24"/>
        </w:rPr>
      </w:pPr>
      <w:r w:rsidRPr="002F2EE7">
        <w:rPr>
          <w:rFonts w:ascii="Montserrat" w:hAnsi="Montserrat"/>
          <w:sz w:val="24"/>
        </w:rPr>
        <w:t xml:space="preserve">However, they were not suffering alone. </w:t>
      </w:r>
    </w:p>
    <w:p w14:paraId="3FE03E70" w14:textId="77777777" w:rsidR="00727578" w:rsidRPr="002F2EE7" w:rsidRDefault="002F2EE7">
      <w:pPr>
        <w:pStyle w:val="0DraftNormal"/>
        <w:rPr>
          <w:rFonts w:ascii="Montserrat" w:hAnsi="Montserrat"/>
          <w:sz w:val="24"/>
        </w:rPr>
      </w:pPr>
      <w:r w:rsidRPr="002F2EE7">
        <w:rPr>
          <w:rFonts w:ascii="Montserrat" w:hAnsi="Montserrat"/>
          <w:sz w:val="24"/>
        </w:rPr>
        <w:t xml:space="preserve">Faced with the onset of heat, dusk was asked to bring his son. </w:t>
      </w:r>
    </w:p>
    <w:p w14:paraId="18C83079" w14:textId="77777777" w:rsidR="00727578" w:rsidRPr="002F2EE7" w:rsidRDefault="002F2EE7">
      <w:pPr>
        <w:pStyle w:val="0DraftNormal"/>
        <w:rPr>
          <w:rFonts w:ascii="Montserrat" w:hAnsi="Montserrat"/>
          <w:sz w:val="24"/>
        </w:rPr>
      </w:pPr>
      <w:r w:rsidRPr="002F2EE7">
        <w:rPr>
          <w:rFonts w:ascii="Montserrat" w:hAnsi="Montserrat"/>
          <w:sz w:val="24"/>
        </w:rPr>
        <w:t xml:space="preserve">Dusk came, but not with ash, as expected. </w:t>
      </w:r>
    </w:p>
    <w:p w14:paraId="52F84701" w14:textId="77777777" w:rsidR="00727578" w:rsidRPr="002F2EE7" w:rsidRDefault="002F2EE7">
      <w:pPr>
        <w:pStyle w:val="0DraftNormal"/>
        <w:rPr>
          <w:rFonts w:ascii="Montserrat" w:hAnsi="Montserrat"/>
          <w:sz w:val="24"/>
        </w:rPr>
      </w:pPr>
      <w:r w:rsidRPr="002F2EE7">
        <w:rPr>
          <w:rFonts w:ascii="Montserrat" w:hAnsi="Montserrat"/>
          <w:sz w:val="24"/>
        </w:rPr>
        <w:t xml:space="preserve">Ash ember came to all concerned as a surprise. </w:t>
      </w:r>
    </w:p>
    <w:p w14:paraId="19C8E248" w14:textId="77777777" w:rsidR="00727578" w:rsidRPr="002F2EE7" w:rsidRDefault="002F2EE7">
      <w:pPr>
        <w:pStyle w:val="0DraftNormal"/>
        <w:rPr>
          <w:rFonts w:ascii="Montserrat" w:hAnsi="Montserrat"/>
          <w:sz w:val="24"/>
        </w:rPr>
      </w:pPr>
      <w:r w:rsidRPr="002F2EE7">
        <w:rPr>
          <w:rFonts w:ascii="Montserrat" w:hAnsi="Montserrat"/>
          <w:sz w:val="24"/>
        </w:rPr>
        <w:t xml:space="preserve">Ash, dusk explained, had been taken by dawn in anticipation of ashen’s early onset. </w:t>
      </w:r>
    </w:p>
    <w:p w14:paraId="4A9DB3BB" w14:textId="77777777" w:rsidR="00727578" w:rsidRPr="002F2EE7" w:rsidRDefault="002F2EE7">
      <w:pPr>
        <w:pStyle w:val="0DraftNormal"/>
        <w:rPr>
          <w:rFonts w:ascii="Montserrat" w:hAnsi="Montserrat"/>
          <w:sz w:val="24"/>
        </w:rPr>
      </w:pPr>
      <w:r w:rsidRPr="002F2EE7">
        <w:rPr>
          <w:rFonts w:ascii="Montserrat" w:hAnsi="Montserrat"/>
          <w:sz w:val="24"/>
        </w:rPr>
        <w:t xml:space="preserve">Arden did not need to be told the details, the engagement and hormones ought to be enough to ensure that the two used each other, with the added benefit that ash ember would neutralize arden’s fertility for as long as they did. </w:t>
      </w:r>
    </w:p>
    <w:p w14:paraId="1F04E307" w14:textId="77777777" w:rsidR="00727578" w:rsidRPr="002F2EE7" w:rsidRDefault="002F2EE7">
      <w:pPr>
        <w:pStyle w:val="0DraftNormal"/>
        <w:rPr>
          <w:rFonts w:ascii="Montserrat" w:hAnsi="Montserrat"/>
          <w:sz w:val="24"/>
        </w:rPr>
      </w:pPr>
      <w:r w:rsidRPr="002F2EE7">
        <w:rPr>
          <w:rFonts w:ascii="Montserrat" w:hAnsi="Montserrat"/>
          <w:sz w:val="24"/>
        </w:rPr>
        <w:t xml:space="preserve">At the onset of heat, young ash had been forced to turn to others until his sister, ashen, returned from earth. </w:t>
      </w:r>
    </w:p>
    <w:p w14:paraId="19865212" w14:textId="77777777" w:rsidR="00727578" w:rsidRPr="002F2EE7" w:rsidRDefault="002F2EE7">
      <w:pPr>
        <w:pStyle w:val="0DraftNormal"/>
        <w:rPr>
          <w:rFonts w:ascii="Montserrat" w:hAnsi="Montserrat"/>
          <w:sz w:val="24"/>
        </w:rPr>
      </w:pPr>
      <w:r w:rsidRPr="002F2EE7">
        <w:rPr>
          <w:rFonts w:ascii="Montserrat" w:hAnsi="Montserrat"/>
          <w:sz w:val="24"/>
        </w:rPr>
        <w:t xml:space="preserve">Until dawn finally announced it, he had not known he even had a living complement. </w:t>
      </w:r>
    </w:p>
    <w:p w14:paraId="51073DCD" w14:textId="77777777" w:rsidR="00727578" w:rsidRPr="002F2EE7" w:rsidRDefault="002F2EE7">
      <w:pPr>
        <w:pStyle w:val="0DraftNormal"/>
        <w:rPr>
          <w:rFonts w:ascii="Montserrat" w:hAnsi="Montserrat"/>
          <w:sz w:val="24"/>
        </w:rPr>
      </w:pPr>
      <w:r w:rsidRPr="002F2EE7">
        <w:rPr>
          <w:rFonts w:ascii="Montserrat" w:hAnsi="Montserrat"/>
          <w:sz w:val="24"/>
        </w:rPr>
        <w:t xml:space="preserve">He feared that they would be like complete strangers, or that she too had been forced to find release in some stranger’s arms. </w:t>
      </w:r>
    </w:p>
    <w:p w14:paraId="1DDAC355" w14:textId="77777777" w:rsidR="00727578" w:rsidRPr="002F2EE7" w:rsidRDefault="002F2EE7">
      <w:pPr>
        <w:pStyle w:val="0DraftNormal"/>
        <w:rPr>
          <w:rFonts w:ascii="Montserrat" w:hAnsi="Montserrat"/>
          <w:sz w:val="24"/>
        </w:rPr>
      </w:pPr>
      <w:r w:rsidRPr="002F2EE7">
        <w:rPr>
          <w:rFonts w:ascii="Montserrat" w:hAnsi="Montserrat"/>
          <w:sz w:val="24"/>
        </w:rPr>
        <w:t xml:space="preserve">He was also concerned about his debt to some of the students of that last school who would be certain to follow once they knew of his sister. </w:t>
      </w:r>
    </w:p>
    <w:p w14:paraId="6C844FE5" w14:textId="77777777" w:rsidR="00727578" w:rsidRPr="002F2EE7" w:rsidRDefault="002F2EE7">
      <w:pPr>
        <w:pStyle w:val="0DraftNormal"/>
        <w:rPr>
          <w:rFonts w:ascii="Montserrat" w:hAnsi="Montserrat"/>
          <w:sz w:val="24"/>
        </w:rPr>
      </w:pPr>
      <w:r w:rsidRPr="002F2EE7">
        <w:rPr>
          <w:rFonts w:ascii="Montserrat" w:hAnsi="Montserrat"/>
          <w:sz w:val="24"/>
        </w:rPr>
        <w:t xml:space="preserve">Ash had never even imagined the possibility of two embers. </w:t>
      </w:r>
    </w:p>
    <w:p w14:paraId="2AF9F0FD" w14:textId="77777777" w:rsidR="00727578" w:rsidRPr="002F2EE7" w:rsidRDefault="002F2EE7">
      <w:pPr>
        <w:pStyle w:val="0DraftNormal"/>
        <w:rPr>
          <w:rFonts w:ascii="Montserrat" w:hAnsi="Montserrat"/>
          <w:sz w:val="24"/>
        </w:rPr>
      </w:pPr>
      <w:r w:rsidRPr="002F2EE7">
        <w:rPr>
          <w:rFonts w:ascii="Montserrat" w:hAnsi="Montserrat"/>
          <w:sz w:val="24"/>
        </w:rPr>
        <w:t xml:space="preserve">While ashen, arden, and ash were struggling to adapt to their new reality, and each other, none of them were quite prepared for the coming chaos. </w:t>
      </w:r>
    </w:p>
    <w:p w14:paraId="519EE9DC" w14:textId="77777777" w:rsidR="00727578" w:rsidRPr="002F2EE7" w:rsidRDefault="002F2EE7">
      <w:pPr>
        <w:pStyle w:val="0DraftNormal"/>
        <w:rPr>
          <w:rFonts w:ascii="Montserrat" w:hAnsi="Montserrat"/>
          <w:sz w:val="24"/>
        </w:rPr>
      </w:pPr>
      <w:r w:rsidRPr="002F2EE7">
        <w:rPr>
          <w:rFonts w:ascii="Montserrat" w:hAnsi="Montserrat"/>
          <w:sz w:val="24"/>
        </w:rPr>
        <w:t xml:space="preserve">Ashen, arden and ash, struggled to deal with their mother’s enigmatic legacy and the unwanted attention it brought down on them all. </w:t>
      </w:r>
    </w:p>
    <w:p w14:paraId="587E6F7E" w14:textId="77777777" w:rsidR="00727578" w:rsidRPr="002F2EE7" w:rsidRDefault="002F2EE7">
      <w:pPr>
        <w:pStyle w:val="0DraftNormal"/>
        <w:rPr>
          <w:rFonts w:ascii="Montserrat" w:hAnsi="Montserrat"/>
          <w:sz w:val="24"/>
        </w:rPr>
      </w:pPr>
      <w:r w:rsidRPr="002F2EE7">
        <w:rPr>
          <w:rFonts w:ascii="Montserrat" w:hAnsi="Montserrat"/>
          <w:sz w:val="24"/>
        </w:rPr>
        <w:t xml:space="preserve">Word of ash’s return brought the rest of house phoenix running. </w:t>
      </w:r>
    </w:p>
    <w:p w14:paraId="0588150F" w14:textId="77777777" w:rsidR="00727578" w:rsidRPr="002F2EE7" w:rsidRDefault="002F2EE7">
      <w:pPr>
        <w:pStyle w:val="0DraftNormal"/>
        <w:rPr>
          <w:rFonts w:ascii="Montserrat" w:hAnsi="Montserrat"/>
          <w:sz w:val="24"/>
        </w:rPr>
      </w:pPr>
      <w:r w:rsidRPr="002F2EE7">
        <w:rPr>
          <w:rFonts w:ascii="Montserrat" w:hAnsi="Montserrat"/>
          <w:sz w:val="24"/>
        </w:rPr>
        <w:t xml:space="preserve">None of the three could remember having met their cousins. </w:t>
      </w:r>
    </w:p>
    <w:p w14:paraId="509CA396" w14:textId="77777777" w:rsidR="00727578" w:rsidRPr="002F2EE7" w:rsidRDefault="002F2EE7">
      <w:pPr>
        <w:pStyle w:val="0DraftNormal"/>
        <w:rPr>
          <w:rFonts w:ascii="Montserrat" w:hAnsi="Montserrat"/>
          <w:sz w:val="24"/>
        </w:rPr>
      </w:pPr>
      <w:r w:rsidRPr="002F2EE7">
        <w:rPr>
          <w:rFonts w:ascii="Montserrat" w:hAnsi="Montserrat"/>
          <w:sz w:val="24"/>
        </w:rPr>
        <w:t xml:space="preserve">Cinder and coal were identical to ember and ash. </w:t>
      </w:r>
    </w:p>
    <w:p w14:paraId="243C81BE" w14:textId="77777777" w:rsidR="00727578" w:rsidRPr="002F2EE7" w:rsidRDefault="002F2EE7">
      <w:pPr>
        <w:pStyle w:val="0DraftNormal"/>
        <w:rPr>
          <w:rFonts w:ascii="Montserrat" w:hAnsi="Montserrat"/>
          <w:sz w:val="24"/>
        </w:rPr>
      </w:pPr>
      <w:r w:rsidRPr="002F2EE7">
        <w:rPr>
          <w:rFonts w:ascii="Montserrat" w:hAnsi="Montserrat"/>
          <w:sz w:val="24"/>
        </w:rPr>
        <w:t xml:space="preserve">Certain people saw the exceptional abilities of the trio as a threat to cinder and coal’s inheritance, as well. </w:t>
      </w:r>
    </w:p>
    <w:p w14:paraId="404A1E1B" w14:textId="77777777" w:rsidR="00727578" w:rsidRPr="002F2EE7" w:rsidRDefault="002F2EE7">
      <w:pPr>
        <w:pStyle w:val="0DraftNormal"/>
        <w:rPr>
          <w:rFonts w:ascii="Montserrat" w:hAnsi="Montserrat"/>
          <w:sz w:val="24"/>
        </w:rPr>
      </w:pPr>
      <w:r w:rsidRPr="002F2EE7">
        <w:rPr>
          <w:rFonts w:ascii="Montserrat" w:hAnsi="Montserrat"/>
          <w:sz w:val="24"/>
        </w:rPr>
        <w:t xml:space="preserve">Their mother and father’s title became the root of many conflicts, culminating in a murderous assault on arden. </w:t>
      </w:r>
    </w:p>
    <w:p w14:paraId="7671C19B" w14:textId="77777777" w:rsidR="00727578" w:rsidRPr="002F2EE7" w:rsidRDefault="00727578">
      <w:pPr>
        <w:pStyle w:val="0DraftNormal"/>
        <w:rPr>
          <w:rFonts w:ascii="Montserrat" w:hAnsi="Montserrat"/>
          <w:sz w:val="24"/>
        </w:rPr>
      </w:pPr>
    </w:p>
    <w:p w14:paraId="051D424F" w14:textId="77777777" w:rsidR="00727578" w:rsidRPr="002F2EE7" w:rsidRDefault="002F2EE7">
      <w:pPr>
        <w:pStyle w:val="0DraftNormal"/>
        <w:rPr>
          <w:rFonts w:ascii="Montserrat" w:hAnsi="Montserrat"/>
          <w:sz w:val="24"/>
        </w:rPr>
      </w:pPr>
      <w:r w:rsidRPr="002F2EE7">
        <w:rPr>
          <w:rFonts w:ascii="Montserrat" w:hAnsi="Montserrat"/>
          <w:sz w:val="24"/>
        </w:rPr>
        <w:t>Ash, 7 to 17</w:t>
      </w:r>
    </w:p>
    <w:p w14:paraId="4E8592DC" w14:textId="77777777" w:rsidR="00727578" w:rsidRPr="002F2EE7" w:rsidRDefault="002F2EE7">
      <w:pPr>
        <w:pStyle w:val="0DraftNormal"/>
        <w:rPr>
          <w:rFonts w:ascii="Montserrat" w:hAnsi="Montserrat"/>
          <w:sz w:val="24"/>
        </w:rPr>
      </w:pPr>
      <w:r w:rsidRPr="002F2EE7">
        <w:rPr>
          <w:rFonts w:ascii="Montserrat" w:hAnsi="Montserrat"/>
          <w:sz w:val="24"/>
        </w:rPr>
        <w:t xml:space="preserve">Ash’s phoenix spirit reclaimed his identity and he resurrected as soon as his unidentifiable remains were cremated. </w:t>
      </w:r>
    </w:p>
    <w:p w14:paraId="755FEAAB" w14:textId="77777777" w:rsidR="00727578" w:rsidRPr="002F2EE7" w:rsidRDefault="002F2EE7">
      <w:pPr>
        <w:pStyle w:val="0DraftNormal"/>
        <w:rPr>
          <w:rFonts w:ascii="Montserrat" w:hAnsi="Montserrat"/>
          <w:sz w:val="24"/>
        </w:rPr>
      </w:pPr>
      <w:r w:rsidRPr="002F2EE7">
        <w:rPr>
          <w:rFonts w:ascii="Montserrat" w:hAnsi="Montserrat"/>
          <w:sz w:val="24"/>
        </w:rPr>
        <w:t xml:space="preserve">He stirred himself out of the ashes to find himself alone on the island of phoenix gate. </w:t>
      </w:r>
    </w:p>
    <w:p w14:paraId="7BBA9FC6" w14:textId="77777777" w:rsidR="00727578" w:rsidRPr="002F2EE7" w:rsidRDefault="002F2EE7">
      <w:pPr>
        <w:pStyle w:val="0DraftNormal"/>
        <w:rPr>
          <w:rFonts w:ascii="Montserrat" w:hAnsi="Montserrat"/>
          <w:sz w:val="24"/>
        </w:rPr>
      </w:pPr>
      <w:r w:rsidRPr="002F2EE7">
        <w:rPr>
          <w:rFonts w:ascii="Montserrat" w:hAnsi="Montserrat"/>
          <w:sz w:val="24"/>
        </w:rPr>
        <w:t xml:space="preserve">Ash was found by the dragon version of ash, dusk, who took the boy away for a decade of relentless training. </w:t>
      </w:r>
    </w:p>
    <w:p w14:paraId="4190604C" w14:textId="77777777" w:rsidR="00727578" w:rsidRPr="002F2EE7" w:rsidRDefault="002F2EE7">
      <w:pPr>
        <w:pStyle w:val="0DraftNormal"/>
        <w:rPr>
          <w:rFonts w:ascii="Montserrat" w:hAnsi="Montserrat"/>
          <w:sz w:val="24"/>
        </w:rPr>
      </w:pPr>
      <w:r w:rsidRPr="002F2EE7">
        <w:rPr>
          <w:rFonts w:ascii="Montserrat" w:hAnsi="Montserrat"/>
          <w:sz w:val="24"/>
        </w:rPr>
        <w:t xml:space="preserve">Among his lessons was the tiger dreaming techniques, several exotic forms of naked dance (martial arts), and in his sixteenth summer he took the boy to dragon’s bath, where dawn devoured him. </w:t>
      </w:r>
    </w:p>
    <w:p w14:paraId="5ACB16B4" w14:textId="77777777" w:rsidR="00727578" w:rsidRPr="002F2EE7" w:rsidRDefault="002F2EE7">
      <w:pPr>
        <w:pStyle w:val="0DraftNormal"/>
        <w:rPr>
          <w:rFonts w:ascii="Montserrat" w:hAnsi="Montserrat"/>
          <w:sz w:val="24"/>
        </w:rPr>
      </w:pPr>
      <w:r w:rsidRPr="002F2EE7">
        <w:rPr>
          <w:rFonts w:ascii="Montserrat" w:hAnsi="Montserrat"/>
          <w:sz w:val="24"/>
        </w:rPr>
        <w:t xml:space="preserve">Dawn took ash away with her, to wait for ashen’s return from her tour of the aegis. </w:t>
      </w:r>
    </w:p>
    <w:p w14:paraId="3C32E217" w14:textId="77777777" w:rsidR="00727578" w:rsidRPr="002F2EE7" w:rsidRDefault="002F2EE7">
      <w:pPr>
        <w:pStyle w:val="0DraftNormal"/>
        <w:rPr>
          <w:rFonts w:ascii="Montserrat" w:hAnsi="Montserrat"/>
          <w:sz w:val="24"/>
        </w:rPr>
      </w:pPr>
      <w:r w:rsidRPr="002F2EE7">
        <w:rPr>
          <w:rFonts w:ascii="Montserrat" w:hAnsi="Montserrat"/>
          <w:sz w:val="24"/>
        </w:rPr>
        <w:t xml:space="preserve">Dawn had intended to keep arden and ash apart to prevent them from conceiving in aes too soon. </w:t>
      </w:r>
    </w:p>
    <w:p w14:paraId="07185903" w14:textId="77777777" w:rsidR="00727578" w:rsidRPr="002F2EE7" w:rsidRDefault="002F2EE7">
      <w:pPr>
        <w:pStyle w:val="0DraftNormal"/>
        <w:rPr>
          <w:rFonts w:ascii="Montserrat" w:hAnsi="Montserrat"/>
          <w:sz w:val="24"/>
        </w:rPr>
      </w:pPr>
      <w:r w:rsidRPr="002F2EE7">
        <w:rPr>
          <w:rFonts w:ascii="Montserrat" w:hAnsi="Montserrat"/>
          <w:sz w:val="24"/>
        </w:rPr>
        <w:t xml:space="preserve">Ash and ashen both threatened to have early commencement, and dawn hoped to prevent them from having to turn to others for release from the symptoms, but ashen’s return was delayed. </w:t>
      </w:r>
    </w:p>
    <w:p w14:paraId="4C1B7499" w14:textId="77777777" w:rsidR="00727578" w:rsidRPr="002F2EE7" w:rsidRDefault="002F2EE7">
      <w:pPr>
        <w:pStyle w:val="0DraftNormal"/>
        <w:rPr>
          <w:rFonts w:ascii="Montserrat" w:hAnsi="Montserrat"/>
          <w:sz w:val="24"/>
        </w:rPr>
      </w:pPr>
      <w:r w:rsidRPr="002F2EE7">
        <w:rPr>
          <w:rFonts w:ascii="Montserrat" w:hAnsi="Montserrat"/>
          <w:sz w:val="24"/>
        </w:rPr>
        <w:t xml:space="preserve">Her onset had come within the aegis, and the effect it had on her power resulted in her arrest and detainment on a psionic reservation. </w:t>
      </w:r>
    </w:p>
    <w:p w14:paraId="5454E760" w14:textId="77777777" w:rsidR="00727578" w:rsidRPr="002F2EE7" w:rsidRDefault="002F2EE7">
      <w:pPr>
        <w:pStyle w:val="0DraftNormal"/>
        <w:rPr>
          <w:rFonts w:ascii="Montserrat" w:hAnsi="Montserrat"/>
          <w:sz w:val="24"/>
        </w:rPr>
      </w:pPr>
      <w:r w:rsidRPr="002F2EE7">
        <w:rPr>
          <w:rFonts w:ascii="Montserrat" w:hAnsi="Montserrat"/>
          <w:sz w:val="24"/>
        </w:rPr>
        <w:t xml:space="preserve">Dawn was forced to leave ash with cinder and coal, and go into the aegis to reclaim ashen from psi corps custody. </w:t>
      </w:r>
    </w:p>
    <w:p w14:paraId="583D26E3" w14:textId="77777777" w:rsidR="00727578" w:rsidRPr="002F2EE7" w:rsidRDefault="002F2EE7">
      <w:pPr>
        <w:pStyle w:val="0DraftNormal"/>
        <w:rPr>
          <w:rFonts w:ascii="Montserrat" w:hAnsi="Montserrat"/>
          <w:sz w:val="24"/>
        </w:rPr>
      </w:pPr>
      <w:r w:rsidRPr="002F2EE7">
        <w:rPr>
          <w:rFonts w:ascii="Montserrat" w:hAnsi="Montserrat"/>
          <w:sz w:val="24"/>
        </w:rPr>
        <w:t xml:space="preserve">By the time the two returned, ashen’s situation was desperate, and ash had become unreachable. </w:t>
      </w:r>
    </w:p>
    <w:p w14:paraId="3D09CA93" w14:textId="77777777" w:rsidR="00727578" w:rsidRPr="002F2EE7" w:rsidRDefault="002F2EE7">
      <w:pPr>
        <w:pStyle w:val="0DraftNormal"/>
        <w:rPr>
          <w:rFonts w:ascii="Montserrat" w:hAnsi="Montserrat"/>
          <w:sz w:val="24"/>
        </w:rPr>
      </w:pPr>
      <w:r w:rsidRPr="002F2EE7">
        <w:rPr>
          <w:rFonts w:ascii="Montserrat" w:hAnsi="Montserrat"/>
          <w:sz w:val="24"/>
        </w:rPr>
        <w:t xml:space="preserve">Like ashen, ash had been hit hard by heat, and became entangled with several young couples in the imperial house guard. </w:t>
      </w:r>
    </w:p>
    <w:p w14:paraId="3BAD49C3" w14:textId="77777777" w:rsidR="00727578" w:rsidRPr="002F2EE7" w:rsidRDefault="00727578">
      <w:pPr>
        <w:pStyle w:val="0DraftNormal"/>
        <w:rPr>
          <w:rFonts w:ascii="Montserrat" w:hAnsi="Montserrat"/>
          <w:sz w:val="24"/>
        </w:rPr>
      </w:pPr>
    </w:p>
    <w:p w14:paraId="01F387F3" w14:textId="77777777" w:rsidR="00727578" w:rsidRPr="002F2EE7" w:rsidRDefault="002F2EE7">
      <w:pPr>
        <w:pStyle w:val="0DraftNormal"/>
        <w:rPr>
          <w:rFonts w:ascii="Montserrat" w:hAnsi="Montserrat"/>
          <w:sz w:val="24"/>
        </w:rPr>
      </w:pPr>
      <w:r w:rsidRPr="002F2EE7">
        <w:rPr>
          <w:rFonts w:ascii="Montserrat" w:hAnsi="Montserrat"/>
          <w:sz w:val="24"/>
        </w:rPr>
        <w:t>Ash ember, 16 to 17</w:t>
      </w:r>
    </w:p>
    <w:p w14:paraId="76B31B0A" w14:textId="77777777" w:rsidR="00727578" w:rsidRPr="002F2EE7" w:rsidRDefault="002F2EE7">
      <w:pPr>
        <w:pStyle w:val="0DraftNormal"/>
        <w:rPr>
          <w:rFonts w:ascii="Montserrat" w:hAnsi="Montserrat"/>
          <w:sz w:val="24"/>
        </w:rPr>
      </w:pPr>
      <w:r w:rsidRPr="002F2EE7">
        <w:rPr>
          <w:rFonts w:ascii="Montserrat" w:hAnsi="Montserrat"/>
          <w:sz w:val="24"/>
        </w:rPr>
        <w:t xml:space="preserve">Dusk took the boy dusk, calling him ash ember, and together they returned to dragon’s gate, and the morgan household. </w:t>
      </w:r>
    </w:p>
    <w:p w14:paraId="50213D74" w14:textId="77777777" w:rsidR="00727578" w:rsidRPr="002F2EE7" w:rsidRDefault="002F2EE7">
      <w:pPr>
        <w:pStyle w:val="0DraftNormal"/>
        <w:rPr>
          <w:rFonts w:ascii="Montserrat" w:hAnsi="Montserrat"/>
          <w:sz w:val="24"/>
        </w:rPr>
      </w:pPr>
      <w:r w:rsidRPr="002F2EE7">
        <w:rPr>
          <w:rFonts w:ascii="Montserrat" w:hAnsi="Montserrat"/>
          <w:sz w:val="24"/>
        </w:rPr>
        <w:t xml:space="preserve">Due to the fact that the morgans were living under deep cover, dusk participated in maintaining the illusion of their humanity by presenting himself as an old friend of alexander’s, claiming to have come with his son to learn the amazing mental and physical disciplines of the avon. </w:t>
      </w:r>
    </w:p>
    <w:p w14:paraId="263F6E6C" w14:textId="77777777" w:rsidR="00727578" w:rsidRPr="002F2EE7" w:rsidRDefault="002F2EE7">
      <w:pPr>
        <w:pStyle w:val="0DraftNormal"/>
        <w:rPr>
          <w:rFonts w:ascii="Montserrat" w:hAnsi="Montserrat"/>
          <w:sz w:val="24"/>
        </w:rPr>
      </w:pPr>
      <w:r w:rsidRPr="002F2EE7">
        <w:rPr>
          <w:rFonts w:ascii="Montserrat" w:hAnsi="Montserrat"/>
          <w:sz w:val="24"/>
        </w:rPr>
        <w:t xml:space="preserve">Ash ember had picked up the templates of both ash and ember in dawn’s blooding. </w:t>
      </w:r>
    </w:p>
    <w:p w14:paraId="6A7BF28F" w14:textId="77777777" w:rsidR="00727578" w:rsidRPr="002F2EE7" w:rsidRDefault="002F2EE7">
      <w:pPr>
        <w:pStyle w:val="0DraftNormal"/>
        <w:rPr>
          <w:rFonts w:ascii="Montserrat" w:hAnsi="Montserrat"/>
          <w:sz w:val="24"/>
        </w:rPr>
      </w:pPr>
      <w:r w:rsidRPr="002F2EE7">
        <w:rPr>
          <w:rFonts w:ascii="Montserrat" w:hAnsi="Montserrat"/>
          <w:sz w:val="24"/>
        </w:rPr>
        <w:t xml:space="preserve">His identity was predominantly male, patterned after ash, but the resonance of ember, channeled so cleanly through dawn’s dragon nature to his own, made that pattern dominant. </w:t>
      </w:r>
    </w:p>
    <w:p w14:paraId="3015432C" w14:textId="77777777" w:rsidR="00727578" w:rsidRPr="002F2EE7" w:rsidRDefault="002F2EE7">
      <w:pPr>
        <w:pStyle w:val="0DraftNormal"/>
        <w:rPr>
          <w:rFonts w:ascii="Montserrat" w:hAnsi="Montserrat"/>
          <w:sz w:val="24"/>
        </w:rPr>
      </w:pPr>
      <w:r w:rsidRPr="002F2EE7">
        <w:rPr>
          <w:rFonts w:ascii="Montserrat" w:hAnsi="Montserrat"/>
          <w:sz w:val="24"/>
        </w:rPr>
        <w:t xml:space="preserve">As a consequence of having to concentrate to be male, as his character preferred, whenever ash ember was tired, under stress, or shocked or distracted suddenly, he would suddenly shift to that dominant female form. </w:t>
      </w:r>
    </w:p>
    <w:p w14:paraId="3ABEC60D" w14:textId="77777777" w:rsidR="00727578" w:rsidRPr="002F2EE7" w:rsidRDefault="002F2EE7">
      <w:pPr>
        <w:pStyle w:val="0DraftNormal"/>
        <w:rPr>
          <w:rFonts w:ascii="Montserrat" w:hAnsi="Montserrat"/>
          <w:sz w:val="24"/>
        </w:rPr>
      </w:pPr>
      <w:r w:rsidRPr="002F2EE7">
        <w:rPr>
          <w:rFonts w:ascii="Montserrat" w:hAnsi="Montserrat"/>
          <w:sz w:val="24"/>
        </w:rPr>
        <w:t xml:space="preserve">Also, as a consequence of his name, as well as that default appearance, it was easy for arden ember to mistake him initially for her twin and friend ashen ember. </w:t>
      </w:r>
    </w:p>
    <w:p w14:paraId="43C0BD1C" w14:textId="77777777" w:rsidR="00727578" w:rsidRPr="002F2EE7" w:rsidRDefault="002F2EE7">
      <w:pPr>
        <w:pStyle w:val="0DraftNormal"/>
        <w:rPr>
          <w:rFonts w:ascii="Montserrat" w:hAnsi="Montserrat"/>
          <w:sz w:val="24"/>
        </w:rPr>
      </w:pPr>
      <w:r w:rsidRPr="002F2EE7">
        <w:rPr>
          <w:rFonts w:ascii="Montserrat" w:hAnsi="Montserrat"/>
          <w:sz w:val="24"/>
        </w:rPr>
        <w:t xml:space="preserve">Arden was the first of alexander’s girls who had to actually be put through the charade, and unfortunately dawn had taken ash with her, and then misplaced him, forcing dusk to bring ash ember and hope that he would be able to at least help the girl control her symptoms when they emerged. </w:t>
      </w:r>
    </w:p>
    <w:p w14:paraId="5423B396" w14:textId="77777777" w:rsidR="00727578" w:rsidRPr="002F2EE7" w:rsidRDefault="00727578">
      <w:pPr>
        <w:pStyle w:val="0DraftNormal"/>
        <w:rPr>
          <w:rFonts w:ascii="Montserrat" w:hAnsi="Montserrat"/>
          <w:sz w:val="24"/>
        </w:rPr>
      </w:pPr>
    </w:p>
    <w:p w14:paraId="78AD6837" w14:textId="77777777" w:rsidR="00727578" w:rsidRPr="002F2EE7" w:rsidRDefault="002F2EE7">
      <w:pPr>
        <w:pStyle w:val="0DraftNormal"/>
        <w:rPr>
          <w:rFonts w:ascii="Montserrat" w:hAnsi="Montserrat"/>
          <w:sz w:val="24"/>
        </w:rPr>
      </w:pPr>
      <w:r w:rsidRPr="002F2EE7">
        <w:rPr>
          <w:rFonts w:ascii="Montserrat" w:hAnsi="Montserrat"/>
          <w:sz w:val="24"/>
        </w:rPr>
        <w:t>Cinder And Coal</w:t>
      </w:r>
    </w:p>
    <w:p w14:paraId="2F84074F" w14:textId="77777777" w:rsidR="00727578" w:rsidRPr="002F2EE7" w:rsidRDefault="002F2EE7">
      <w:pPr>
        <w:pStyle w:val="0DraftNormal"/>
        <w:rPr>
          <w:rFonts w:ascii="Montserrat" w:hAnsi="Montserrat"/>
          <w:sz w:val="24"/>
        </w:rPr>
      </w:pPr>
      <w:r w:rsidRPr="002F2EE7">
        <w:rPr>
          <w:rFonts w:ascii="Montserrat" w:hAnsi="Montserrat"/>
          <w:sz w:val="24"/>
        </w:rPr>
        <w:t xml:space="preserve">Arden cinder and ire coal inherited their predecessors’ minds, tainted with the possession of two o’jin. </w:t>
      </w:r>
    </w:p>
    <w:p w14:paraId="771928F4" w14:textId="77777777" w:rsidR="00727578" w:rsidRPr="002F2EE7" w:rsidRDefault="002F2EE7">
      <w:pPr>
        <w:pStyle w:val="0DraftNormal"/>
        <w:rPr>
          <w:rFonts w:ascii="Montserrat" w:hAnsi="Montserrat"/>
          <w:sz w:val="24"/>
        </w:rPr>
      </w:pPr>
      <w:r w:rsidRPr="002F2EE7">
        <w:rPr>
          <w:rFonts w:ascii="Montserrat" w:hAnsi="Montserrat"/>
          <w:sz w:val="24"/>
        </w:rPr>
        <w:t xml:space="preserve">Like all avon, their possession required the commitment of two demons to the effort. </w:t>
      </w:r>
    </w:p>
    <w:p w14:paraId="1B450EE1" w14:textId="77777777" w:rsidR="00727578" w:rsidRPr="002F2EE7" w:rsidRDefault="002F2EE7">
      <w:pPr>
        <w:pStyle w:val="0DraftNormal"/>
        <w:rPr>
          <w:rFonts w:ascii="Montserrat" w:hAnsi="Montserrat"/>
          <w:sz w:val="24"/>
        </w:rPr>
      </w:pPr>
      <w:r w:rsidRPr="002F2EE7">
        <w:rPr>
          <w:rFonts w:ascii="Montserrat" w:hAnsi="Montserrat"/>
          <w:sz w:val="24"/>
        </w:rPr>
        <w:t xml:space="preserve">As children, they had no defense against the invasion, save to retreat. </w:t>
      </w:r>
    </w:p>
    <w:p w14:paraId="4358997E" w14:textId="77777777" w:rsidR="00727578" w:rsidRPr="002F2EE7" w:rsidRDefault="002F2EE7">
      <w:pPr>
        <w:pStyle w:val="0DraftNormal"/>
        <w:rPr>
          <w:rFonts w:ascii="Montserrat" w:hAnsi="Montserrat"/>
          <w:sz w:val="24"/>
        </w:rPr>
      </w:pPr>
      <w:r w:rsidRPr="002F2EE7">
        <w:rPr>
          <w:rFonts w:ascii="Montserrat" w:hAnsi="Montserrat"/>
          <w:sz w:val="24"/>
        </w:rPr>
        <w:t xml:space="preserve">Cut off from reality, they lived in the shadow of the alien minds possessing their bodies. </w:t>
      </w:r>
    </w:p>
    <w:p w14:paraId="390542C0" w14:textId="77777777" w:rsidR="00727578" w:rsidRPr="002F2EE7" w:rsidRDefault="002F2EE7">
      <w:pPr>
        <w:pStyle w:val="0DraftNormal"/>
        <w:rPr>
          <w:rFonts w:ascii="Montserrat" w:hAnsi="Montserrat"/>
          <w:sz w:val="24"/>
        </w:rPr>
      </w:pPr>
      <w:r w:rsidRPr="002F2EE7">
        <w:rPr>
          <w:rFonts w:ascii="Montserrat" w:hAnsi="Montserrat"/>
          <w:sz w:val="24"/>
        </w:rPr>
        <w:t xml:space="preserve">With all of their potential focused on those strange landscapes, they eventually learned and adapted all of the skills and abilities of their captors. </w:t>
      </w:r>
    </w:p>
    <w:p w14:paraId="19DEA0A3" w14:textId="77777777" w:rsidR="00727578" w:rsidRPr="002F2EE7" w:rsidRDefault="002F2EE7">
      <w:pPr>
        <w:pStyle w:val="0DraftNormal"/>
        <w:rPr>
          <w:rFonts w:ascii="Montserrat" w:hAnsi="Montserrat"/>
          <w:sz w:val="24"/>
        </w:rPr>
      </w:pPr>
      <w:r w:rsidRPr="002F2EE7">
        <w:rPr>
          <w:rFonts w:ascii="Montserrat" w:hAnsi="Montserrat"/>
          <w:sz w:val="24"/>
        </w:rPr>
        <w:t xml:space="preserve">Both of them were affected by such dark role models, and ended up tapping into the dark phoenix potential. </w:t>
      </w:r>
    </w:p>
    <w:p w14:paraId="0CC53B60" w14:textId="77777777" w:rsidR="00727578" w:rsidRPr="002F2EE7" w:rsidRDefault="002F2EE7">
      <w:pPr>
        <w:pStyle w:val="0DraftNormal"/>
        <w:rPr>
          <w:rFonts w:ascii="Montserrat" w:hAnsi="Montserrat"/>
          <w:sz w:val="24"/>
        </w:rPr>
      </w:pPr>
      <w:r w:rsidRPr="002F2EE7">
        <w:rPr>
          <w:rFonts w:ascii="Montserrat" w:hAnsi="Montserrat"/>
          <w:sz w:val="24"/>
        </w:rPr>
        <w:t xml:space="preserve">Cinder and coal became what ashen had turned away from. </w:t>
      </w:r>
    </w:p>
    <w:p w14:paraId="05838129" w14:textId="77777777" w:rsidR="00727578" w:rsidRPr="002F2EE7" w:rsidRDefault="002F2EE7">
      <w:pPr>
        <w:pStyle w:val="0DraftNormal"/>
        <w:rPr>
          <w:rFonts w:ascii="Montserrat" w:hAnsi="Montserrat"/>
          <w:sz w:val="24"/>
        </w:rPr>
      </w:pPr>
      <w:r w:rsidRPr="002F2EE7">
        <w:rPr>
          <w:rFonts w:ascii="Montserrat" w:hAnsi="Montserrat"/>
          <w:sz w:val="24"/>
        </w:rPr>
        <w:t xml:space="preserve">No one realized it until they destroyed the demons possessing them. </w:t>
      </w:r>
    </w:p>
    <w:p w14:paraId="20FEA69D" w14:textId="77777777" w:rsidR="00727578" w:rsidRPr="002F2EE7" w:rsidRDefault="002F2EE7">
      <w:pPr>
        <w:pStyle w:val="0DraftNormal"/>
        <w:rPr>
          <w:rFonts w:ascii="Montserrat" w:hAnsi="Montserrat"/>
          <w:sz w:val="24"/>
        </w:rPr>
      </w:pPr>
      <w:r w:rsidRPr="002F2EE7">
        <w:rPr>
          <w:rFonts w:ascii="Montserrat" w:hAnsi="Montserrat"/>
          <w:sz w:val="24"/>
        </w:rPr>
        <w:t xml:space="preserve">This change in aspect struck an odd balance in the soul of the phoenix. </w:t>
      </w:r>
    </w:p>
    <w:p w14:paraId="644A88A9" w14:textId="77777777" w:rsidR="00727578" w:rsidRPr="002F2EE7" w:rsidRDefault="002F2EE7">
      <w:pPr>
        <w:pStyle w:val="0DraftNormal"/>
        <w:rPr>
          <w:rFonts w:ascii="Montserrat" w:hAnsi="Montserrat"/>
          <w:sz w:val="24"/>
        </w:rPr>
      </w:pPr>
      <w:r w:rsidRPr="002F2EE7">
        <w:rPr>
          <w:rFonts w:ascii="Montserrat" w:hAnsi="Montserrat"/>
          <w:sz w:val="24"/>
        </w:rPr>
        <w:t xml:space="preserve">It also allowed them to realize that they were ash and ember in all but name, so they changed their names. </w:t>
      </w:r>
    </w:p>
    <w:p w14:paraId="1A699B01" w14:textId="77777777" w:rsidR="00727578" w:rsidRPr="002F2EE7" w:rsidRDefault="002F2EE7">
      <w:pPr>
        <w:pStyle w:val="0DraftNormal"/>
        <w:rPr>
          <w:rFonts w:ascii="Montserrat" w:hAnsi="Montserrat"/>
          <w:sz w:val="24"/>
        </w:rPr>
      </w:pPr>
      <w:r w:rsidRPr="002F2EE7">
        <w:rPr>
          <w:rFonts w:ascii="Montserrat" w:hAnsi="Montserrat"/>
          <w:sz w:val="24"/>
        </w:rPr>
        <w:t xml:space="preserve">Cinder took the name ash, and coal took the name ember, to reflect that they embodied the potential their counterparts could not. </w:t>
      </w:r>
    </w:p>
    <w:p w14:paraId="606C4682" w14:textId="77777777" w:rsidR="00727578" w:rsidRPr="002F2EE7" w:rsidRDefault="002F2EE7">
      <w:pPr>
        <w:pStyle w:val="0DraftNormal"/>
        <w:rPr>
          <w:rFonts w:ascii="Montserrat" w:hAnsi="Montserrat"/>
          <w:sz w:val="24"/>
        </w:rPr>
      </w:pPr>
      <w:r w:rsidRPr="002F2EE7">
        <w:rPr>
          <w:rFonts w:ascii="Montserrat" w:hAnsi="Montserrat"/>
          <w:sz w:val="24"/>
        </w:rPr>
        <w:t xml:space="preserve">Their namesakes understood at once, on their return from exile. </w:t>
      </w:r>
    </w:p>
    <w:p w14:paraId="34D9DE91" w14:textId="77777777" w:rsidR="00727578" w:rsidRPr="002F2EE7" w:rsidRDefault="00727578">
      <w:pPr>
        <w:pStyle w:val="0DraftNormal"/>
        <w:rPr>
          <w:rFonts w:ascii="Montserrat" w:hAnsi="Montserrat"/>
          <w:sz w:val="24"/>
        </w:rPr>
      </w:pPr>
    </w:p>
    <w:p w14:paraId="253C2563" w14:textId="77777777" w:rsidR="00727578" w:rsidRPr="002F2EE7" w:rsidRDefault="002F2EE7">
      <w:pPr>
        <w:pStyle w:val="0DraftNormal"/>
        <w:rPr>
          <w:rFonts w:ascii="Montserrat" w:hAnsi="Montserrat"/>
          <w:sz w:val="24"/>
        </w:rPr>
      </w:pPr>
      <w:r w:rsidRPr="002F2EE7">
        <w:rPr>
          <w:rFonts w:ascii="Montserrat" w:hAnsi="Montserrat"/>
          <w:sz w:val="24"/>
        </w:rPr>
        <w:t>The Birth Of Illusions</w:t>
      </w:r>
    </w:p>
    <w:p w14:paraId="0F731019" w14:textId="77777777" w:rsidR="00727578" w:rsidRPr="002F2EE7" w:rsidRDefault="00727578">
      <w:pPr>
        <w:pStyle w:val="0DraftNormal"/>
        <w:rPr>
          <w:rFonts w:ascii="Montserrat" w:hAnsi="Montserrat"/>
          <w:sz w:val="24"/>
        </w:rPr>
      </w:pPr>
    </w:p>
    <w:p w14:paraId="4C3D4D59" w14:textId="77777777" w:rsidR="00727578" w:rsidRPr="002F2EE7" w:rsidRDefault="002F2EE7">
      <w:pPr>
        <w:pStyle w:val="0DraftNormal"/>
        <w:rPr>
          <w:rFonts w:ascii="Montserrat" w:hAnsi="Montserrat"/>
          <w:sz w:val="24"/>
        </w:rPr>
      </w:pPr>
      <w:r w:rsidRPr="002F2EE7">
        <w:rPr>
          <w:rFonts w:ascii="Montserrat" w:hAnsi="Montserrat"/>
          <w:sz w:val="24"/>
        </w:rPr>
        <w:t>Dragon Dreaming</w:t>
      </w:r>
    </w:p>
    <w:p w14:paraId="66CD26FF" w14:textId="77777777" w:rsidR="00727578" w:rsidRPr="002F2EE7" w:rsidRDefault="002F2EE7">
      <w:pPr>
        <w:pStyle w:val="0DraftNormal"/>
        <w:rPr>
          <w:rFonts w:ascii="Montserrat" w:hAnsi="Montserrat"/>
          <w:sz w:val="24"/>
        </w:rPr>
      </w:pPr>
      <w:r w:rsidRPr="002F2EE7">
        <w:rPr>
          <w:rFonts w:ascii="Montserrat" w:hAnsi="Montserrat"/>
          <w:sz w:val="24"/>
        </w:rPr>
        <w:t xml:space="preserve">On either side of their birth, ash and ember were cornered by the dragon embodied by their paradox. </w:t>
      </w:r>
    </w:p>
    <w:p w14:paraId="675DF268" w14:textId="77777777" w:rsidR="00727578" w:rsidRPr="002F2EE7" w:rsidRDefault="002F2EE7">
      <w:pPr>
        <w:pStyle w:val="0DraftNormal"/>
        <w:rPr>
          <w:rFonts w:ascii="Montserrat" w:hAnsi="Montserrat"/>
          <w:sz w:val="24"/>
        </w:rPr>
      </w:pPr>
      <w:r w:rsidRPr="002F2EE7">
        <w:rPr>
          <w:rFonts w:ascii="Montserrat" w:hAnsi="Montserrat"/>
          <w:sz w:val="24"/>
        </w:rPr>
        <w:t xml:space="preserve">Ember was taken by the dragon after she arrived alone back in her own period, several years prior to her birth. </w:t>
      </w:r>
    </w:p>
    <w:p w14:paraId="1A295D98" w14:textId="77777777" w:rsidR="00727578" w:rsidRPr="002F2EE7" w:rsidRDefault="002F2EE7">
      <w:pPr>
        <w:pStyle w:val="0DraftNormal"/>
        <w:rPr>
          <w:rFonts w:ascii="Montserrat" w:hAnsi="Montserrat"/>
          <w:sz w:val="24"/>
        </w:rPr>
      </w:pPr>
      <w:r w:rsidRPr="002F2EE7">
        <w:rPr>
          <w:rFonts w:ascii="Montserrat" w:hAnsi="Montserrat"/>
          <w:sz w:val="24"/>
        </w:rPr>
        <w:t xml:space="preserve">Dusk devoured ember. </w:t>
      </w:r>
    </w:p>
    <w:p w14:paraId="3FF85394" w14:textId="77777777" w:rsidR="00727578" w:rsidRPr="002F2EE7" w:rsidRDefault="002F2EE7">
      <w:pPr>
        <w:pStyle w:val="0DraftNormal"/>
        <w:rPr>
          <w:rFonts w:ascii="Montserrat" w:hAnsi="Montserrat"/>
          <w:sz w:val="24"/>
        </w:rPr>
      </w:pPr>
      <w:r w:rsidRPr="002F2EE7">
        <w:rPr>
          <w:rFonts w:ascii="Montserrat" w:hAnsi="Montserrat"/>
          <w:sz w:val="24"/>
        </w:rPr>
        <w:t xml:space="preserve">Taking on dragon form, dusk blooded on ember, to create dawn who took possession of the seed ember thought she and ash had conceived in aes, and left immediately for the aegis. </w:t>
      </w:r>
    </w:p>
    <w:p w14:paraId="34AB39EB" w14:textId="77777777" w:rsidR="00727578" w:rsidRPr="002F2EE7" w:rsidRDefault="002F2EE7">
      <w:pPr>
        <w:pStyle w:val="0DraftNormal"/>
        <w:rPr>
          <w:rFonts w:ascii="Montserrat" w:hAnsi="Montserrat"/>
          <w:sz w:val="24"/>
        </w:rPr>
      </w:pPr>
      <w:r w:rsidRPr="002F2EE7">
        <w:rPr>
          <w:rFonts w:ascii="Montserrat" w:hAnsi="Montserrat"/>
          <w:sz w:val="24"/>
        </w:rPr>
        <w:t xml:space="preserve">Ember convinced herself that the whole thing had been a dream and was taken by the now ancient—and ageless—dusk to aeo’anth. </w:t>
      </w:r>
    </w:p>
    <w:p w14:paraId="27D9CE74" w14:textId="77777777" w:rsidR="00727578" w:rsidRPr="002F2EE7" w:rsidRDefault="002F2EE7">
      <w:pPr>
        <w:pStyle w:val="0DraftNormal"/>
        <w:rPr>
          <w:rFonts w:ascii="Montserrat" w:hAnsi="Montserrat"/>
          <w:sz w:val="24"/>
        </w:rPr>
      </w:pPr>
      <w:r w:rsidRPr="002F2EE7">
        <w:rPr>
          <w:rFonts w:ascii="Montserrat" w:hAnsi="Montserrat"/>
          <w:sz w:val="24"/>
        </w:rPr>
        <w:t xml:space="preserve">Dawn devoured ash. </w:t>
      </w:r>
    </w:p>
    <w:p w14:paraId="69D20910" w14:textId="77777777" w:rsidR="00727578" w:rsidRPr="002F2EE7" w:rsidRDefault="002F2EE7">
      <w:pPr>
        <w:pStyle w:val="0DraftNormal"/>
        <w:rPr>
          <w:rFonts w:ascii="Montserrat" w:hAnsi="Montserrat"/>
          <w:sz w:val="24"/>
        </w:rPr>
      </w:pPr>
      <w:r w:rsidRPr="002F2EE7">
        <w:rPr>
          <w:rFonts w:ascii="Montserrat" w:hAnsi="Montserrat"/>
          <w:sz w:val="24"/>
        </w:rPr>
        <w:t xml:space="preserve">Taking on dragon form, dawn blooded nineteen years later on ash—a little more than a year before ash and ember united and stumbled into the past—creating dusk. </w:t>
      </w:r>
    </w:p>
    <w:p w14:paraId="39B28B3F" w14:textId="77777777" w:rsidR="00727578" w:rsidRPr="002F2EE7" w:rsidRDefault="002F2EE7">
      <w:pPr>
        <w:pStyle w:val="0DraftNormal"/>
        <w:rPr>
          <w:rFonts w:ascii="Montserrat" w:hAnsi="Montserrat"/>
          <w:sz w:val="24"/>
        </w:rPr>
      </w:pPr>
      <w:r w:rsidRPr="002F2EE7">
        <w:rPr>
          <w:rFonts w:ascii="Montserrat" w:hAnsi="Montserrat"/>
          <w:sz w:val="24"/>
        </w:rPr>
        <w:t xml:space="preserve">At the command of his older self, dusk followed in their wake. </w:t>
      </w:r>
    </w:p>
    <w:p w14:paraId="1194C0F6" w14:textId="77777777" w:rsidR="00727578" w:rsidRPr="002F2EE7" w:rsidRDefault="00727578">
      <w:pPr>
        <w:pStyle w:val="0DraftNormal"/>
        <w:rPr>
          <w:rFonts w:ascii="Montserrat" w:hAnsi="Montserrat"/>
          <w:sz w:val="24"/>
        </w:rPr>
      </w:pPr>
    </w:p>
    <w:p w14:paraId="12BB6560" w14:textId="77777777" w:rsidR="00727578" w:rsidRPr="002F2EE7" w:rsidRDefault="002F2EE7">
      <w:pPr>
        <w:pStyle w:val="0DraftNormal"/>
        <w:rPr>
          <w:rFonts w:ascii="Montserrat" w:hAnsi="Montserrat"/>
          <w:sz w:val="24"/>
        </w:rPr>
      </w:pPr>
      <w:r w:rsidRPr="002F2EE7">
        <w:rPr>
          <w:rFonts w:ascii="Montserrat" w:hAnsi="Montserrat"/>
          <w:sz w:val="24"/>
        </w:rPr>
        <w:t>Through The Eye Of Paradox</w:t>
      </w:r>
    </w:p>
    <w:p w14:paraId="3A2CDCB5" w14:textId="77777777" w:rsidR="00727578" w:rsidRPr="002F2EE7" w:rsidRDefault="00727578">
      <w:pPr>
        <w:pStyle w:val="0DraftNormal"/>
        <w:rPr>
          <w:rFonts w:ascii="Montserrat" w:hAnsi="Montserrat"/>
          <w:sz w:val="24"/>
        </w:rPr>
      </w:pPr>
    </w:p>
    <w:p w14:paraId="661BD482" w14:textId="77777777" w:rsidR="00727578" w:rsidRPr="002F2EE7" w:rsidRDefault="002F2EE7">
      <w:pPr>
        <w:pStyle w:val="0DraftNormal"/>
        <w:rPr>
          <w:rFonts w:ascii="Montserrat" w:hAnsi="Montserrat"/>
          <w:sz w:val="24"/>
        </w:rPr>
      </w:pPr>
      <w:r w:rsidRPr="002F2EE7">
        <w:rPr>
          <w:rFonts w:ascii="Montserrat" w:hAnsi="Montserrat"/>
          <w:sz w:val="24"/>
        </w:rPr>
        <w:t xml:space="preserve">Ash-ember arrived on aeirn unaware that they had moved back through time. </w:t>
      </w:r>
    </w:p>
    <w:p w14:paraId="54B46760" w14:textId="77777777" w:rsidR="00727578" w:rsidRPr="002F2EE7" w:rsidRDefault="002F2EE7">
      <w:pPr>
        <w:pStyle w:val="0DraftNormal"/>
        <w:rPr>
          <w:rFonts w:ascii="Montserrat" w:hAnsi="Montserrat"/>
          <w:sz w:val="24"/>
        </w:rPr>
      </w:pPr>
      <w:r w:rsidRPr="002F2EE7">
        <w:rPr>
          <w:rFonts w:ascii="Montserrat" w:hAnsi="Montserrat"/>
          <w:sz w:val="24"/>
        </w:rPr>
        <w:t xml:space="preserve">Ash-ember was attacked in a public bath, and raped in a way unique to her ojien sex. </w:t>
      </w:r>
    </w:p>
    <w:p w14:paraId="27EEBA26" w14:textId="77777777" w:rsidR="00727578" w:rsidRPr="002F2EE7" w:rsidRDefault="002F2EE7">
      <w:pPr>
        <w:pStyle w:val="0DraftNormal"/>
        <w:rPr>
          <w:rFonts w:ascii="Montserrat" w:hAnsi="Montserrat"/>
          <w:sz w:val="24"/>
        </w:rPr>
      </w:pPr>
      <w:r w:rsidRPr="002F2EE7">
        <w:rPr>
          <w:rFonts w:ascii="Montserrat" w:hAnsi="Montserrat"/>
          <w:sz w:val="24"/>
        </w:rPr>
        <w:t xml:space="preserve">Dusk was the one who attacked ash-ember, to steal the seed they really had conceived together. </w:t>
      </w:r>
    </w:p>
    <w:p w14:paraId="0C680957" w14:textId="77777777" w:rsidR="00727578" w:rsidRPr="002F2EE7" w:rsidRDefault="002F2EE7">
      <w:pPr>
        <w:pStyle w:val="0DraftNormal"/>
        <w:rPr>
          <w:rFonts w:ascii="Montserrat" w:hAnsi="Montserrat"/>
          <w:sz w:val="24"/>
        </w:rPr>
      </w:pPr>
      <w:r w:rsidRPr="002F2EE7">
        <w:rPr>
          <w:rFonts w:ascii="Montserrat" w:hAnsi="Montserrat"/>
          <w:sz w:val="24"/>
        </w:rPr>
        <w:t xml:space="preserve">Ash-ember found herself impressed into service as an ideal, a living surrogate of the goddess. </w:t>
      </w:r>
    </w:p>
    <w:p w14:paraId="0E3B17AA" w14:textId="77777777" w:rsidR="00727578" w:rsidRPr="002F2EE7" w:rsidRDefault="002F2EE7">
      <w:pPr>
        <w:pStyle w:val="0DraftNormal"/>
        <w:rPr>
          <w:rFonts w:ascii="Montserrat" w:hAnsi="Montserrat"/>
          <w:sz w:val="24"/>
        </w:rPr>
      </w:pPr>
      <w:r w:rsidRPr="002F2EE7">
        <w:rPr>
          <w:rFonts w:ascii="Montserrat" w:hAnsi="Montserrat"/>
          <w:sz w:val="24"/>
        </w:rPr>
        <w:t xml:space="preserve">Ash-ember was given over to passion and rage for her training and initiation. </w:t>
      </w:r>
    </w:p>
    <w:p w14:paraId="0C078C0F" w14:textId="77777777" w:rsidR="00727578" w:rsidRPr="002F2EE7" w:rsidRDefault="002F2EE7">
      <w:pPr>
        <w:pStyle w:val="0DraftNormal"/>
        <w:rPr>
          <w:rFonts w:ascii="Montserrat" w:hAnsi="Montserrat"/>
          <w:sz w:val="24"/>
        </w:rPr>
      </w:pPr>
      <w:r w:rsidRPr="002F2EE7">
        <w:rPr>
          <w:rFonts w:ascii="Montserrat" w:hAnsi="Montserrat"/>
          <w:sz w:val="24"/>
        </w:rPr>
        <w:t xml:space="preserve">Ash and ember split to escape religious prostitution, but were captured and separated from each other. </w:t>
      </w:r>
    </w:p>
    <w:p w14:paraId="1894D0E0" w14:textId="77777777" w:rsidR="00727578" w:rsidRPr="002F2EE7" w:rsidRDefault="002F2EE7">
      <w:pPr>
        <w:pStyle w:val="0DraftNormal"/>
        <w:rPr>
          <w:rFonts w:ascii="Montserrat" w:hAnsi="Montserrat"/>
          <w:sz w:val="24"/>
        </w:rPr>
      </w:pPr>
      <w:r w:rsidRPr="002F2EE7">
        <w:rPr>
          <w:rFonts w:ascii="Montserrat" w:hAnsi="Montserrat"/>
          <w:sz w:val="24"/>
        </w:rPr>
        <w:t xml:space="preserve">As avon, or jien, they had been prized and worshipped, if enslaved to the temple, but as a man and a woman, they were simply slaves without any personal value or status. </w:t>
      </w:r>
    </w:p>
    <w:p w14:paraId="201DE869" w14:textId="77777777" w:rsidR="00727578" w:rsidRPr="002F2EE7" w:rsidRDefault="002F2EE7">
      <w:pPr>
        <w:pStyle w:val="0DraftNormal"/>
        <w:rPr>
          <w:rFonts w:ascii="Montserrat" w:hAnsi="Montserrat"/>
          <w:sz w:val="24"/>
        </w:rPr>
      </w:pPr>
      <w:r w:rsidRPr="002F2EE7">
        <w:rPr>
          <w:rFonts w:ascii="Montserrat" w:hAnsi="Montserrat"/>
          <w:sz w:val="24"/>
        </w:rPr>
        <w:t xml:space="preserve">They struggled to survive true slavery, to somehow escape and be reunited, and ultimately return to oasis ajea. </w:t>
      </w:r>
    </w:p>
    <w:p w14:paraId="3669BF1D" w14:textId="77777777" w:rsidR="00727578" w:rsidRPr="002F2EE7" w:rsidRDefault="002F2EE7">
      <w:pPr>
        <w:pStyle w:val="0DraftNormal"/>
        <w:rPr>
          <w:rFonts w:ascii="Montserrat" w:hAnsi="Montserrat"/>
          <w:sz w:val="24"/>
        </w:rPr>
      </w:pPr>
      <w:r w:rsidRPr="002F2EE7">
        <w:rPr>
          <w:rFonts w:ascii="Montserrat" w:hAnsi="Montserrat"/>
          <w:sz w:val="24"/>
        </w:rPr>
        <w:t xml:space="preserve">Their allies in this were passion and rage, who had figured out that ash and ember had been ash-ember. </w:t>
      </w:r>
    </w:p>
    <w:p w14:paraId="11D59381" w14:textId="77777777" w:rsidR="00727578" w:rsidRPr="002F2EE7" w:rsidRDefault="002F2EE7">
      <w:pPr>
        <w:pStyle w:val="0DraftNormal"/>
        <w:rPr>
          <w:rFonts w:ascii="Montserrat" w:hAnsi="Montserrat"/>
          <w:sz w:val="24"/>
        </w:rPr>
      </w:pPr>
      <w:r w:rsidRPr="002F2EE7">
        <w:rPr>
          <w:rFonts w:ascii="Montserrat" w:hAnsi="Montserrat"/>
          <w:sz w:val="24"/>
        </w:rPr>
        <w:t xml:space="preserve">Dusk was the one who retrieved the seed of passion-rage from the ashes of their immolation, and planted it within ember just before ash and ember attempted to return to oasis ajea. </w:t>
      </w:r>
    </w:p>
    <w:p w14:paraId="498878C8" w14:textId="77777777" w:rsidR="00727578" w:rsidRPr="002F2EE7" w:rsidRDefault="002F2EE7">
      <w:pPr>
        <w:pStyle w:val="0DraftNormal"/>
        <w:rPr>
          <w:rFonts w:ascii="Montserrat" w:hAnsi="Montserrat"/>
          <w:sz w:val="24"/>
        </w:rPr>
      </w:pPr>
      <w:r w:rsidRPr="002F2EE7">
        <w:rPr>
          <w:rFonts w:ascii="Montserrat" w:hAnsi="Montserrat"/>
          <w:sz w:val="24"/>
        </w:rPr>
        <w:t xml:space="preserve">As ember preceded ash into the eye of paradox, the master gate on aeirn, the presence of that seed within her had triggered the mechanisms which harnessed the raw paradox of the gates, locking down the eye of paradox, preventing any passage across the abyss. </w:t>
      </w:r>
    </w:p>
    <w:p w14:paraId="138E5DFC" w14:textId="77777777" w:rsidR="00727578" w:rsidRPr="002F2EE7" w:rsidRDefault="002F2EE7">
      <w:pPr>
        <w:pStyle w:val="0DraftNormal"/>
        <w:rPr>
          <w:rFonts w:ascii="Montserrat" w:hAnsi="Montserrat"/>
          <w:sz w:val="24"/>
        </w:rPr>
      </w:pPr>
      <w:r w:rsidRPr="002F2EE7">
        <w:rPr>
          <w:rFonts w:ascii="Montserrat" w:hAnsi="Montserrat"/>
          <w:sz w:val="24"/>
        </w:rPr>
        <w:t xml:space="preserve">For ten thousand years, her image stood at the heart of every gate, a living statue forbidding any passage through the eye of paradox. </w:t>
      </w:r>
    </w:p>
    <w:p w14:paraId="57B85168" w14:textId="77777777" w:rsidR="00727578" w:rsidRPr="002F2EE7" w:rsidRDefault="002F2EE7">
      <w:pPr>
        <w:pStyle w:val="0DraftNormal"/>
        <w:rPr>
          <w:rFonts w:ascii="Montserrat" w:hAnsi="Montserrat"/>
          <w:sz w:val="24"/>
        </w:rPr>
      </w:pPr>
      <w:r w:rsidRPr="002F2EE7">
        <w:rPr>
          <w:rFonts w:ascii="Montserrat" w:hAnsi="Montserrat"/>
          <w:sz w:val="24"/>
        </w:rPr>
        <w:t xml:space="preserve">Ash was stranded on aeirn. </w:t>
      </w:r>
    </w:p>
    <w:p w14:paraId="5517D9D9" w14:textId="77777777" w:rsidR="00727578" w:rsidRPr="002F2EE7" w:rsidRDefault="002F2EE7">
      <w:pPr>
        <w:pStyle w:val="0DraftNormal"/>
        <w:rPr>
          <w:rFonts w:ascii="Montserrat" w:hAnsi="Montserrat"/>
          <w:sz w:val="24"/>
        </w:rPr>
      </w:pPr>
      <w:r w:rsidRPr="002F2EE7">
        <w:rPr>
          <w:rFonts w:ascii="Montserrat" w:hAnsi="Montserrat"/>
          <w:sz w:val="24"/>
        </w:rPr>
        <w:t xml:space="preserve">Dusk came to him and explained what had happened, what he had done, and why. </w:t>
      </w:r>
    </w:p>
    <w:p w14:paraId="0F0D3639" w14:textId="77777777" w:rsidR="00727578" w:rsidRPr="002F2EE7" w:rsidRDefault="002F2EE7">
      <w:pPr>
        <w:pStyle w:val="0DraftNormal"/>
        <w:rPr>
          <w:rFonts w:ascii="Montserrat" w:hAnsi="Montserrat"/>
          <w:sz w:val="24"/>
        </w:rPr>
      </w:pPr>
      <w:r w:rsidRPr="002F2EE7">
        <w:rPr>
          <w:rFonts w:ascii="Montserrat" w:hAnsi="Montserrat"/>
          <w:sz w:val="24"/>
        </w:rPr>
        <w:t xml:space="preserve">Ash and dusk had the child ash and ember conceived, and thus started the line of ava, the first of the avon houses, and helped create the avon race itself. </w:t>
      </w:r>
    </w:p>
    <w:p w14:paraId="08E5DAC3" w14:textId="77777777" w:rsidR="00727578" w:rsidRPr="002F2EE7" w:rsidRDefault="002F2EE7">
      <w:pPr>
        <w:pStyle w:val="0DraftNormal"/>
        <w:rPr>
          <w:rFonts w:ascii="Montserrat" w:hAnsi="Montserrat"/>
          <w:sz w:val="24"/>
        </w:rPr>
      </w:pPr>
      <w:r w:rsidRPr="002F2EE7">
        <w:rPr>
          <w:rFonts w:ascii="Montserrat" w:hAnsi="Montserrat"/>
          <w:sz w:val="24"/>
        </w:rPr>
        <w:t xml:space="preserve">The spirit of ash, his memories and character, would descend through millennia to come until reunited with ember in the years before their birth. </w:t>
      </w:r>
    </w:p>
    <w:p w14:paraId="75062B33" w14:textId="77777777" w:rsidR="00727578" w:rsidRPr="002F2EE7" w:rsidRDefault="00727578">
      <w:pPr>
        <w:pStyle w:val="0DraftNormal"/>
        <w:rPr>
          <w:rFonts w:ascii="Montserrat" w:hAnsi="Montserrat"/>
          <w:strike/>
          <w:sz w:val="24"/>
        </w:rPr>
      </w:pPr>
    </w:p>
    <w:p w14:paraId="08B444DB" w14:textId="77777777" w:rsidR="00727578" w:rsidRPr="002F2EE7" w:rsidRDefault="002F2EE7">
      <w:pPr>
        <w:pStyle w:val="0DraftNormal"/>
        <w:rPr>
          <w:rFonts w:ascii="Montserrat" w:hAnsi="Montserrat"/>
          <w:sz w:val="24"/>
        </w:rPr>
      </w:pPr>
      <w:r w:rsidRPr="002F2EE7">
        <w:rPr>
          <w:rFonts w:ascii="Montserrat" w:hAnsi="Montserrat"/>
          <w:sz w:val="24"/>
        </w:rPr>
        <w:t>The Phoenix Gate Massacre</w:t>
      </w:r>
    </w:p>
    <w:p w14:paraId="06C24CD2" w14:textId="77777777" w:rsidR="00727578" w:rsidRPr="002F2EE7" w:rsidRDefault="00727578">
      <w:pPr>
        <w:pStyle w:val="0DraftNormal"/>
        <w:rPr>
          <w:rFonts w:ascii="Montserrat" w:hAnsi="Montserrat"/>
          <w:sz w:val="24"/>
        </w:rPr>
      </w:pPr>
    </w:p>
    <w:p w14:paraId="6709BDCC" w14:textId="77777777" w:rsidR="00727578" w:rsidRPr="002F2EE7" w:rsidRDefault="002F2EE7">
      <w:pPr>
        <w:pStyle w:val="0DraftNormal"/>
        <w:rPr>
          <w:rFonts w:ascii="Montserrat" w:hAnsi="Montserrat"/>
          <w:sz w:val="24"/>
        </w:rPr>
      </w:pPr>
      <w:r w:rsidRPr="002F2EE7">
        <w:rPr>
          <w:rFonts w:ascii="Montserrat" w:hAnsi="Montserrat"/>
          <w:sz w:val="24"/>
        </w:rPr>
        <w:t>Ember, or rather her children, ash and ember, had been summoned to phoenix gate for the private ceremonies of fostering, naming and promising. Alexander and alexandrea were unable to accompany ember to phoenix gate, ember had of course forbidden it knowing what she did. Instead, dawn and her “son” daniel accompanied them. Traditionally, avon children were fostered from the age of seven through the end of their seventeenth year. The emperor had not forgotten where ember had joined their company from. He resp</w:t>
      </w:r>
      <w:r w:rsidRPr="002F2EE7">
        <w:rPr>
          <w:rFonts w:ascii="Montserrat" w:hAnsi="Montserrat"/>
          <w:sz w:val="24"/>
        </w:rPr>
        <w:t>ected the measures she had taken to protect her position between the human and avon empires, but in this private ceremony he could see to it that all necessary honor was given to her, through her redoubts. Ash and ember earned the name of phoenix, as did cinder and coal’s redoubts, in a more public ceremony had earlier. At their naming, ash and ember were recognized as suitable heirs to the house of phoenix after cinder and coal, and their redoubts. Ember was even given the honor of exchanging heirs for fos</w:t>
      </w:r>
      <w:r w:rsidRPr="002F2EE7">
        <w:rPr>
          <w:rFonts w:ascii="Montserrat" w:hAnsi="Montserrat"/>
          <w:sz w:val="24"/>
        </w:rPr>
        <w:t xml:space="preserve">terage. In cases where split twins mated exclusively with another pair, it was common to foster within the double marriage. Ember had escaped her engagement to cinder, coal and dusk, but according to ancient law, they were already married by their genes. Dusk and ember both knew that the time had come, and retreated from the ceremonies lest they give some warning and rupture the careful balance of their paradox. Dusk stayed with ember and helped her prepare for the embrace of a living death. </w:t>
      </w:r>
    </w:p>
    <w:p w14:paraId="7BC32D12" w14:textId="77777777" w:rsidR="00727578" w:rsidRPr="002F2EE7" w:rsidRDefault="00727578">
      <w:pPr>
        <w:pStyle w:val="0DraftNormal"/>
        <w:rPr>
          <w:rFonts w:ascii="Montserrat" w:hAnsi="Montserrat"/>
          <w:sz w:val="24"/>
        </w:rPr>
      </w:pPr>
    </w:p>
    <w:p w14:paraId="09A5164F" w14:textId="77777777" w:rsidR="00727578" w:rsidRPr="002F2EE7" w:rsidRDefault="002F2EE7">
      <w:pPr>
        <w:pStyle w:val="0DraftNormal"/>
        <w:rPr>
          <w:rFonts w:ascii="Montserrat" w:hAnsi="Montserrat"/>
          <w:sz w:val="24"/>
        </w:rPr>
      </w:pPr>
      <w:r w:rsidRPr="002F2EE7">
        <w:rPr>
          <w:rFonts w:ascii="Montserrat" w:hAnsi="Montserrat"/>
          <w:sz w:val="24"/>
        </w:rPr>
        <w:t>Aftermath Of The Phoenix Gate Massacre</w:t>
      </w:r>
    </w:p>
    <w:p w14:paraId="1D559776" w14:textId="77777777" w:rsidR="00727578" w:rsidRPr="002F2EE7" w:rsidRDefault="00727578">
      <w:pPr>
        <w:pStyle w:val="0DraftNormal"/>
        <w:rPr>
          <w:rFonts w:ascii="Montserrat" w:hAnsi="Montserrat"/>
          <w:sz w:val="24"/>
        </w:rPr>
      </w:pPr>
    </w:p>
    <w:p w14:paraId="77A05DA2" w14:textId="77777777" w:rsidR="00727578" w:rsidRPr="002F2EE7" w:rsidRDefault="002F2EE7">
      <w:pPr>
        <w:pStyle w:val="0DraftNormal"/>
        <w:rPr>
          <w:rFonts w:ascii="Montserrat" w:hAnsi="Montserrat"/>
          <w:sz w:val="24"/>
        </w:rPr>
      </w:pPr>
      <w:r w:rsidRPr="002F2EE7">
        <w:rPr>
          <w:rFonts w:ascii="Montserrat" w:hAnsi="Montserrat"/>
          <w:sz w:val="24"/>
        </w:rPr>
        <w:t xml:space="preserve">Officially, ember, cinder, coal and daniel died in the raid on phoenix gate. Dani had come in the form of daniel to fake his death, so that their union would not be discovered. Among the survivors was dawn, arden cinder, ire coal, arden ember and ashen ember. Only dusk and dawn had realized that ash had died and resurrected. Having prepared for this, dusk waited for ash to rise, then the two disappeared unnoticed. In the chaos ashen ember manifested and fled to dream gate. Arden ember returned with dawn to </w:t>
      </w:r>
      <w:r w:rsidRPr="002F2EE7">
        <w:rPr>
          <w:rFonts w:ascii="Montserrat" w:hAnsi="Montserrat"/>
          <w:sz w:val="24"/>
        </w:rPr>
        <w:t>alexander on oasis ajeo to be raised with her elder sisters. Ashen ember was taken in by alexandrea on oasis ajea, after dawn identified her at a children’s creche in dream gate. Together, cinder and coal had been the heir of the house of phoenix. Their younger selves retained that status as they gained the minds of their elder incarnations. Ash and ember were never aware of their claim to their mother’s status as heir apparent of the house of phoenix after cinder and coal. Now that ember was dead, it was l</w:t>
      </w:r>
      <w:r w:rsidRPr="002F2EE7">
        <w:rPr>
          <w:rFonts w:ascii="Montserrat" w:hAnsi="Montserrat"/>
          <w:sz w:val="24"/>
        </w:rPr>
        <w:t>ess important to hide the children’s true nature, but with the discovery of both embers a few years later, ash and ember’s nature came under suspicion. It took several years for this question to come up due to the efforts the morgans made to protect ashen and arden from encountering each other. Alexander and alexandrea had been warned that it was going to happen, but having no idea how it happened, there was some concern that a face to face meeting might be dangerous. Living on separate worlds, it was possi</w:t>
      </w:r>
      <w:r w:rsidRPr="002F2EE7">
        <w:rPr>
          <w:rFonts w:ascii="Montserrat" w:hAnsi="Montserrat"/>
          <w:sz w:val="24"/>
        </w:rPr>
        <w:t xml:space="preserve">ble to prevent them from encountering each other by chance. There were those who felt that the separation was more dangerous to them, but that advice was not heeded. So one ashen grew up alone with alexandrea, and arden grew up with alexander, kimberly and danielle. </w:t>
      </w:r>
    </w:p>
    <w:p w14:paraId="5E3512E6" w14:textId="77777777" w:rsidR="00727578" w:rsidRPr="002F2EE7" w:rsidRDefault="00727578">
      <w:pPr>
        <w:pStyle w:val="0DraftNormal"/>
        <w:rPr>
          <w:rFonts w:ascii="Montserrat" w:hAnsi="Montserrat"/>
          <w:sz w:val="24"/>
        </w:rPr>
      </w:pPr>
    </w:p>
    <w:p w14:paraId="3522F5EB" w14:textId="77777777" w:rsidR="00727578" w:rsidRPr="002F2EE7" w:rsidRDefault="002F2EE7">
      <w:pPr>
        <w:pStyle w:val="0DraftNormal"/>
        <w:rPr>
          <w:rFonts w:ascii="Montserrat" w:hAnsi="Montserrat"/>
          <w:strike/>
          <w:sz w:val="24"/>
        </w:rPr>
      </w:pP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p>
    <w:p w14:paraId="19411596" w14:textId="77777777" w:rsidR="00727578" w:rsidRPr="002F2EE7" w:rsidRDefault="00727578">
      <w:pPr>
        <w:pStyle w:val="0DraftNormal"/>
        <w:rPr>
          <w:rFonts w:ascii="Montserrat" w:hAnsi="Montserrat"/>
          <w:sz w:val="24"/>
        </w:rPr>
      </w:pPr>
    </w:p>
    <w:p w14:paraId="70E5CD77" w14:textId="77777777" w:rsidR="00727578" w:rsidRPr="002F2EE7" w:rsidRDefault="002F2EE7">
      <w:pPr>
        <w:pStyle w:val="0DraftNormal"/>
        <w:rPr>
          <w:rFonts w:ascii="Montserrat" w:hAnsi="Montserrat"/>
          <w:sz w:val="24"/>
        </w:rPr>
      </w:pPr>
      <w:r w:rsidRPr="002F2EE7">
        <w:rPr>
          <w:rFonts w:ascii="Montserrat" w:hAnsi="Montserrat"/>
          <w:sz w:val="24"/>
        </w:rPr>
        <w:t>Out Of The Eye Of Paradox</w:t>
      </w:r>
    </w:p>
    <w:p w14:paraId="3B08545A" w14:textId="77777777" w:rsidR="00727578" w:rsidRPr="002F2EE7" w:rsidRDefault="00727578">
      <w:pPr>
        <w:pStyle w:val="0DraftNormal"/>
        <w:rPr>
          <w:rFonts w:ascii="Montserrat" w:hAnsi="Montserrat"/>
          <w:sz w:val="24"/>
        </w:rPr>
      </w:pPr>
    </w:p>
    <w:p w14:paraId="4998DFEE" w14:textId="77777777" w:rsidR="00727578" w:rsidRPr="002F2EE7" w:rsidRDefault="002F2EE7">
      <w:pPr>
        <w:pStyle w:val="0DraftNormal"/>
        <w:rPr>
          <w:rStyle w:val="AesDPAside"/>
          <w:rFonts w:ascii="Montserrat" w:hAnsi="Montserrat"/>
          <w:vanish w:val="0"/>
          <w:sz w:val="24"/>
        </w:rPr>
      </w:pPr>
      <w:r w:rsidRPr="002F2EE7">
        <w:rPr>
          <w:rFonts w:ascii="Montserrat" w:hAnsi="Montserrat"/>
          <w:sz w:val="24"/>
        </w:rPr>
        <w:t xml:space="preserve">Only one person emerged from the conflict at phoenix gate. </w:t>
      </w:r>
      <w:r w:rsidRPr="002F2EE7">
        <w:rPr>
          <w:rStyle w:val="AesDPAside"/>
          <w:rFonts w:ascii="Montserrat" w:hAnsi="Montserrat"/>
          <w:vanish w:val="0"/>
          <w:sz w:val="24"/>
        </w:rPr>
        <w:t>Stunned, and transformed, by her experience, ember returned to claim her identity, and to face the implications of her discoveries. She found it easy to face the sentence she once fled, and reclaimed her identity. At the same time, she was able to return to her interrupted objectives, to enter the academy and assume the mantle of her house. As a young noble, she was played for a pawn in the intrigues of court. Even as she found herself getting caught up in the demands of the legacy she had twice stumbled in</w:t>
      </w:r>
      <w:r w:rsidRPr="002F2EE7">
        <w:rPr>
          <w:rStyle w:val="AesDPAside"/>
          <w:rFonts w:ascii="Montserrat" w:hAnsi="Montserrat"/>
          <w:vanish w:val="0"/>
          <w:sz w:val="24"/>
        </w:rPr>
        <w:t>to, she began to rebel. Quietly fighting to assert control over her self and her destiny, events began to pull her into the embrace of an ancient pattern. At the time she had been awarded title to the domain of ava, phoenix did not realize that she would be burdened with its administration. When the time came for her to enter the academy, phoenix was forced to split her attention in order to meet the obligations of her status as an exotic noble. In her effort to tame her wildly enhanced psi, she had begun d</w:t>
      </w:r>
      <w:r w:rsidRPr="002F2EE7">
        <w:rPr>
          <w:rStyle w:val="AesDPAside"/>
          <w:rFonts w:ascii="Montserrat" w:hAnsi="Montserrat"/>
          <w:vanish w:val="0"/>
          <w:sz w:val="24"/>
        </w:rPr>
        <w:t>welling on her transformation. In her spare time, she had studied the gate within her house seat. During her long exile in the gates, she had not been entirely oblivious. She had developed a strange rapport with the weave of paradox. She learned from the gate how worlds were linked together, and contributed to a growing understanding of how the gates keyed off of the mind and vice versa. She revealed her discovery, a fact that could shift the balance of power between avon and human—the gates of paradox exis</w:t>
      </w:r>
      <w:r w:rsidRPr="002F2EE7">
        <w:rPr>
          <w:rStyle w:val="AesDPAside"/>
          <w:rFonts w:ascii="Montserrat" w:hAnsi="Montserrat"/>
          <w:vanish w:val="0"/>
          <w:sz w:val="24"/>
        </w:rPr>
        <w:t xml:space="preserve">ted on human worlds. The significance of her revelation was lost on the majority of the avon court, overwhelmed by the verification of her discovery. </w:t>
      </w:r>
    </w:p>
    <w:p w14:paraId="08D38222" w14:textId="77777777" w:rsidR="00727578" w:rsidRPr="002F2EE7" w:rsidRDefault="00727578">
      <w:pPr>
        <w:pStyle w:val="0DraftNormal"/>
        <w:rPr>
          <w:rStyle w:val="AesDPAside"/>
          <w:rFonts w:ascii="Montserrat" w:hAnsi="Montserrat"/>
          <w:vanish w:val="0"/>
          <w:sz w:val="24"/>
        </w:rPr>
      </w:pPr>
    </w:p>
    <w:p w14:paraId="35340F92" w14:textId="77777777" w:rsidR="00727578" w:rsidRPr="002F2EE7" w:rsidRDefault="002F2EE7">
      <w:pPr>
        <w:pStyle w:val="0DraftNormal"/>
        <w:rPr>
          <w:rFonts w:ascii="Montserrat" w:hAnsi="Montserrat"/>
          <w:strike/>
          <w:sz w:val="24"/>
        </w:rPr>
      </w:pP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p>
    <w:p w14:paraId="294616E0" w14:textId="77777777" w:rsidR="00727578" w:rsidRPr="002F2EE7" w:rsidRDefault="00727578">
      <w:pPr>
        <w:pStyle w:val="0DraftNormal"/>
        <w:rPr>
          <w:rFonts w:ascii="Montserrat" w:hAnsi="Montserrat"/>
          <w:sz w:val="24"/>
        </w:rPr>
      </w:pPr>
    </w:p>
    <w:p w14:paraId="00E86A1E" w14:textId="77777777" w:rsidR="00727578" w:rsidRPr="002F2EE7" w:rsidRDefault="002F2EE7">
      <w:pPr>
        <w:pStyle w:val="0DraftNormal"/>
        <w:rPr>
          <w:rFonts w:ascii="Montserrat" w:hAnsi="Montserrat"/>
          <w:sz w:val="24"/>
        </w:rPr>
      </w:pPr>
      <w:r w:rsidRPr="002F2EE7">
        <w:rPr>
          <w:rFonts w:ascii="Montserrat" w:hAnsi="Montserrat"/>
          <w:sz w:val="24"/>
        </w:rPr>
        <w:t>Things To Keep In Mind</w:t>
      </w:r>
    </w:p>
    <w:p w14:paraId="6F3BB319" w14:textId="77777777" w:rsidR="00727578" w:rsidRPr="002F2EE7" w:rsidRDefault="00727578">
      <w:pPr>
        <w:pStyle w:val="0DraftNormal"/>
        <w:rPr>
          <w:rFonts w:ascii="Montserrat" w:hAnsi="Montserrat"/>
          <w:sz w:val="24"/>
        </w:rPr>
      </w:pPr>
    </w:p>
    <w:p w14:paraId="6052BABF" w14:textId="77777777" w:rsidR="00727578" w:rsidRPr="002F2EE7" w:rsidRDefault="002F2EE7">
      <w:pPr>
        <w:pStyle w:val="0DraftNormal"/>
        <w:rPr>
          <w:rFonts w:ascii="Montserrat" w:hAnsi="Montserrat"/>
          <w:sz w:val="24"/>
        </w:rPr>
      </w:pPr>
      <w:r w:rsidRPr="002F2EE7">
        <w:rPr>
          <w:rFonts w:ascii="Montserrat" w:hAnsi="Montserrat"/>
          <w:sz w:val="24"/>
        </w:rPr>
        <w:t>A mother who was her own daughter, a father who was his own son. A soul with the potential of both a phoenix and a dragon. A soul which realizes a wealth of potential through a number of different perspectives on life. A soul with a mind capable of transcending time and space, capable of being many places at the same time or even at different times. A soul which uses differences in body and spirit to define and refine her control over her avatars. A soul possessing such refinement, and yet reborn, an innoce</w:t>
      </w:r>
      <w:r w:rsidRPr="002F2EE7">
        <w:rPr>
          <w:rFonts w:ascii="Montserrat" w:hAnsi="Montserrat"/>
          <w:sz w:val="24"/>
        </w:rPr>
        <w:t xml:space="preserve">nt naïf. </w:t>
      </w:r>
    </w:p>
    <w:p w14:paraId="60D30FB8" w14:textId="77777777" w:rsidR="00727578" w:rsidRPr="002F2EE7" w:rsidRDefault="00727578">
      <w:pPr>
        <w:pStyle w:val="0DraftNormal"/>
        <w:rPr>
          <w:rFonts w:ascii="Montserrat" w:hAnsi="Montserrat"/>
          <w:sz w:val="24"/>
        </w:rPr>
      </w:pPr>
    </w:p>
    <w:p w14:paraId="1C0EF9FC" w14:textId="77777777" w:rsidR="00727578" w:rsidRPr="002F2EE7" w:rsidRDefault="002F2EE7">
      <w:pPr>
        <w:pStyle w:val="0DraftNormal"/>
        <w:rPr>
          <w:rFonts w:ascii="Montserrat" w:hAnsi="Montserrat"/>
          <w:sz w:val="24"/>
        </w:rPr>
      </w:pPr>
      <w:r w:rsidRPr="002F2EE7">
        <w:rPr>
          <w:rFonts w:ascii="Montserrat" w:hAnsi="Montserrat"/>
          <w:sz w:val="24"/>
        </w:rPr>
        <w:t xml:space="preserve">A child born in two bodies. </w:t>
      </w:r>
    </w:p>
    <w:p w14:paraId="059900DB" w14:textId="77777777" w:rsidR="00727578" w:rsidRPr="002F2EE7" w:rsidRDefault="002F2EE7">
      <w:pPr>
        <w:pStyle w:val="0DraftNormal"/>
        <w:rPr>
          <w:rFonts w:ascii="Montserrat" w:hAnsi="Montserrat"/>
          <w:sz w:val="24"/>
        </w:rPr>
      </w:pPr>
      <w:r w:rsidRPr="002F2EE7">
        <w:rPr>
          <w:rFonts w:ascii="Montserrat" w:hAnsi="Montserrat"/>
          <w:sz w:val="24"/>
        </w:rPr>
        <w:t xml:space="preserve">A girl and a boy. </w:t>
      </w:r>
    </w:p>
    <w:p w14:paraId="59C28FE6" w14:textId="77777777" w:rsidR="00727578" w:rsidRPr="002F2EE7" w:rsidRDefault="002F2EE7">
      <w:pPr>
        <w:pStyle w:val="0DraftNormal"/>
        <w:rPr>
          <w:rFonts w:ascii="Montserrat" w:hAnsi="Montserrat"/>
          <w:sz w:val="24"/>
        </w:rPr>
      </w:pPr>
      <w:r w:rsidRPr="002F2EE7">
        <w:rPr>
          <w:rFonts w:ascii="Montserrat" w:hAnsi="Montserrat"/>
          <w:sz w:val="24"/>
        </w:rPr>
        <w:t xml:space="preserve">A child torn between two bodies. </w:t>
      </w:r>
    </w:p>
    <w:p w14:paraId="18174931" w14:textId="77777777" w:rsidR="00727578" w:rsidRPr="002F2EE7" w:rsidRDefault="002F2EE7">
      <w:pPr>
        <w:pStyle w:val="0DraftNormal"/>
        <w:rPr>
          <w:rFonts w:ascii="Montserrat" w:hAnsi="Montserrat"/>
          <w:sz w:val="24"/>
        </w:rPr>
      </w:pPr>
      <w:r w:rsidRPr="002F2EE7">
        <w:rPr>
          <w:rFonts w:ascii="Montserrat" w:hAnsi="Montserrat"/>
          <w:sz w:val="24"/>
        </w:rPr>
        <w:t xml:space="preserve">Twin girls. </w:t>
      </w:r>
    </w:p>
    <w:p w14:paraId="505FA016" w14:textId="77777777" w:rsidR="00727578" w:rsidRPr="002F2EE7" w:rsidRDefault="00727578">
      <w:pPr>
        <w:pStyle w:val="0DraftNormal"/>
        <w:rPr>
          <w:rFonts w:ascii="Montserrat" w:hAnsi="Montserrat"/>
          <w:sz w:val="24"/>
        </w:rPr>
      </w:pPr>
    </w:p>
    <w:p w14:paraId="7F8D4A2C" w14:textId="77777777" w:rsidR="00727578" w:rsidRPr="002F2EE7" w:rsidRDefault="002F2EE7">
      <w:pPr>
        <w:pStyle w:val="0DraftNormal"/>
        <w:rPr>
          <w:rFonts w:ascii="Montserrat" w:hAnsi="Montserrat"/>
          <w:sz w:val="24"/>
        </w:rPr>
      </w:pPr>
      <w:r w:rsidRPr="002F2EE7">
        <w:rPr>
          <w:rFonts w:ascii="Montserrat" w:hAnsi="Montserrat"/>
          <w:sz w:val="24"/>
        </w:rPr>
        <w:t xml:space="preserve">A boy who died and was reborn. </w:t>
      </w:r>
    </w:p>
    <w:p w14:paraId="6A63868C" w14:textId="77777777" w:rsidR="00727578" w:rsidRPr="002F2EE7" w:rsidRDefault="002F2EE7">
      <w:pPr>
        <w:pStyle w:val="0DraftNormal"/>
        <w:rPr>
          <w:rFonts w:ascii="Montserrat" w:hAnsi="Montserrat"/>
          <w:sz w:val="24"/>
        </w:rPr>
      </w:pPr>
      <w:r w:rsidRPr="002F2EE7">
        <w:rPr>
          <w:rFonts w:ascii="Montserrat" w:hAnsi="Montserrat"/>
          <w:sz w:val="24"/>
        </w:rPr>
        <w:t xml:space="preserve">A man whose childhood memories were memories of the boy’s future. </w:t>
      </w:r>
    </w:p>
    <w:p w14:paraId="072D9FC6" w14:textId="77777777" w:rsidR="00727578" w:rsidRPr="002F2EE7" w:rsidRDefault="002F2EE7">
      <w:pPr>
        <w:pStyle w:val="0DraftNormal"/>
        <w:rPr>
          <w:rFonts w:ascii="Montserrat" w:hAnsi="Montserrat"/>
          <w:sz w:val="24"/>
        </w:rPr>
      </w:pPr>
      <w:r w:rsidRPr="002F2EE7">
        <w:rPr>
          <w:rFonts w:ascii="Montserrat" w:hAnsi="Montserrat"/>
          <w:sz w:val="24"/>
        </w:rPr>
        <w:t xml:space="preserve">A man who had to see to it that the boy grew up to be a man. </w:t>
      </w:r>
    </w:p>
    <w:p w14:paraId="7C572C84" w14:textId="77777777" w:rsidR="00727578" w:rsidRPr="002F2EE7" w:rsidRDefault="00727578">
      <w:pPr>
        <w:pStyle w:val="0DraftNormal"/>
        <w:rPr>
          <w:rFonts w:ascii="Montserrat" w:hAnsi="Montserrat"/>
          <w:sz w:val="24"/>
        </w:rPr>
      </w:pPr>
    </w:p>
    <w:p w14:paraId="3753CFFF" w14:textId="77777777" w:rsidR="00727578" w:rsidRPr="002F2EE7" w:rsidRDefault="002F2EE7">
      <w:pPr>
        <w:pStyle w:val="0DraftNormal"/>
        <w:rPr>
          <w:rFonts w:ascii="Montserrat" w:hAnsi="Montserrat"/>
          <w:sz w:val="24"/>
        </w:rPr>
      </w:pPr>
      <w:r w:rsidRPr="002F2EE7">
        <w:rPr>
          <w:rFonts w:ascii="Montserrat" w:hAnsi="Montserrat"/>
          <w:sz w:val="24"/>
        </w:rPr>
        <w:t xml:space="preserve">The girls and the boy would have to return to the scene where their lives were shattered to unravel the mystery of their childhood, and begin to mend the spirit of unity they once shared. </w:t>
      </w:r>
    </w:p>
    <w:p w14:paraId="255F2FD9" w14:textId="77777777" w:rsidR="00727578" w:rsidRPr="002F2EE7" w:rsidRDefault="00727578">
      <w:pPr>
        <w:pStyle w:val="0DraftNormal"/>
        <w:rPr>
          <w:rFonts w:ascii="Montserrat" w:hAnsi="Montserrat"/>
          <w:sz w:val="24"/>
        </w:rPr>
      </w:pPr>
    </w:p>
    <w:p w14:paraId="4FBB52E0" w14:textId="77777777" w:rsidR="00727578" w:rsidRPr="002F2EE7" w:rsidRDefault="002F2EE7">
      <w:pPr>
        <w:pStyle w:val="0DraftNormal"/>
        <w:rPr>
          <w:rFonts w:ascii="Montserrat" w:hAnsi="Montserrat"/>
          <w:sz w:val="24"/>
        </w:rPr>
      </w:pPr>
      <w:r w:rsidRPr="002F2EE7">
        <w:rPr>
          <w:rFonts w:ascii="Montserrat" w:hAnsi="Montserrat"/>
          <w:sz w:val="24"/>
        </w:rPr>
        <w:t xml:space="preserve">Two minds united and divided by trauma. The girl was a natural, full spectrum psionic. In the face of mortal danger, to herself and her loved ones, she fought with herself to stay and fight or flee in fright. As the threat became personal and immediate, she opened her mind to teleport. In that instant when she was neither here nor there, she shared her mother’s death through their telepathic rapport. </w:t>
      </w:r>
    </w:p>
    <w:p w14:paraId="60673A4F" w14:textId="77777777" w:rsidR="00727578" w:rsidRPr="002F2EE7" w:rsidRDefault="00727578">
      <w:pPr>
        <w:pStyle w:val="0DraftNormal"/>
        <w:rPr>
          <w:rFonts w:ascii="Montserrat" w:hAnsi="Montserrat"/>
          <w:sz w:val="24"/>
        </w:rPr>
      </w:pPr>
    </w:p>
    <w:p w14:paraId="7334C7DB" w14:textId="77777777" w:rsidR="00727578" w:rsidRPr="002F2EE7" w:rsidRDefault="002F2EE7">
      <w:pPr>
        <w:pStyle w:val="0DraftNormal"/>
        <w:rPr>
          <w:rFonts w:ascii="Montserrat" w:hAnsi="Montserrat"/>
          <w:sz w:val="24"/>
        </w:rPr>
      </w:pPr>
      <w:r w:rsidRPr="002F2EE7">
        <w:rPr>
          <w:rFonts w:ascii="Montserrat" w:hAnsi="Montserrat"/>
          <w:sz w:val="24"/>
        </w:rPr>
        <w:t xml:space="preserve">A girl torn apart by her mother’s death. In no time she grabbed hold of her mother’s mind. Her instinct was to preserve her mother but she acted in a moment when both of them were almost nothing but thought. In that moment, the two were naked to paradox as well. That part is not revealed until later, but the girl could sense her mother fighting her, as divided in purpose as she herself was. The girl sensed her mother’s fear—a fear of dying, but even more a fear of the girl learning… something. She tried to </w:t>
      </w:r>
      <w:r w:rsidRPr="002F2EE7">
        <w:rPr>
          <w:rFonts w:ascii="Montserrat" w:hAnsi="Montserrat"/>
          <w:sz w:val="24"/>
        </w:rPr>
        <w:t xml:space="preserve">look at what her mother was trying to hide and—the next thing she knew, she was through teleporting and running for dear life. Or was she fighting for her life? The minds of mother and daughter passed through each other, and doubled the potential of that teleport. </w:t>
      </w:r>
    </w:p>
    <w:p w14:paraId="4AE4109F" w14:textId="77777777" w:rsidR="00727578" w:rsidRPr="002F2EE7" w:rsidRDefault="00727578">
      <w:pPr>
        <w:pStyle w:val="0DraftNormal"/>
        <w:rPr>
          <w:rFonts w:ascii="Montserrat" w:hAnsi="Montserrat"/>
          <w:sz w:val="24"/>
        </w:rPr>
      </w:pPr>
    </w:p>
    <w:p w14:paraId="2A5E8B8A" w14:textId="77777777" w:rsidR="00727578" w:rsidRPr="002F2EE7" w:rsidRDefault="002F2EE7">
      <w:pPr>
        <w:pStyle w:val="0DraftNormal"/>
        <w:rPr>
          <w:rFonts w:ascii="Montserrat" w:hAnsi="Montserrat"/>
          <w:sz w:val="24"/>
        </w:rPr>
      </w:pPr>
      <w:r w:rsidRPr="002F2EE7">
        <w:rPr>
          <w:rFonts w:ascii="Montserrat" w:hAnsi="Montserrat"/>
          <w:sz w:val="24"/>
        </w:rPr>
        <w:t xml:space="preserve">A girl who lived two lives. In that fragile moment when the girl hung suspended between two points in space, she was pushed out on both ends by the powerful surge of her mother’s death. The girl was split, divided between two present states of mind, but what her mother sacrificed to protect her secrets made the two halves whole. </w:t>
      </w:r>
    </w:p>
    <w:p w14:paraId="081BF691" w14:textId="77777777" w:rsidR="00727578" w:rsidRPr="002F2EE7" w:rsidRDefault="00727578">
      <w:pPr>
        <w:pStyle w:val="0DraftNormal"/>
        <w:rPr>
          <w:rFonts w:ascii="Montserrat" w:hAnsi="Montserrat"/>
          <w:sz w:val="24"/>
        </w:rPr>
      </w:pPr>
    </w:p>
    <w:p w14:paraId="33CECC74" w14:textId="77777777" w:rsidR="00727578" w:rsidRPr="002F2EE7" w:rsidRDefault="002F2EE7">
      <w:pPr>
        <w:pStyle w:val="0DraftNormal"/>
        <w:rPr>
          <w:rFonts w:ascii="Montserrat" w:hAnsi="Montserrat"/>
          <w:sz w:val="24"/>
        </w:rPr>
      </w:pPr>
      <w:r w:rsidRPr="002F2EE7">
        <w:rPr>
          <w:rFonts w:ascii="Montserrat" w:hAnsi="Montserrat"/>
          <w:sz w:val="24"/>
        </w:rPr>
        <w:t xml:space="preserve">A ghost that haunted her daughters’ thoughts. </w:t>
      </w:r>
    </w:p>
    <w:p w14:paraId="1F864553" w14:textId="77777777" w:rsidR="00727578" w:rsidRPr="002F2EE7" w:rsidRDefault="00727578">
      <w:pPr>
        <w:pStyle w:val="0DraftNormal"/>
        <w:rPr>
          <w:rFonts w:ascii="Montserrat" w:hAnsi="Montserrat"/>
          <w:sz w:val="24"/>
        </w:rPr>
      </w:pPr>
    </w:p>
    <w:p w14:paraId="7D1E4A0E" w14:textId="77777777" w:rsidR="00727578" w:rsidRPr="002F2EE7" w:rsidRDefault="002F2EE7">
      <w:pPr>
        <w:pStyle w:val="0DraftNormal"/>
        <w:rPr>
          <w:rFonts w:ascii="Montserrat" w:hAnsi="Montserrat"/>
          <w:sz w:val="24"/>
        </w:rPr>
      </w:pPr>
      <w:r w:rsidRPr="002F2EE7">
        <w:rPr>
          <w:rFonts w:ascii="Montserrat" w:hAnsi="Montserrat"/>
          <w:sz w:val="24"/>
        </w:rPr>
        <w:t>The truth allows the two girls to realize and regain their singularity, and at the same time, set their mother’s ghost free from the shadows of their minds. The second body is perfect for their mother, a way for her to return to the life she had been torn from when she was the girl. The girl, torn from her life by the events that led to this moment of reunion, is finally able to unite with her true complement. The girl and the boy become one, and unwittingly trigger the paradox that will lead to their birth</w:t>
      </w:r>
      <w:r w:rsidRPr="002F2EE7">
        <w:rPr>
          <w:rFonts w:ascii="Montserrat" w:hAnsi="Montserrat"/>
          <w:sz w:val="24"/>
        </w:rPr>
        <w:t xml:space="preserve">. </w:t>
      </w:r>
    </w:p>
    <w:p w14:paraId="0E0BF12D" w14:textId="77777777" w:rsidR="00727578" w:rsidRPr="002F2EE7" w:rsidRDefault="00727578">
      <w:pPr>
        <w:pStyle w:val="0DraftNormal"/>
        <w:rPr>
          <w:rFonts w:ascii="Montserrat" w:hAnsi="Montserrat"/>
          <w:sz w:val="24"/>
        </w:rPr>
      </w:pPr>
    </w:p>
    <w:p w14:paraId="7B300903" w14:textId="77777777" w:rsidR="00727578" w:rsidRPr="002F2EE7" w:rsidRDefault="002F2EE7">
      <w:pPr>
        <w:pStyle w:val="0DraftNormal"/>
        <w:rPr>
          <w:rFonts w:ascii="Montserrat" w:hAnsi="Montserrat"/>
          <w:sz w:val="24"/>
        </w:rPr>
      </w:pPr>
      <w:r w:rsidRPr="002F2EE7">
        <w:rPr>
          <w:rFonts w:ascii="Montserrat" w:hAnsi="Montserrat"/>
          <w:sz w:val="24"/>
        </w:rPr>
        <w:t xml:space="preserve">At the point when ash and ember step into the past, ember, having emerged from the shadow of the paradox, is also preparing to return to the life she lost. Even as she sets out for home, she confronts her remaining enemies, the demons and the dragon. </w:t>
      </w:r>
    </w:p>
    <w:p w14:paraId="7CD6A4BC" w14:textId="77777777" w:rsidR="00727578" w:rsidRPr="002F2EE7" w:rsidRDefault="00727578">
      <w:pPr>
        <w:pStyle w:val="0DraftNormal"/>
        <w:rPr>
          <w:rFonts w:ascii="Montserrat" w:hAnsi="Montserrat"/>
          <w:sz w:val="24"/>
        </w:rPr>
      </w:pPr>
    </w:p>
    <w:p w14:paraId="517AA8D2" w14:textId="77777777" w:rsidR="00727578" w:rsidRPr="002F2EE7" w:rsidRDefault="002F2EE7">
      <w:pPr>
        <w:pStyle w:val="0DraftNormal"/>
        <w:rPr>
          <w:rFonts w:ascii="Montserrat" w:hAnsi="Montserrat"/>
          <w:sz w:val="24"/>
        </w:rPr>
      </w:pPr>
      <w:r w:rsidRPr="002F2EE7">
        <w:rPr>
          <w:rFonts w:ascii="Montserrat" w:hAnsi="Montserrat"/>
          <w:sz w:val="24"/>
        </w:rPr>
        <w:t>Ash ember had turned to ash to offer comfort after his complement’s imprisonment. Ash had been stunned to find comfort in the dragon twin. In the days following, ash ember revealed that ash and ember’s seed had been switched with the seed they themselves originated from. There were parts of the paradox that he could only guess at, but it was possible to determine that the old emperor’s assumption was right. The imperial line did descend from ash and ember, but only ash’s mind was in a position to pass on to</w:t>
      </w:r>
      <w:r w:rsidRPr="002F2EE7">
        <w:rPr>
          <w:rFonts w:ascii="Montserrat" w:hAnsi="Montserrat"/>
          <w:sz w:val="24"/>
        </w:rPr>
        <w:t xml:space="preserve"> that line. Ash and ash ember realized that an important decision had to be made once they recovered ember’s seed. Ash and ember had formed a bond between them, something far stronger than any of the following generations could replace without her mind to sustain it. Ash could not imagine living a thousand generations without her. He did not want his mind to pass on to their redoubts if hers did not, nor did he want his memories diluted by millennia of intervening experience on the slim hope of his personal</w:t>
      </w:r>
      <w:r w:rsidRPr="002F2EE7">
        <w:rPr>
          <w:rFonts w:ascii="Montserrat" w:hAnsi="Montserrat"/>
          <w:sz w:val="24"/>
        </w:rPr>
        <w:t>ity surviving to reunite with her at the end of her temporal exile. He had known her, and knew that she actually emerged from the shadow of paradox to live on in the future. She had been in heat, and the two of them had tried to conceive in aes, but there had not been time. He had to return to the future. Otherwise, it was not likely that another seed would be conceived by ember. Her body had not fulfilled the imperative of heat, and the difference in generations between her and ire coal might prevent the t</w:t>
      </w:r>
      <w:r w:rsidRPr="002F2EE7">
        <w:rPr>
          <w:rFonts w:ascii="Montserrat" w:hAnsi="Montserrat"/>
          <w:sz w:val="24"/>
        </w:rPr>
        <w:t>wo of them from uniting. If they did not, or could not, she would not have the option of rebirth. If she died, it was unlikely her minds would find its way to a body living so far in the past. There was, however, one way ash and ember could be reunited. If ash died, before ember’s seed was quickened, and if ash ember captured his mind and reincarnated it in her own seed, as dusk had originally claimed to have done with ash, that seed could be locked into stasis. Everything ash was right now would be preserv</w:t>
      </w:r>
      <w:r w:rsidRPr="002F2EE7">
        <w:rPr>
          <w:rFonts w:ascii="Montserrat" w:hAnsi="Montserrat"/>
          <w:sz w:val="24"/>
        </w:rPr>
        <w:t xml:space="preserve">ed for ember. If ash ember was right, that in the future she would be dusk, that feigned pregnancy could in fact be used to bear ash, reincarnated from the present past. </w:t>
      </w:r>
    </w:p>
    <w:p w14:paraId="69AB691D" w14:textId="77777777" w:rsidR="00727578" w:rsidRPr="002F2EE7" w:rsidRDefault="002F2EE7">
      <w:pPr>
        <w:pStyle w:val="0DraftNormal"/>
        <w:rPr>
          <w:rFonts w:ascii="Montserrat" w:hAnsi="Montserrat"/>
          <w:strike/>
          <w:sz w:val="24"/>
        </w:rPr>
      </w:pP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p>
    <w:p w14:paraId="6FEC5BCB" w14:textId="77777777" w:rsidR="00727578" w:rsidRPr="002F2EE7" w:rsidRDefault="002F2EE7">
      <w:pPr>
        <w:pStyle w:val="0DraftNormal"/>
        <w:rPr>
          <w:rFonts w:ascii="Montserrat" w:hAnsi="Montserrat"/>
          <w:sz w:val="24"/>
        </w:rPr>
      </w:pPr>
      <w:r w:rsidRPr="002F2EE7">
        <w:rPr>
          <w:rFonts w:ascii="Montserrat" w:hAnsi="Montserrat"/>
          <w:sz w:val="24"/>
        </w:rPr>
        <w:t xml:space="preserve"> </w:t>
      </w:r>
    </w:p>
    <w:p w14:paraId="598A67EA" w14:textId="77777777" w:rsidR="00727578" w:rsidRPr="002F2EE7" w:rsidRDefault="002F2EE7">
      <w:pPr>
        <w:pStyle w:val="0DraftNormal"/>
        <w:rPr>
          <w:rFonts w:ascii="Montserrat" w:hAnsi="Montserrat"/>
          <w:sz w:val="24"/>
        </w:rPr>
      </w:pPr>
      <w:r w:rsidRPr="002F2EE7">
        <w:rPr>
          <w:rFonts w:ascii="Montserrat" w:hAnsi="Montserrat"/>
          <w:sz w:val="24"/>
        </w:rPr>
        <w:t xml:space="preserve">As ember fought to return to the life that paradox disrupted, she was devoured by a dragon. Once again her soul was twinned. As girls, dawn and ember could not trigger the devouring embrace, no matter how intimate they were. Even assuming a male form, as a dragon could, dawn had the gift of the phoenix and was self possessed. Her identity was equal and opposite to ember’s. With the memories they shared, they could at last truly be twins, sisters, lovers, friends, allies. It was the realization of an ideal. </w:t>
      </w:r>
      <w:r w:rsidRPr="002F2EE7">
        <w:rPr>
          <w:rFonts w:ascii="Montserrat" w:hAnsi="Montserrat"/>
          <w:sz w:val="24"/>
        </w:rPr>
        <w:t xml:space="preserve">Of course there was still two lives to reclaim, a place for each of them. Only ash would not return from the wilderness—he survived as a memory from the distant past in dusk. </w:t>
      </w:r>
    </w:p>
    <w:p w14:paraId="2DC16EE0" w14:textId="77777777" w:rsidR="00727578" w:rsidRPr="002F2EE7" w:rsidRDefault="00727578">
      <w:pPr>
        <w:pStyle w:val="0DraftNormal"/>
        <w:rPr>
          <w:rFonts w:ascii="Montserrat" w:hAnsi="Montserrat"/>
          <w:sz w:val="24"/>
        </w:rPr>
      </w:pPr>
    </w:p>
    <w:p w14:paraId="70C74C4E" w14:textId="77777777" w:rsidR="00727578" w:rsidRPr="002F2EE7" w:rsidRDefault="002F2EE7">
      <w:pPr>
        <w:pStyle w:val="0DraftNormal"/>
        <w:rPr>
          <w:rFonts w:ascii="Montserrat" w:hAnsi="Montserrat"/>
          <w:sz w:val="24"/>
        </w:rPr>
      </w:pPr>
      <w:r w:rsidRPr="002F2EE7">
        <w:rPr>
          <w:rFonts w:ascii="Montserrat" w:hAnsi="Montserrat"/>
          <w:sz w:val="24"/>
        </w:rPr>
        <w:t>When phoenix became passion and rage, it was as if her soul has become two souls for phoenix had attained the dragon’s gift in her first encounter with a dragon when she was still unconscious of dreaming the dream. The only thing that could end that dual existence was the devouring embrace. The only thing that was left of phoenix was the seed within passion. Because the laws of paradox regarded passion and rage as two souls, and because the world they existed in was anchored in passion’s mind, they phase sh</w:t>
      </w:r>
      <w:r w:rsidRPr="002F2EE7">
        <w:rPr>
          <w:rFonts w:ascii="Montserrat" w:hAnsi="Montserrat"/>
          <w:sz w:val="24"/>
        </w:rPr>
        <w:t xml:space="preserve">ifted from being rage, a dragon, and passion, a phoenix, to being dusk, a god, and dawn, a goddess—at the same time becoming the archetypes for ash and ember, and the entire avon race. Dusk and dawn exist in a divine state, having become one in soul and mind. However, the seed of the phoenix still existed, and all of the potential of the united dusk and dawn belonged to the unborn child. That child would be a phoenix, and her dragon potential was exceptional. More than sufficient to unconsciously grasp the </w:t>
      </w:r>
      <w:r w:rsidRPr="002F2EE7">
        <w:rPr>
          <w:rFonts w:ascii="Montserrat" w:hAnsi="Montserrat"/>
          <w:sz w:val="24"/>
        </w:rPr>
        <w:t xml:space="preserve">paradox of becoming her own surrogate mother and thus ensuring her own birth. Her potential was so great that she had to embody it, and embody it safely. </w:t>
      </w:r>
    </w:p>
    <w:p w14:paraId="28C750BC" w14:textId="77777777" w:rsidR="00727578" w:rsidRPr="002F2EE7" w:rsidRDefault="00727578">
      <w:pPr>
        <w:pStyle w:val="0DraftNormal"/>
        <w:rPr>
          <w:rFonts w:ascii="Montserrat" w:hAnsi="Montserrat"/>
          <w:sz w:val="24"/>
        </w:rPr>
      </w:pPr>
    </w:p>
    <w:p w14:paraId="017114A4" w14:textId="77777777" w:rsidR="00727578" w:rsidRPr="002F2EE7" w:rsidRDefault="002F2EE7">
      <w:pPr>
        <w:pStyle w:val="0DraftNormal"/>
        <w:rPr>
          <w:rFonts w:ascii="Montserrat" w:hAnsi="Montserrat"/>
          <w:strike/>
          <w:sz w:val="24"/>
        </w:rPr>
      </w:pP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p>
    <w:p w14:paraId="6A3190F9" w14:textId="77777777" w:rsidR="00727578" w:rsidRPr="002F2EE7" w:rsidRDefault="00727578">
      <w:pPr>
        <w:pStyle w:val="0DraftNormal"/>
        <w:rPr>
          <w:rFonts w:ascii="Montserrat" w:hAnsi="Montserrat"/>
          <w:sz w:val="24"/>
        </w:rPr>
      </w:pPr>
    </w:p>
    <w:p w14:paraId="0A937F8C" w14:textId="77777777" w:rsidR="00727578" w:rsidRPr="002F2EE7" w:rsidRDefault="002F2EE7">
      <w:pPr>
        <w:pStyle w:val="0DraftNormal"/>
        <w:rPr>
          <w:rFonts w:ascii="Montserrat" w:hAnsi="Montserrat"/>
          <w:sz w:val="24"/>
        </w:rPr>
      </w:pPr>
      <w:r w:rsidRPr="002F2EE7">
        <w:rPr>
          <w:rFonts w:ascii="Montserrat" w:hAnsi="Montserrat"/>
          <w:sz w:val="24"/>
        </w:rPr>
        <w:t>Episode I: Unmodified</w:t>
      </w:r>
    </w:p>
    <w:p w14:paraId="5790C9B1" w14:textId="77777777" w:rsidR="00727578" w:rsidRPr="002F2EE7" w:rsidRDefault="00727578">
      <w:pPr>
        <w:pStyle w:val="0DraftNormal"/>
        <w:rPr>
          <w:rFonts w:ascii="Montserrat" w:hAnsi="Montserrat"/>
          <w:sz w:val="24"/>
        </w:rPr>
      </w:pPr>
    </w:p>
    <w:p w14:paraId="68966F1A" w14:textId="77777777" w:rsidR="00727578" w:rsidRPr="002F2EE7" w:rsidRDefault="002F2EE7">
      <w:pPr>
        <w:pStyle w:val="0DraftNormal"/>
        <w:rPr>
          <w:rFonts w:ascii="Montserrat" w:hAnsi="Montserrat"/>
          <w:sz w:val="24"/>
        </w:rPr>
      </w:pPr>
      <w:r w:rsidRPr="002F2EE7">
        <w:rPr>
          <w:rFonts w:ascii="Montserrat" w:hAnsi="Montserrat"/>
          <w:sz w:val="24"/>
        </w:rPr>
        <w:t>Premise</w:t>
      </w:r>
    </w:p>
    <w:p w14:paraId="6E31368C" w14:textId="77777777" w:rsidR="00727578" w:rsidRPr="002F2EE7" w:rsidRDefault="00727578">
      <w:pPr>
        <w:pStyle w:val="0DraftNormal"/>
        <w:rPr>
          <w:rFonts w:ascii="Montserrat" w:hAnsi="Montserrat"/>
          <w:sz w:val="24"/>
        </w:rPr>
      </w:pPr>
    </w:p>
    <w:p w14:paraId="71068D98" w14:textId="77777777" w:rsidR="00727578" w:rsidRPr="002F2EE7" w:rsidRDefault="002F2EE7">
      <w:pPr>
        <w:pStyle w:val="0DraftNormal"/>
        <w:rPr>
          <w:rFonts w:ascii="Montserrat" w:hAnsi="Montserrat"/>
          <w:sz w:val="24"/>
        </w:rPr>
      </w:pPr>
      <w:r w:rsidRPr="002F2EE7">
        <w:rPr>
          <w:rFonts w:ascii="Montserrat" w:hAnsi="Montserrat"/>
          <w:sz w:val="24"/>
        </w:rPr>
        <w:t xml:space="preserve">Ember goes through the process of self conception, and the struggle for self possession. Ember begins her long journey caught between two worlds. Her story begins at the end of her childhood, and focuses on a series of events that force her to confront herself. </w:t>
      </w:r>
    </w:p>
    <w:p w14:paraId="2373006C" w14:textId="77777777" w:rsidR="00727578" w:rsidRPr="002F2EE7" w:rsidRDefault="00727578">
      <w:pPr>
        <w:pStyle w:val="0DraftNormal"/>
        <w:rPr>
          <w:rFonts w:ascii="Montserrat" w:hAnsi="Montserrat"/>
          <w:sz w:val="24"/>
        </w:rPr>
      </w:pPr>
    </w:p>
    <w:p w14:paraId="0DE400FC" w14:textId="77777777" w:rsidR="00727578" w:rsidRPr="002F2EE7" w:rsidRDefault="002F2EE7">
      <w:pPr>
        <w:pStyle w:val="0DraftNormal"/>
        <w:rPr>
          <w:rFonts w:ascii="Montserrat" w:hAnsi="Montserrat"/>
          <w:sz w:val="24"/>
        </w:rPr>
      </w:pPr>
      <w:r w:rsidRPr="002F2EE7">
        <w:rPr>
          <w:rFonts w:ascii="Montserrat" w:hAnsi="Montserrat"/>
          <w:sz w:val="24"/>
        </w:rPr>
        <w:t>Temptation whispers of things undreamed. In the mind, obscure in its labyrinthine folds, lurk untold mysteries and secrets. Or answers. Are there really dragons? Are there really gods? What do you do when you subconsciously have the power to make either real? When the subconscious mind merges with the conscious, a whole life—a whole world, can be created in an instant; so how can you find out what was real? Will you ever know who you really were? Only when the literal and metaphorical become entwined can dr</w:t>
      </w:r>
      <w:r w:rsidRPr="002F2EE7">
        <w:rPr>
          <w:rFonts w:ascii="Montserrat" w:hAnsi="Montserrat"/>
          <w:sz w:val="24"/>
        </w:rPr>
        <w:t xml:space="preserve">eams chance to become real. For two, to whom life has become almost a dream, an impossible opportunity has opened up the abyss of the unknowable mind. Appetite—desire, lures them in. </w:t>
      </w:r>
    </w:p>
    <w:p w14:paraId="7F067D8A" w14:textId="77777777" w:rsidR="00727578" w:rsidRPr="002F2EE7" w:rsidRDefault="00727578">
      <w:pPr>
        <w:pStyle w:val="0DraftNormal"/>
        <w:rPr>
          <w:rFonts w:ascii="Montserrat" w:hAnsi="Montserrat"/>
          <w:sz w:val="24"/>
        </w:rPr>
      </w:pPr>
    </w:p>
    <w:p w14:paraId="370B079A" w14:textId="77777777" w:rsidR="00727578" w:rsidRPr="002F2EE7" w:rsidRDefault="002F2EE7">
      <w:pPr>
        <w:pStyle w:val="0DraftNormal"/>
        <w:rPr>
          <w:rFonts w:ascii="Montserrat" w:hAnsi="Montserrat"/>
          <w:sz w:val="24"/>
        </w:rPr>
      </w:pPr>
      <w:r w:rsidRPr="002F2EE7">
        <w:rPr>
          <w:rFonts w:ascii="Montserrat" w:hAnsi="Montserrat"/>
          <w:sz w:val="24"/>
        </w:rPr>
        <w:t xml:space="preserve">One wonders what lurks beneath a human face. She, a vibrant child of intuition. He, a timeless apparition of doubt. Once behind each others masks, they will know. The devourer and the amaranth. A dragon and a phoenix. </w:t>
      </w:r>
    </w:p>
    <w:p w14:paraId="3D2F6B26" w14:textId="77777777" w:rsidR="00727578" w:rsidRPr="002F2EE7" w:rsidRDefault="00727578">
      <w:pPr>
        <w:pStyle w:val="0DraftNormal"/>
        <w:rPr>
          <w:rFonts w:ascii="Montserrat" w:hAnsi="Montserrat"/>
          <w:sz w:val="24"/>
        </w:rPr>
      </w:pPr>
    </w:p>
    <w:p w14:paraId="5F2E603A" w14:textId="77777777" w:rsidR="00727578" w:rsidRPr="002F2EE7" w:rsidRDefault="002F2EE7">
      <w:pPr>
        <w:pStyle w:val="0DraftNormal"/>
        <w:rPr>
          <w:rFonts w:ascii="Montserrat" w:hAnsi="Montserrat"/>
          <w:sz w:val="24"/>
        </w:rPr>
      </w:pPr>
      <w:r w:rsidRPr="002F2EE7">
        <w:rPr>
          <w:rFonts w:ascii="Montserrat" w:hAnsi="Montserrat"/>
          <w:sz w:val="24"/>
        </w:rPr>
        <w:t>And she wonders about what is to come of what lies between her and the ancient dragon. Deeply buried seeds of doubt begin to unfold. Her inner turmoil fuels her drive to master what she is learning from her unusual mentors, who push always harder to see how far she’ll go.</w:t>
      </w:r>
    </w:p>
    <w:p w14:paraId="112E7F98" w14:textId="77777777" w:rsidR="00727578" w:rsidRPr="002F2EE7" w:rsidRDefault="00727578">
      <w:pPr>
        <w:pStyle w:val="0DraftNormal"/>
        <w:rPr>
          <w:rFonts w:ascii="Montserrat" w:hAnsi="Montserrat"/>
          <w:sz w:val="24"/>
        </w:rPr>
      </w:pPr>
    </w:p>
    <w:p w14:paraId="3FE19A9F" w14:textId="77777777" w:rsidR="00727578" w:rsidRPr="002F2EE7" w:rsidRDefault="002F2EE7">
      <w:pPr>
        <w:pStyle w:val="0DraftNormal"/>
        <w:rPr>
          <w:rFonts w:ascii="Montserrat" w:hAnsi="Montserrat"/>
          <w:sz w:val="24"/>
        </w:rPr>
      </w:pPr>
      <w:r w:rsidRPr="002F2EE7">
        <w:rPr>
          <w:rFonts w:ascii="Montserrat" w:hAnsi="Montserrat"/>
          <w:sz w:val="24"/>
        </w:rPr>
        <w:t xml:space="preserve">Or that which she has experienced there. Warily, they take her back to their city, as they call it. She is taken to see a man of some repute who listens to her stories and her offer. More or less convinced by her sincerity and her demonstrations of technology, he explains the situation she faces here to her. </w:t>
      </w:r>
    </w:p>
    <w:p w14:paraId="4CF5ACA3" w14:textId="77777777" w:rsidR="00727578" w:rsidRPr="002F2EE7" w:rsidRDefault="00727578">
      <w:pPr>
        <w:pStyle w:val="0DraftNormal"/>
        <w:rPr>
          <w:rFonts w:ascii="Montserrat" w:hAnsi="Montserrat"/>
          <w:sz w:val="24"/>
        </w:rPr>
      </w:pPr>
    </w:p>
    <w:p w14:paraId="07ECD21E" w14:textId="77777777" w:rsidR="00727578" w:rsidRPr="002F2EE7" w:rsidRDefault="002F2EE7">
      <w:pPr>
        <w:pStyle w:val="0DraftNormal"/>
        <w:rPr>
          <w:rFonts w:ascii="Montserrat" w:hAnsi="Montserrat"/>
          <w:sz w:val="24"/>
        </w:rPr>
      </w:pPr>
      <w:r w:rsidRPr="002F2EE7">
        <w:rPr>
          <w:rFonts w:ascii="Montserrat" w:hAnsi="Montserrat"/>
          <w:sz w:val="24"/>
        </w:rPr>
        <w:t>In the ongoing inter cultural exposure which is going on, the exchange of some necromantic lore provides a glance at the power of the object which serves dawn. Ember, witnessing this again, but for the first time as we can recall, asks about it. Thus is the nature of the book of will be revealed to her, and us.</w:t>
      </w:r>
    </w:p>
    <w:p w14:paraId="234587C4" w14:textId="77777777" w:rsidR="00727578" w:rsidRPr="002F2EE7" w:rsidRDefault="00727578">
      <w:pPr>
        <w:pStyle w:val="0DraftNormal"/>
        <w:rPr>
          <w:rFonts w:ascii="Montserrat" w:hAnsi="Montserrat"/>
          <w:sz w:val="24"/>
        </w:rPr>
      </w:pPr>
    </w:p>
    <w:p w14:paraId="3D762CE4" w14:textId="77777777" w:rsidR="00727578" w:rsidRPr="002F2EE7" w:rsidRDefault="002F2EE7">
      <w:pPr>
        <w:pStyle w:val="0DraftNormal"/>
        <w:rPr>
          <w:rFonts w:ascii="Montserrat" w:hAnsi="Montserrat"/>
          <w:sz w:val="24"/>
        </w:rPr>
      </w:pPr>
      <w:r w:rsidRPr="002F2EE7">
        <w:rPr>
          <w:rFonts w:ascii="Montserrat" w:hAnsi="Montserrat"/>
          <w:sz w:val="24"/>
        </w:rPr>
        <w:t>Primal Inspiration</w:t>
      </w:r>
    </w:p>
    <w:p w14:paraId="79A4F3A0" w14:textId="77777777" w:rsidR="00727578" w:rsidRPr="002F2EE7" w:rsidRDefault="00727578">
      <w:pPr>
        <w:pStyle w:val="0DraftNormal"/>
        <w:rPr>
          <w:rFonts w:ascii="Montserrat" w:hAnsi="Montserrat"/>
          <w:sz w:val="24"/>
        </w:rPr>
      </w:pPr>
    </w:p>
    <w:p w14:paraId="4823484C" w14:textId="77777777" w:rsidR="00727578" w:rsidRPr="002F2EE7" w:rsidRDefault="002F2EE7">
      <w:pPr>
        <w:pStyle w:val="0DraftNormal"/>
        <w:rPr>
          <w:rFonts w:ascii="Montserrat" w:hAnsi="Montserrat"/>
          <w:sz w:val="24"/>
        </w:rPr>
      </w:pPr>
      <w:r w:rsidRPr="002F2EE7">
        <w:rPr>
          <w:rFonts w:ascii="Montserrat" w:hAnsi="Montserrat"/>
          <w:sz w:val="24"/>
        </w:rPr>
        <w:t>A child is brought before nineveh, the young avatar and spiritual leader of the jien, as evidence of a breach of the peace between aena and aeva. A child who proves to be the daughter of no jien. (mystery)’s embrace becomes a possession beyond her endurance under the pressures of this challenge to the jien. Focus is on (mystery). She is our introduction to the jien as the one jien at that time with an unlimited perspective of her race. Alyn, the red maned child, is her personal responsibility, a question sh</w:t>
      </w:r>
      <w:r w:rsidRPr="002F2EE7">
        <w:rPr>
          <w:rFonts w:ascii="Montserrat" w:hAnsi="Montserrat"/>
          <w:sz w:val="24"/>
        </w:rPr>
        <w:t xml:space="preserve">e must find an answer to under the wing of (ember). Knowing no other way, alyn is raised as jien. As a jien, there is a test—of blooding and the calling—from which this alyn child rises as (ember)jien and ninevehn. Like (mystery), she is embraced by (ember), and like (mystery), her spirit and mind are fused inseparably with that divine state of awareness. </w:t>
      </w:r>
    </w:p>
    <w:p w14:paraId="0C99592A" w14:textId="77777777" w:rsidR="00727578" w:rsidRPr="002F2EE7" w:rsidRDefault="00727578">
      <w:pPr>
        <w:pStyle w:val="0DraftNormal"/>
        <w:rPr>
          <w:rFonts w:ascii="Montserrat" w:hAnsi="Montserrat"/>
          <w:sz w:val="24"/>
        </w:rPr>
      </w:pPr>
    </w:p>
    <w:p w14:paraId="71FE53A8" w14:textId="77777777" w:rsidR="00727578" w:rsidRPr="002F2EE7" w:rsidRDefault="002F2EE7">
      <w:pPr>
        <w:pStyle w:val="0DraftNormal"/>
        <w:rPr>
          <w:rFonts w:ascii="Montserrat" w:hAnsi="Montserrat"/>
          <w:sz w:val="24"/>
        </w:rPr>
      </w:pPr>
      <w:r w:rsidRPr="002F2EE7">
        <w:rPr>
          <w:rFonts w:ascii="Montserrat" w:hAnsi="Montserrat"/>
          <w:sz w:val="24"/>
        </w:rPr>
        <w:t>The first period is focused on issues of social dynamics, position, favor, responsibility and authority and a situation of access to absolute power. The struggle for the heroine [as it were] is her determination to deal with being saddled with this absolute authority and responsibility. She tries to discharge the obligation of the power and hopefully retire back to a scale she can deal with. The realization that the power cannot be discharged, and subtle influences distracting her with seductive and sensual</w:t>
      </w:r>
      <w:r w:rsidRPr="002F2EE7">
        <w:rPr>
          <w:rFonts w:ascii="Montserrat" w:hAnsi="Montserrat"/>
          <w:sz w:val="24"/>
        </w:rPr>
        <w:t xml:space="preserve"> submissions to the delights inherent in that power combine in a way that lead her into darkness, death and destruction. The conflict within her reaches its crisis when she finally forces herself to realize that she cannot discharge or deal with the power. She must go where none can follow, and too, she must take with her those she has influenced and those who are strong enough to keep her in check [demons and angels and no few nys]. She has to resist the temptations for destruction and carry herself away t</w:t>
      </w:r>
      <w:r w:rsidRPr="002F2EE7">
        <w:rPr>
          <w:rFonts w:ascii="Montserrat" w:hAnsi="Montserrat"/>
          <w:sz w:val="24"/>
        </w:rPr>
        <w:t>o exile in the great abyss. Jien avatars are normally rare, being individuals with such vast psionic potential that they can extrapolate from a god’s eye view. Typically an individual can only maintain the necessary psychological equilibrium of this state only for a while, but in the cases of (mystery) and alyn, or as some call her, ember, this proves not to be the case. The power at (mystery)’s disposal, for the fourteen years in which alyn is her personal charge, proves subtly seductive and arguably warps</w:t>
      </w:r>
      <w:r w:rsidRPr="002F2EE7">
        <w:rPr>
          <w:rFonts w:ascii="Montserrat" w:hAnsi="Montserrat"/>
          <w:sz w:val="24"/>
        </w:rPr>
        <w:t xml:space="preserve"> her. </w:t>
      </w:r>
    </w:p>
    <w:p w14:paraId="44DC4519" w14:textId="77777777" w:rsidR="00727578" w:rsidRPr="002F2EE7" w:rsidRDefault="00727578">
      <w:pPr>
        <w:pStyle w:val="0DraftNormal"/>
        <w:rPr>
          <w:rFonts w:ascii="Montserrat" w:hAnsi="Montserrat"/>
          <w:sz w:val="24"/>
        </w:rPr>
      </w:pPr>
    </w:p>
    <w:p w14:paraId="5153ADAB" w14:textId="77777777" w:rsidR="00727578" w:rsidRPr="002F2EE7" w:rsidRDefault="002F2EE7">
      <w:pPr>
        <w:pStyle w:val="0DraftNormal"/>
        <w:rPr>
          <w:rFonts w:ascii="Montserrat" w:hAnsi="Montserrat"/>
          <w:sz w:val="24"/>
        </w:rPr>
      </w:pPr>
      <w:r w:rsidRPr="002F2EE7">
        <w:rPr>
          <w:rFonts w:ascii="Montserrat" w:hAnsi="Montserrat"/>
          <w:sz w:val="24"/>
        </w:rPr>
        <w:t>(mystery)’s story begins with her calling and memories of her blooding. She arises from the water haunted by something more than what she brought with her. The precedent of the guide, nineveh, has long been known, a message passed in the dark embrace to lead the jien of (ember) toward some new development. With this message, there is always a magnification of the scope of the ninevehn’s power. She will be placed at the head of her race utterly unprepared for her calling’s demands, and she will be the one to</w:t>
      </w:r>
      <w:r w:rsidRPr="002F2EE7">
        <w:rPr>
          <w:rFonts w:ascii="Montserrat" w:hAnsi="Montserrat"/>
          <w:sz w:val="24"/>
        </w:rPr>
        <w:t xml:space="preserve"> receive the sending of the nys. The alyn child is blooded; jien and nys wait to see if the source will judge this creature to be more than animal. (mystery) tries all she can in the interim to discharge her service to the will of nineveh. She sees the discovery of this new race as the cause, and directs the jien to take alyn into its fold and spread its seed through out creation so that it might thrive. And slowly, the scope of the power begins to drive her mad. She is swallowed by the sensual and destruct</w:t>
      </w:r>
      <w:r w:rsidRPr="002F2EE7">
        <w:rPr>
          <w:rFonts w:ascii="Montserrat" w:hAnsi="Montserrat"/>
          <w:sz w:val="24"/>
        </w:rPr>
        <w:t xml:space="preserve">ive potential as her perspective is overwhelmed. When the time for the red maned alyn to be queried, and she in turn is called to serve as ninevehn, (mystery) discovers that the will of nineveh remains with her. The nys see; they watch and wait. In time, in self exile, she comes to realize that she is different than other ninevehn. She is possessed by a consciousness as powerful as creation itself using her, assuming her life, assuming her. For some reason creation itself has become fixated on her. Unsure, </w:t>
      </w:r>
      <w:r w:rsidRPr="002F2EE7">
        <w:rPr>
          <w:rFonts w:ascii="Montserrat" w:hAnsi="Montserrat"/>
          <w:sz w:val="24"/>
        </w:rPr>
        <w:t>however, if it desires to love her as an other, or to be her and so know itself, defined and expressed. Much of her understanding of these things comes during her exile, but to act on them she must leave exile and return to the veil to see if the possessive will of nineveh can be lured to express itself, to face itself in another, ember, and bear the responsibility of its own authority. This will come about in the tale of (ember)jien :</w:t>
      </w:r>
    </w:p>
    <w:p w14:paraId="123A4DF1" w14:textId="77777777" w:rsidR="00727578" w:rsidRPr="002F2EE7" w:rsidRDefault="00727578">
      <w:pPr>
        <w:pStyle w:val="0DraftNormal"/>
        <w:rPr>
          <w:rFonts w:ascii="Montserrat" w:hAnsi="Montserrat"/>
          <w:sz w:val="24"/>
        </w:rPr>
      </w:pPr>
    </w:p>
    <w:p w14:paraId="61CCE1B4" w14:textId="77777777" w:rsidR="00727578" w:rsidRPr="002F2EE7" w:rsidRDefault="002F2EE7">
      <w:pPr>
        <w:pStyle w:val="0DraftNormal"/>
        <w:rPr>
          <w:rFonts w:ascii="Montserrat" w:hAnsi="Montserrat"/>
          <w:sz w:val="24"/>
        </w:rPr>
      </w:pPr>
      <w:r w:rsidRPr="002F2EE7">
        <w:rPr>
          <w:rFonts w:ascii="Montserrat" w:hAnsi="Montserrat"/>
          <w:sz w:val="24"/>
        </w:rPr>
        <w:t>A lonely soul no longer jien, alyn, or truly even female, ember lives under the judgment of every sentient in the (ember). Her personal power is without rival save one, her mentor and perhaps even her lover (mystery), but she is no longer the (ember)jien she once was. She is aware that she is the only representative of the native interests of the alyn, but that in itself is a threat for her former people. Because of her transformation, alyn are slowly becoming seen as a dangerous element in the heavenly bal</w:t>
      </w:r>
      <w:r w:rsidRPr="002F2EE7">
        <w:rPr>
          <w:rFonts w:ascii="Montserrat" w:hAnsi="Montserrat"/>
          <w:sz w:val="24"/>
        </w:rPr>
        <w:t>ance. It takes a few generations for sides to polarize, but inevitably the wedge is driven. The hunters are loosed to sever the bonds formed between jien and alyn and she is their ultimate target. The awesome defense of herself shames her and forces her mentor to full fill a pact against her in the event that she “abused” her power so. (mystery) finds her and even as she strives to fulfill her obligation to destroy her they consummate their love. The conception and birth of a child is obscured by the destru</w:t>
      </w:r>
      <w:r w:rsidRPr="002F2EE7">
        <w:rPr>
          <w:rFonts w:ascii="Montserrat" w:hAnsi="Montserrat"/>
          <w:sz w:val="24"/>
        </w:rPr>
        <w:t xml:space="preserve">ction of a world. The child is the key to a gateway. The casualties of this opening battle in an endless war are shifted to a remote corner of creation. Among them is hidden an (ember)jien born, and two (ember)jien weary unto death from battling each other. However, each has come to terms with their place in the (ember). These two worlds upon which so many jien, alyn and even nys have been stranded also hide a soul born in </w:t>
      </w:r>
    </w:p>
    <w:p w14:paraId="0BFB975A" w14:textId="77777777" w:rsidR="00727578" w:rsidRPr="002F2EE7" w:rsidRDefault="00727578">
      <w:pPr>
        <w:pStyle w:val="0DraftNormal"/>
        <w:rPr>
          <w:rFonts w:ascii="Montserrat" w:hAnsi="Montserrat"/>
          <w:sz w:val="24"/>
        </w:rPr>
      </w:pPr>
    </w:p>
    <w:p w14:paraId="4DEA0CD2" w14:textId="77777777" w:rsidR="00727578" w:rsidRPr="002F2EE7" w:rsidRDefault="002F2EE7">
      <w:pPr>
        <w:pStyle w:val="0DraftNormal"/>
        <w:rPr>
          <w:rFonts w:ascii="Montserrat" w:hAnsi="Montserrat"/>
          <w:sz w:val="24"/>
        </w:rPr>
      </w:pPr>
      <w:r w:rsidRPr="002F2EE7">
        <w:rPr>
          <w:rFonts w:ascii="Montserrat" w:hAnsi="Montserrat"/>
          <w:sz w:val="24"/>
        </w:rPr>
        <w:t>Ember, the child of the avatars, is slain upon reaching anthnev to close the portal. The child is born with the godlike awareness of a nineveh avatar, and herself argues the necessity. However, being born (ember)jien, a seed of rebirth lies within the wreckage of her newborn flesh. It is this seed that is planted a thousand generations later in the body of an athlyn descendant of the fused races of anthnev to bring her back to a universe where alyn on scattered planets have raised themselves to the stars to</w:t>
      </w:r>
      <w:r w:rsidRPr="002F2EE7">
        <w:rPr>
          <w:rFonts w:ascii="Montserrat" w:hAnsi="Montserrat"/>
          <w:sz w:val="24"/>
        </w:rPr>
        <w:t xml:space="preserve"> face the continuing rapports of the war of the veil. The ember of anthnev is founded by the blood of her first body sacrificed for the good of the worlds of anthnev and aeirn. It will be her calling to reunite these two worlds with the universe, to make known that what the endless war had sought to prevent had long been accomplished here.</w:t>
      </w:r>
    </w:p>
    <w:p w14:paraId="26FAA5D0" w14:textId="77777777" w:rsidR="00727578" w:rsidRPr="002F2EE7" w:rsidRDefault="00727578">
      <w:pPr>
        <w:pStyle w:val="0DraftNormal"/>
        <w:rPr>
          <w:rFonts w:ascii="Montserrat" w:hAnsi="Montserrat"/>
          <w:sz w:val="24"/>
        </w:rPr>
      </w:pPr>
    </w:p>
    <w:p w14:paraId="78B7E803" w14:textId="77777777" w:rsidR="00727578" w:rsidRPr="002F2EE7" w:rsidRDefault="002F2EE7">
      <w:pPr>
        <w:pStyle w:val="0DraftNormal"/>
        <w:rPr>
          <w:rFonts w:ascii="Montserrat" w:hAnsi="Montserrat"/>
          <w:sz w:val="24"/>
        </w:rPr>
      </w:pPr>
      <w:r w:rsidRPr="002F2EE7">
        <w:rPr>
          <w:rFonts w:ascii="Montserrat" w:hAnsi="Montserrat"/>
          <w:sz w:val="24"/>
        </w:rPr>
        <w:t>Arden eve sinclair was one of a group of three class iii psionics each explorer was assigned. Arden’s ship happened to be one of the twenty lost in translation due to a fatal data corruption. Seventeen of the lost explorers, through the heroic effort of arden and the other psi actives, manage to recover normal space far across the galactic disk. The damage sustained by the ships’ drives forced the explorers to seek a viable world to retreat to before their damaged ships failed. Arduous effort brings them wi</w:t>
      </w:r>
      <w:r w:rsidRPr="002F2EE7">
        <w:rPr>
          <w:rFonts w:ascii="Montserrat" w:hAnsi="Montserrat"/>
          <w:sz w:val="24"/>
        </w:rPr>
        <w:t>thin reach of a promising candidate which proves to be too promising. Arden, stumbling into first contact, confronts an alien too disturbingly human. Or worse, a human too disturbingly alien. They are invited to settle the achingly beautiful world in a carefully arranged isolation from the native establishments. An odd number of years of strictly limited contact between the two cultures itself takes a disturbing, perhaps threatening pattern in the eyes of the majority of the colonists. Fifty-one natives att</w:t>
      </w:r>
      <w:r w:rsidRPr="002F2EE7">
        <w:rPr>
          <w:rFonts w:ascii="Montserrat" w:hAnsi="Montserrat"/>
          <w:sz w:val="24"/>
        </w:rPr>
        <w:t>end to the colony; a number significantly equal to that of class iii psionics among the colonials and in whom their native guides invest the greatest part of their attention. Arden, as one of the fifty-one is caught between her personal and practical curiosity regarding their new home and its indigenous people, and her awareness of very dangerous unease among the psi blind colonists that daily threatens erupt into something darker and more primal. Arden finds herself poised on a very thin and deadly line be</w:t>
      </w:r>
      <w:r w:rsidRPr="002F2EE7">
        <w:rPr>
          <w:rFonts w:ascii="Montserrat" w:hAnsi="Montserrat"/>
          <w:sz w:val="24"/>
        </w:rPr>
        <w:t>tween the known and the unknown, unable to resist probing the paradox of these exotically human aliens.</w:t>
      </w:r>
    </w:p>
    <w:p w14:paraId="424CB7EC" w14:textId="77777777" w:rsidR="00727578" w:rsidRPr="002F2EE7" w:rsidRDefault="00727578">
      <w:pPr>
        <w:pStyle w:val="0DraftNormal"/>
        <w:rPr>
          <w:rFonts w:ascii="Montserrat" w:hAnsi="Montserrat"/>
          <w:sz w:val="24"/>
        </w:rPr>
      </w:pPr>
    </w:p>
    <w:p w14:paraId="1438A3E4" w14:textId="77777777" w:rsidR="00727578" w:rsidRPr="002F2EE7" w:rsidRDefault="002F2EE7">
      <w:pPr>
        <w:pStyle w:val="0DraftNormal"/>
        <w:rPr>
          <w:rFonts w:ascii="Montserrat" w:hAnsi="Montserrat"/>
          <w:sz w:val="24"/>
        </w:rPr>
      </w:pPr>
      <w:r w:rsidRPr="002F2EE7">
        <w:rPr>
          <w:rFonts w:ascii="Montserrat" w:hAnsi="Montserrat"/>
          <w:sz w:val="24"/>
        </w:rPr>
        <w:t>Angel morgan sinclair, daughter of arden eve sinclair, and the youngest of thirteen half exotic children has a brilliant, intuitive mind. Angel also has a sensual, seductive nature. These two qualities draw the attention of a powerful and enigmatic exotic. From friendly acquaintances they grow to become lovers, until the night he awakens in her a power such as she could only imagine before. A sudden adversary, he pushes her to the edge of her sanity and beyond, and angel becomes ara dusk. Ara dusk wanders t</w:t>
      </w:r>
      <w:r w:rsidRPr="002F2EE7">
        <w:rPr>
          <w:rFonts w:ascii="Montserrat" w:hAnsi="Montserrat"/>
          <w:sz w:val="24"/>
        </w:rPr>
        <w:t>hrough the next eight decades struggling to learn what she has become, until the moment of crisis as her transformation comes to a climax. This bloody transformation exacts too terrible a price for her to bear. Ara dusk endures the agony and ecstasy of her transformation, resisting the devouring hunger that drives it, burning from within. Her power continues to grow, feeding on her body and soul, until she cannot contain it any more and ignites. A phoenix is born.</w:t>
      </w:r>
    </w:p>
    <w:p w14:paraId="5BF41C6C" w14:textId="77777777" w:rsidR="00727578" w:rsidRPr="002F2EE7" w:rsidRDefault="00727578">
      <w:pPr>
        <w:pStyle w:val="0DraftNormal"/>
        <w:rPr>
          <w:rFonts w:ascii="Montserrat" w:hAnsi="Montserrat"/>
          <w:sz w:val="24"/>
        </w:rPr>
      </w:pPr>
    </w:p>
    <w:p w14:paraId="3EF336B9" w14:textId="77777777" w:rsidR="00727578" w:rsidRPr="002F2EE7" w:rsidRDefault="002F2EE7">
      <w:pPr>
        <w:pStyle w:val="0DraftNormal"/>
        <w:rPr>
          <w:rFonts w:ascii="Montserrat" w:hAnsi="Montserrat"/>
          <w:strike/>
          <w:sz w:val="24"/>
        </w:rPr>
      </w:pP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p>
    <w:p w14:paraId="138728BB" w14:textId="77777777" w:rsidR="00727578" w:rsidRPr="002F2EE7" w:rsidRDefault="002F2EE7">
      <w:pPr>
        <w:pStyle w:val="0DraftNormal"/>
        <w:rPr>
          <w:rFonts w:ascii="Montserrat" w:hAnsi="Montserrat"/>
          <w:sz w:val="24"/>
        </w:rPr>
      </w:pPr>
      <w:r w:rsidRPr="002F2EE7">
        <w:rPr>
          <w:rFonts w:ascii="Montserrat" w:hAnsi="Montserrat"/>
          <w:sz w:val="24"/>
        </w:rPr>
        <w:t>The first book will begin with ember’s birth, building on a dynamic that itself will not be fully explained save for the long difficult unraveling pursued in the first three books. A ruined exotic daughter, annjea became pregnant with kev, kim and kevin within her first period after menarche. In her and the l’voni twins the curse was intolerable strong; the curse of attraction—sexual potency. The scandal of this conception threatened to ruin a noble exotic house. For this the three “parents” were disowned a</w:t>
      </w:r>
      <w:r w:rsidRPr="002F2EE7">
        <w:rPr>
          <w:rFonts w:ascii="Montserrat" w:hAnsi="Montserrat"/>
          <w:sz w:val="24"/>
        </w:rPr>
        <w:t>nd ran away. They were taken in by a circus troop (with reservations only barely assuaged by the silent influence of mor’ene’s grandfather—another exotic exile) where the children were born and pressed into service at once. One of the crushing pressures weighed on the exotics is the secret of their race. Long before the exotics were forced to obscure their nature in the face of a genocidal war against them. Their recognition as exotics displaces their reality of being metamorphs. Because of what they are, t</w:t>
      </w:r>
      <w:r w:rsidRPr="002F2EE7">
        <w:rPr>
          <w:rFonts w:ascii="Montserrat" w:hAnsi="Montserrat"/>
          <w:sz w:val="24"/>
        </w:rPr>
        <w:t>hey are strange in manner and disposition compared to humans, though they cannot be discerned from humans save by the best of adepts (of which there are so few left). However, to be accepted by the troop, this secret is compromised to prove their value as assets to the circus (tigers being such a rarity to get a hold of). Much intrigue and many mysteries revolve around this disjointed beginning, and ember barely even picks up a hint that there is more to her and her family than meets the eye. Shrouded in th</w:t>
      </w:r>
      <w:r w:rsidRPr="002F2EE7">
        <w:rPr>
          <w:rFonts w:ascii="Montserrat" w:hAnsi="Montserrat"/>
          <w:sz w:val="24"/>
        </w:rPr>
        <w:t xml:space="preserve">is scandalous origin, the initial focus on kev will go through the effect on his life of realizing himself even as avonlea is being conceived. When she is born, the first issue will be the family conflict of this tiger troop. </w:t>
      </w:r>
    </w:p>
    <w:p w14:paraId="43325963" w14:textId="77777777" w:rsidR="00727578" w:rsidRPr="002F2EE7" w:rsidRDefault="00727578">
      <w:pPr>
        <w:pStyle w:val="0DraftNormal"/>
        <w:rPr>
          <w:rFonts w:ascii="Montserrat" w:hAnsi="Montserrat"/>
          <w:sz w:val="24"/>
        </w:rPr>
      </w:pPr>
    </w:p>
    <w:p w14:paraId="7D9C016E" w14:textId="77777777" w:rsidR="00727578" w:rsidRPr="002F2EE7" w:rsidRDefault="002F2EE7">
      <w:pPr>
        <w:pStyle w:val="0DraftNormal"/>
        <w:rPr>
          <w:rFonts w:ascii="Montserrat" w:hAnsi="Montserrat"/>
          <w:sz w:val="24"/>
        </w:rPr>
      </w:pPr>
      <w:r w:rsidRPr="002F2EE7">
        <w:rPr>
          <w:rFonts w:ascii="Montserrat" w:hAnsi="Montserrat"/>
          <w:sz w:val="24"/>
        </w:rPr>
        <w:t>The children’s names are originally derisive of the parent’s, though the forms that the children interpret generally alter the sound and spelling. Since annjea altered her face name in her dishonored exile, the children adopted the ‘lay’ form instead of the ‘jay-ah’ form that is her acknowledged heritage. Von and byr were forced to drop the claim to the l’von heritage, though von would not change his face name. Byr’s children adopted the ‘bur’ form over the ‘bir’ form. Annjea was mad at her lovers for their</w:t>
      </w:r>
      <w:r w:rsidRPr="002F2EE7">
        <w:rPr>
          <w:rFonts w:ascii="Montserrat" w:hAnsi="Montserrat"/>
          <w:sz w:val="24"/>
        </w:rPr>
        <w:t xml:space="preserve"> fighting over her and would not tell them who actually fathered the second set of twins annshin and annshen. Hence their names reflect only her name (deriving from her father’s facename at that). Ene eventually threw in his weight and called in the favor of saving the trio (at his grandfather’s prodding) and forced annjea to submit to him exclusively. Ironically, his children grew up hating him with a passion (and males in general, much to niah’s general confusion). Niah’s emasculation (at the age of seven</w:t>
      </w:r>
      <w:r w:rsidRPr="002F2EE7">
        <w:rPr>
          <w:rFonts w:ascii="Montserrat" w:hAnsi="Montserrat"/>
          <w:sz w:val="24"/>
        </w:rPr>
        <w:t xml:space="preserve">) is the final blow against ene; and a knife in annjea’s heart. The deed was done with a stolen holy relic and cannot be undone, they learn. When the sacrents of the order to whom the knife belonged discover the sacrilege, they attempt to burn niah alive for defiling the relic. This only adds to the troubles the exotics created for the circus. </w:t>
      </w:r>
    </w:p>
    <w:p w14:paraId="64EFCA53" w14:textId="77777777" w:rsidR="00727578" w:rsidRPr="002F2EE7" w:rsidRDefault="00727578">
      <w:pPr>
        <w:pStyle w:val="0DraftNormal"/>
        <w:rPr>
          <w:rFonts w:ascii="Montserrat" w:hAnsi="Montserrat"/>
          <w:sz w:val="24"/>
        </w:rPr>
      </w:pPr>
    </w:p>
    <w:p w14:paraId="5E31CB9C" w14:textId="77777777" w:rsidR="00727578" w:rsidRPr="002F2EE7" w:rsidRDefault="002F2EE7">
      <w:pPr>
        <w:pStyle w:val="0DraftNormal"/>
        <w:rPr>
          <w:rFonts w:ascii="Montserrat" w:hAnsi="Montserrat"/>
          <w:sz w:val="24"/>
        </w:rPr>
      </w:pPr>
      <w:r w:rsidRPr="002F2EE7">
        <w:rPr>
          <w:rFonts w:ascii="Montserrat" w:hAnsi="Montserrat"/>
          <w:sz w:val="24"/>
        </w:rPr>
        <w:t>Then as avonlea comes of age to perform, the focus expands to include tribulations of the circus. Among them, the exotics ordeals of learning to use the shift. There are many steps to the detailing of the exotic gift of immortality (in regard to the disruption of the anchor pattern) among which is a practice accident where ember suffers a mortal fall and lies broken and dying without the resolution to shift. It is clear that her kind can die, unless they use their gift. The offhand way she uses it in her fu</w:t>
      </w:r>
      <w:r w:rsidRPr="002F2EE7">
        <w:rPr>
          <w:rFonts w:ascii="Montserrat" w:hAnsi="Montserrat"/>
          <w:sz w:val="24"/>
        </w:rPr>
        <w:t xml:space="preserve">ture is based more on her divine evolution than the tendency of the gift itself. It requires an act of will, and this moment is one of those in which the will is nearly shattered. It is a tense moment as her friends and family rally to get through to her dying will in the hope of getting her to save herself. Until this moment this concept is not even brought up, and ember is still a very young child. </w:t>
      </w:r>
    </w:p>
    <w:p w14:paraId="375D0A5F" w14:textId="77777777" w:rsidR="00727578" w:rsidRPr="002F2EE7" w:rsidRDefault="00727578">
      <w:pPr>
        <w:pStyle w:val="0DraftNormal"/>
        <w:rPr>
          <w:rFonts w:ascii="Montserrat" w:hAnsi="Montserrat"/>
          <w:sz w:val="24"/>
        </w:rPr>
      </w:pPr>
    </w:p>
    <w:p w14:paraId="0763AB2B" w14:textId="77777777" w:rsidR="00727578" w:rsidRPr="002F2EE7" w:rsidRDefault="002F2EE7">
      <w:pPr>
        <w:pStyle w:val="0DraftNormal"/>
        <w:rPr>
          <w:rFonts w:ascii="Montserrat" w:hAnsi="Montserrat"/>
          <w:sz w:val="24"/>
        </w:rPr>
      </w:pPr>
      <w:r w:rsidRPr="002F2EE7">
        <w:rPr>
          <w:rFonts w:ascii="Montserrat" w:hAnsi="Montserrat"/>
          <w:sz w:val="24"/>
        </w:rPr>
        <w:t>Annjea is not well loved by the circus maestro. Her noble, exotic heritage is known to him, as well as that of the l’von brothers, and a source of antagonism against the circus from the saendrian elite (who find the circus’ use of the three exiles an insult to their class). Annjea has the native talent to master her role as a star attraction in gymnastic, acrobatic and aerial routines—though her daughter ember surpasses her and eclipses her in the maestro’s favor. It is von’s excellence with the martial art</w:t>
      </w:r>
      <w:r w:rsidRPr="002F2EE7">
        <w:rPr>
          <w:rFonts w:ascii="Montserrat" w:hAnsi="Montserrat"/>
          <w:sz w:val="24"/>
        </w:rPr>
        <w:t xml:space="preserve">s that earns him respect and influences ember to master her own saber so well. Kev’s intelligence and perceptiveness earns him the greatest respect of the troop and the maestro. Cut from such fine cloth, all of the descendants of annjea acquit themselves with excellence—though their anger at the abusiveness of the saendrian social system drives each of them to draw an unwarranted amount of fire from the powers that be. As kev, ember and niah demonstrate so well. </w:t>
      </w:r>
    </w:p>
    <w:p w14:paraId="15AA3D22" w14:textId="77777777" w:rsidR="00727578" w:rsidRPr="002F2EE7" w:rsidRDefault="00727578">
      <w:pPr>
        <w:pStyle w:val="0DraftNormal"/>
        <w:rPr>
          <w:rFonts w:ascii="Montserrat" w:hAnsi="Montserrat"/>
          <w:sz w:val="24"/>
        </w:rPr>
      </w:pPr>
    </w:p>
    <w:p w14:paraId="3EF7F0C8" w14:textId="77777777" w:rsidR="00727578" w:rsidRPr="002F2EE7" w:rsidRDefault="002F2EE7">
      <w:pPr>
        <w:pStyle w:val="0DraftNormal"/>
        <w:rPr>
          <w:rFonts w:ascii="Montserrat" w:hAnsi="Montserrat"/>
          <w:sz w:val="24"/>
        </w:rPr>
      </w:pPr>
      <w:r w:rsidRPr="002F2EE7">
        <w:rPr>
          <w:rFonts w:ascii="Montserrat" w:hAnsi="Montserrat"/>
          <w:sz w:val="24"/>
        </w:rPr>
        <w:t>The fulcrum of the plot is the incident with the city bullies and the deaths of avonlea and kev, (ending in ember’s exile and the ambiguity of kev’s condition). The instrument of this conclusion is the assassin’s crucible. An old initiation rite that has long been lost to that application and more commonly used as a form of assassination is what kev uses on himself and his sister to slip them free of the terminal conflicts they get into. The effects of the crucible are very nasty and much superstition accom</w:t>
      </w:r>
      <w:r w:rsidRPr="002F2EE7">
        <w:rPr>
          <w:rFonts w:ascii="Montserrat" w:hAnsi="Montserrat"/>
          <w:sz w:val="24"/>
        </w:rPr>
        <w:t>panies it. The guise of its action is a violent and virile plague and those who interfere with the victim (once the initiate) also become drawn into the passage of death. No small wonder the corpse is avoided like the plague until an adept can be called to inter the body. Most adepts have no interest in explaining the truth of the situation and calmly bury the body and move on. Their feeling is that if the individual survives the old initiation, whatever crime or wrong doing they may have committed would ha</w:t>
      </w:r>
      <w:r w:rsidRPr="002F2EE7">
        <w:rPr>
          <w:rFonts w:ascii="Montserrat" w:hAnsi="Montserrat"/>
          <w:sz w:val="24"/>
        </w:rPr>
        <w:t>ve either held them in death until the individual resolved the wrong, or the wrong was not true, and the individual becomes possible future apprentice material. Or else the wrong is absolved in the passage. As it happens, ember recovers rather fast and slips away before the adept can retrieve her and take her away to a better life.</w:t>
      </w:r>
    </w:p>
    <w:p w14:paraId="48DD01AC" w14:textId="77777777" w:rsidR="00727578" w:rsidRPr="002F2EE7" w:rsidRDefault="00727578">
      <w:pPr>
        <w:pStyle w:val="0DraftNormal"/>
        <w:rPr>
          <w:rFonts w:ascii="Montserrat" w:hAnsi="Montserrat"/>
          <w:sz w:val="24"/>
        </w:rPr>
      </w:pPr>
    </w:p>
    <w:p w14:paraId="6195F53B" w14:textId="77777777" w:rsidR="00727578" w:rsidRPr="002F2EE7" w:rsidRDefault="002F2EE7">
      <w:pPr>
        <w:pStyle w:val="0DraftNormal"/>
        <w:rPr>
          <w:rFonts w:ascii="Montserrat" w:hAnsi="Montserrat"/>
          <w:sz w:val="24"/>
        </w:rPr>
      </w:pPr>
      <w:r w:rsidRPr="002F2EE7">
        <w:rPr>
          <w:rFonts w:ascii="Montserrat" w:hAnsi="Montserrat"/>
          <w:sz w:val="24"/>
        </w:rPr>
        <w:t>Kev, on the other hand, is taken away to an auspicious apprenticeship, though that only becomes clear several books later. Or rather, in his own story. Second (ember) ember’s story takes on its own momentum. It deals with his hurtling bid for an adept title worthy of the old tradition. (which see; perspective : ember)</w:t>
      </w:r>
    </w:p>
    <w:p w14:paraId="50EDB8CA" w14:textId="77777777" w:rsidR="00727578" w:rsidRPr="002F2EE7" w:rsidRDefault="00727578">
      <w:pPr>
        <w:pStyle w:val="0DraftNormal"/>
        <w:rPr>
          <w:rFonts w:ascii="Montserrat" w:hAnsi="Montserrat"/>
          <w:sz w:val="24"/>
        </w:rPr>
      </w:pPr>
    </w:p>
    <w:p w14:paraId="4AD70DDA" w14:textId="77777777" w:rsidR="00727578" w:rsidRPr="002F2EE7" w:rsidRDefault="002F2EE7">
      <w:pPr>
        <w:pStyle w:val="0DraftNormal"/>
        <w:rPr>
          <w:rFonts w:ascii="Montserrat" w:hAnsi="Montserrat"/>
          <w:strike/>
          <w:sz w:val="24"/>
        </w:rPr>
      </w:pP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p>
    <w:p w14:paraId="373B3053" w14:textId="77777777" w:rsidR="00727578" w:rsidRPr="002F2EE7" w:rsidRDefault="00727578">
      <w:pPr>
        <w:pStyle w:val="0DraftNormal"/>
        <w:rPr>
          <w:rFonts w:ascii="Montserrat" w:hAnsi="Montserrat"/>
          <w:sz w:val="24"/>
        </w:rPr>
      </w:pPr>
    </w:p>
    <w:p w14:paraId="74B9A89B" w14:textId="77777777" w:rsidR="00727578" w:rsidRPr="002F2EE7" w:rsidRDefault="002F2EE7">
      <w:pPr>
        <w:pStyle w:val="0DraftNormal"/>
        <w:rPr>
          <w:rFonts w:ascii="Montserrat" w:hAnsi="Montserrat"/>
          <w:sz w:val="24"/>
        </w:rPr>
      </w:pPr>
      <w:r w:rsidRPr="002F2EE7">
        <w:rPr>
          <w:rFonts w:ascii="Montserrat" w:hAnsi="Montserrat"/>
          <w:sz w:val="24"/>
        </w:rPr>
        <w:t>Early hints of avn’mnao ... Avonlea carries on her face the legacy of the annjea bloodline. In spite of her exile status, she draws much interest from a wide range of benevolent and violent individuals and elite. In the long year of wandering and struggling to survive she unwittingly is combating their will to possess her. And she, poor girl, has no idea what could possibly interest them in her. She has no idea who trying to help her, and no idea why so many seem against her. All she knows is that she is su</w:t>
      </w:r>
      <w:r w:rsidRPr="002F2EE7">
        <w:rPr>
          <w:rFonts w:ascii="Montserrat" w:hAnsi="Montserrat"/>
          <w:sz w:val="24"/>
        </w:rPr>
        <w:t>pposed to be dead as far as the official world is concerned, and she is interested only in preserving that illusion. The body of the story takes place during a period when she is a guest of a school—run by an extended family of martial artists. This is in a major metropolis (for saendria) and an excellent place to hide (due to the masses of humanity and the depth of the intrigue). Ironically, her brother also is here under his apprentice ship but the two never quite cross each other’s paths. His story conti</w:t>
      </w:r>
      <w:r w:rsidRPr="002F2EE7">
        <w:rPr>
          <w:rFonts w:ascii="Montserrat" w:hAnsi="Montserrat"/>
          <w:sz w:val="24"/>
        </w:rPr>
        <w:t>nues after this passage in hers.</w:t>
      </w:r>
    </w:p>
    <w:p w14:paraId="118634F4" w14:textId="77777777" w:rsidR="00727578" w:rsidRPr="002F2EE7" w:rsidRDefault="00727578">
      <w:pPr>
        <w:pStyle w:val="0DraftNormal"/>
        <w:rPr>
          <w:rFonts w:ascii="Montserrat" w:hAnsi="Montserrat"/>
          <w:sz w:val="24"/>
        </w:rPr>
      </w:pPr>
    </w:p>
    <w:p w14:paraId="64AA24D1" w14:textId="77777777" w:rsidR="00727578" w:rsidRPr="002F2EE7" w:rsidRDefault="002F2EE7">
      <w:pPr>
        <w:pStyle w:val="0DraftNormal"/>
        <w:rPr>
          <w:rFonts w:ascii="Montserrat" w:hAnsi="Montserrat"/>
          <w:sz w:val="24"/>
        </w:rPr>
      </w:pPr>
      <w:r w:rsidRPr="002F2EE7">
        <w:rPr>
          <w:rFonts w:ascii="Montserrat" w:hAnsi="Montserrat"/>
          <w:sz w:val="24"/>
        </w:rPr>
        <w:t>Sex and death ... A kind of innocence ... The glimpses of life ... A memorable day ... Oblivious to the doom of the circus ... Recalled political undercurrents ... The breadth of saendria ... The withering of the circus family ... Kept oblivious to the death of her brother, her childhood champion ... Parental advice ... An infamous day</w:t>
      </w:r>
    </w:p>
    <w:p w14:paraId="6E535E42" w14:textId="77777777" w:rsidR="00727578" w:rsidRPr="002F2EE7" w:rsidRDefault="00727578">
      <w:pPr>
        <w:pStyle w:val="0DraftNormal"/>
        <w:rPr>
          <w:rFonts w:ascii="Montserrat" w:hAnsi="Montserrat"/>
          <w:sz w:val="24"/>
        </w:rPr>
      </w:pPr>
    </w:p>
    <w:p w14:paraId="0F53FF3E" w14:textId="77777777" w:rsidR="00727578" w:rsidRPr="002F2EE7" w:rsidRDefault="002F2EE7">
      <w:pPr>
        <w:pStyle w:val="0DraftNormal"/>
        <w:rPr>
          <w:rFonts w:ascii="Montserrat" w:hAnsi="Montserrat"/>
          <w:sz w:val="24"/>
        </w:rPr>
      </w:pPr>
      <w:r w:rsidRPr="002F2EE7">
        <w:rPr>
          <w:rFonts w:ascii="Montserrat" w:hAnsi="Montserrat"/>
          <w:sz w:val="24"/>
        </w:rPr>
        <w:t>And then...</w:t>
      </w:r>
    </w:p>
    <w:p w14:paraId="2473AB57" w14:textId="77777777" w:rsidR="00727578" w:rsidRPr="002F2EE7" w:rsidRDefault="00727578">
      <w:pPr>
        <w:pStyle w:val="0DraftNormal"/>
        <w:rPr>
          <w:rFonts w:ascii="Montserrat" w:hAnsi="Montserrat"/>
          <w:sz w:val="24"/>
        </w:rPr>
      </w:pPr>
    </w:p>
    <w:p w14:paraId="0480FCD4" w14:textId="77777777" w:rsidR="00727578" w:rsidRPr="002F2EE7" w:rsidRDefault="002F2EE7">
      <w:pPr>
        <w:pStyle w:val="0DraftNormal"/>
        <w:rPr>
          <w:rFonts w:ascii="Montserrat" w:hAnsi="Montserrat"/>
          <w:strike/>
          <w:sz w:val="24"/>
        </w:rPr>
      </w:pP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p>
    <w:p w14:paraId="63700AC9" w14:textId="77777777" w:rsidR="00727578" w:rsidRPr="002F2EE7" w:rsidRDefault="00727578">
      <w:pPr>
        <w:pStyle w:val="0DraftNormal"/>
        <w:rPr>
          <w:rFonts w:ascii="Montserrat" w:hAnsi="Montserrat"/>
          <w:sz w:val="24"/>
        </w:rPr>
      </w:pPr>
    </w:p>
    <w:p w14:paraId="5C5A9C95" w14:textId="77777777" w:rsidR="00727578" w:rsidRPr="002F2EE7" w:rsidRDefault="002F2EE7">
      <w:pPr>
        <w:pStyle w:val="0DraftNormal"/>
        <w:rPr>
          <w:rFonts w:ascii="Montserrat" w:hAnsi="Montserrat"/>
          <w:sz w:val="24"/>
        </w:rPr>
      </w:pPr>
      <w:r w:rsidRPr="002F2EE7">
        <w:rPr>
          <w:rFonts w:ascii="Montserrat" w:hAnsi="Montserrat"/>
          <w:sz w:val="24"/>
        </w:rPr>
        <w:t>Early hints of avon’mnai ... After the catastrophe that ends her stay in the city, ember returns to the country to escape from the clutches of her remaining antagonists. A strange run of luck turns bizarre as she inherits the title to an abandoned land holding. The mystery of her lineage is unraveled as she is astonished to be awarded official claim to the title. All she has to do is physically claim the manor itself to cinch it. That is when she learns about the catch to it all. Absolved of her crimes as w</w:t>
      </w:r>
      <w:r w:rsidRPr="002F2EE7">
        <w:rPr>
          <w:rFonts w:ascii="Montserrat" w:hAnsi="Montserrat"/>
          <w:sz w:val="24"/>
        </w:rPr>
        <w:t xml:space="preserve">ell as the dishonor of her mother she discovers that the curse of the land and manor is expected to do away with her after all. In spite of the malice and capriciousness of this back handed restitution, she is determined to succeed in this gamble to claim her family honor. Naturally tegal manor is more interested in destroying her for the unprejudicial delight of destruction for its own sake. </w:t>
      </w:r>
    </w:p>
    <w:p w14:paraId="1B35D89F" w14:textId="77777777" w:rsidR="00727578" w:rsidRPr="002F2EE7" w:rsidRDefault="00727578">
      <w:pPr>
        <w:pStyle w:val="0DraftNormal"/>
        <w:rPr>
          <w:rFonts w:ascii="Montserrat" w:hAnsi="Montserrat"/>
          <w:sz w:val="24"/>
        </w:rPr>
      </w:pPr>
    </w:p>
    <w:p w14:paraId="7BC41317" w14:textId="77777777" w:rsidR="00727578" w:rsidRPr="002F2EE7" w:rsidRDefault="002F2EE7">
      <w:pPr>
        <w:pStyle w:val="0DraftNormal"/>
        <w:rPr>
          <w:rFonts w:ascii="Montserrat" w:hAnsi="Montserrat"/>
          <w:sz w:val="24"/>
        </w:rPr>
      </w:pPr>
      <w:r w:rsidRPr="002F2EE7">
        <w:rPr>
          <w:rFonts w:ascii="Montserrat" w:hAnsi="Montserrat"/>
          <w:sz w:val="24"/>
        </w:rPr>
        <w:t>The shock of life on the road ... Alone for the first time ... A place like any other ... Money by chance ... A hand of cards ... Mistress of triel manor ... Rumors abundant ... A course of action ... Willing bodies ... The manor house ... Getting to the manor ... Getting in ... The grand foyer ... What we were prepared for ... What we weren’t prepared for ... The butler ... Other images ... Playing with the very fabric of being ... Playthings of power, all of us ... The learning of absolute vulnerability .</w:t>
      </w:r>
      <w:r w:rsidRPr="002F2EE7">
        <w:rPr>
          <w:rFonts w:ascii="Montserrat" w:hAnsi="Montserrat"/>
          <w:sz w:val="24"/>
        </w:rPr>
        <w:t>.. Where you feel the changes they wrought ... What I intuited in the changes ... The sheer size of it all ... Where to begin ... More about triel manor, among other things ... Professional companions ... Intimacy withheld ... Moving through the depths ... Obstacles ... Conflicts ... Oddities ... Being toyed with again ... My shadows drawn out, a twisted but true image ... The trap fall ... Isolate ... Skeletal companion ... Talking with the dead ... Willing to fight ... Giving way to curiosity ... Unexpect</w:t>
      </w:r>
      <w:r w:rsidRPr="002F2EE7">
        <w:rPr>
          <w:rFonts w:ascii="Montserrat" w:hAnsi="Montserrat"/>
          <w:sz w:val="24"/>
        </w:rPr>
        <w:t xml:space="preserve">ed good conversation ... Echoes of humanity ... Temptations of the fleshless ... First occurrence of her predicament ... Her choice then ... Regrets? ... In triel manor, irregular access ... Entrenched inhabitants ... Armed confrontation ... Allies of a type ... Ember and the deck of fate: ... Seizing knowledge, the threads of meaning, intent and manifestation ... Reflection on the effect its use has had ... Its discovery ... One card ... Like the images, only more binding ... On the reading and use of the </w:t>
      </w:r>
      <w:r w:rsidRPr="002F2EE7">
        <w:rPr>
          <w:rFonts w:ascii="Montserrat" w:hAnsi="Montserrat"/>
          <w:sz w:val="24"/>
        </w:rPr>
        <w:t>tarot ... A full spread, playing with destiny as well as being ... Whisper ... The mime</w:t>
      </w:r>
      <w:r w:rsidRPr="002F2EE7">
        <w:rPr>
          <w:rFonts w:ascii="Montserrat" w:hAnsi="Montserrat"/>
          <w:sz w:val="24"/>
        </w:rPr>
        <w:noBreakHyphen/>
        <w:t>mute ... Fool ... Blade ... The assassin ... Death ... Akashi ... The warrioress ... War ... Vaugh ‘lon’ ... The mage ... Justice ... Avonlea ... Herself ... Enigma ... Arriving on the gates of paradox</w:t>
      </w:r>
    </w:p>
    <w:p w14:paraId="2C1D5690" w14:textId="77777777" w:rsidR="00727578" w:rsidRPr="002F2EE7" w:rsidRDefault="00727578">
      <w:pPr>
        <w:pStyle w:val="0DraftNormal"/>
        <w:rPr>
          <w:rFonts w:ascii="Montserrat" w:hAnsi="Montserrat"/>
          <w:sz w:val="24"/>
        </w:rPr>
      </w:pPr>
    </w:p>
    <w:p w14:paraId="7C8E99DE" w14:textId="77777777" w:rsidR="00727578" w:rsidRPr="002F2EE7" w:rsidRDefault="002F2EE7">
      <w:pPr>
        <w:pStyle w:val="0DraftNormal"/>
        <w:rPr>
          <w:rFonts w:ascii="Montserrat" w:hAnsi="Montserrat"/>
          <w:sz w:val="24"/>
        </w:rPr>
      </w:pPr>
      <w:r w:rsidRPr="002F2EE7">
        <w:rPr>
          <w:rFonts w:ascii="Montserrat" w:hAnsi="Montserrat"/>
          <w:sz w:val="24"/>
        </w:rPr>
        <w:t>Beauty. A picture in the manor of a woman who has torn herself apart rather vividly. The sensitive beholds this and faces a puzzle in themselves, externalized. The picture is a mirror of the soul and spirit. Ember can see the picture as beautiful in spite of its gore and morbidity and wonders at the story behind it. Perhaps the woman did not understand her own beauty and maimed herself over it. She says silently to the picture, “you knew where the real beauty was, didn’t you? Underneath the skin; the flesh.</w:t>
      </w:r>
      <w:r w:rsidRPr="002F2EE7">
        <w:rPr>
          <w:rFonts w:ascii="Montserrat" w:hAnsi="Montserrat"/>
          <w:sz w:val="24"/>
        </w:rPr>
        <w:t xml:space="preserve"> Beyond the body itself. The beauty is inside and you tore your way inward to get to it. I understand you. I can understand why you did this... We all want to show the world our inner beauty but it never shows where people are looking for it.” Then she understands the auanatneh of the picture. She understands that the point of it is to know how to let the inner beauty show through the mask one hides behind, or holds up just in order to be seen. When she turns away from the picture, her beauty astonishes her</w:t>
      </w:r>
      <w:r w:rsidRPr="002F2EE7">
        <w:rPr>
          <w:rFonts w:ascii="Montserrat" w:hAnsi="Montserrat"/>
          <w:sz w:val="24"/>
        </w:rPr>
        <w:t xml:space="preserve"> companions.</w:t>
      </w:r>
    </w:p>
    <w:p w14:paraId="05B1C566" w14:textId="77777777" w:rsidR="00727578" w:rsidRPr="002F2EE7" w:rsidRDefault="00727578">
      <w:pPr>
        <w:pStyle w:val="0DraftNormal"/>
        <w:rPr>
          <w:rFonts w:ascii="Montserrat" w:hAnsi="Montserrat"/>
          <w:sz w:val="24"/>
        </w:rPr>
      </w:pPr>
    </w:p>
    <w:p w14:paraId="0FEE9554" w14:textId="77777777" w:rsidR="00727578" w:rsidRPr="002F2EE7" w:rsidRDefault="002F2EE7">
      <w:pPr>
        <w:pStyle w:val="0DraftNormal"/>
        <w:rPr>
          <w:rFonts w:ascii="Montserrat" w:hAnsi="Montserrat"/>
          <w:sz w:val="24"/>
        </w:rPr>
      </w:pPr>
      <w:r w:rsidRPr="002F2EE7">
        <w:rPr>
          <w:rFonts w:ascii="Montserrat" w:hAnsi="Montserrat"/>
          <w:sz w:val="24"/>
        </w:rPr>
        <w:t>That is how the paintings work. They draw parts of you out. When she touches her divinity the lesson she learned here is amplified and her appearance become more that attractive; it becomes divine.</w:t>
      </w:r>
    </w:p>
    <w:p w14:paraId="4EE35EA1" w14:textId="77777777" w:rsidR="00727578" w:rsidRPr="002F2EE7" w:rsidRDefault="00727578">
      <w:pPr>
        <w:pStyle w:val="0DraftNormal"/>
        <w:rPr>
          <w:rFonts w:ascii="Montserrat" w:hAnsi="Montserrat"/>
          <w:sz w:val="24"/>
        </w:rPr>
      </w:pPr>
    </w:p>
    <w:p w14:paraId="03B2194A" w14:textId="77777777" w:rsidR="00727578" w:rsidRPr="002F2EE7" w:rsidRDefault="002F2EE7">
      <w:pPr>
        <w:pStyle w:val="0DraftNormal"/>
        <w:rPr>
          <w:rFonts w:ascii="Montserrat" w:hAnsi="Montserrat"/>
          <w:strike/>
          <w:sz w:val="24"/>
        </w:rPr>
      </w:pP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p>
    <w:p w14:paraId="6280D458" w14:textId="77777777" w:rsidR="00727578" w:rsidRPr="002F2EE7" w:rsidRDefault="00727578">
      <w:pPr>
        <w:pStyle w:val="0DraftNormal"/>
        <w:rPr>
          <w:rFonts w:ascii="Montserrat" w:hAnsi="Montserrat"/>
          <w:sz w:val="24"/>
        </w:rPr>
      </w:pPr>
    </w:p>
    <w:p w14:paraId="035F111C" w14:textId="77777777" w:rsidR="00727578" w:rsidRPr="002F2EE7" w:rsidRDefault="002F2EE7">
      <w:pPr>
        <w:pStyle w:val="0DraftNormal"/>
        <w:rPr>
          <w:rFonts w:ascii="Montserrat" w:hAnsi="Montserrat"/>
          <w:sz w:val="24"/>
        </w:rPr>
      </w:pPr>
      <w:r w:rsidRPr="002F2EE7">
        <w:rPr>
          <w:rFonts w:ascii="Montserrat" w:hAnsi="Montserrat"/>
          <w:sz w:val="24"/>
        </w:rPr>
        <w:t>Ember and her friends arrive in a world of impossibilities and contradictions—a world that is not a world. A world that would come to be called (aptly) the gates of paradox. This is the examination of the confrontation of individuals of dissimilar origin... (it is rather hard to make the distinction of ‘alien’ in a comparison of mostly anthropomorphic entities, though much is truly alien about this situation. Something we might prefer to call the unknown.) As can be expected, there is much turmoil to be fou</w:t>
      </w:r>
      <w:r w:rsidRPr="002F2EE7">
        <w:rPr>
          <w:rFonts w:ascii="Montserrat" w:hAnsi="Montserrat"/>
          <w:sz w:val="24"/>
        </w:rPr>
        <w:t xml:space="preserve">nd in a situation such as this, and ember and her friends become firmly embroiled in it. Forced to break through the barriers of language, culture, technology, ideology, and plausibility they ally themselves with an interstellar navy. All they want is to go home, but that seems to be the only possibility that is not given form in their brutal adventure. Instead they must throw themselves into a war against a god. Perhaps not a wise choice, but in truth, what real choice do they have if they are to preserve </w:t>
      </w:r>
      <w:r w:rsidRPr="002F2EE7">
        <w:rPr>
          <w:rFonts w:ascii="Montserrat" w:hAnsi="Montserrat"/>
          <w:sz w:val="24"/>
        </w:rPr>
        <w:t>their own souls?</w:t>
      </w:r>
    </w:p>
    <w:p w14:paraId="71200A2E" w14:textId="77777777" w:rsidR="00727578" w:rsidRPr="002F2EE7" w:rsidRDefault="00727578">
      <w:pPr>
        <w:pStyle w:val="0DraftNormal"/>
        <w:rPr>
          <w:rFonts w:ascii="Montserrat" w:hAnsi="Montserrat"/>
          <w:sz w:val="24"/>
        </w:rPr>
      </w:pPr>
    </w:p>
    <w:p w14:paraId="75336A96" w14:textId="77777777" w:rsidR="00727578" w:rsidRPr="002F2EE7" w:rsidRDefault="002F2EE7">
      <w:pPr>
        <w:pStyle w:val="0DraftNormal"/>
        <w:rPr>
          <w:rFonts w:ascii="Montserrat" w:hAnsi="Montserrat"/>
          <w:sz w:val="24"/>
        </w:rPr>
      </w:pPr>
      <w:r w:rsidRPr="002F2EE7">
        <w:rPr>
          <w:rFonts w:ascii="Montserrat" w:hAnsi="Montserrat"/>
          <w:sz w:val="24"/>
        </w:rPr>
        <w:t>It all begins in paradox. A collision of lives stolen and stranded in the gates of paradox, a world derived from innumerable fragments of other realities. The gates of paradox is an incomprehensible anomaly which seems doomed to chaotic dissolution. One individual inadvertently becomes a crux for finding a way out of this impossible situation. But, in trying to fulfill this obligation, she is forced to explore the many secret parts of herself—only to discover a destiny she cannot escape. For her friends, an</w:t>
      </w:r>
      <w:r w:rsidRPr="002F2EE7">
        <w:rPr>
          <w:rFonts w:ascii="Montserrat" w:hAnsi="Montserrat"/>
          <w:sz w:val="24"/>
        </w:rPr>
        <w:t xml:space="preserve">d her enemies even, it inevitably becomes clear that as their hopes and fears become inextricably tied into this one individual, the promise of hope begins to seem more and more a promise of destruction. But how could they know that she is destined to not only destroy them, but the gates of paradox itself? Though even she does not know this. </w:t>
      </w:r>
    </w:p>
    <w:p w14:paraId="508D01A4" w14:textId="77777777" w:rsidR="00727578" w:rsidRPr="002F2EE7" w:rsidRDefault="00727578">
      <w:pPr>
        <w:pStyle w:val="0DraftNormal"/>
        <w:rPr>
          <w:rFonts w:ascii="Montserrat" w:hAnsi="Montserrat"/>
          <w:sz w:val="24"/>
        </w:rPr>
      </w:pPr>
    </w:p>
    <w:p w14:paraId="4C84C1E0" w14:textId="77777777" w:rsidR="00727578" w:rsidRPr="002F2EE7" w:rsidRDefault="002F2EE7">
      <w:pPr>
        <w:pStyle w:val="0DraftNormal"/>
        <w:rPr>
          <w:rFonts w:ascii="Montserrat" w:hAnsi="Montserrat"/>
          <w:sz w:val="24"/>
        </w:rPr>
      </w:pPr>
      <w:r w:rsidRPr="002F2EE7">
        <w:rPr>
          <w:rFonts w:ascii="Montserrat" w:hAnsi="Montserrat"/>
          <w:sz w:val="24"/>
        </w:rPr>
        <w:t>She finds she has to know what it is that made her so important in all of this. Somehow, it is all a consequence of her own actions. She is forced to confront the twisted unfolding by which she somehow unlocked her destiny. Now, she must answer for it. From hints of revelation she is forced to consider: did she somehow manage to create herself? Dare she undo that by going against the tide of her own self destruction? How could destroying herself enable her to create herself, though?</w:t>
      </w:r>
      <w:r w:rsidRPr="002F2EE7">
        <w:rPr>
          <w:rFonts w:ascii="Montserrat" w:hAnsi="Montserrat"/>
          <w:sz w:val="24"/>
        </w:rPr>
        <w:footnoteReference w:id="1"/>
      </w:r>
      <w:r w:rsidRPr="002F2EE7">
        <w:rPr>
          <w:rFonts w:ascii="Montserrat" w:hAnsi="Montserrat"/>
          <w:sz w:val="24"/>
        </w:rPr>
        <w:t xml:space="preserve"> Caught between her sensual and amoral nature, her desire to salvage this ersatz world, and the unyielding call of her strange destiny, will she ever know? Unfortunately, it is a devourer that wants her, and he’ll do anything to get her.</w:t>
      </w:r>
      <w:r w:rsidRPr="002F2EE7">
        <w:rPr>
          <w:rFonts w:ascii="Montserrat" w:hAnsi="Montserrat"/>
          <w:sz w:val="24"/>
        </w:rPr>
        <w:footnoteReference w:id="2"/>
      </w:r>
    </w:p>
    <w:p w14:paraId="1C0E8B4A" w14:textId="77777777" w:rsidR="00727578" w:rsidRPr="002F2EE7" w:rsidRDefault="00727578">
      <w:pPr>
        <w:pStyle w:val="0DraftNormal"/>
        <w:rPr>
          <w:rFonts w:ascii="Montserrat" w:hAnsi="Montserrat"/>
          <w:sz w:val="24"/>
        </w:rPr>
      </w:pPr>
    </w:p>
    <w:p w14:paraId="75025259" w14:textId="77777777" w:rsidR="00727578" w:rsidRPr="002F2EE7" w:rsidRDefault="002F2EE7">
      <w:pPr>
        <w:pStyle w:val="0DraftNormal"/>
        <w:rPr>
          <w:rFonts w:ascii="Montserrat" w:hAnsi="Montserrat"/>
          <w:sz w:val="24"/>
        </w:rPr>
      </w:pPr>
      <w:r w:rsidRPr="002F2EE7">
        <w:rPr>
          <w:rFonts w:ascii="Montserrat" w:hAnsi="Montserrat"/>
          <w:sz w:val="24"/>
        </w:rPr>
        <w:t>A consequence of her own actions, ember is confronted by the realization of a divine destiny. Stranded in a world derived of innumerable stolen realities, and doomed to chaotic dissolution--caught between her desire to salvage this ersatz world, the unyielding call of her self ordained destiny, and her own sensual and amoral nature--her only hope is to embrace the very soul of mystery. Unpromised is one of the most difficult and demanding stories I could hope to write. It is a book that shears across genres</w:t>
      </w:r>
      <w:r w:rsidRPr="002F2EE7">
        <w:rPr>
          <w:rFonts w:ascii="Montserrat" w:hAnsi="Montserrat"/>
          <w:sz w:val="24"/>
        </w:rPr>
        <w:t>, it assaults our faith and reason, and is involved to the point of being impenetrable. In it, you will see the beginning of an epic story which blends magic and science fiction with adventure, horror and erotica. The premise of this series is simple, and at once complex. Anything is possible. But it all has consequences. The gates of paradox is a shining example of the premise on which I am now writing. Reality is a thing that exists solely in the mind. The world we are aware of is an image, created and in</w:t>
      </w:r>
      <w:r w:rsidRPr="002F2EE7">
        <w:rPr>
          <w:rFonts w:ascii="Montserrat" w:hAnsi="Montserrat"/>
          <w:sz w:val="24"/>
        </w:rPr>
        <w:t>terpreted in our minds from the information gathered through our perceptions. This is one of the reasons why what we believe seems so important to us, for what can happen to us seems largely dependant on what we can believe can happen to us. This is an unfavorable book for presenting a character such as avonlea in, and somehow, it is an appropriate one never the less. Clearly the book is centered around the strange exotic, avonlea, as she is the unpromised. I have put a bit more effort into this book than I</w:t>
      </w:r>
      <w:r w:rsidRPr="002F2EE7">
        <w:rPr>
          <w:rFonts w:ascii="Montserrat" w:hAnsi="Montserrat"/>
          <w:sz w:val="24"/>
        </w:rPr>
        <w:t xml:space="preserve"> had originally thought necessary. I had thought at first that this would be a light, amusing, fantasy adventure with which to break into publication. If, however, I am to do the actual story that inspired this work any justice, I can not help but make this a very serious endeavor. Recognizing how much this work demands, I have obliged to withdraw from it a bit, even to the point of considering another work for a first publication. Even now, after having reached that decision, though, I still feel a powerfu</w:t>
      </w:r>
      <w:r w:rsidRPr="002F2EE7">
        <w:rPr>
          <w:rFonts w:ascii="Montserrat" w:hAnsi="Montserrat"/>
          <w:sz w:val="24"/>
        </w:rPr>
        <w:t xml:space="preserve">l lure to maintain my work on this manuscript. </w:t>
      </w:r>
    </w:p>
    <w:p w14:paraId="751E1092" w14:textId="77777777" w:rsidR="00727578" w:rsidRPr="002F2EE7" w:rsidRDefault="00727578">
      <w:pPr>
        <w:pStyle w:val="0DraftNormal"/>
        <w:rPr>
          <w:rFonts w:ascii="Montserrat" w:hAnsi="Montserrat"/>
          <w:sz w:val="24"/>
        </w:rPr>
      </w:pPr>
    </w:p>
    <w:p w14:paraId="1D6EB524" w14:textId="77777777" w:rsidR="00727578" w:rsidRPr="002F2EE7" w:rsidRDefault="002F2EE7">
      <w:pPr>
        <w:pStyle w:val="0DraftNormal"/>
        <w:rPr>
          <w:rFonts w:ascii="Montserrat" w:hAnsi="Montserrat"/>
          <w:sz w:val="24"/>
        </w:rPr>
      </w:pPr>
      <w:r w:rsidRPr="002F2EE7">
        <w:rPr>
          <w:rFonts w:ascii="Montserrat" w:hAnsi="Montserrat"/>
          <w:sz w:val="24"/>
        </w:rPr>
        <w:t>Seen in a new light, the entire purpose for this story is clear. This gist of this story is the devourer’s bid for avonlea. His design, to undo this ersatz world. The entire second stage of the original manuscript is actually a solid base for the appropriate sequel to the story I see now. In the space within the first eighteen chapters, there is room to weave in a darker thread originally intended to be there but somehow neglected in my approach to the original manuscript. Long before enzo was forced to ack</w:t>
      </w:r>
      <w:r w:rsidRPr="002F2EE7">
        <w:rPr>
          <w:rFonts w:ascii="Montserrat" w:hAnsi="Montserrat"/>
          <w:sz w:val="24"/>
        </w:rPr>
        <w:t>nowledge her, sivai knew what was going on, and was moving to snatch her up. His unholy, disruptive servitors have seeped into the dark corners of the gates of paradox. Sivai has watched her and stalked her. He has even conceived of a way to make kzeisza or rasha give avonlea to him. Kzeisza he confronts as a god to an immortal. Rasha he nudges with possibilities. The surest way for sivai to achieve his desire is to make avonlea and rasha gods. They hold the keys to his work between them. When vallisthlathl</w:t>
      </w:r>
      <w:r w:rsidRPr="002F2EE7">
        <w:rPr>
          <w:rFonts w:ascii="Montserrat" w:hAnsi="Montserrat"/>
          <w:sz w:val="24"/>
        </w:rPr>
        <w:t xml:space="preserve">ynr cuts loose, he tears kzeisza apart until ember interferes and he defers to her out of respect for what his liege the devourer wants for her. Even though she rejects him, he continues to stand behind her. To sivai, this is a small bit of work. Avonlea is the key to this world’s salvation or its destruction, which is what kzeisza learns as things near the end. </w:t>
      </w:r>
    </w:p>
    <w:p w14:paraId="3B27E28C" w14:textId="77777777" w:rsidR="00727578" w:rsidRPr="002F2EE7" w:rsidRDefault="00727578">
      <w:pPr>
        <w:pStyle w:val="0DraftNormal"/>
        <w:rPr>
          <w:rFonts w:ascii="Montserrat" w:hAnsi="Montserrat"/>
          <w:sz w:val="24"/>
        </w:rPr>
      </w:pPr>
    </w:p>
    <w:p w14:paraId="042ADEBE" w14:textId="77777777" w:rsidR="00727578" w:rsidRPr="002F2EE7" w:rsidRDefault="002F2EE7">
      <w:pPr>
        <w:pStyle w:val="0DraftNormal"/>
        <w:rPr>
          <w:rFonts w:ascii="Montserrat" w:hAnsi="Montserrat"/>
          <w:sz w:val="24"/>
        </w:rPr>
      </w:pPr>
      <w:r w:rsidRPr="002F2EE7">
        <w:rPr>
          <w:rFonts w:ascii="Montserrat" w:hAnsi="Montserrat"/>
          <w:sz w:val="24"/>
        </w:rPr>
        <w:t>In the course of this book, the story of unfolding is well founded. The course of the unfolding is too great to follow within the limits of one book, so it is more than acceptable that in this book, the founding between vancouver, the fleet and the first invite, the court undying is about all that can be resolved. In fact, the commitment stage is about all that actually occurs. The dead are only in the investigation stage by the end of this volume. As there are a lot of complications to beset the pact, it i</w:t>
      </w:r>
      <w:r w:rsidRPr="002F2EE7">
        <w:rPr>
          <w:rFonts w:ascii="Montserrat" w:hAnsi="Montserrat"/>
          <w:sz w:val="24"/>
        </w:rPr>
        <w:t>s only natural. The complications are largely attributed to the fragmented nature of vancouver powers. To wit, these are the powers that are involved either though agreement or opposition: sri, the paf, the dead, ao, the nls, the unnamed and uncounted splinter groups of marauders, the divine entities of mystery, fate, the devourer, the unspeakable, the muses of xanadau, and various individuals of power. Sri and the other pact members are becoming dedicated to the solidification of their cultures, technologi</w:t>
      </w:r>
      <w:r w:rsidRPr="002F2EE7">
        <w:rPr>
          <w:rFonts w:ascii="Montserrat" w:hAnsi="Montserrat"/>
          <w:sz w:val="24"/>
        </w:rPr>
        <w:t>es, arts and economies. The marauders and opposing factions are interested in the pursuit of their own gains, which would be hindered by the formation of the pact. Many gods are interested in claiming the the gates of paradox, while eden, the devourer is interested in undoing the the gates of paradox. Mystery is somewhat neutral and her interests are unclear beyond the response to avonlea’s petition. The dragons are faced with this situation as a complication in a logistical equation, and involve themselves</w:t>
      </w:r>
      <w:r w:rsidRPr="002F2EE7">
        <w:rPr>
          <w:rFonts w:ascii="Montserrat" w:hAnsi="Montserrat"/>
          <w:sz w:val="24"/>
        </w:rPr>
        <w:t xml:space="preserve"> out of interest in seeing the question resolve clearly enough to pursue the answer. For most, the interest is in finding a way to persevere long enough to find a way to go forward or back. The riddle of the gates of paradox itself will not begin to resolve itself for some time yet. </w:t>
      </w:r>
    </w:p>
    <w:p w14:paraId="7BAFD63E" w14:textId="77777777" w:rsidR="00727578" w:rsidRPr="002F2EE7" w:rsidRDefault="00727578">
      <w:pPr>
        <w:pStyle w:val="0DraftNormal"/>
        <w:rPr>
          <w:rFonts w:ascii="Montserrat" w:hAnsi="Montserrat"/>
          <w:sz w:val="24"/>
        </w:rPr>
      </w:pPr>
    </w:p>
    <w:p w14:paraId="23BB03B5" w14:textId="77777777" w:rsidR="00727578" w:rsidRPr="002F2EE7" w:rsidRDefault="002F2EE7">
      <w:pPr>
        <w:pStyle w:val="0DraftNormal"/>
        <w:rPr>
          <w:rFonts w:ascii="Montserrat" w:hAnsi="Montserrat"/>
          <w:sz w:val="24"/>
        </w:rPr>
      </w:pPr>
      <w:r w:rsidRPr="002F2EE7">
        <w:rPr>
          <w:rFonts w:ascii="Montserrat" w:hAnsi="Montserrat"/>
          <w:sz w:val="24"/>
        </w:rPr>
        <w:t>In so far as avonlea</w:t>
      </w:r>
      <w:r w:rsidRPr="002F2EE7">
        <w:rPr>
          <w:rFonts w:ascii="Montserrat" w:hAnsi="Montserrat"/>
          <w:sz w:val="24"/>
        </w:rPr>
        <w:t xml:space="preserve"> is concerned, as a subject, the course of her present involvement presents her with the opportunity to relate partially how she came to be on the gates of paradox and how she came to be what she is when we first confront her. For her to fall to eden’s designs, she would fall back into the loop of her own bootstrap. The means by which she would fulfill eden’s desire would create a goddess out of her, and create her own origin, her own world. It is in her best interest for her to escape the loop of creating </w:t>
      </w:r>
      <w:r w:rsidRPr="002F2EE7">
        <w:rPr>
          <w:rFonts w:ascii="Montserrat" w:hAnsi="Montserrat"/>
          <w:sz w:val="24"/>
        </w:rPr>
        <w:t xml:space="preserve">herself in this manner if she can manage to find a way to fulfill the promise for which she exists. This conundrum is essentially the apex of this book. Escaping this, however, requires that she override her instinctive self at the crucial moment. Which she does. </w:t>
      </w:r>
    </w:p>
    <w:p w14:paraId="588A01E8" w14:textId="77777777" w:rsidR="00727578" w:rsidRPr="002F2EE7" w:rsidRDefault="00727578">
      <w:pPr>
        <w:pStyle w:val="0DraftNormal"/>
        <w:rPr>
          <w:rFonts w:ascii="Montserrat" w:hAnsi="Montserrat"/>
          <w:sz w:val="24"/>
        </w:rPr>
      </w:pPr>
    </w:p>
    <w:p w14:paraId="4178023D" w14:textId="77777777" w:rsidR="00727578" w:rsidRPr="002F2EE7" w:rsidRDefault="002F2EE7">
      <w:pPr>
        <w:pStyle w:val="0DraftNormal"/>
        <w:rPr>
          <w:rFonts w:ascii="Montserrat" w:hAnsi="Montserrat"/>
          <w:sz w:val="24"/>
        </w:rPr>
      </w:pPr>
      <w:r w:rsidRPr="002F2EE7">
        <w:rPr>
          <w:rFonts w:ascii="Montserrat" w:hAnsi="Montserrat"/>
          <w:sz w:val="24"/>
        </w:rPr>
        <w:t>In looking through the final stage of the groundwork for unpromised, it is clear that many loose ends exist to date. Ember is already known to the nls. Why do they have such a hard time finding her and why are they in the streets looking for her in 22? I have attempted to account for difficulties plaguing the nls in the person of bast deleting their files on ember. I have even considered some calamity befalling the only three nls officers who personally can identify ember. There is still the other current i</w:t>
      </w:r>
      <w:r w:rsidRPr="002F2EE7">
        <w:rPr>
          <w:rFonts w:ascii="Montserrat" w:hAnsi="Montserrat"/>
          <w:sz w:val="24"/>
        </w:rPr>
        <w:t>n the story, the alien presence. Ideally, it is carefully woven in from the beginning of the story, but the notes themselves do not account well for the entire movement. So to make it all clear: one year ago, ember arrived on the gates of paradox with her companions, all of whom were wildcards out of the deck of fate. Waking in the ruins of triel manor, aged countless millennia they have time enough to realize the significance of what has happened, before the gates of paradox sweeps them up. On the gates of</w:t>
      </w:r>
      <w:r w:rsidRPr="002F2EE7">
        <w:rPr>
          <w:rFonts w:ascii="Montserrat" w:hAnsi="Montserrat"/>
          <w:sz w:val="24"/>
        </w:rPr>
        <w:t xml:space="preserve"> paradox there were present, fragments of other realities; medium to ultra technology, individuals with powers, but little magic. The magic that existed was a malignant type which easily took an aggressive advantage at the time. Ember and her friends were sucked into this formless war, due to the magic that they represented. They actually represented magic removed of limitations. The opposing power stabilized under a priest of a harsh and discriminating divinity. An angry, bloodthirsty, tyrant of a god who’</w:t>
      </w:r>
      <w:r w:rsidRPr="002F2EE7">
        <w:rPr>
          <w:rFonts w:ascii="Montserrat" w:hAnsi="Montserrat"/>
          <w:sz w:val="24"/>
        </w:rPr>
        <w:t>s bid for the gates of paradox was selfish and aberrant. Throwing themselves into the fray, ember and her friends were transformed into cultural gestalts. Their views were torn apart and expanded by the conflict, necessitated for their survival. Somehow, with their contribution, the summoning of this god was thwarted. To this day, ember is not sure how they accomplished it. Turning their attention to the question of the gates of paradox itself, finally, they started looking for a way to get back to their ho</w:t>
      </w:r>
      <w:r w:rsidRPr="002F2EE7">
        <w:rPr>
          <w:rFonts w:ascii="Montserrat" w:hAnsi="Montserrat"/>
          <w:sz w:val="24"/>
        </w:rPr>
        <w:t>me world. They learned of a mage rumored to have found a way to return people to their origins, and they left the paf to find him. Along the way, ember was drawn away to vancouver.</w:t>
      </w:r>
    </w:p>
    <w:p w14:paraId="33FAB9A6" w14:textId="77777777" w:rsidR="00727578" w:rsidRPr="002F2EE7" w:rsidRDefault="00727578">
      <w:pPr>
        <w:pStyle w:val="0DraftNormal"/>
        <w:rPr>
          <w:rFonts w:ascii="Montserrat" w:hAnsi="Montserrat"/>
          <w:sz w:val="24"/>
        </w:rPr>
      </w:pPr>
    </w:p>
    <w:p w14:paraId="34B0E6D4" w14:textId="77777777" w:rsidR="00727578" w:rsidRPr="002F2EE7" w:rsidRDefault="002F2EE7">
      <w:pPr>
        <w:pStyle w:val="0DraftNormal"/>
        <w:rPr>
          <w:rFonts w:ascii="Montserrat" w:hAnsi="Montserrat"/>
          <w:sz w:val="24"/>
        </w:rPr>
      </w:pPr>
      <w:r w:rsidRPr="002F2EE7">
        <w:rPr>
          <w:rFonts w:ascii="Montserrat" w:hAnsi="Montserrat"/>
          <w:sz w:val="24"/>
        </w:rPr>
        <w:t>Even at this point, ember has not begun to know what is really going on. In so far as her warped destiny is concerned, the pieces are not all present. However, she is noticed upon becoming involved in the grey city. She is an unnamed angel. The seed of a god. An enigma. To a dragon older than civilization, this is a paradoxical encounter. In potential, an equal, but in effect, a flicker in the dark. In entering vancouver, ember becomes a catalyst for changing the entire world. Though she is not aware of it,</w:t>
      </w:r>
      <w:r w:rsidRPr="002F2EE7">
        <w:rPr>
          <w:rFonts w:ascii="Montserrat" w:hAnsi="Montserrat"/>
          <w:sz w:val="24"/>
        </w:rPr>
        <w:t xml:space="preserve"> she demonstrates the power of an individual in the right place that is used against her in the second book. The power of that culture is the ability to be in the right place at the right time, holding all of the right cards, and knowing what is in your hand. Ember knows what is in the deck. She knows that there is something that needs to be done. So, she does it. The obvious part of the story is begun. A bid to stabilize the the gates of paradox. </w:t>
      </w:r>
    </w:p>
    <w:p w14:paraId="01941E79" w14:textId="77777777" w:rsidR="00727578" w:rsidRPr="002F2EE7" w:rsidRDefault="00727578">
      <w:pPr>
        <w:pStyle w:val="0DraftNormal"/>
        <w:rPr>
          <w:rFonts w:ascii="Montserrat" w:hAnsi="Montserrat"/>
          <w:sz w:val="24"/>
        </w:rPr>
      </w:pPr>
    </w:p>
    <w:p w14:paraId="2A61B810" w14:textId="77777777" w:rsidR="00727578" w:rsidRPr="002F2EE7" w:rsidRDefault="002F2EE7">
      <w:pPr>
        <w:pStyle w:val="0DraftNormal"/>
        <w:rPr>
          <w:rFonts w:ascii="Montserrat" w:hAnsi="Montserrat"/>
          <w:sz w:val="24"/>
        </w:rPr>
      </w:pPr>
      <w:r w:rsidRPr="002F2EE7">
        <w:rPr>
          <w:rFonts w:ascii="Montserrat" w:hAnsi="Montserrat"/>
          <w:sz w:val="24"/>
        </w:rPr>
        <w:t xml:space="preserve">It is not easy to take a hold of chaos and pull it into order. For this reason, the obvious current of the book is not the main current. To even begin, ember has to grasp countless threads and pull them into the picture. Among these are the currents for the future. More than half of the book is spent collecting these threads. Her appointment to divinity is the primary question of this book. It is not answered in this book, which focuses on eden’s bid for her. The second book focuses on her bid for mystery. </w:t>
      </w:r>
      <w:r w:rsidRPr="002F2EE7">
        <w:rPr>
          <w:rFonts w:ascii="Montserrat" w:hAnsi="Montserrat"/>
          <w:sz w:val="24"/>
        </w:rPr>
        <w:t>Ironically, her nature makes her far more akin to eden. This nature will act as a lure for those alien influences which lie in the shadows. What happens in the end is simple from the individual perspectives of the participants, but to the reader and to me, it is all amazingly complex. Each individual has their own take and leverage on the entire equation. Everyone has their own vision of avonlea and what she represents. How do I make that clear without being too obvious?</w:t>
      </w:r>
    </w:p>
    <w:p w14:paraId="01DF08D2" w14:textId="77777777" w:rsidR="00727578" w:rsidRPr="002F2EE7" w:rsidRDefault="00727578">
      <w:pPr>
        <w:pStyle w:val="0DraftNormal"/>
        <w:rPr>
          <w:rFonts w:ascii="Montserrat" w:hAnsi="Montserrat"/>
          <w:sz w:val="24"/>
        </w:rPr>
      </w:pPr>
    </w:p>
    <w:p w14:paraId="64621872" w14:textId="77777777" w:rsidR="00727578" w:rsidRPr="002F2EE7" w:rsidRDefault="002F2EE7">
      <w:pPr>
        <w:pStyle w:val="0DraftNormal"/>
        <w:rPr>
          <w:rFonts w:ascii="Montserrat" w:hAnsi="Montserrat"/>
          <w:sz w:val="24"/>
        </w:rPr>
      </w:pPr>
      <w:r w:rsidRPr="002F2EE7">
        <w:rPr>
          <w:rFonts w:ascii="Montserrat" w:hAnsi="Montserrat"/>
          <w:sz w:val="24"/>
        </w:rPr>
        <w:t xml:space="preserve">For some reason, anyone arriving on the gates of paradox with any communicable diseases arrived either cured or in total remission. Since a plague never happens, it takes a long time for anyone to wonder why no one has caught some alien disease. Which means that it is a while before anyone notices this peculiarity. </w:t>
      </w:r>
    </w:p>
    <w:p w14:paraId="2250BFCC" w14:textId="77777777" w:rsidR="00727578" w:rsidRPr="002F2EE7" w:rsidRDefault="00727578">
      <w:pPr>
        <w:pStyle w:val="0DraftNormal"/>
        <w:rPr>
          <w:rFonts w:ascii="Montserrat" w:hAnsi="Montserrat"/>
          <w:sz w:val="24"/>
        </w:rPr>
      </w:pPr>
    </w:p>
    <w:p w14:paraId="0EDAB6E6" w14:textId="77777777" w:rsidR="00727578" w:rsidRPr="002F2EE7" w:rsidRDefault="002F2EE7">
      <w:pPr>
        <w:pStyle w:val="0DraftNormal"/>
        <w:rPr>
          <w:rFonts w:ascii="Montserrat" w:hAnsi="Montserrat"/>
          <w:sz w:val="24"/>
        </w:rPr>
      </w:pPr>
      <w:r w:rsidRPr="002F2EE7">
        <w:rPr>
          <w:rFonts w:ascii="Montserrat" w:hAnsi="Montserrat"/>
          <w:sz w:val="24"/>
        </w:rPr>
        <w:t>If this were home, hell if this were earth even, this would be impossible</w:t>
      </w:r>
    </w:p>
    <w:p w14:paraId="77A75B76" w14:textId="77777777" w:rsidR="00727578" w:rsidRPr="002F2EE7" w:rsidRDefault="00727578">
      <w:pPr>
        <w:pStyle w:val="0DraftNormal"/>
        <w:rPr>
          <w:rFonts w:ascii="Montserrat" w:hAnsi="Montserrat"/>
          <w:sz w:val="24"/>
        </w:rPr>
      </w:pPr>
    </w:p>
    <w:p w14:paraId="6A6CA9C3" w14:textId="77777777" w:rsidR="00727578" w:rsidRPr="002F2EE7" w:rsidRDefault="002F2EE7">
      <w:pPr>
        <w:pStyle w:val="0DraftNormal"/>
        <w:rPr>
          <w:rFonts w:ascii="Montserrat" w:hAnsi="Montserrat"/>
          <w:sz w:val="24"/>
        </w:rPr>
      </w:pPr>
      <w:r w:rsidRPr="002F2EE7">
        <w:rPr>
          <w:rFonts w:ascii="Montserrat" w:hAnsi="Montserrat"/>
          <w:sz w:val="24"/>
        </w:rPr>
        <w:t>But I can tell you what is going on!</w:t>
      </w:r>
    </w:p>
    <w:p w14:paraId="65B98D42" w14:textId="77777777" w:rsidR="00727578" w:rsidRPr="002F2EE7" w:rsidRDefault="00727578">
      <w:pPr>
        <w:pStyle w:val="0DraftNormal"/>
        <w:rPr>
          <w:rFonts w:ascii="Montserrat" w:hAnsi="Montserrat"/>
          <w:sz w:val="24"/>
        </w:rPr>
      </w:pPr>
    </w:p>
    <w:p w14:paraId="1A6CFAA4" w14:textId="77777777" w:rsidR="00727578" w:rsidRPr="002F2EE7" w:rsidRDefault="002F2EE7">
      <w:pPr>
        <w:pStyle w:val="0DraftNormal"/>
        <w:rPr>
          <w:rFonts w:ascii="Montserrat" w:hAnsi="Montserrat"/>
          <w:sz w:val="24"/>
        </w:rPr>
      </w:pPr>
      <w:r w:rsidRPr="002F2EE7">
        <w:rPr>
          <w:rFonts w:ascii="Montserrat" w:hAnsi="Montserrat"/>
          <w:sz w:val="24"/>
        </w:rPr>
        <w:t>This is the lair of a dragon!</w:t>
      </w:r>
    </w:p>
    <w:p w14:paraId="61D81B00" w14:textId="77777777" w:rsidR="00727578" w:rsidRPr="002F2EE7" w:rsidRDefault="00727578">
      <w:pPr>
        <w:pStyle w:val="0DraftNormal"/>
        <w:rPr>
          <w:rFonts w:ascii="Montserrat" w:hAnsi="Montserrat"/>
          <w:sz w:val="24"/>
        </w:rPr>
      </w:pPr>
    </w:p>
    <w:p w14:paraId="3A90BC65" w14:textId="77777777" w:rsidR="00727578" w:rsidRPr="002F2EE7" w:rsidRDefault="002F2EE7">
      <w:pPr>
        <w:pStyle w:val="0DraftNormal"/>
        <w:rPr>
          <w:rFonts w:ascii="Montserrat" w:hAnsi="Montserrat"/>
          <w:sz w:val="24"/>
        </w:rPr>
      </w:pPr>
      <w:r w:rsidRPr="002F2EE7">
        <w:rPr>
          <w:rFonts w:ascii="Montserrat" w:hAnsi="Montserrat"/>
          <w:sz w:val="24"/>
        </w:rPr>
        <w:t>You won’t believe why I came back, but you’ve at least have to hear this...</w:t>
      </w:r>
    </w:p>
    <w:p w14:paraId="5D985006" w14:textId="77777777" w:rsidR="00727578" w:rsidRPr="002F2EE7" w:rsidRDefault="00727578">
      <w:pPr>
        <w:pStyle w:val="0DraftNormal"/>
        <w:rPr>
          <w:rFonts w:ascii="Montserrat" w:hAnsi="Montserrat"/>
          <w:sz w:val="24"/>
        </w:rPr>
      </w:pPr>
    </w:p>
    <w:p w14:paraId="3742CE25" w14:textId="77777777" w:rsidR="00727578" w:rsidRPr="002F2EE7" w:rsidRDefault="002F2EE7">
      <w:pPr>
        <w:pStyle w:val="0DraftNormal"/>
        <w:rPr>
          <w:rFonts w:ascii="Montserrat" w:hAnsi="Montserrat"/>
          <w:sz w:val="24"/>
        </w:rPr>
      </w:pPr>
      <w:r w:rsidRPr="002F2EE7">
        <w:rPr>
          <w:rFonts w:ascii="Montserrat" w:hAnsi="Montserrat"/>
          <w:sz w:val="24"/>
        </w:rPr>
        <w:t>An appointment with the head dragon: a matter of useful potential</w:t>
      </w:r>
    </w:p>
    <w:p w14:paraId="18EB44B9" w14:textId="77777777" w:rsidR="00727578" w:rsidRPr="002F2EE7" w:rsidRDefault="00727578">
      <w:pPr>
        <w:pStyle w:val="0DraftNormal"/>
        <w:rPr>
          <w:rFonts w:ascii="Montserrat" w:hAnsi="Montserrat"/>
          <w:sz w:val="24"/>
        </w:rPr>
      </w:pPr>
    </w:p>
    <w:p w14:paraId="14B83A89" w14:textId="77777777" w:rsidR="00727578" w:rsidRPr="002F2EE7" w:rsidRDefault="002F2EE7">
      <w:pPr>
        <w:pStyle w:val="0DraftNormal"/>
        <w:rPr>
          <w:rFonts w:ascii="Montserrat" w:hAnsi="Montserrat"/>
          <w:sz w:val="24"/>
        </w:rPr>
      </w:pPr>
      <w:r w:rsidRPr="002F2EE7">
        <w:rPr>
          <w:rFonts w:ascii="Montserrat" w:hAnsi="Montserrat"/>
          <w:sz w:val="24"/>
        </w:rPr>
        <w:t>I was born in a circus, and sometimes it seems like I’ve never left it, either...</w:t>
      </w:r>
    </w:p>
    <w:p w14:paraId="7AAA5EA0" w14:textId="77777777" w:rsidR="00727578" w:rsidRPr="002F2EE7" w:rsidRDefault="00727578">
      <w:pPr>
        <w:pStyle w:val="0DraftNormal"/>
        <w:rPr>
          <w:rFonts w:ascii="Montserrat" w:hAnsi="Montserrat"/>
          <w:sz w:val="24"/>
        </w:rPr>
      </w:pPr>
    </w:p>
    <w:p w14:paraId="74FD1D8D" w14:textId="77777777" w:rsidR="00727578" w:rsidRPr="002F2EE7" w:rsidRDefault="002F2EE7">
      <w:pPr>
        <w:pStyle w:val="0DraftNormal"/>
        <w:rPr>
          <w:rFonts w:ascii="Montserrat" w:hAnsi="Montserrat"/>
          <w:sz w:val="24"/>
        </w:rPr>
      </w:pPr>
      <w:r w:rsidRPr="002F2EE7">
        <w:rPr>
          <w:rFonts w:ascii="Montserrat" w:hAnsi="Montserrat"/>
          <w:sz w:val="24"/>
        </w:rPr>
        <w:t>A matter of assembling the right team of emissaries</w:t>
      </w:r>
    </w:p>
    <w:p w14:paraId="2D63AD20" w14:textId="77777777" w:rsidR="00727578" w:rsidRPr="002F2EE7" w:rsidRDefault="00727578">
      <w:pPr>
        <w:pStyle w:val="0DraftNormal"/>
        <w:rPr>
          <w:rFonts w:ascii="Montserrat" w:hAnsi="Montserrat"/>
          <w:sz w:val="24"/>
        </w:rPr>
      </w:pPr>
    </w:p>
    <w:p w14:paraId="63F564B0" w14:textId="77777777" w:rsidR="00727578" w:rsidRPr="002F2EE7" w:rsidRDefault="002F2EE7">
      <w:pPr>
        <w:pStyle w:val="0DraftNormal"/>
        <w:rPr>
          <w:rFonts w:ascii="Montserrat" w:hAnsi="Montserrat"/>
          <w:sz w:val="24"/>
        </w:rPr>
      </w:pPr>
      <w:r w:rsidRPr="002F2EE7">
        <w:rPr>
          <w:rFonts w:ascii="Montserrat" w:hAnsi="Montserrat"/>
          <w:sz w:val="24"/>
        </w:rPr>
        <w:t>A free spirited ally, and a cold blooded killer. You don’t have any problems with that, do you? (what’s a ‘problem?’)</w:t>
      </w:r>
    </w:p>
    <w:p w14:paraId="58249964" w14:textId="77777777" w:rsidR="00727578" w:rsidRPr="002F2EE7" w:rsidRDefault="00727578">
      <w:pPr>
        <w:pStyle w:val="0DraftNormal"/>
        <w:rPr>
          <w:rFonts w:ascii="Montserrat" w:hAnsi="Montserrat"/>
          <w:sz w:val="24"/>
        </w:rPr>
      </w:pPr>
    </w:p>
    <w:p w14:paraId="0F1D68EC" w14:textId="77777777" w:rsidR="00727578" w:rsidRPr="002F2EE7" w:rsidRDefault="002F2EE7">
      <w:pPr>
        <w:pStyle w:val="0DraftNormal"/>
        <w:rPr>
          <w:rFonts w:ascii="Montserrat" w:hAnsi="Montserrat"/>
          <w:sz w:val="24"/>
        </w:rPr>
      </w:pPr>
      <w:r w:rsidRPr="002F2EE7">
        <w:rPr>
          <w:rFonts w:ascii="Montserrat" w:hAnsi="Montserrat"/>
          <w:sz w:val="24"/>
        </w:rPr>
        <w:t>Why, a dragon, of course. Its only suiting for a project of this level of importance, we can’t very well leave it all in the hands of a bunch of mammals, can we?</w:t>
      </w:r>
    </w:p>
    <w:p w14:paraId="764EE62B" w14:textId="77777777" w:rsidR="00727578" w:rsidRPr="002F2EE7" w:rsidRDefault="00727578">
      <w:pPr>
        <w:pStyle w:val="0DraftNormal"/>
        <w:rPr>
          <w:rFonts w:ascii="Montserrat" w:hAnsi="Montserrat"/>
          <w:sz w:val="24"/>
        </w:rPr>
      </w:pPr>
    </w:p>
    <w:p w14:paraId="4BE107EA" w14:textId="77777777" w:rsidR="00727578" w:rsidRPr="002F2EE7" w:rsidRDefault="002F2EE7">
      <w:pPr>
        <w:pStyle w:val="0DraftNormal"/>
        <w:rPr>
          <w:rFonts w:ascii="Montserrat" w:hAnsi="Montserrat"/>
          <w:sz w:val="24"/>
        </w:rPr>
      </w:pPr>
      <w:r w:rsidRPr="002F2EE7">
        <w:rPr>
          <w:rFonts w:ascii="Montserrat" w:hAnsi="Montserrat"/>
          <w:sz w:val="24"/>
        </w:rPr>
        <w:t>We...um, seem to have a little problem off to the east. Would you just run out there and find out what is going on?</w:t>
      </w:r>
    </w:p>
    <w:p w14:paraId="12F9856F" w14:textId="77777777" w:rsidR="00727578" w:rsidRPr="002F2EE7" w:rsidRDefault="00727578">
      <w:pPr>
        <w:pStyle w:val="0DraftNormal"/>
        <w:rPr>
          <w:rFonts w:ascii="Montserrat" w:hAnsi="Montserrat"/>
          <w:sz w:val="24"/>
        </w:rPr>
      </w:pPr>
    </w:p>
    <w:p w14:paraId="0980BC9C" w14:textId="77777777" w:rsidR="00727578" w:rsidRPr="002F2EE7" w:rsidRDefault="002F2EE7">
      <w:pPr>
        <w:pStyle w:val="0DraftNormal"/>
        <w:rPr>
          <w:rFonts w:ascii="Montserrat" w:hAnsi="Montserrat"/>
          <w:sz w:val="24"/>
        </w:rPr>
      </w:pPr>
      <w:r w:rsidRPr="002F2EE7">
        <w:rPr>
          <w:rFonts w:ascii="Montserrat" w:hAnsi="Montserrat"/>
          <w:sz w:val="24"/>
        </w:rPr>
        <w:t>Oh, its just this nasty aura of death that’s slowly spreading along killing everything in its path. No problem.</w:t>
      </w:r>
    </w:p>
    <w:p w14:paraId="2AD05283" w14:textId="77777777" w:rsidR="00727578" w:rsidRPr="002F2EE7" w:rsidRDefault="00727578">
      <w:pPr>
        <w:pStyle w:val="0DraftNormal"/>
        <w:rPr>
          <w:rFonts w:ascii="Montserrat" w:hAnsi="Montserrat"/>
          <w:sz w:val="24"/>
        </w:rPr>
      </w:pPr>
    </w:p>
    <w:p w14:paraId="14FA3B04" w14:textId="77777777" w:rsidR="00727578" w:rsidRPr="002F2EE7" w:rsidRDefault="002F2EE7">
      <w:pPr>
        <w:pStyle w:val="0DraftNormal"/>
        <w:rPr>
          <w:rFonts w:ascii="Montserrat" w:hAnsi="Montserrat"/>
          <w:sz w:val="24"/>
        </w:rPr>
      </w:pPr>
      <w:r w:rsidRPr="002F2EE7">
        <w:rPr>
          <w:rFonts w:ascii="Montserrat" w:hAnsi="Montserrat"/>
          <w:sz w:val="24"/>
        </w:rPr>
        <w:t>It seemed like the thing to do... Can we just keep this in my name for the moment? No, it doesn’t work that way.</w:t>
      </w:r>
    </w:p>
    <w:p w14:paraId="5EB6D09C" w14:textId="77777777" w:rsidR="00727578" w:rsidRPr="002F2EE7" w:rsidRDefault="00727578">
      <w:pPr>
        <w:pStyle w:val="0DraftNormal"/>
        <w:rPr>
          <w:rFonts w:ascii="Montserrat" w:hAnsi="Montserrat"/>
          <w:sz w:val="24"/>
        </w:rPr>
      </w:pPr>
    </w:p>
    <w:p w14:paraId="266DC771" w14:textId="77777777" w:rsidR="00727578" w:rsidRPr="002F2EE7" w:rsidRDefault="002F2EE7">
      <w:pPr>
        <w:pStyle w:val="0DraftNormal"/>
        <w:rPr>
          <w:rFonts w:ascii="Montserrat" w:hAnsi="Montserrat"/>
          <w:sz w:val="24"/>
        </w:rPr>
      </w:pPr>
      <w:r w:rsidRPr="002F2EE7">
        <w:rPr>
          <w:rFonts w:ascii="Montserrat" w:hAnsi="Montserrat"/>
          <w:sz w:val="24"/>
        </w:rPr>
        <w:t>A valley of death. I think we’ll need more than a rod and a staff to find comfort here...</w:t>
      </w:r>
    </w:p>
    <w:p w14:paraId="5C88FA90" w14:textId="77777777" w:rsidR="00727578" w:rsidRPr="002F2EE7" w:rsidRDefault="00727578">
      <w:pPr>
        <w:pStyle w:val="0DraftNormal"/>
        <w:rPr>
          <w:rFonts w:ascii="Montserrat" w:hAnsi="Montserrat"/>
          <w:sz w:val="24"/>
        </w:rPr>
      </w:pPr>
    </w:p>
    <w:p w14:paraId="0E014F37" w14:textId="77777777" w:rsidR="00727578" w:rsidRPr="002F2EE7" w:rsidRDefault="002F2EE7">
      <w:pPr>
        <w:pStyle w:val="0DraftNormal"/>
        <w:rPr>
          <w:rFonts w:ascii="Montserrat" w:hAnsi="Montserrat"/>
          <w:sz w:val="24"/>
        </w:rPr>
      </w:pPr>
      <w:r w:rsidRPr="002F2EE7">
        <w:rPr>
          <w:rFonts w:ascii="Montserrat" w:hAnsi="Montserrat"/>
          <w:sz w:val="24"/>
        </w:rPr>
        <w:t>Dead people aren’t that bad, really. You just gotta get an idea of what they’re into... Well, yes I do have a little experience in this area. You should come by my place sometime, if I can ever remember where I misplaced it, or the world I was keeping it on...</w:t>
      </w:r>
    </w:p>
    <w:p w14:paraId="6348AFD8" w14:textId="77777777" w:rsidR="00727578" w:rsidRPr="002F2EE7" w:rsidRDefault="00727578">
      <w:pPr>
        <w:pStyle w:val="0DraftNormal"/>
        <w:rPr>
          <w:rFonts w:ascii="Montserrat" w:hAnsi="Montserrat"/>
          <w:sz w:val="24"/>
        </w:rPr>
      </w:pPr>
    </w:p>
    <w:p w14:paraId="768EDA84" w14:textId="77777777" w:rsidR="00727578" w:rsidRPr="002F2EE7" w:rsidRDefault="002F2EE7">
      <w:pPr>
        <w:pStyle w:val="0DraftNormal"/>
        <w:rPr>
          <w:rFonts w:ascii="Montserrat" w:hAnsi="Montserrat"/>
          <w:sz w:val="24"/>
        </w:rPr>
      </w:pPr>
      <w:r w:rsidRPr="002F2EE7">
        <w:rPr>
          <w:rFonts w:ascii="Montserrat" w:hAnsi="Montserrat"/>
          <w:sz w:val="24"/>
        </w:rPr>
        <w:t>Uh...we represent the....</w:t>
      </w:r>
    </w:p>
    <w:p w14:paraId="6161ED1E" w14:textId="77777777" w:rsidR="00727578" w:rsidRPr="002F2EE7" w:rsidRDefault="00727578">
      <w:pPr>
        <w:pStyle w:val="0DraftNormal"/>
        <w:rPr>
          <w:rFonts w:ascii="Montserrat" w:hAnsi="Montserrat"/>
          <w:sz w:val="24"/>
        </w:rPr>
      </w:pPr>
    </w:p>
    <w:p w14:paraId="04D278C9" w14:textId="77777777" w:rsidR="00727578" w:rsidRPr="002F2EE7" w:rsidRDefault="002F2EE7">
      <w:pPr>
        <w:pStyle w:val="0DraftNormal"/>
        <w:rPr>
          <w:rFonts w:ascii="Montserrat" w:hAnsi="Montserrat"/>
          <w:sz w:val="24"/>
        </w:rPr>
      </w:pPr>
      <w:r w:rsidRPr="002F2EE7">
        <w:rPr>
          <w:rFonts w:ascii="Montserrat" w:hAnsi="Montserrat"/>
          <w:sz w:val="24"/>
        </w:rPr>
        <w:t>Sure, we’ll take a couple of your emissaries back with us...</w:t>
      </w:r>
    </w:p>
    <w:p w14:paraId="1970652E" w14:textId="77777777" w:rsidR="00727578" w:rsidRPr="002F2EE7" w:rsidRDefault="00727578">
      <w:pPr>
        <w:pStyle w:val="0DraftNormal"/>
        <w:rPr>
          <w:rFonts w:ascii="Montserrat" w:hAnsi="Montserrat"/>
          <w:sz w:val="24"/>
        </w:rPr>
      </w:pPr>
    </w:p>
    <w:p w14:paraId="07E644FF" w14:textId="77777777" w:rsidR="00727578" w:rsidRPr="002F2EE7" w:rsidRDefault="002F2EE7">
      <w:pPr>
        <w:pStyle w:val="0DraftNormal"/>
        <w:rPr>
          <w:rFonts w:ascii="Montserrat" w:hAnsi="Montserrat"/>
          <w:sz w:val="24"/>
        </w:rPr>
      </w:pPr>
      <w:r w:rsidRPr="002F2EE7">
        <w:rPr>
          <w:rFonts w:ascii="Montserrat" w:hAnsi="Montserrat"/>
          <w:sz w:val="24"/>
        </w:rPr>
        <w:t>He doesn’t talk much does he? Him, well he isn’t even here to be precise. This is only his former body.</w:t>
      </w:r>
    </w:p>
    <w:p w14:paraId="27F18F5A" w14:textId="77777777" w:rsidR="00727578" w:rsidRPr="002F2EE7" w:rsidRDefault="00727578">
      <w:pPr>
        <w:pStyle w:val="0DraftNormal"/>
        <w:rPr>
          <w:rFonts w:ascii="Montserrat" w:hAnsi="Montserrat"/>
          <w:sz w:val="24"/>
        </w:rPr>
      </w:pPr>
    </w:p>
    <w:p w14:paraId="791549AE" w14:textId="77777777" w:rsidR="00727578" w:rsidRPr="002F2EE7" w:rsidRDefault="002F2EE7">
      <w:pPr>
        <w:pStyle w:val="0DraftNormal"/>
        <w:rPr>
          <w:rFonts w:ascii="Montserrat" w:hAnsi="Montserrat"/>
          <w:sz w:val="24"/>
        </w:rPr>
      </w:pPr>
      <w:r w:rsidRPr="002F2EE7">
        <w:rPr>
          <w:rFonts w:ascii="Montserrat" w:hAnsi="Montserrat"/>
          <w:sz w:val="24"/>
        </w:rPr>
        <w:t>Talking with a free spirit too much can be an unnerving experience, especially when it helps you figure out how to do this...</w:t>
      </w:r>
    </w:p>
    <w:p w14:paraId="40B89E2F" w14:textId="77777777" w:rsidR="00727578" w:rsidRPr="002F2EE7" w:rsidRDefault="00727578">
      <w:pPr>
        <w:pStyle w:val="0DraftNormal"/>
        <w:rPr>
          <w:rFonts w:ascii="Montserrat" w:hAnsi="Montserrat"/>
          <w:sz w:val="24"/>
        </w:rPr>
      </w:pPr>
    </w:p>
    <w:p w14:paraId="0599423A" w14:textId="77777777" w:rsidR="00727578" w:rsidRPr="002F2EE7" w:rsidRDefault="002F2EE7">
      <w:pPr>
        <w:pStyle w:val="0DraftNormal"/>
        <w:rPr>
          <w:rFonts w:ascii="Montserrat" w:hAnsi="Montserrat"/>
          <w:sz w:val="24"/>
        </w:rPr>
      </w:pPr>
      <w:r w:rsidRPr="002F2EE7">
        <w:rPr>
          <w:rFonts w:ascii="Montserrat" w:hAnsi="Montserrat"/>
          <w:sz w:val="24"/>
        </w:rPr>
        <w:t>Oh, here you are... How are you doing that? Oh, neat. Like this...? Hey, you better pick your jaw back up, people are staring.</w:t>
      </w:r>
    </w:p>
    <w:p w14:paraId="638E53AE" w14:textId="77777777" w:rsidR="00727578" w:rsidRPr="002F2EE7" w:rsidRDefault="00727578">
      <w:pPr>
        <w:pStyle w:val="0DraftNormal"/>
        <w:rPr>
          <w:rFonts w:ascii="Montserrat" w:hAnsi="Montserrat"/>
          <w:sz w:val="24"/>
        </w:rPr>
      </w:pPr>
    </w:p>
    <w:p w14:paraId="662D2548" w14:textId="77777777" w:rsidR="00727578" w:rsidRPr="002F2EE7" w:rsidRDefault="002F2EE7">
      <w:pPr>
        <w:pStyle w:val="0DraftNormal"/>
        <w:rPr>
          <w:rFonts w:ascii="Montserrat" w:hAnsi="Montserrat"/>
          <w:sz w:val="24"/>
        </w:rPr>
      </w:pPr>
      <w:r w:rsidRPr="002F2EE7">
        <w:rPr>
          <w:rFonts w:ascii="Montserrat" w:hAnsi="Montserrat"/>
          <w:sz w:val="24"/>
        </w:rPr>
        <w:t>Geez, maybe mixing necromancy and technology aren’t such a good idea, you know?</w:t>
      </w:r>
    </w:p>
    <w:p w14:paraId="6CFC2AA6" w14:textId="77777777" w:rsidR="00727578" w:rsidRPr="002F2EE7" w:rsidRDefault="00727578">
      <w:pPr>
        <w:pStyle w:val="0DraftNormal"/>
        <w:rPr>
          <w:rFonts w:ascii="Montserrat" w:hAnsi="Montserrat"/>
          <w:sz w:val="24"/>
        </w:rPr>
      </w:pPr>
    </w:p>
    <w:p w14:paraId="20FD06F0" w14:textId="77777777" w:rsidR="00727578" w:rsidRPr="002F2EE7" w:rsidRDefault="002F2EE7">
      <w:pPr>
        <w:pStyle w:val="0DraftNormal"/>
        <w:rPr>
          <w:rFonts w:ascii="Montserrat" w:hAnsi="Montserrat"/>
          <w:sz w:val="24"/>
        </w:rPr>
      </w:pPr>
      <w:r w:rsidRPr="002F2EE7">
        <w:rPr>
          <w:rFonts w:ascii="Montserrat" w:hAnsi="Montserrat"/>
          <w:sz w:val="24"/>
        </w:rPr>
        <w:t>I don’t think somebody likes you being here... Oh well, at least it was an exciting firefight, and car chase.</w:t>
      </w:r>
    </w:p>
    <w:p w14:paraId="25FFD691" w14:textId="77777777" w:rsidR="00727578" w:rsidRPr="002F2EE7" w:rsidRDefault="00727578">
      <w:pPr>
        <w:pStyle w:val="0DraftNormal"/>
        <w:rPr>
          <w:rFonts w:ascii="Montserrat" w:hAnsi="Montserrat"/>
          <w:sz w:val="24"/>
        </w:rPr>
      </w:pPr>
    </w:p>
    <w:p w14:paraId="62D7470D" w14:textId="77777777" w:rsidR="00727578" w:rsidRPr="002F2EE7" w:rsidRDefault="002F2EE7">
      <w:pPr>
        <w:pStyle w:val="0DraftNormal"/>
        <w:rPr>
          <w:rFonts w:ascii="Montserrat" w:hAnsi="Montserrat"/>
          <w:sz w:val="24"/>
        </w:rPr>
      </w:pPr>
      <w:r w:rsidRPr="002F2EE7">
        <w:rPr>
          <w:rFonts w:ascii="Montserrat" w:hAnsi="Montserrat"/>
          <w:sz w:val="24"/>
        </w:rPr>
        <w:t>Geez, maybe mixing necromancy and technology is a pretty hot idea after all. How are you doing that?! No! I definitely do not want metal in my flesh thank you... I’ve spent too many years avoiding just that to start changing my ways now...</w:t>
      </w:r>
    </w:p>
    <w:p w14:paraId="77CD9769" w14:textId="77777777" w:rsidR="00727578" w:rsidRPr="002F2EE7" w:rsidRDefault="00727578">
      <w:pPr>
        <w:pStyle w:val="0DraftNormal"/>
        <w:rPr>
          <w:rFonts w:ascii="Montserrat" w:hAnsi="Montserrat"/>
          <w:sz w:val="24"/>
        </w:rPr>
      </w:pPr>
    </w:p>
    <w:p w14:paraId="2536813F" w14:textId="77777777" w:rsidR="00727578" w:rsidRPr="002F2EE7" w:rsidRDefault="002F2EE7">
      <w:pPr>
        <w:pStyle w:val="0DraftNormal"/>
        <w:rPr>
          <w:rFonts w:ascii="Montserrat" w:hAnsi="Montserrat"/>
          <w:sz w:val="24"/>
        </w:rPr>
      </w:pPr>
      <w:r w:rsidRPr="002F2EE7">
        <w:rPr>
          <w:rFonts w:ascii="Montserrat" w:hAnsi="Montserrat"/>
          <w:sz w:val="24"/>
        </w:rPr>
        <w:t>It’s a working vacation, you want to come or not? Besides you’re still teaching me things, remember?</w:t>
      </w:r>
    </w:p>
    <w:p w14:paraId="37090928" w14:textId="77777777" w:rsidR="00727578" w:rsidRPr="002F2EE7" w:rsidRDefault="00727578">
      <w:pPr>
        <w:pStyle w:val="0DraftNormal"/>
        <w:rPr>
          <w:rFonts w:ascii="Montserrat" w:hAnsi="Montserrat"/>
          <w:sz w:val="24"/>
        </w:rPr>
      </w:pPr>
    </w:p>
    <w:p w14:paraId="70B11101" w14:textId="77777777" w:rsidR="00727578" w:rsidRPr="002F2EE7" w:rsidRDefault="002F2EE7">
      <w:pPr>
        <w:pStyle w:val="0DraftNormal"/>
        <w:rPr>
          <w:rFonts w:ascii="Montserrat" w:hAnsi="Montserrat"/>
          <w:sz w:val="24"/>
        </w:rPr>
      </w:pPr>
      <w:r w:rsidRPr="002F2EE7">
        <w:rPr>
          <w:rFonts w:ascii="Montserrat" w:hAnsi="Montserrat"/>
          <w:sz w:val="24"/>
        </w:rPr>
        <w:t>You’ve got good potential, I will teach you... Great, mind if I ask what stone you just stepped out from under?</w:t>
      </w:r>
    </w:p>
    <w:p w14:paraId="53E64C85" w14:textId="77777777" w:rsidR="00727578" w:rsidRPr="002F2EE7" w:rsidRDefault="00727578">
      <w:pPr>
        <w:pStyle w:val="0DraftNormal"/>
        <w:rPr>
          <w:rFonts w:ascii="Montserrat" w:hAnsi="Montserrat"/>
          <w:sz w:val="24"/>
        </w:rPr>
      </w:pPr>
    </w:p>
    <w:p w14:paraId="45127F94" w14:textId="77777777" w:rsidR="00727578" w:rsidRPr="002F2EE7" w:rsidRDefault="002F2EE7">
      <w:pPr>
        <w:pStyle w:val="0DraftNormal"/>
        <w:rPr>
          <w:rFonts w:ascii="Montserrat" w:hAnsi="Montserrat"/>
          <w:sz w:val="24"/>
        </w:rPr>
      </w:pPr>
      <w:r w:rsidRPr="002F2EE7">
        <w:rPr>
          <w:rFonts w:ascii="Montserrat" w:hAnsi="Montserrat"/>
          <w:sz w:val="24"/>
        </w:rPr>
        <w:t>Ah, we have a bid for your clerical appointment, a representative of evil on your own world has spoken for you. Um, I think you and I need to get a few things straight here... Well, can you suggest someone a little more to your particular nature. Perhaps?</w:t>
      </w:r>
    </w:p>
    <w:p w14:paraId="71B534DE" w14:textId="77777777" w:rsidR="00727578" w:rsidRPr="002F2EE7" w:rsidRDefault="00727578">
      <w:pPr>
        <w:pStyle w:val="0DraftNormal"/>
        <w:rPr>
          <w:rFonts w:ascii="Montserrat" w:hAnsi="Montserrat"/>
          <w:sz w:val="24"/>
        </w:rPr>
      </w:pPr>
    </w:p>
    <w:p w14:paraId="4FBA1C43" w14:textId="77777777" w:rsidR="00727578" w:rsidRPr="002F2EE7" w:rsidRDefault="002F2EE7">
      <w:pPr>
        <w:pStyle w:val="0DraftNormal"/>
        <w:rPr>
          <w:rFonts w:ascii="Montserrat" w:hAnsi="Montserrat"/>
          <w:sz w:val="24"/>
        </w:rPr>
      </w:pPr>
      <w:r w:rsidRPr="002F2EE7">
        <w:rPr>
          <w:rFonts w:ascii="Montserrat" w:hAnsi="Montserrat"/>
          <w:sz w:val="24"/>
        </w:rPr>
        <w:t>Well, I’ll ask her... Er... Him, whatever. This might get interesting.</w:t>
      </w:r>
    </w:p>
    <w:p w14:paraId="31DB1AAC" w14:textId="77777777" w:rsidR="00727578" w:rsidRPr="002F2EE7" w:rsidRDefault="00727578">
      <w:pPr>
        <w:pStyle w:val="0DraftNormal"/>
        <w:rPr>
          <w:rFonts w:ascii="Montserrat" w:hAnsi="Montserrat"/>
          <w:sz w:val="24"/>
        </w:rPr>
      </w:pPr>
    </w:p>
    <w:p w14:paraId="3D9AF447" w14:textId="77777777" w:rsidR="00727578" w:rsidRPr="002F2EE7" w:rsidRDefault="002F2EE7">
      <w:pPr>
        <w:pStyle w:val="0DraftNormal"/>
        <w:rPr>
          <w:rFonts w:ascii="Montserrat" w:hAnsi="Montserrat"/>
          <w:sz w:val="24"/>
        </w:rPr>
      </w:pPr>
      <w:r w:rsidRPr="002F2EE7">
        <w:rPr>
          <w:rFonts w:ascii="Montserrat" w:hAnsi="Montserrat"/>
          <w:sz w:val="24"/>
        </w:rPr>
        <w:t>What do you mean, you need us to remove the local authorities? Right, well get right on it.</w:t>
      </w:r>
    </w:p>
    <w:p w14:paraId="7C9A1FAE" w14:textId="77777777" w:rsidR="00727578" w:rsidRPr="002F2EE7" w:rsidRDefault="00727578">
      <w:pPr>
        <w:pStyle w:val="0DraftNormal"/>
        <w:rPr>
          <w:rFonts w:ascii="Montserrat" w:hAnsi="Montserrat"/>
          <w:sz w:val="24"/>
        </w:rPr>
      </w:pPr>
    </w:p>
    <w:p w14:paraId="3FBE58E3" w14:textId="77777777" w:rsidR="00727578" w:rsidRPr="002F2EE7" w:rsidRDefault="002F2EE7">
      <w:pPr>
        <w:pStyle w:val="0DraftNormal"/>
        <w:rPr>
          <w:rFonts w:ascii="Montserrat" w:hAnsi="Montserrat"/>
          <w:sz w:val="24"/>
        </w:rPr>
      </w:pPr>
      <w:r w:rsidRPr="002F2EE7">
        <w:rPr>
          <w:rFonts w:ascii="Montserrat" w:hAnsi="Montserrat"/>
          <w:sz w:val="24"/>
        </w:rPr>
        <w:t>What do you mean, you don’t want us to remove the local authorities? But we were so close! Right, we’ll get right on it</w:t>
      </w:r>
    </w:p>
    <w:p w14:paraId="0464CDEA" w14:textId="77777777" w:rsidR="00727578" w:rsidRPr="002F2EE7" w:rsidRDefault="00727578">
      <w:pPr>
        <w:pStyle w:val="0DraftNormal"/>
        <w:rPr>
          <w:rFonts w:ascii="Montserrat" w:hAnsi="Montserrat"/>
          <w:sz w:val="24"/>
        </w:rPr>
      </w:pPr>
    </w:p>
    <w:p w14:paraId="2A3C4E7E" w14:textId="77777777" w:rsidR="00727578" w:rsidRPr="002F2EE7" w:rsidRDefault="002F2EE7">
      <w:pPr>
        <w:pStyle w:val="0DraftNormal"/>
        <w:rPr>
          <w:rFonts w:ascii="Montserrat" w:hAnsi="Montserrat"/>
          <w:sz w:val="24"/>
        </w:rPr>
      </w:pPr>
      <w:r w:rsidRPr="002F2EE7">
        <w:rPr>
          <w:rFonts w:ascii="Montserrat" w:hAnsi="Montserrat"/>
          <w:sz w:val="24"/>
        </w:rPr>
        <w:t>You want me to work out a deal with what? Right, I’ll look into it... (san loss!)</w:t>
      </w:r>
    </w:p>
    <w:p w14:paraId="669C125C" w14:textId="77777777" w:rsidR="00727578" w:rsidRPr="002F2EE7" w:rsidRDefault="00727578">
      <w:pPr>
        <w:pStyle w:val="0DraftNormal"/>
        <w:rPr>
          <w:rFonts w:ascii="Montserrat" w:hAnsi="Montserrat"/>
          <w:sz w:val="24"/>
        </w:rPr>
      </w:pPr>
    </w:p>
    <w:p w14:paraId="0C79446B" w14:textId="77777777" w:rsidR="00727578" w:rsidRPr="002F2EE7" w:rsidRDefault="002F2EE7">
      <w:pPr>
        <w:pStyle w:val="0DraftNormal"/>
        <w:rPr>
          <w:rFonts w:ascii="Montserrat" w:hAnsi="Montserrat"/>
          <w:sz w:val="24"/>
        </w:rPr>
      </w:pPr>
      <w:r w:rsidRPr="002F2EE7">
        <w:rPr>
          <w:rFonts w:ascii="Montserrat" w:hAnsi="Montserrat"/>
          <w:sz w:val="24"/>
        </w:rPr>
        <w:t>The deck of fate, all the threads of destiny, and I had to keep the thing...</w:t>
      </w:r>
    </w:p>
    <w:p w14:paraId="23426D0D" w14:textId="77777777" w:rsidR="00727578" w:rsidRPr="002F2EE7" w:rsidRDefault="00727578">
      <w:pPr>
        <w:pStyle w:val="0DraftNormal"/>
        <w:rPr>
          <w:rFonts w:ascii="Montserrat" w:hAnsi="Montserrat"/>
          <w:sz w:val="24"/>
        </w:rPr>
      </w:pPr>
    </w:p>
    <w:p w14:paraId="465E5DB2" w14:textId="77777777" w:rsidR="00727578" w:rsidRPr="002F2EE7" w:rsidRDefault="002F2EE7">
      <w:pPr>
        <w:pStyle w:val="0DraftNormal"/>
        <w:rPr>
          <w:rFonts w:ascii="Montserrat" w:hAnsi="Montserrat"/>
          <w:sz w:val="24"/>
        </w:rPr>
      </w:pPr>
      <w:r w:rsidRPr="002F2EE7">
        <w:rPr>
          <w:rFonts w:ascii="Montserrat" w:hAnsi="Montserrat"/>
          <w:sz w:val="24"/>
        </w:rPr>
        <w:t>We’ve got a little problem with that last assignment... Sure, I know where we need to go, it’s that way, we just don’t have any way to get off of this planet here, at the moment... Right, no problem, I’ll look into it.</w:t>
      </w:r>
    </w:p>
    <w:p w14:paraId="2D3D4491" w14:textId="77777777" w:rsidR="00727578" w:rsidRPr="002F2EE7" w:rsidRDefault="00727578">
      <w:pPr>
        <w:pStyle w:val="0DraftNormal"/>
        <w:rPr>
          <w:rFonts w:ascii="Montserrat" w:hAnsi="Montserrat"/>
          <w:sz w:val="24"/>
        </w:rPr>
      </w:pPr>
    </w:p>
    <w:p w14:paraId="227C2C6B" w14:textId="77777777" w:rsidR="00727578" w:rsidRPr="002F2EE7" w:rsidRDefault="002F2EE7">
      <w:pPr>
        <w:pStyle w:val="0DraftNormal"/>
        <w:rPr>
          <w:rFonts w:ascii="Montserrat" w:hAnsi="Montserrat"/>
          <w:sz w:val="24"/>
        </w:rPr>
      </w:pPr>
      <w:r w:rsidRPr="002F2EE7">
        <w:rPr>
          <w:rFonts w:ascii="Montserrat" w:hAnsi="Montserrat"/>
          <w:sz w:val="24"/>
        </w:rPr>
        <w:t>A sensual - inferably sexual - opening to present the city of night. Siva 17 engages the city as it is swallowed by riot. She inevitably demonstrates her potential for destruction - marking herself as a threat in some minds. On her return - after hardware problems - the enigmatic ember emerges, and reveals herself for our first glimpse. The next few days comes to a face off with swat, an amiable approach by local talent, her attempt to contact a higher authority, and her final summons to go before the chair</w:t>
      </w:r>
      <w:r w:rsidRPr="002F2EE7">
        <w:rPr>
          <w:rFonts w:ascii="Montserrat" w:hAnsi="Montserrat"/>
          <w:sz w:val="24"/>
        </w:rPr>
        <w:t xml:space="preserve"> of sri. Kzeisza is the last thing she expects.</w:t>
      </w:r>
    </w:p>
    <w:p w14:paraId="10C0D220" w14:textId="77777777" w:rsidR="00727578" w:rsidRPr="002F2EE7" w:rsidRDefault="00727578">
      <w:pPr>
        <w:pStyle w:val="0DraftNormal"/>
        <w:rPr>
          <w:rFonts w:ascii="Montserrat" w:hAnsi="Montserrat"/>
          <w:sz w:val="24"/>
        </w:rPr>
      </w:pPr>
    </w:p>
    <w:p w14:paraId="5049D384" w14:textId="77777777" w:rsidR="00727578" w:rsidRPr="002F2EE7" w:rsidRDefault="002F2EE7">
      <w:pPr>
        <w:pStyle w:val="0DraftNormal"/>
        <w:rPr>
          <w:rFonts w:ascii="Montserrat" w:hAnsi="Montserrat"/>
          <w:sz w:val="24"/>
        </w:rPr>
      </w:pPr>
      <w:r w:rsidRPr="002F2EE7">
        <w:rPr>
          <w:rFonts w:ascii="Montserrat" w:hAnsi="Montserrat"/>
          <w:sz w:val="24"/>
        </w:rPr>
        <w:t>There are certain characters indicated in the opening segments that really do have important influences on the story. The mercs and their leader, the swat commander, the talent from the pub. There are also certain points that leave the reader with questions that could discourage them. Inconsistencies. Why does ember act so cautiously at first then casually after? Recall. Ember enters the city with so much caution, guarding against being noticed - drawing little attention to herself - and the next morning go</w:t>
      </w:r>
      <w:r w:rsidRPr="002F2EE7">
        <w:rPr>
          <w:rFonts w:ascii="Montserrat" w:hAnsi="Montserrat"/>
          <w:sz w:val="24"/>
        </w:rPr>
        <w:t>es right out in full daylight in full armor. The situation calls for it, but that is not made clear enough. She needs to consider that before she goes out. When she veers over to the garden terrace it seems like a deviation of her intent, a misleading turn of phrase. Her predatorily manner is illuminated later in the book, but prior to that revelation leads the reader to see her as having an agenda that is not there. The opening segments also seem confusing in perspective and penetration of characters. That</w:t>
      </w:r>
      <w:r w:rsidRPr="002F2EE7">
        <w:rPr>
          <w:rFonts w:ascii="Montserrat" w:hAnsi="Montserrat"/>
          <w:sz w:val="24"/>
        </w:rPr>
        <w:t xml:space="preserve"> device is not smooth enough yet. There are many repetitions and digressions in the language that could be weeded out for more fluid reading. The chapter cliffhanger works excellently, though getting to it is difficult upon examination.</w:t>
      </w:r>
    </w:p>
    <w:p w14:paraId="3B444A24" w14:textId="77777777" w:rsidR="00727578" w:rsidRPr="002F2EE7" w:rsidRDefault="00727578">
      <w:pPr>
        <w:pStyle w:val="0DraftNormal"/>
        <w:rPr>
          <w:rFonts w:ascii="Montserrat" w:hAnsi="Montserrat"/>
          <w:sz w:val="24"/>
        </w:rPr>
      </w:pPr>
    </w:p>
    <w:p w14:paraId="45DD2317" w14:textId="77777777" w:rsidR="00727578" w:rsidRPr="002F2EE7" w:rsidRDefault="002F2EE7">
      <w:pPr>
        <w:pStyle w:val="0DraftNormal"/>
        <w:rPr>
          <w:rFonts w:ascii="Montserrat" w:hAnsi="Montserrat"/>
          <w:sz w:val="24"/>
        </w:rPr>
      </w:pPr>
      <w:r w:rsidRPr="002F2EE7">
        <w:rPr>
          <w:rFonts w:ascii="Montserrat" w:hAnsi="Montserrat"/>
          <w:sz w:val="24"/>
        </w:rPr>
        <w:t>Ember’s impressions of the city are modified by each new light she comes to see it in. First seeing it as a cold monstrosity, then a nocturnal paradise of light, then a city in chaos, a knot of paradoxes, and by the end of this chapter, a veil obscuring many dangerous secrets. She has the opportunity to weigh the sophistication of both its magic and technology and determine that she has and has known better. What makes this city special, though, is the extraordinary way it has managed to integrate such dive</w:t>
      </w:r>
      <w:r w:rsidRPr="002F2EE7">
        <w:rPr>
          <w:rFonts w:ascii="Montserrat" w:hAnsi="Montserrat"/>
          <w:sz w:val="24"/>
        </w:rPr>
        <w:t>rgent elements. A useful model. What she sees inspires her. Giving her an idea. Learning these things has had its side effects. She gets noticed by several different factions. Most she remains unaware of. But, one of the factions in this city has taken an acute interest in her, and what she represents. She is brought to meet kzeisza, a dragon older than civilization.</w:t>
      </w:r>
    </w:p>
    <w:p w14:paraId="4F98054B" w14:textId="77777777" w:rsidR="00727578" w:rsidRPr="002F2EE7" w:rsidRDefault="00727578">
      <w:pPr>
        <w:pStyle w:val="0DraftNormal"/>
        <w:rPr>
          <w:rFonts w:ascii="Montserrat" w:hAnsi="Montserrat"/>
          <w:sz w:val="24"/>
        </w:rPr>
      </w:pPr>
    </w:p>
    <w:p w14:paraId="160FE338" w14:textId="77777777" w:rsidR="00727578" w:rsidRPr="002F2EE7" w:rsidRDefault="002F2EE7">
      <w:pPr>
        <w:pStyle w:val="0DraftNormal"/>
        <w:rPr>
          <w:rFonts w:ascii="Montserrat" w:hAnsi="Montserrat"/>
          <w:sz w:val="24"/>
        </w:rPr>
      </w:pPr>
      <w:r w:rsidRPr="002F2EE7">
        <w:rPr>
          <w:rFonts w:ascii="Montserrat" w:hAnsi="Montserrat"/>
          <w:sz w:val="24"/>
        </w:rPr>
        <w:t>Avonlea. Mistress of triel manor, the county and precinct of triel in the high province and kingdom of saendria; lieutenant, first wing, siva squadron, united earth defense forces, pacific advance fleet by special dispensation of the misfold allowances under the the gates of paradox incident.</w:t>
      </w:r>
    </w:p>
    <w:p w14:paraId="7A8C8E11" w14:textId="77777777" w:rsidR="00727578" w:rsidRPr="002F2EE7" w:rsidRDefault="00727578">
      <w:pPr>
        <w:pStyle w:val="0DraftNormal"/>
        <w:rPr>
          <w:rFonts w:ascii="Montserrat" w:hAnsi="Montserrat"/>
          <w:sz w:val="24"/>
        </w:rPr>
      </w:pPr>
    </w:p>
    <w:p w14:paraId="7D332140" w14:textId="77777777" w:rsidR="00727578" w:rsidRPr="002F2EE7" w:rsidRDefault="002F2EE7">
      <w:pPr>
        <w:pStyle w:val="0DraftNormal"/>
        <w:rPr>
          <w:rFonts w:ascii="Montserrat" w:hAnsi="Montserrat"/>
          <w:sz w:val="24"/>
        </w:rPr>
      </w:pPr>
      <w:r w:rsidRPr="002F2EE7">
        <w:rPr>
          <w:rFonts w:ascii="Montserrat" w:hAnsi="Montserrat"/>
          <w:sz w:val="24"/>
        </w:rPr>
        <w:t xml:space="preserve">Kzeisza anzoar aioch kzhan sif vellosh ni aregriar sish mellyr weox dinevin lor anjui aigos meloch vandu goth rykhar ixth vanioush ballosch synuiflysythftharalwoshenautrtch. </w:t>
      </w:r>
    </w:p>
    <w:p w14:paraId="2D8F96DA" w14:textId="77777777" w:rsidR="00727578" w:rsidRPr="002F2EE7" w:rsidRDefault="00727578">
      <w:pPr>
        <w:pStyle w:val="0DraftNormal"/>
        <w:rPr>
          <w:rFonts w:ascii="Montserrat" w:hAnsi="Montserrat"/>
          <w:sz w:val="24"/>
        </w:rPr>
      </w:pPr>
    </w:p>
    <w:p w14:paraId="789AF3BF" w14:textId="77777777" w:rsidR="00727578" w:rsidRPr="002F2EE7" w:rsidRDefault="002F2EE7">
      <w:pPr>
        <w:pStyle w:val="0DraftNormal"/>
        <w:rPr>
          <w:rFonts w:ascii="Montserrat" w:hAnsi="Montserrat"/>
          <w:sz w:val="24"/>
        </w:rPr>
      </w:pPr>
      <w:r w:rsidRPr="002F2EE7">
        <w:rPr>
          <w:rFonts w:ascii="Montserrat" w:hAnsi="Montserrat"/>
          <w:sz w:val="24"/>
        </w:rPr>
        <w:t>Avonlea, unpromised: siva 17. Her wing designation, siva 17 is the first name we will have of her. She will enter the city much as was originally seen, but, we will find out what she is capable of as a destroyer before we will get a deeper feel for her. From the hard, faceless, armored knight will emerge a deceptively delicate, and enigmatic entity. From the wages of her first night, will come enough admiration to lead to an offer of acceptance to accompany the enmity of swat and ao. Her first engagement wi</w:t>
      </w:r>
      <w:r w:rsidRPr="002F2EE7">
        <w:rPr>
          <w:rFonts w:ascii="Montserrat" w:hAnsi="Montserrat"/>
          <w:sz w:val="24"/>
        </w:rPr>
        <w:t>th vancouver gains her much respect - positive and negative.</w:t>
      </w:r>
    </w:p>
    <w:p w14:paraId="6B85DC52" w14:textId="77777777" w:rsidR="00727578" w:rsidRPr="002F2EE7" w:rsidRDefault="00727578">
      <w:pPr>
        <w:pStyle w:val="0DraftNormal"/>
        <w:rPr>
          <w:rFonts w:ascii="Montserrat" w:hAnsi="Montserrat"/>
          <w:sz w:val="24"/>
        </w:rPr>
      </w:pPr>
    </w:p>
    <w:p w14:paraId="09623266" w14:textId="77777777" w:rsidR="00727578" w:rsidRPr="002F2EE7" w:rsidRDefault="002F2EE7">
      <w:pPr>
        <w:pStyle w:val="0DraftNormal"/>
        <w:rPr>
          <w:rFonts w:ascii="Montserrat" w:hAnsi="Montserrat"/>
          <w:sz w:val="24"/>
        </w:rPr>
      </w:pPr>
      <w:r w:rsidRPr="002F2EE7">
        <w:rPr>
          <w:rFonts w:ascii="Montserrat" w:hAnsi="Montserrat"/>
          <w:sz w:val="24"/>
        </w:rPr>
        <w:t>Seventh Fleet. A planetary defense fleet composed of a command cruiser, three battleships, two launch platforms, a destroyer and a stealth cruiser. This is what is left out of almost three hundred ships. The cruisers are capable of fusing with the other vessels. All ships have their own compliment of fighters and scouts. One squadron for each. The launch platforms each support a full battalion of fighters and troops in addition to the lead squadron. Siva and jinx squadrons are noted rivals.</w:t>
      </w:r>
    </w:p>
    <w:p w14:paraId="1734293B" w14:textId="77777777" w:rsidR="00727578" w:rsidRPr="002F2EE7" w:rsidRDefault="00727578">
      <w:pPr>
        <w:pStyle w:val="0DraftNormal"/>
        <w:rPr>
          <w:rFonts w:ascii="Montserrat" w:hAnsi="Montserrat"/>
          <w:sz w:val="24"/>
        </w:rPr>
      </w:pPr>
    </w:p>
    <w:p w14:paraId="471E7C6C" w14:textId="77777777" w:rsidR="00727578" w:rsidRPr="002F2EE7" w:rsidRDefault="002F2EE7">
      <w:pPr>
        <w:pStyle w:val="0DraftNormal"/>
        <w:rPr>
          <w:rFonts w:ascii="Montserrat" w:hAnsi="Montserrat"/>
          <w:sz w:val="24"/>
        </w:rPr>
      </w:pPr>
      <w:r w:rsidRPr="002F2EE7">
        <w:rPr>
          <w:rFonts w:ascii="Montserrat" w:hAnsi="Montserrat"/>
          <w:sz w:val="24"/>
        </w:rPr>
        <w:t>Exultant: the flagship of the pacific advance fleet. The ship is controlled from the captain’s bridge, while the fleet is commanded by the admiral from the admiral’s bridge (aka the fleet bridge.) Siva squadron is assigned to the exultant as its vanguard. As the pact evolves, the exultant comes to port in vancouver, along with a battle ship, the tempest, and a launch platform, the aegis.</w:t>
      </w:r>
    </w:p>
    <w:p w14:paraId="779819B7" w14:textId="77777777" w:rsidR="00727578" w:rsidRPr="002F2EE7" w:rsidRDefault="00727578">
      <w:pPr>
        <w:pStyle w:val="0DraftNormal"/>
        <w:rPr>
          <w:rFonts w:ascii="Montserrat" w:hAnsi="Montserrat"/>
          <w:sz w:val="24"/>
        </w:rPr>
      </w:pPr>
    </w:p>
    <w:p w14:paraId="211F838F" w14:textId="77777777" w:rsidR="00727578" w:rsidRPr="002F2EE7" w:rsidRDefault="002F2EE7">
      <w:pPr>
        <w:pStyle w:val="0DraftNormal"/>
        <w:rPr>
          <w:rFonts w:ascii="Montserrat" w:hAnsi="Montserrat"/>
          <w:sz w:val="24"/>
        </w:rPr>
      </w:pPr>
      <w:r w:rsidRPr="002F2EE7">
        <w:rPr>
          <w:rFonts w:ascii="Montserrat" w:hAnsi="Montserrat"/>
          <w:sz w:val="24"/>
        </w:rPr>
        <w:t>NLS Swat: neutral licensed securities special weapons and tactics. An incorporated special peace keeping force contracted by the city corporate commission. The residual force remaining in the dislocated city is cut off from its superior offices and by contract rights can option to protect their interests in a time of suitable crisis. Though technically under the jurisdiction of the corporations funding its activities, it has its own reserves of funding which it will use in times of martial law, whereby allo</w:t>
      </w:r>
      <w:r w:rsidRPr="002F2EE7">
        <w:rPr>
          <w:rFonts w:ascii="Montserrat" w:hAnsi="Montserrat"/>
          <w:sz w:val="24"/>
        </w:rPr>
        <w:t>wing it to overrule the dictates of its patron corps. Among its powers, it can create a governing council to act as a higher authority than the corporate entities. During the few weeks it will take to create this formerly non existent government, the nls swat occupies the city and enforces martial law.</w:t>
      </w:r>
    </w:p>
    <w:p w14:paraId="5106C503" w14:textId="77777777" w:rsidR="00727578" w:rsidRPr="002F2EE7" w:rsidRDefault="00727578">
      <w:pPr>
        <w:pStyle w:val="0DraftNormal"/>
        <w:rPr>
          <w:rFonts w:ascii="Montserrat" w:hAnsi="Montserrat"/>
          <w:sz w:val="24"/>
        </w:rPr>
      </w:pPr>
    </w:p>
    <w:p w14:paraId="0BC0E98C" w14:textId="77777777" w:rsidR="00727578" w:rsidRPr="002F2EE7" w:rsidRDefault="002F2EE7">
      <w:pPr>
        <w:pStyle w:val="0DraftNormal"/>
        <w:rPr>
          <w:rFonts w:ascii="Montserrat" w:hAnsi="Montserrat"/>
          <w:sz w:val="24"/>
        </w:rPr>
      </w:pPr>
      <w:r w:rsidRPr="002F2EE7">
        <w:rPr>
          <w:rFonts w:ascii="Montserrat" w:hAnsi="Montserrat"/>
          <w:sz w:val="24"/>
        </w:rPr>
        <w:t xml:space="preserve">Her idea. Until she actually divulges her conclusions to kzeisza, ember’s idea is not revealed to the reader. However, her reactions to those things which in part bring her to the necessary conclusions do have clear connections and hint to her conclusions. It is more important in the first chapter to establish the images of her, the city and an idea of things to come. </w:t>
      </w:r>
    </w:p>
    <w:p w14:paraId="02CC5117" w14:textId="77777777" w:rsidR="00727578" w:rsidRPr="002F2EE7" w:rsidRDefault="00727578">
      <w:pPr>
        <w:pStyle w:val="0DraftNormal"/>
        <w:rPr>
          <w:rFonts w:ascii="Montserrat" w:hAnsi="Montserrat"/>
          <w:sz w:val="24"/>
        </w:rPr>
      </w:pPr>
    </w:p>
    <w:p w14:paraId="734F9FCA" w14:textId="77777777" w:rsidR="00727578" w:rsidRPr="002F2EE7" w:rsidRDefault="002F2EE7">
      <w:pPr>
        <w:pStyle w:val="0DraftNormal"/>
        <w:rPr>
          <w:rFonts w:ascii="Montserrat" w:hAnsi="Montserrat"/>
          <w:sz w:val="24"/>
        </w:rPr>
      </w:pPr>
      <w:r w:rsidRPr="002F2EE7">
        <w:rPr>
          <w:rFonts w:ascii="Montserrat" w:hAnsi="Montserrat"/>
          <w:sz w:val="24"/>
        </w:rPr>
        <w:t>Eventually it will become obvious and necessary to approach the ccc with an offer of alliance with the pact groups, officially including the rest of the city and its influential parts in the treaty. This will work later, due to the presence of the other members outside of sri. At that point, the character of the conflict will change slightly. There will be new internal intrigue, and direct opposition will be external to the city.</w:t>
      </w:r>
    </w:p>
    <w:p w14:paraId="50B210AE" w14:textId="77777777" w:rsidR="00727578" w:rsidRPr="002F2EE7" w:rsidRDefault="00727578">
      <w:pPr>
        <w:pStyle w:val="0DraftNormal"/>
        <w:rPr>
          <w:rFonts w:ascii="Montserrat" w:hAnsi="Montserrat"/>
          <w:sz w:val="24"/>
        </w:rPr>
      </w:pPr>
    </w:p>
    <w:p w14:paraId="5A36BD33" w14:textId="77777777" w:rsidR="00727578" w:rsidRPr="002F2EE7" w:rsidRDefault="002F2EE7">
      <w:pPr>
        <w:pStyle w:val="0DraftNormal"/>
        <w:rPr>
          <w:rFonts w:ascii="Montserrat" w:hAnsi="Montserrat"/>
          <w:sz w:val="24"/>
        </w:rPr>
      </w:pPr>
      <w:r w:rsidRPr="002F2EE7">
        <w:rPr>
          <w:rFonts w:ascii="Montserrat" w:hAnsi="Montserrat"/>
          <w:sz w:val="24"/>
        </w:rPr>
        <w:t>Ember meets her conditions - a look at the gates of paradox et al. This chapter comes immediately on the tail of the first. An unprecedented clarity gets hold of ember and sees her through the trauma of her first interview with kzeisza. Her simple warning is evolved into far more - a possible solution to the chaos of the gates of paradox. And kzeisza’s expectations of her are still not fulfilled. In making her point, she causes them both to have a moment to reflect on what is to come. Her delayed reaction p</w:t>
      </w:r>
      <w:r w:rsidRPr="002F2EE7">
        <w:rPr>
          <w:rFonts w:ascii="Montserrat" w:hAnsi="Montserrat"/>
          <w:sz w:val="24"/>
        </w:rPr>
        <w:t>recedes her other considerations. Her probation begins, and with it comes a gift of power - a phoenix v21. (its unique qualities would best be demonstrated rather than discussed.) With this, she returns to the paf to seek their commitment. Awaiting her there are many unresolved situations. She is summoned to deal with her clone’s inferred demise. Her talk with the admiral results in almost two weeks of negotiation and leg work for her. Her reunion with dirk is uncomfortable, and ultimately causes her to see</w:t>
      </w:r>
      <w:r w:rsidRPr="002F2EE7">
        <w:rPr>
          <w:rFonts w:ascii="Montserrat" w:hAnsi="Montserrat"/>
          <w:sz w:val="24"/>
        </w:rPr>
        <w:t xml:space="preserve">k peace. (her difficulties with dirk must be well presented for it will count for a lot in the end.) </w:t>
      </w:r>
    </w:p>
    <w:p w14:paraId="01052D24" w14:textId="77777777" w:rsidR="00727578" w:rsidRPr="002F2EE7" w:rsidRDefault="00727578">
      <w:pPr>
        <w:pStyle w:val="0DraftNormal"/>
        <w:rPr>
          <w:rFonts w:ascii="Montserrat" w:hAnsi="Montserrat"/>
          <w:sz w:val="24"/>
        </w:rPr>
      </w:pPr>
    </w:p>
    <w:p w14:paraId="3EA168DD" w14:textId="77777777" w:rsidR="00727578" w:rsidRPr="002F2EE7" w:rsidRDefault="002F2EE7">
      <w:pPr>
        <w:pStyle w:val="0DraftNormal"/>
        <w:rPr>
          <w:rFonts w:ascii="Montserrat" w:hAnsi="Montserrat"/>
          <w:sz w:val="24"/>
        </w:rPr>
      </w:pPr>
      <w:r w:rsidRPr="002F2EE7">
        <w:rPr>
          <w:rFonts w:ascii="Montserrat" w:hAnsi="Montserrat"/>
          <w:sz w:val="24"/>
        </w:rPr>
        <w:t xml:space="preserve">The idea of being sponsored by a natural enemy is both unnerving and virtually impossible to turn down. Clearly, the dragon has his own interests in her. It is only upon hearing her synopsis and proposal that he comes to consider the creation and execution of open negotiations to promote inter cultural stability, using her as the lynch-pin for the whole effort. By way of testing her, on several points, he sends her out to prove herself. In an awesome display of power, he conjures a v21 fighting phoenix, an </w:t>
      </w:r>
      <w:r w:rsidRPr="002F2EE7">
        <w:rPr>
          <w:rFonts w:ascii="Montserrat" w:hAnsi="Montserrat"/>
          <w:sz w:val="24"/>
        </w:rPr>
        <w:t>elite combat frame. Giving her this, he sends her on her way back to the force which taught her how to pilot the thing. The net result being that a good portion of the world and what it is about and the things she has endured in it can be naturally brought to light. It is a superficial view, but the seeds of many important threads are sowed, subtly in the minor details of the initial groundwork she has to lay. This chapter is a collage of small scenes detailing a score of days of work.</w:t>
      </w:r>
    </w:p>
    <w:p w14:paraId="5140B543" w14:textId="77777777" w:rsidR="00727578" w:rsidRPr="002F2EE7" w:rsidRDefault="00727578">
      <w:pPr>
        <w:pStyle w:val="0DraftNormal"/>
        <w:rPr>
          <w:rFonts w:ascii="Montserrat" w:hAnsi="Montserrat"/>
          <w:sz w:val="24"/>
        </w:rPr>
      </w:pPr>
    </w:p>
    <w:p w14:paraId="3A769B84" w14:textId="77777777" w:rsidR="00727578" w:rsidRPr="002F2EE7" w:rsidRDefault="002F2EE7">
      <w:pPr>
        <w:pStyle w:val="0DraftNormal"/>
        <w:rPr>
          <w:rFonts w:ascii="Montserrat" w:hAnsi="Montserrat"/>
          <w:sz w:val="24"/>
        </w:rPr>
      </w:pPr>
      <w:r w:rsidRPr="002F2EE7">
        <w:rPr>
          <w:rFonts w:ascii="Montserrat" w:hAnsi="Montserrat"/>
          <w:sz w:val="24"/>
        </w:rPr>
        <w:t>Recombinant dna matrix sample: despecified tissue cultures used to restore massively damaged or dismembered portions of the body. A routine sample was taken from ember during her time in the paf. A clone was made from this matrix when she officially cut herself loose from the paf. Due to her unique nature, though, the cloning process encountered some difficulties. On her return as a negotiator, she is called in by the med-tech and the bio-engineering experts. She gets to watch as the clone destabilizes upon</w:t>
      </w:r>
      <w:r w:rsidRPr="002F2EE7">
        <w:rPr>
          <w:rFonts w:ascii="Montserrat" w:hAnsi="Montserrat"/>
          <w:sz w:val="24"/>
        </w:rPr>
        <w:t xml:space="preserve"> activation. She notices the presence of an empath\telepath, who has joined the medlab team. From this experiment, work will proceed toward the development of a catalyst matrix. This achievement will come about finally due to the radical work undertaken to keep ember alive after her undoing in the third book. Her understanding of what they are attempting is what allows her to restore her own form and functions after she overcomes that testing. The event of her clone breakdown is not witnessed first hand, bu</w:t>
      </w:r>
      <w:r w:rsidRPr="002F2EE7">
        <w:rPr>
          <w:rFonts w:ascii="Montserrat" w:hAnsi="Montserrat"/>
          <w:sz w:val="24"/>
        </w:rPr>
        <w:t>t in her memories as they return to it to consider the implications. Only the going in and the coming out are shown at the present.</w:t>
      </w:r>
    </w:p>
    <w:p w14:paraId="7338D810" w14:textId="77777777" w:rsidR="00727578" w:rsidRPr="002F2EE7" w:rsidRDefault="00727578">
      <w:pPr>
        <w:pStyle w:val="0DraftNormal"/>
        <w:rPr>
          <w:rFonts w:ascii="Montserrat" w:hAnsi="Montserrat"/>
          <w:sz w:val="24"/>
        </w:rPr>
      </w:pPr>
    </w:p>
    <w:p w14:paraId="66C5D818" w14:textId="77777777" w:rsidR="00727578" w:rsidRPr="002F2EE7" w:rsidRDefault="002F2EE7">
      <w:pPr>
        <w:pStyle w:val="0DraftNormal"/>
        <w:rPr>
          <w:rFonts w:ascii="Montserrat" w:hAnsi="Montserrat"/>
          <w:sz w:val="24"/>
        </w:rPr>
      </w:pPr>
      <w:r w:rsidRPr="002F2EE7">
        <w:rPr>
          <w:rFonts w:ascii="Montserrat" w:hAnsi="Montserrat"/>
          <w:sz w:val="24"/>
        </w:rPr>
        <w:t>Among many things about ember which are not disclosed straight up, her exotic nature is not revealed for some time. It is, however, hinted at. Her clone’s death would have shown too much at this time. So, her visit to the med lab is led up to and led away from without more than a hint of its consequence. Also, when she disappears for privacy or to elude someone, a hint of what she is is given without explanation. For reasons of her own, she hid this part of herself from the majority of those around her. Onl</w:t>
      </w:r>
      <w:r w:rsidRPr="002F2EE7">
        <w:rPr>
          <w:rFonts w:ascii="Montserrat" w:hAnsi="Montserrat"/>
          <w:sz w:val="24"/>
        </w:rPr>
        <w:t>y those who had been by her side at a time when it had been absolutely for her to shift were ever allowed to see it. Her intuition usually assured her of that.</w:t>
      </w:r>
    </w:p>
    <w:p w14:paraId="4EFFFB57" w14:textId="77777777" w:rsidR="00727578" w:rsidRPr="002F2EE7" w:rsidRDefault="00727578">
      <w:pPr>
        <w:pStyle w:val="0DraftNormal"/>
        <w:rPr>
          <w:rFonts w:ascii="Montserrat" w:hAnsi="Montserrat"/>
          <w:sz w:val="24"/>
        </w:rPr>
      </w:pPr>
    </w:p>
    <w:p w14:paraId="4D5A24A7" w14:textId="77777777" w:rsidR="00727578" w:rsidRPr="002F2EE7" w:rsidRDefault="002F2EE7">
      <w:pPr>
        <w:pStyle w:val="0DraftNormal"/>
        <w:rPr>
          <w:rFonts w:ascii="Montserrat" w:hAnsi="Montserrat"/>
          <w:sz w:val="24"/>
        </w:rPr>
      </w:pPr>
      <w:r w:rsidRPr="002F2EE7">
        <w:rPr>
          <w:rFonts w:ascii="Montserrat" w:hAnsi="Montserrat"/>
          <w:sz w:val="24"/>
        </w:rPr>
        <w:t>Culture merger. The appeal of a unification of splinter cultures is hard for the admiral to ignore. The details and specifics will take time to work out, but the potential to gain from this merger is compelling. They have seen enough magic now for it to have made a strong impression on them. The thought of being able to adapt and blend these fine threads of magic and technology into a tapestry of resounding integrity opens a door to a new future. It convinces them to stay, and not fold their way - hopefully</w:t>
      </w:r>
      <w:r w:rsidRPr="002F2EE7">
        <w:rPr>
          <w:rFonts w:ascii="Montserrat" w:hAnsi="Montserrat"/>
          <w:sz w:val="24"/>
        </w:rPr>
        <w:t>, but without any assurance - back to their own earth.</w:t>
      </w:r>
    </w:p>
    <w:p w14:paraId="163CF1AA" w14:textId="77777777" w:rsidR="00727578" w:rsidRPr="002F2EE7" w:rsidRDefault="00727578">
      <w:pPr>
        <w:pStyle w:val="0DraftNormal"/>
        <w:rPr>
          <w:rFonts w:ascii="Montserrat" w:hAnsi="Montserrat"/>
          <w:sz w:val="24"/>
        </w:rPr>
      </w:pPr>
    </w:p>
    <w:p w14:paraId="3B0FB5D0" w14:textId="77777777" w:rsidR="00727578" w:rsidRPr="002F2EE7" w:rsidRDefault="002F2EE7">
      <w:pPr>
        <w:pStyle w:val="0DraftNormal"/>
        <w:rPr>
          <w:rFonts w:ascii="Montserrat" w:hAnsi="Montserrat"/>
          <w:sz w:val="24"/>
        </w:rPr>
      </w:pPr>
      <w:r w:rsidRPr="002F2EE7">
        <w:rPr>
          <w:rFonts w:ascii="Montserrat" w:hAnsi="Montserrat"/>
          <w:sz w:val="24"/>
        </w:rPr>
        <w:t>Ember’s faux pas - things begin to get weird and erotic. There is a hiatus in story flow, as the weeks of negotiations are of only cosmetic importance to the story. Their effect on her is notable. She wants peace. We pick her up as she finally moves into her suite. This is about where her imminent enemies in ao take note of her in particular. Unfortunately for her, kzeisza is on to her at once. His summons leads to her slip, and the beginning of their erotic entanglement. She actually tempts him, innocently</w:t>
      </w:r>
      <w:r w:rsidRPr="002F2EE7">
        <w:rPr>
          <w:rFonts w:ascii="Montserrat" w:hAnsi="Montserrat"/>
          <w:sz w:val="24"/>
        </w:rPr>
        <w:t>. She nearly expired from shock at her own taunting of destruction. From then on, her dreams belong to kzeisza. The next morning, she is assigned a tutor in the adept arts, and begins the fast acceleration towards divinity.</w:t>
      </w:r>
    </w:p>
    <w:p w14:paraId="64BEC919" w14:textId="77777777" w:rsidR="00727578" w:rsidRPr="002F2EE7" w:rsidRDefault="00727578">
      <w:pPr>
        <w:pStyle w:val="0DraftNormal"/>
        <w:rPr>
          <w:rFonts w:ascii="Montserrat" w:hAnsi="Montserrat"/>
          <w:sz w:val="24"/>
        </w:rPr>
      </w:pPr>
    </w:p>
    <w:p w14:paraId="0635AA70" w14:textId="77777777" w:rsidR="00727578" w:rsidRPr="002F2EE7" w:rsidRDefault="002F2EE7">
      <w:pPr>
        <w:pStyle w:val="0DraftNormal"/>
        <w:rPr>
          <w:rFonts w:ascii="Montserrat" w:hAnsi="Montserrat"/>
          <w:sz w:val="24"/>
        </w:rPr>
      </w:pPr>
      <w:r w:rsidRPr="002F2EE7">
        <w:rPr>
          <w:rFonts w:ascii="Montserrat" w:hAnsi="Montserrat"/>
          <w:sz w:val="24"/>
        </w:rPr>
        <w:t>Having met kzeisza’s conditions, she slips back for a moments peace before confronting him again. This hope dies, as her return is detected - by friend as well as potential foes. Her summons to appear before kzeisza is not what she expects, and when he delves deep into her psyche, what he finds there hooks them both. Her sensual, sensuous, and wholly abandoned inner nature is pierced and an obsession is voiced. An ancient hunger is awakened in the dragon, and an erotic fatalism is ignited in her. Kzeisza ha</w:t>
      </w:r>
      <w:r w:rsidRPr="002F2EE7">
        <w:rPr>
          <w:rFonts w:ascii="Montserrat" w:hAnsi="Montserrat"/>
          <w:sz w:val="24"/>
        </w:rPr>
        <w:t>s confirmed what he has seen in her, and found far more than he was prepared for. Never the less, he acts on his first intent. Driving her to develop her extraordinary potential. To promote this, he assigns a tutor to her - befriending this one to her in spite of the others initial differences.</w:t>
      </w:r>
    </w:p>
    <w:p w14:paraId="53D842CF" w14:textId="77777777" w:rsidR="00727578" w:rsidRPr="002F2EE7" w:rsidRDefault="00727578">
      <w:pPr>
        <w:pStyle w:val="0DraftNormal"/>
        <w:rPr>
          <w:rFonts w:ascii="Montserrat" w:hAnsi="Montserrat"/>
          <w:sz w:val="24"/>
        </w:rPr>
      </w:pPr>
    </w:p>
    <w:p w14:paraId="2A87DAEA" w14:textId="77777777" w:rsidR="00727578" w:rsidRPr="002F2EE7" w:rsidRDefault="002F2EE7">
      <w:pPr>
        <w:pStyle w:val="0DraftNormal"/>
        <w:rPr>
          <w:rFonts w:ascii="Montserrat" w:hAnsi="Montserrat"/>
          <w:sz w:val="24"/>
        </w:rPr>
      </w:pPr>
      <w:r w:rsidRPr="002F2EE7">
        <w:rPr>
          <w:rFonts w:ascii="Montserrat" w:hAnsi="Montserrat"/>
          <w:sz w:val="24"/>
        </w:rPr>
        <w:t>Ember has a very powerful and infinitely complex aura. In it are such contradictions as her tigermorph exotic nature, the third order of initiation to magic and divinity, the presence of the keys of destiny, a deck of fate; and a certain number of personal paradoxes. The fascination it holds for the ancient and ominously powerful kzeisza is both deep and inexpressible. The strength and integrity of her character, as well as her exotic and sensual openness, all serve to suck the ageless wyrm into her thrall.</w:t>
      </w:r>
      <w:r w:rsidRPr="002F2EE7">
        <w:rPr>
          <w:rFonts w:ascii="Montserrat" w:hAnsi="Montserrat"/>
          <w:sz w:val="24"/>
        </w:rPr>
        <w:t xml:space="preserve"> His intentions for her are swiftly swept further than he could have possibly imagined. Only his own strength of character holds him to his original designs at the start. Many of the temptations she embodies prove too hard for him to resist. Fortunately though, some of them do not.</w:t>
      </w:r>
    </w:p>
    <w:p w14:paraId="38E60312" w14:textId="77777777" w:rsidR="00727578" w:rsidRPr="002F2EE7" w:rsidRDefault="00727578">
      <w:pPr>
        <w:pStyle w:val="0DraftNormal"/>
        <w:rPr>
          <w:rFonts w:ascii="Montserrat" w:hAnsi="Montserrat"/>
          <w:sz w:val="24"/>
        </w:rPr>
      </w:pPr>
    </w:p>
    <w:p w14:paraId="6B10AEFD" w14:textId="77777777" w:rsidR="00727578" w:rsidRPr="002F2EE7" w:rsidRDefault="002F2EE7">
      <w:pPr>
        <w:pStyle w:val="0DraftNormal"/>
        <w:rPr>
          <w:rFonts w:ascii="Montserrat" w:hAnsi="Montserrat"/>
          <w:sz w:val="24"/>
        </w:rPr>
      </w:pPr>
      <w:r w:rsidRPr="002F2EE7">
        <w:rPr>
          <w:rFonts w:ascii="Montserrat" w:hAnsi="Montserrat"/>
          <w:sz w:val="24"/>
        </w:rPr>
        <w:t>The magic and technology of the vancouver culture are mutually exclusive. They have a comparable level of sophistication, but the psychology of the culture has created a chasm between the two arts. This schism is destined to be crossed by avonlea, in the course of her undoing.</w:t>
      </w:r>
    </w:p>
    <w:p w14:paraId="7A161DDD" w14:textId="77777777" w:rsidR="00727578" w:rsidRPr="002F2EE7" w:rsidRDefault="00727578">
      <w:pPr>
        <w:pStyle w:val="0DraftNormal"/>
        <w:rPr>
          <w:rFonts w:ascii="Montserrat" w:hAnsi="Montserrat"/>
          <w:sz w:val="24"/>
        </w:rPr>
      </w:pPr>
    </w:p>
    <w:p w14:paraId="3D848E2A" w14:textId="77777777" w:rsidR="00727578" w:rsidRPr="002F2EE7" w:rsidRDefault="002F2EE7">
      <w:pPr>
        <w:pStyle w:val="0DraftNormal"/>
        <w:rPr>
          <w:rFonts w:ascii="Montserrat" w:hAnsi="Montserrat"/>
          <w:sz w:val="24"/>
        </w:rPr>
      </w:pPr>
      <w:r w:rsidRPr="002F2EE7">
        <w:rPr>
          <w:rFonts w:ascii="Montserrat" w:hAnsi="Montserrat"/>
          <w:sz w:val="24"/>
        </w:rPr>
        <w:t>Dragon dreams - ambush - trust. Again, a certain amount of time passes betwixt this and the preceding chapter. Her long first day with kianna is significant only in that it broke down into a discussion of relevant details. What is significant to look at directly, is avonlea’s transformation of our perception of her. Her distraction wears her out too much to take notice of what is moving closer to her - by way of ao. Her dreams are reaching the surface - even so soon - and with them come many consequences. S</w:t>
      </w:r>
      <w:r w:rsidRPr="002F2EE7">
        <w:rPr>
          <w:rFonts w:ascii="Montserrat" w:hAnsi="Montserrat"/>
          <w:sz w:val="24"/>
        </w:rPr>
        <w:t>he wakes in the aftermath of some disturbance, the smoke of which fills her room and forces her to confront an impossible bruise, and the memory of her clone’s demise. Dead twin visual. Her thoughts give us a glimpse of what she is and how she works. The day’s study gives way to a bit more information, and is succeeded by an attempted assassination or ambush which raises some questions, but answers are forestalled. What matters more is her appointment with kzeisza. He has coveted her trust, and this night s</w:t>
      </w:r>
      <w:r w:rsidRPr="002F2EE7">
        <w:rPr>
          <w:rFonts w:ascii="Montserrat" w:hAnsi="Montserrat"/>
          <w:sz w:val="24"/>
        </w:rPr>
        <w:t>he finally understands that she can give it. She divulges a few details about herself, most notably a few days of her childhood.</w:t>
      </w:r>
    </w:p>
    <w:p w14:paraId="214EA3DF" w14:textId="77777777" w:rsidR="00727578" w:rsidRPr="002F2EE7" w:rsidRDefault="00727578">
      <w:pPr>
        <w:pStyle w:val="0DraftNormal"/>
        <w:rPr>
          <w:rFonts w:ascii="Montserrat" w:hAnsi="Montserrat"/>
          <w:sz w:val="24"/>
        </w:rPr>
      </w:pPr>
    </w:p>
    <w:p w14:paraId="60F167D8" w14:textId="77777777" w:rsidR="00727578" w:rsidRPr="002F2EE7" w:rsidRDefault="002F2EE7">
      <w:pPr>
        <w:pStyle w:val="0DraftNormal"/>
        <w:rPr>
          <w:rFonts w:ascii="Montserrat" w:hAnsi="Montserrat"/>
          <w:sz w:val="24"/>
        </w:rPr>
      </w:pPr>
      <w:r w:rsidRPr="002F2EE7">
        <w:rPr>
          <w:rFonts w:ascii="Montserrat" w:hAnsi="Montserrat"/>
          <w:sz w:val="24"/>
        </w:rPr>
        <w:t>Something which has been hinted at is revealed by her herself. Shifting into a tiger, she stalks away her tensions. Her peace of mind restored, she turns in. In her dream, the dragon approaches to indulge her in her hidden desire. She awakes to confront consequences of the dreams own reality. She confronts a painful memory in the image of her own self - the death of her unauthorized clone. Random events of violence which have shadowed her so far focus at last on her. An inept assassination attempt is surviv</w:t>
      </w:r>
      <w:r w:rsidRPr="002F2EE7">
        <w:rPr>
          <w:rFonts w:ascii="Montserrat" w:hAnsi="Montserrat"/>
          <w:sz w:val="24"/>
        </w:rPr>
        <w:t>ed by her, but not by the assassins. No one knows the true significance of the attack, now. She goes on with her studies and duties, until summoned before kzeisza again. Astonishingly, he is making an attempt to soothe her fears and win her trust. He tries to draw her out - leading her to the necessary realization.</w:t>
      </w:r>
    </w:p>
    <w:p w14:paraId="2829AE66" w14:textId="77777777" w:rsidR="00727578" w:rsidRPr="002F2EE7" w:rsidRDefault="00727578">
      <w:pPr>
        <w:pStyle w:val="0DraftNormal"/>
        <w:rPr>
          <w:rFonts w:ascii="Montserrat" w:hAnsi="Montserrat"/>
          <w:sz w:val="24"/>
        </w:rPr>
      </w:pPr>
    </w:p>
    <w:p w14:paraId="62144C3B" w14:textId="77777777" w:rsidR="00727578" w:rsidRPr="002F2EE7" w:rsidRDefault="002F2EE7">
      <w:pPr>
        <w:pStyle w:val="0DraftNormal"/>
        <w:rPr>
          <w:rFonts w:ascii="Montserrat" w:hAnsi="Montserrat"/>
          <w:sz w:val="24"/>
        </w:rPr>
      </w:pPr>
      <w:r w:rsidRPr="002F2EE7">
        <w:rPr>
          <w:rFonts w:ascii="Montserrat" w:hAnsi="Montserrat"/>
          <w:sz w:val="24"/>
        </w:rPr>
        <w:t>Ao - alpha omega: the opposition took early and immediate notice of ember’s presence in vancouver. By the time she had secured her position with sri, she was targeted for elimination. The standing rivalry between ao and earth corporations were well established and subtle, but her presence represented a potentially unstoppable takeover of not only the city, but the unmeasured resources of this new world. She was clearly the pivotal figure in a broad scale alliance of powers. Their greatest mistake was undere</w:t>
      </w:r>
      <w:r w:rsidRPr="002F2EE7">
        <w:rPr>
          <w:rFonts w:ascii="Montserrat" w:hAnsi="Montserrat"/>
          <w:sz w:val="24"/>
        </w:rPr>
        <w:t>stimating her in the beginning. By proving herself a difficult target to eliminate, and especially after having tipped their hand, they begin to work toward establishing a power base capable of challenging and disrupting what she has begun. Theirs is an immoral stance concerned solely with seizing power at any expense. Much of what they do is never discovered or disclosed. They have to learn as they go along, but they do learn fast.</w:t>
      </w:r>
    </w:p>
    <w:p w14:paraId="3FBD50B8" w14:textId="77777777" w:rsidR="00727578" w:rsidRPr="002F2EE7" w:rsidRDefault="00727578">
      <w:pPr>
        <w:pStyle w:val="0DraftNormal"/>
        <w:rPr>
          <w:rFonts w:ascii="Montserrat" w:hAnsi="Montserrat"/>
          <w:sz w:val="24"/>
        </w:rPr>
      </w:pPr>
    </w:p>
    <w:p w14:paraId="5CCE8227" w14:textId="77777777" w:rsidR="00727578" w:rsidRPr="002F2EE7" w:rsidRDefault="002F2EE7">
      <w:pPr>
        <w:pStyle w:val="0DraftNormal"/>
        <w:rPr>
          <w:rFonts w:ascii="Montserrat" w:hAnsi="Montserrat"/>
          <w:sz w:val="24"/>
        </w:rPr>
      </w:pPr>
      <w:r w:rsidRPr="002F2EE7">
        <w:rPr>
          <w:rFonts w:ascii="Montserrat" w:hAnsi="Montserrat"/>
          <w:sz w:val="24"/>
        </w:rPr>
        <w:t>Things begin to get complicated - others enter the picture. Her recollections begun, her mind cannot turn away from them. She gets little sleep as she relives a few more key scenes, learns that her simple origins are not so simple. She uses the agitation to get some things accomplished, which gets noticed by kianna. Unaware of the evolution of kzeisza’s plans ember answers a summons to assist in defining the personnel requirements for a full blown diplomatic negotiations department drives her to confront kz</w:t>
      </w:r>
      <w:r w:rsidRPr="002F2EE7">
        <w:rPr>
          <w:rFonts w:ascii="Montserrat" w:hAnsi="Montserrat"/>
          <w:sz w:val="24"/>
        </w:rPr>
        <w:t>eisza - and confronts a few more interesting details as a consequence. More time passes, as her support staff evolves and begins to enter the picture. Rook is drawn into this - a return to a world he had once retired from. Wraith, as always, follows her curiosity so far that she is tied into it - by coming into contact with ember. Dirk has worked himself into a position to get close to ember, and she again faces that complication. Added to by her introduction to rook and wraith as her field support.</w:t>
      </w:r>
    </w:p>
    <w:p w14:paraId="7963EDCD" w14:textId="77777777" w:rsidR="00727578" w:rsidRPr="002F2EE7" w:rsidRDefault="00727578">
      <w:pPr>
        <w:pStyle w:val="0DraftNormal"/>
        <w:rPr>
          <w:rFonts w:ascii="Montserrat" w:hAnsi="Montserrat"/>
          <w:sz w:val="24"/>
        </w:rPr>
      </w:pPr>
    </w:p>
    <w:p w14:paraId="09A6D74C" w14:textId="77777777" w:rsidR="00727578" w:rsidRPr="002F2EE7" w:rsidRDefault="002F2EE7">
      <w:pPr>
        <w:pStyle w:val="0DraftNormal"/>
        <w:rPr>
          <w:rFonts w:ascii="Montserrat" w:hAnsi="Montserrat"/>
          <w:sz w:val="24"/>
        </w:rPr>
      </w:pPr>
      <w:r w:rsidRPr="002F2EE7">
        <w:rPr>
          <w:rFonts w:ascii="Montserrat" w:hAnsi="Montserrat"/>
          <w:sz w:val="24"/>
        </w:rPr>
        <w:t xml:space="preserve">Ember is making every effort to make herself more comfortable with the idea of living with her present situation. Just doing that, though, lends a few glimpses of not only her interactions with the paf but their interactions with the ever changing face of the gates of paradox. Her study under kianna proves to be progressing astronomically. As are kzeisza’s plans for solidifying the avonlea’s position and service as a negotiator for him. By his command, an entire organization is being built up around her. A </w:t>
      </w:r>
      <w:r w:rsidRPr="002F2EE7">
        <w:rPr>
          <w:rFonts w:ascii="Montserrat" w:hAnsi="Montserrat"/>
          <w:sz w:val="24"/>
        </w:rPr>
        <w:t xml:space="preserve">small group of specialists is selected to form a support team in the field. In addition to having to come to terms with kzeisza about this, she has to tidy up some of the details of the integrations between sri and the paf. Finally, she gets introduced to her team. </w:t>
      </w:r>
    </w:p>
    <w:p w14:paraId="609E41F8" w14:textId="77777777" w:rsidR="00727578" w:rsidRPr="002F2EE7" w:rsidRDefault="00727578">
      <w:pPr>
        <w:pStyle w:val="0DraftNormal"/>
        <w:rPr>
          <w:rFonts w:ascii="Montserrat" w:hAnsi="Montserrat"/>
          <w:sz w:val="24"/>
        </w:rPr>
      </w:pPr>
    </w:p>
    <w:p w14:paraId="3255AC40" w14:textId="77777777" w:rsidR="00727578" w:rsidRPr="002F2EE7" w:rsidRDefault="002F2EE7">
      <w:pPr>
        <w:pStyle w:val="0DraftNormal"/>
        <w:rPr>
          <w:rFonts w:ascii="Montserrat" w:hAnsi="Montserrat"/>
          <w:sz w:val="24"/>
        </w:rPr>
      </w:pPr>
      <w:r w:rsidRPr="002F2EE7">
        <w:rPr>
          <w:rFonts w:ascii="Montserrat" w:hAnsi="Montserrat"/>
          <w:sz w:val="24"/>
        </w:rPr>
        <w:t xml:space="preserve">Kzeisza has a history of influences in the identity of kevin zhan. This human form allows him to observe the city and its denizens. He has an admirable amount of influence in the elite circles and corporate authorities which more or less rule vancouver and its vested interests. In this identity, he is the foremost authority on ancient magic and martial arts. As such, he is a recognized figure, and familiar with a number of the greatest talents in the city. Kzeisza anzoar aioch kzhan sif vellosh ni aregriar </w:t>
      </w:r>
      <w:r w:rsidRPr="002F2EE7">
        <w:rPr>
          <w:rFonts w:ascii="Montserrat" w:hAnsi="Montserrat"/>
          <w:sz w:val="24"/>
        </w:rPr>
        <w:t>sish mellyr weox dinevin lor - is more of his name, which goes on for quite a bit, for a dragon can speak for a long time on just one breath. A crime of his own ego, he signs his name k zhan - perils forgive those who notice this.</w:t>
      </w:r>
    </w:p>
    <w:p w14:paraId="1BBDCEF8" w14:textId="77777777" w:rsidR="00727578" w:rsidRPr="002F2EE7" w:rsidRDefault="00727578">
      <w:pPr>
        <w:pStyle w:val="0DraftNormal"/>
        <w:rPr>
          <w:rFonts w:ascii="Montserrat" w:hAnsi="Montserrat"/>
          <w:sz w:val="24"/>
        </w:rPr>
      </w:pPr>
    </w:p>
    <w:p w14:paraId="5BB9D104" w14:textId="77777777" w:rsidR="00727578" w:rsidRPr="002F2EE7" w:rsidRDefault="002F2EE7">
      <w:pPr>
        <w:pStyle w:val="0DraftNormal"/>
        <w:rPr>
          <w:rFonts w:ascii="Montserrat" w:hAnsi="Montserrat"/>
          <w:sz w:val="24"/>
        </w:rPr>
      </w:pPr>
      <w:r w:rsidRPr="002F2EE7">
        <w:rPr>
          <w:rFonts w:ascii="Montserrat" w:hAnsi="Montserrat"/>
          <w:sz w:val="24"/>
        </w:rPr>
        <w:t>A consummation. This is a key chapter in the development of our primary characters. Kianna pushes ember into the abstract, breaking her continuity. Rasha is torn away to the gates of paradox while ember is oblivious to all worlds. After ember returns to normal, she looks in on the set up for her department, then goes on to her workout. From there, she goes to her regular date with kzeisza and he learns that her trust is absolute - it tests him. During their embrace, kzeisza perceives the approach of the you</w:t>
      </w:r>
      <w:r w:rsidRPr="002F2EE7">
        <w:rPr>
          <w:rFonts w:ascii="Montserrat" w:hAnsi="Montserrat"/>
          <w:sz w:val="24"/>
        </w:rPr>
        <w:t>nger dragon. Following the consummation of dragon and exotic, rasha enters the picture. Another consummation binds the dragons, and ember is introduced to her future nemesis and friend.</w:t>
      </w:r>
    </w:p>
    <w:p w14:paraId="029466E4" w14:textId="77777777" w:rsidR="00727578" w:rsidRPr="002F2EE7" w:rsidRDefault="00727578">
      <w:pPr>
        <w:pStyle w:val="0DraftNormal"/>
        <w:rPr>
          <w:rFonts w:ascii="Montserrat" w:hAnsi="Montserrat"/>
          <w:sz w:val="24"/>
        </w:rPr>
      </w:pPr>
    </w:p>
    <w:p w14:paraId="123BE38A" w14:textId="77777777" w:rsidR="00727578" w:rsidRPr="002F2EE7" w:rsidRDefault="002F2EE7">
      <w:pPr>
        <w:pStyle w:val="0DraftNormal"/>
        <w:rPr>
          <w:rFonts w:ascii="Montserrat" w:hAnsi="Montserrat"/>
          <w:sz w:val="24"/>
        </w:rPr>
      </w:pPr>
      <w:r w:rsidRPr="002F2EE7">
        <w:rPr>
          <w:rFonts w:ascii="Montserrat" w:hAnsi="Montserrat"/>
          <w:sz w:val="24"/>
        </w:rPr>
        <w:t>Ember’s time with kianna is very productive - in many ways wholly unanticipated by either of them. Ember learns a great deal just about the culture and history of kianna’s earth. She is devouring all the mysteries and truths implicit in kianna’s art at an unprecedented rate. Her awareness is drawn into the embrace of a nothing paradox which opens channels to the vast potential within her. Her observations on the realities of the organization supporting her work is keen and piercing. It gives her much to con</w:t>
      </w:r>
      <w:r w:rsidRPr="002F2EE7">
        <w:rPr>
          <w:rFonts w:ascii="Montserrat" w:hAnsi="Montserrat"/>
          <w:sz w:val="24"/>
        </w:rPr>
        <w:t xml:space="preserve">sider during her following workout, though her conclusions remain her own for some time yet. From there, she must hasten to her pre-appointed meeting with her patron. Unknown to her, a new arrival of extreme importance to her own fate is quietly drawn to this world, and will rapidly come to kzeisza’s attention, and inevitably be introduced into ember’s team. At the moment, though, kzeisza invites ember to partake of a swim, with intentions of testing her. Her trust, once is had been given, is absolute, and </w:t>
      </w:r>
      <w:r w:rsidRPr="002F2EE7">
        <w:rPr>
          <w:rFonts w:ascii="Montserrat" w:hAnsi="Montserrat"/>
          <w:sz w:val="24"/>
        </w:rPr>
        <w:t>it is the great dragon who is tested as they embrace in a consummation of their mutual obsessions. This act of abandon carries ember through the doors of oblivion and back to her moment of paradox. From this, the two proceed to their first meeting with rasha, and another consummation which will tie the three together in a way which defies every tradition of dragon instinct.</w:t>
      </w:r>
    </w:p>
    <w:p w14:paraId="1E94ED25" w14:textId="77777777" w:rsidR="00727578" w:rsidRPr="002F2EE7" w:rsidRDefault="00727578">
      <w:pPr>
        <w:pStyle w:val="0DraftNormal"/>
        <w:rPr>
          <w:rFonts w:ascii="Montserrat" w:hAnsi="Montserrat"/>
          <w:sz w:val="24"/>
        </w:rPr>
      </w:pPr>
    </w:p>
    <w:p w14:paraId="525A5DE9" w14:textId="77777777" w:rsidR="00727578" w:rsidRPr="002F2EE7" w:rsidRDefault="002F2EE7">
      <w:pPr>
        <w:pStyle w:val="0DraftNormal"/>
        <w:rPr>
          <w:rFonts w:ascii="Montserrat" w:hAnsi="Montserrat"/>
          <w:sz w:val="24"/>
        </w:rPr>
      </w:pPr>
      <w:r w:rsidRPr="002F2EE7">
        <w:rPr>
          <w:rFonts w:ascii="Montserrat" w:hAnsi="Montserrat"/>
          <w:sz w:val="24"/>
        </w:rPr>
        <w:t>Rasha and kzeisza. Her arrival is beheld in the mind of the elder dragon, and his awareness of her is the lure which brings her to him. Like ember, she is in possession of an artifact of inestimable power. A book of power and will. To kzeisza, rasha represents an evolution of dragon mentality. For avonlea, she represents a paradoxical destiny she has yet to discover. In order for these two dragons to even survive their meeting, ancient inbred instincts must be overpowered and taken advantage of. The contrac</w:t>
      </w:r>
      <w:r w:rsidRPr="002F2EE7">
        <w:rPr>
          <w:rFonts w:ascii="Montserrat" w:hAnsi="Montserrat"/>
          <w:sz w:val="24"/>
        </w:rPr>
        <w:t>t created between them is literally as strong as the one between ember and kzeisza - for the bond is identically performed. A consummation of blood.</w:t>
      </w:r>
    </w:p>
    <w:p w14:paraId="6FD199B2" w14:textId="77777777" w:rsidR="00727578" w:rsidRPr="002F2EE7" w:rsidRDefault="00727578">
      <w:pPr>
        <w:pStyle w:val="0DraftNormal"/>
        <w:rPr>
          <w:rFonts w:ascii="Montserrat" w:hAnsi="Montserrat"/>
          <w:sz w:val="24"/>
        </w:rPr>
      </w:pPr>
    </w:p>
    <w:p w14:paraId="57022AA3" w14:textId="77777777" w:rsidR="00727578" w:rsidRPr="002F2EE7" w:rsidRDefault="002F2EE7">
      <w:pPr>
        <w:pStyle w:val="0DraftNormal"/>
        <w:rPr>
          <w:rFonts w:ascii="Montserrat" w:hAnsi="Montserrat"/>
          <w:sz w:val="24"/>
        </w:rPr>
      </w:pPr>
      <w:r w:rsidRPr="002F2EE7">
        <w:rPr>
          <w:rFonts w:ascii="Montserrat" w:hAnsi="Montserrat"/>
          <w:sz w:val="24"/>
        </w:rPr>
        <w:t>A confrontation... Following on the end of her visit to kzeisza, ember finds herself locked in carnal contemplation. Her sensuality has been ignited, and it is already growing with a will of its own. It inverts her and leaves her in a position to defend her life against her faceless assassin. They fight, both are hurt badly. She loses him and sets out to track him down. It is the end of her peace, and ends her study with kianna, who’s contract is terminated. Ember goes in search of the man she feels most li</w:t>
      </w:r>
      <w:r w:rsidRPr="002F2EE7">
        <w:rPr>
          <w:rFonts w:ascii="Montserrat" w:hAnsi="Montserrat"/>
          <w:sz w:val="24"/>
        </w:rPr>
        <w:t>kely to help her find her assassin - and finds her assassin. She comes to terms, almost unwillingly, but grasps the reality of the situation. Rook offers his aid in finding those behind the contract on her. Until duty calls. The situation is sudden and deadly serious. Something has arrived on the gates of paradox that must be dealt with as fast as possible. Be it fair or foul.</w:t>
      </w:r>
    </w:p>
    <w:p w14:paraId="092A9B7D" w14:textId="77777777" w:rsidR="00727578" w:rsidRPr="002F2EE7" w:rsidRDefault="00727578">
      <w:pPr>
        <w:pStyle w:val="0DraftNormal"/>
        <w:rPr>
          <w:rFonts w:ascii="Montserrat" w:hAnsi="Montserrat"/>
          <w:sz w:val="24"/>
        </w:rPr>
      </w:pPr>
    </w:p>
    <w:p w14:paraId="429BCFF2" w14:textId="77777777" w:rsidR="00727578" w:rsidRPr="002F2EE7" w:rsidRDefault="002F2EE7">
      <w:pPr>
        <w:pStyle w:val="0DraftNormal"/>
        <w:rPr>
          <w:rFonts w:ascii="Montserrat" w:hAnsi="Montserrat"/>
          <w:sz w:val="24"/>
        </w:rPr>
      </w:pPr>
      <w:r w:rsidRPr="002F2EE7">
        <w:rPr>
          <w:rFonts w:ascii="Montserrat" w:hAnsi="Montserrat"/>
          <w:sz w:val="24"/>
        </w:rPr>
        <w:t>Ember finds herself alert and asleep, contemplating her grasp on reality. Following a crucial reconfirmation of life, she fully awakes fortuitously in time to meet her assassin and confound his deadly assault. A short, vicious exchange which quickly escalates to an inconclusive climax leaves both of them wounded and at a draw. Unable to unmask her assailant, ember is forced to adapt a new stance. Clearly, her life is in specific danger, and would remain so until those who wanted her dead were revealed and d</w:t>
      </w:r>
      <w:r w:rsidRPr="002F2EE7">
        <w:rPr>
          <w:rFonts w:ascii="Montserrat" w:hAnsi="Montserrat"/>
          <w:sz w:val="24"/>
        </w:rPr>
        <w:t xml:space="preserve">ealt with. Following after the trail of her assassin brings her to an entirely unexpected confrontation. Seeking the assistance of her new companion, she is overwhelmed to discover herself in the very presence of her assassin. As a matter of honor, this confrontation is a dead-end, though it serves to strengthen their faith and confidence in one another, ironically. They set out immediately to find a way to resolve her dilemma without betraying the honor of the man who was hired to kill her - the friend of </w:t>
      </w:r>
      <w:r w:rsidRPr="002F2EE7">
        <w:rPr>
          <w:rFonts w:ascii="Montserrat" w:hAnsi="Montserrat"/>
          <w:sz w:val="24"/>
        </w:rPr>
        <w:t>the man who both made the actual attempt and who was working with ember. Unfortunately, their search is cut short, as duty calls. They are called in to reports of an ominous new arrival to the gates of paradox. One which must be dealt with with extreme haste or prejudice. The time has come for their acid test.</w:t>
      </w:r>
    </w:p>
    <w:p w14:paraId="6E853FF7" w14:textId="77777777" w:rsidR="00727578" w:rsidRPr="002F2EE7" w:rsidRDefault="00727578">
      <w:pPr>
        <w:pStyle w:val="0DraftNormal"/>
        <w:rPr>
          <w:rFonts w:ascii="Montserrat" w:hAnsi="Montserrat"/>
          <w:sz w:val="24"/>
        </w:rPr>
      </w:pPr>
    </w:p>
    <w:p w14:paraId="08F3EAC2" w14:textId="77777777" w:rsidR="00727578" w:rsidRPr="002F2EE7" w:rsidRDefault="002F2EE7">
      <w:pPr>
        <w:pStyle w:val="0DraftNormal"/>
        <w:rPr>
          <w:rFonts w:ascii="Montserrat" w:hAnsi="Montserrat"/>
          <w:sz w:val="24"/>
        </w:rPr>
      </w:pPr>
      <w:r w:rsidRPr="002F2EE7">
        <w:rPr>
          <w:rFonts w:ascii="Montserrat" w:hAnsi="Montserrat"/>
          <w:sz w:val="24"/>
        </w:rPr>
        <w:t xml:space="preserve">Rook is something of a physical adept. A combat oriented and magically imbued ronin. Unlike a true mage, his magic is intuitive and untrainable, and he has weakened it by incorporating technological interfaces into his body. </w:t>
      </w:r>
    </w:p>
    <w:p w14:paraId="1081CA0E" w14:textId="77777777" w:rsidR="00727578" w:rsidRPr="002F2EE7" w:rsidRDefault="00727578">
      <w:pPr>
        <w:pStyle w:val="0DraftNormal"/>
        <w:rPr>
          <w:rFonts w:ascii="Montserrat" w:hAnsi="Montserrat"/>
          <w:sz w:val="24"/>
        </w:rPr>
      </w:pPr>
    </w:p>
    <w:p w14:paraId="5E3129B1" w14:textId="77777777" w:rsidR="00727578" w:rsidRPr="002F2EE7" w:rsidRDefault="002F2EE7">
      <w:pPr>
        <w:pStyle w:val="0DraftNormal"/>
        <w:rPr>
          <w:rFonts w:ascii="Montserrat" w:hAnsi="Montserrat"/>
          <w:sz w:val="24"/>
        </w:rPr>
      </w:pPr>
      <w:r w:rsidRPr="002F2EE7">
        <w:rPr>
          <w:rFonts w:ascii="Montserrat" w:hAnsi="Montserrat"/>
          <w:sz w:val="24"/>
        </w:rPr>
        <w:t>A detailing of the challenges presented in an attempt to assassinate ember reveals a subtly intricate cocoon of protection around her. It is this very thing which has discouraged her enemies from any number of attempts. Rook gives a few examples to illustrate.</w:t>
      </w:r>
    </w:p>
    <w:p w14:paraId="1F194465" w14:textId="77777777" w:rsidR="00727578" w:rsidRPr="002F2EE7" w:rsidRDefault="00727578">
      <w:pPr>
        <w:pStyle w:val="0DraftNormal"/>
        <w:rPr>
          <w:rFonts w:ascii="Montserrat" w:hAnsi="Montserrat"/>
          <w:sz w:val="24"/>
        </w:rPr>
      </w:pPr>
    </w:p>
    <w:p w14:paraId="2761890C" w14:textId="77777777" w:rsidR="00727578" w:rsidRPr="002F2EE7" w:rsidRDefault="002F2EE7">
      <w:pPr>
        <w:pStyle w:val="0DraftNormal"/>
        <w:rPr>
          <w:rFonts w:ascii="Montserrat" w:hAnsi="Montserrat"/>
          <w:sz w:val="24"/>
        </w:rPr>
      </w:pPr>
      <w:r w:rsidRPr="002F2EE7">
        <w:rPr>
          <w:rFonts w:ascii="Montserrat" w:hAnsi="Montserrat"/>
          <w:sz w:val="24"/>
        </w:rPr>
        <w:t xml:space="preserve">An assignment - a view of the gates of paradox - group chemistry... They do not get off to an entirely smooth start. Doubts are awakened in ember as to the trust worthiness of some of her staff. Still, they must make haste, so they gear up and head out. The way is both long and difficult - revealing much about the consequences and nature of life on the gates of paradox. Right away, certain patterns and reaction appear as a result of the unique chemistry of this unfamiliar group. Forced to accept a slow and </w:t>
      </w:r>
      <w:r w:rsidRPr="002F2EE7">
        <w:rPr>
          <w:rFonts w:ascii="Montserrat" w:hAnsi="Montserrat"/>
          <w:sz w:val="24"/>
        </w:rPr>
        <w:t>anxious advance to the grim unknown which awaits them, a mood of professionalism and discipline is difficult to maintain. It is a meeting of different cultures, different life forms, and different appetites. What proves to be the most unnerving is the degree of like mindedness - though from differing cants - they share as a group. While uncertainties are stirred up, it is not too much later that the first signs of what they are to face begin to reach them - hitting the most sensitive first. From the city, k</w:t>
      </w:r>
      <w:r w:rsidRPr="002F2EE7">
        <w:rPr>
          <w:rFonts w:ascii="Montserrat" w:hAnsi="Montserrat"/>
          <w:sz w:val="24"/>
        </w:rPr>
        <w:t>zeisza watches them, and it gives him a few things to ponder as the time passes. This deathly aura strikes a chord in ember’s memories and it spurs her - both to action and to entertaining a few notions as to how she may actually be able to proceed with this mission. Doing some of her own reconnaissance gives her a bit of time to do some of her own thinking, too. Certain realities of her situation are perceived, as the group begins to realize itself for the sake of the mission.</w:t>
      </w:r>
    </w:p>
    <w:p w14:paraId="63D3473B" w14:textId="77777777" w:rsidR="00727578" w:rsidRPr="002F2EE7" w:rsidRDefault="00727578">
      <w:pPr>
        <w:pStyle w:val="0DraftNormal"/>
        <w:rPr>
          <w:rFonts w:ascii="Montserrat" w:hAnsi="Montserrat"/>
          <w:sz w:val="24"/>
        </w:rPr>
      </w:pPr>
    </w:p>
    <w:p w14:paraId="3B609347" w14:textId="77777777" w:rsidR="00727578" w:rsidRPr="002F2EE7" w:rsidRDefault="002F2EE7">
      <w:pPr>
        <w:pStyle w:val="0DraftNormal"/>
        <w:rPr>
          <w:rFonts w:ascii="Montserrat" w:hAnsi="Montserrat"/>
          <w:sz w:val="24"/>
        </w:rPr>
      </w:pPr>
      <w:r w:rsidRPr="002F2EE7">
        <w:rPr>
          <w:rFonts w:ascii="Montserrat" w:hAnsi="Montserrat"/>
          <w:sz w:val="24"/>
        </w:rPr>
        <w:t xml:space="preserve">Kianna, dirk and dougal. These individuals are left behind, but still are witness to certain significant events and thoughts. Also through dirk, ember’s former companion in the paf, the initial steps in the integration of forces between these new allies is observed. </w:t>
      </w:r>
    </w:p>
    <w:p w14:paraId="02FED367" w14:textId="77777777" w:rsidR="00727578" w:rsidRPr="002F2EE7" w:rsidRDefault="00727578">
      <w:pPr>
        <w:pStyle w:val="0DraftNormal"/>
        <w:rPr>
          <w:rFonts w:ascii="Montserrat" w:hAnsi="Montserrat"/>
          <w:sz w:val="24"/>
        </w:rPr>
      </w:pPr>
    </w:p>
    <w:p w14:paraId="0500CA46" w14:textId="77777777" w:rsidR="00727578" w:rsidRPr="002F2EE7" w:rsidRDefault="002F2EE7">
      <w:pPr>
        <w:pStyle w:val="0DraftNormal"/>
        <w:rPr>
          <w:rFonts w:ascii="Montserrat" w:hAnsi="Montserrat"/>
          <w:sz w:val="24"/>
        </w:rPr>
      </w:pPr>
      <w:r w:rsidRPr="002F2EE7">
        <w:rPr>
          <w:rFonts w:ascii="Montserrat" w:hAnsi="Montserrat"/>
          <w:sz w:val="24"/>
        </w:rPr>
        <w:t>Behind the scenes. Those elements in contradiction or opposition have a period of time to set their own plans into motion during the time avonlea is out of the immediate picture. Also, their careful observation of her and those who she comes into close contact with gives them clearer ideas about how to catch her, and best deal with her. Once the dept of negotiations is solidly established, some of the focus will shift away from her to thwart her overall progress, but the view that she is the kingmaker keeps</w:t>
      </w:r>
      <w:r w:rsidRPr="002F2EE7">
        <w:rPr>
          <w:rFonts w:ascii="Montserrat" w:hAnsi="Montserrat"/>
          <w:sz w:val="24"/>
        </w:rPr>
        <w:t xml:space="preserve"> her in the shadow of death. This position is carried beyond her service to kzeisza, and into her assent and eventual demise.</w:t>
      </w:r>
    </w:p>
    <w:p w14:paraId="0A5C8739" w14:textId="77777777" w:rsidR="00727578" w:rsidRPr="002F2EE7" w:rsidRDefault="00727578">
      <w:pPr>
        <w:pStyle w:val="0DraftNormal"/>
        <w:rPr>
          <w:rFonts w:ascii="Montserrat" w:hAnsi="Montserrat"/>
          <w:sz w:val="24"/>
        </w:rPr>
      </w:pPr>
    </w:p>
    <w:p w14:paraId="1ABC4B20" w14:textId="77777777" w:rsidR="00727578" w:rsidRPr="002F2EE7" w:rsidRDefault="002F2EE7">
      <w:pPr>
        <w:pStyle w:val="0DraftNormal"/>
        <w:rPr>
          <w:rFonts w:ascii="Montserrat" w:hAnsi="Montserrat"/>
          <w:sz w:val="24"/>
        </w:rPr>
      </w:pPr>
      <w:r w:rsidRPr="002F2EE7">
        <w:rPr>
          <w:rFonts w:ascii="Montserrat" w:hAnsi="Montserrat"/>
          <w:sz w:val="24"/>
        </w:rPr>
        <w:t>Fate of free will, you are unpromised - facing the dead... Their first night on the frontier is a long one. Both in the ever-present chemistry between them and in contemplation of what awaits. Ember manages to draw rook out a bit, and slipping into dragon dreams, is voyeurously watched by ash, as she wakes to confront. The tension of their chemistry is hard on her. The early morning sees her wandering away to consider the coming days. Following her instincts, she prepares herself to face the worst, and inad</w:t>
      </w:r>
      <w:r w:rsidRPr="002F2EE7">
        <w:rPr>
          <w:rFonts w:ascii="Montserrat" w:hAnsi="Montserrat"/>
          <w:sz w:val="24"/>
        </w:rPr>
        <w:t>vertently invokes some of her sleeping potential. Confronted by the fate that has been evolving around her, she is forced to recognize that she is unpromised to, but clearly a part of the divine. Confronted by the shadows of her destiny, she realizes the existence of a higher influence in her life. She fights to hold to her free will. There are palpable repercussions of this moment sensed even by kzeisza. Ember returns to the mission at hand, and these new thoughts are forestalled by their arrival at the th</w:t>
      </w:r>
      <w:r w:rsidRPr="002F2EE7">
        <w:rPr>
          <w:rFonts w:ascii="Montserrat" w:hAnsi="Montserrat"/>
          <w:sz w:val="24"/>
        </w:rPr>
        <w:t>reshold of the foreboding displacement.</w:t>
      </w:r>
    </w:p>
    <w:p w14:paraId="449AC266" w14:textId="77777777" w:rsidR="00727578" w:rsidRPr="002F2EE7" w:rsidRDefault="00727578">
      <w:pPr>
        <w:pStyle w:val="0DraftNormal"/>
        <w:rPr>
          <w:rFonts w:ascii="Montserrat" w:hAnsi="Montserrat"/>
          <w:sz w:val="24"/>
        </w:rPr>
      </w:pPr>
    </w:p>
    <w:p w14:paraId="0020A9B6" w14:textId="77777777" w:rsidR="00727578" w:rsidRPr="002F2EE7" w:rsidRDefault="002F2EE7">
      <w:pPr>
        <w:pStyle w:val="0DraftNormal"/>
        <w:rPr>
          <w:rFonts w:ascii="Montserrat" w:hAnsi="Montserrat"/>
          <w:sz w:val="24"/>
        </w:rPr>
      </w:pPr>
      <w:r w:rsidRPr="002F2EE7">
        <w:rPr>
          <w:rFonts w:ascii="Montserrat" w:hAnsi="Montserrat"/>
          <w:sz w:val="24"/>
        </w:rPr>
        <w:t>Eman/ennis/enzo, fate (god is among us/sole choice/estate ruler) “some might call me eman. Others might call me ennis. You, I think, would most likely call me enzo. All of these might apply as well as any...”</w:t>
      </w:r>
    </w:p>
    <w:p w14:paraId="001B58C1" w14:textId="77777777" w:rsidR="00727578" w:rsidRPr="002F2EE7" w:rsidRDefault="00727578">
      <w:pPr>
        <w:pStyle w:val="0DraftNormal"/>
        <w:rPr>
          <w:rFonts w:ascii="Montserrat" w:hAnsi="Montserrat"/>
          <w:sz w:val="24"/>
        </w:rPr>
      </w:pPr>
    </w:p>
    <w:p w14:paraId="342888FB" w14:textId="77777777" w:rsidR="00727578" w:rsidRPr="002F2EE7" w:rsidRDefault="002F2EE7">
      <w:pPr>
        <w:pStyle w:val="0DraftNormal"/>
        <w:rPr>
          <w:rFonts w:ascii="Montserrat" w:hAnsi="Montserrat"/>
          <w:sz w:val="24"/>
        </w:rPr>
      </w:pPr>
      <w:r w:rsidRPr="002F2EE7">
        <w:rPr>
          <w:rFonts w:ascii="Montserrat" w:hAnsi="Montserrat"/>
          <w:sz w:val="24"/>
        </w:rPr>
        <w:t>Group reactions, interactions - triel manor - diplomacy... They pause to consider their approach, and rook tries to draw ember out - she recounts a bit more of her past. A different sort of attraction is building slowly and more subtly than either of them are able to notice, and this is but one of the many keys to its foundation. Rasha’s skulking pretty well defines the situation they and this world face. They decide on the rough sketch for their next leg of their approach and check back in with their suppo</w:t>
      </w:r>
      <w:r w:rsidRPr="002F2EE7">
        <w:rPr>
          <w:rFonts w:ascii="Montserrat" w:hAnsi="Montserrat"/>
          <w:sz w:val="24"/>
        </w:rPr>
        <w:t>rt in the city. They remain unaware of the motions of the other characters they have left behind in the city. Due to the nature of their descent, ember and rasha are alone in the best sense for the descent, as the others ride it out in displaced comfort. The exotic and the dragon strengthen their strange bond into friendship over the drop and following advance, while the others - ash and rook - fence with another shade of intimacy and confidence. A few questions are raised when their tryst is interrupted fo</w:t>
      </w:r>
      <w:r w:rsidRPr="002F2EE7">
        <w:rPr>
          <w:rFonts w:ascii="Montserrat" w:hAnsi="Montserrat"/>
          <w:sz w:val="24"/>
        </w:rPr>
        <w:t>r a quick conference. The passage is uncomfortably easy in their minds. That is until a chance encounter reveals a hidden side of rasha. The end of the day finds them nearing the heart of their objective.</w:t>
      </w:r>
    </w:p>
    <w:p w14:paraId="121BD51F" w14:textId="77777777" w:rsidR="00727578" w:rsidRPr="002F2EE7" w:rsidRDefault="00727578">
      <w:pPr>
        <w:pStyle w:val="0DraftNormal"/>
        <w:rPr>
          <w:rFonts w:ascii="Montserrat" w:hAnsi="Montserrat"/>
          <w:sz w:val="24"/>
        </w:rPr>
      </w:pPr>
    </w:p>
    <w:p w14:paraId="50CBD32D" w14:textId="77777777" w:rsidR="00727578" w:rsidRPr="002F2EE7" w:rsidRDefault="002F2EE7">
      <w:pPr>
        <w:pStyle w:val="0DraftNormal"/>
        <w:rPr>
          <w:rFonts w:ascii="Montserrat" w:hAnsi="Montserrat"/>
          <w:sz w:val="24"/>
        </w:rPr>
      </w:pPr>
      <w:r w:rsidRPr="002F2EE7">
        <w:rPr>
          <w:rFonts w:ascii="Montserrat" w:hAnsi="Montserrat"/>
          <w:sz w:val="24"/>
        </w:rPr>
        <w:t xml:space="preserve">When ember dreams - things get complicated by themselves... Uneasy making camp so deep in potentially hostile territory, ember resorts to continuing her stories of triel manor to distract them until sleeping shifts begin. Confined in the safety of rasha’s bag with wraith\ash, she confronts the insidious erotic tension. Questions her responsive hunger for a conflict of her own interest and cannot find an answer. As sleep claims her finally, she is confronted by kzeisza and once more by those same questions. </w:t>
      </w:r>
      <w:r w:rsidRPr="002F2EE7">
        <w:rPr>
          <w:rFonts w:ascii="Montserrat" w:hAnsi="Montserrat"/>
          <w:sz w:val="24"/>
        </w:rPr>
        <w:t>She furiously embraces this and feels hopeless in its grasp. As kzeisza plays with the flame which she quite literally is, questions come to him as well. To find something equal in something so unequal... Things cannot remain simple. They get complicated by themselves. Echoes follow them in the morning as they pierce the mysterious heart of this blighted, displaced land, and find they have entered an eden of sorts.</w:t>
      </w:r>
    </w:p>
    <w:p w14:paraId="36713D6D" w14:textId="77777777" w:rsidR="00727578" w:rsidRPr="002F2EE7" w:rsidRDefault="00727578">
      <w:pPr>
        <w:pStyle w:val="0DraftNormal"/>
        <w:rPr>
          <w:rFonts w:ascii="Montserrat" w:hAnsi="Montserrat"/>
          <w:sz w:val="24"/>
        </w:rPr>
      </w:pPr>
    </w:p>
    <w:p w14:paraId="314E591D" w14:textId="77777777" w:rsidR="00727578" w:rsidRPr="002F2EE7" w:rsidRDefault="002F2EE7">
      <w:pPr>
        <w:pStyle w:val="0DraftNormal"/>
        <w:rPr>
          <w:rFonts w:ascii="Montserrat" w:hAnsi="Montserrat"/>
          <w:sz w:val="24"/>
        </w:rPr>
      </w:pPr>
      <w:r w:rsidRPr="002F2EE7">
        <w:rPr>
          <w:rFonts w:ascii="Montserrat" w:hAnsi="Montserrat"/>
          <w:sz w:val="24"/>
        </w:rPr>
        <w:t>Conditions of the dead - people, places, things go on... There are many considerable realizations which accompany their admission and the initiation of their negotiations. The reality of the threat which kzeisza perceived is beheld first hand, and the grounds of their offer are seeds cast on parched, hard baked earth in a land of eternal drought. Only by the thinnest margin does this seed take root, and only through the careful nurturing of certain conditions. As such they are accepted and a truce is establ</w:t>
      </w:r>
      <w:r w:rsidRPr="002F2EE7">
        <w:rPr>
          <w:rFonts w:ascii="Montserrat" w:hAnsi="Montserrat"/>
          <w:sz w:val="24"/>
        </w:rPr>
        <w:t xml:space="preserve">ished for the time being. In exchange, they add two more to their traveling number and beat a hasty return to vancouver. Their group chemistry is reaching a critical temperature by the time they draw away from the displacement of the valley of death. </w:t>
      </w:r>
    </w:p>
    <w:p w14:paraId="25BD7133" w14:textId="77777777" w:rsidR="00727578" w:rsidRPr="002F2EE7" w:rsidRDefault="00727578">
      <w:pPr>
        <w:pStyle w:val="0DraftNormal"/>
        <w:rPr>
          <w:rFonts w:ascii="Montserrat" w:hAnsi="Montserrat"/>
          <w:sz w:val="24"/>
        </w:rPr>
      </w:pPr>
    </w:p>
    <w:p w14:paraId="6FAC65D3" w14:textId="77777777" w:rsidR="00727578" w:rsidRPr="002F2EE7" w:rsidRDefault="002F2EE7">
      <w:pPr>
        <w:pStyle w:val="0DraftNormal"/>
        <w:rPr>
          <w:rFonts w:ascii="Montserrat" w:hAnsi="Montserrat"/>
          <w:sz w:val="24"/>
        </w:rPr>
      </w:pPr>
      <w:r w:rsidRPr="002F2EE7">
        <w:rPr>
          <w:rFonts w:ascii="Montserrat" w:hAnsi="Montserrat"/>
          <w:sz w:val="24"/>
        </w:rPr>
        <w:t>Other people’s motives - return, catching up - exploring : ash corners rook and attempts to net ember as well, which is almost too much for her and her folding shocks the whole group back to the reality of their duties. Still, another seed is planted. She is willing, but it was not her will. This hard decision is not lost on the other two. That night - with ash as a voyer - kzeisza finds ember, still a day away from returning, and engages her. An unexpected rendezvous. Their return is uneventful, but time t</w:t>
      </w:r>
      <w:r w:rsidRPr="002F2EE7">
        <w:rPr>
          <w:rFonts w:ascii="Montserrat" w:hAnsi="Montserrat"/>
          <w:sz w:val="24"/>
        </w:rPr>
        <w:t>o catch up is denied them as they begin to acquaint their guests of honor, the reps of the dead to their cultures. Very quickly, things begin to get out of hand, but rash acts are strangled before they can worsen the situation. In the same span, ember opens up to a new perspective on existence - the insight of which inspires her to the comprehension of her own vision of magic. She has her first grasp of forms. Rook and ember do take time to continue digging for clues as to her enemies identities and purpose</w:t>
      </w:r>
      <w:r w:rsidRPr="002F2EE7">
        <w:rPr>
          <w:rFonts w:ascii="Montserrat" w:hAnsi="Montserrat"/>
          <w:sz w:val="24"/>
        </w:rPr>
        <w:t>s, though. Ember spends time reacquainting her self to her existing and new acquaintances. Ember takes some time to go over what blanc had done to himself, and wonder about the consequences. Now that she can communicate with him, she learns something of his intentions. The dragons touch base, and exchange views and criticisms. Rasha is concerned for kzeisza and his unnatural fascination with ember. She has much to think about.</w:t>
      </w:r>
    </w:p>
    <w:p w14:paraId="43CB479D" w14:textId="77777777" w:rsidR="00727578" w:rsidRPr="002F2EE7" w:rsidRDefault="00727578">
      <w:pPr>
        <w:pStyle w:val="0DraftNormal"/>
        <w:rPr>
          <w:rFonts w:ascii="Montserrat" w:hAnsi="Montserrat"/>
          <w:sz w:val="24"/>
        </w:rPr>
      </w:pPr>
    </w:p>
    <w:p w14:paraId="68872487" w14:textId="77777777" w:rsidR="00727578" w:rsidRPr="002F2EE7" w:rsidRDefault="002F2EE7">
      <w:pPr>
        <w:pStyle w:val="0DraftNormal"/>
        <w:rPr>
          <w:rFonts w:ascii="Montserrat" w:hAnsi="Montserrat"/>
          <w:sz w:val="24"/>
        </w:rPr>
      </w:pPr>
      <w:r w:rsidRPr="002F2EE7">
        <w:rPr>
          <w:rFonts w:ascii="Montserrat" w:hAnsi="Montserrat"/>
          <w:sz w:val="24"/>
        </w:rPr>
        <w:t>Inspired by ash, avonlea follows her awareness back through the link and perceives the world of intent. The enlightenment of this as well as the attainment of so pure a link to power, reveals so much to her about the roles and distinctions of spirit, mind, and soul. She finally makes the magic of her ring hers.</w:t>
      </w:r>
    </w:p>
    <w:p w14:paraId="23914EB9" w14:textId="77777777" w:rsidR="00727578" w:rsidRPr="002F2EE7" w:rsidRDefault="00727578">
      <w:pPr>
        <w:pStyle w:val="0DraftNormal"/>
        <w:rPr>
          <w:rFonts w:ascii="Montserrat" w:hAnsi="Montserrat"/>
          <w:sz w:val="24"/>
        </w:rPr>
      </w:pPr>
    </w:p>
    <w:p w14:paraId="1885D677" w14:textId="77777777" w:rsidR="00727578" w:rsidRPr="002F2EE7" w:rsidRDefault="002F2EE7">
      <w:pPr>
        <w:pStyle w:val="0DraftNormal"/>
        <w:rPr>
          <w:rFonts w:ascii="Montserrat" w:hAnsi="Montserrat"/>
          <w:sz w:val="24"/>
        </w:rPr>
      </w:pPr>
      <w:r w:rsidRPr="002F2EE7">
        <w:rPr>
          <w:rFonts w:ascii="Montserrat" w:hAnsi="Montserrat"/>
          <w:sz w:val="24"/>
        </w:rPr>
        <w:t>Ambushed again - liaisons &amp; confrontations - kevin - innovations... The enemy makes an attack against the envoys from the dead, as much a diversion to get the drop on ember as to drive the emissaries away. However, the group as a whole relishes the violent clash, and the assassin is cowed - unknowingly on her part - by ember. Later, after a follow up by ember and rook - still trying to uncover her nemesis - they kick back at ember’s apartment for the evening. Thoughts of mortality lead avonlea to perceive r</w:t>
      </w:r>
      <w:r w:rsidRPr="002F2EE7">
        <w:rPr>
          <w:rFonts w:ascii="Montserrat" w:hAnsi="Montserrat"/>
          <w:sz w:val="24"/>
        </w:rPr>
        <w:t>ook as both vulnerable and fascinating. Her impetuous, and innocent fascination to touch him confuses and torments him. Their consummation is witnessed by her unwanted amour, dirk. He confronts her, a chasm widening between them as his emotions turn corrosive. Kzeisza, eavesdropping, hears the question and pain that visit ember, and submits to a new compulsion. His timing and turn of phrase are perfect and she rebounds right to him, as a man called kevin. The next day, she works more with blanc. In blanc, s</w:t>
      </w:r>
      <w:r w:rsidRPr="002F2EE7">
        <w:rPr>
          <w:rFonts w:ascii="Montserrat" w:hAnsi="Montserrat"/>
          <w:sz w:val="24"/>
        </w:rPr>
        <w:t xml:space="preserve">he sees several clues to what in the far future will save her soul. That evening, she is drawn away by kevin and tossed into a whirling world of the elite scene. She is a quiet gem in the party, protected from hungry eyes by the presence of her chaperone. Just when she would give herself up to him, he withdraws and spares her. He has her in his hand when rook comes for her. Like an older brother, he protects her from things she does not know are dangerous yet, and surprises her with his professionalism. He </w:t>
      </w:r>
      <w:r w:rsidRPr="002F2EE7">
        <w:rPr>
          <w:rFonts w:ascii="Montserrat" w:hAnsi="Montserrat"/>
          <w:sz w:val="24"/>
        </w:rPr>
        <w:t>warns her about the elite crowd. She has much to think about. Kzeisza watches her go with wistful anguish.</w:t>
      </w:r>
    </w:p>
    <w:p w14:paraId="6181631A" w14:textId="77777777" w:rsidR="00727578" w:rsidRPr="002F2EE7" w:rsidRDefault="00727578">
      <w:pPr>
        <w:pStyle w:val="0DraftNormal"/>
        <w:rPr>
          <w:rFonts w:ascii="Montserrat" w:hAnsi="Montserrat"/>
          <w:sz w:val="24"/>
        </w:rPr>
      </w:pPr>
    </w:p>
    <w:p w14:paraId="3BC3CE69" w14:textId="77777777" w:rsidR="00727578" w:rsidRPr="002F2EE7" w:rsidRDefault="002F2EE7">
      <w:pPr>
        <w:pStyle w:val="0DraftNormal"/>
        <w:rPr>
          <w:rFonts w:ascii="Montserrat" w:hAnsi="Montserrat"/>
          <w:sz w:val="24"/>
        </w:rPr>
      </w:pPr>
      <w:r w:rsidRPr="002F2EE7">
        <w:rPr>
          <w:rFonts w:ascii="Montserrat" w:hAnsi="Montserrat"/>
          <w:sz w:val="24"/>
        </w:rPr>
        <w:t>When ember and rook lie together, kzeisza enters her mind to relish her bliss. Tantalizing her, he bathes her in a waking dream that engulfs her with a passion which inspires rook. Unwittingly, kzeisza obscures the possibility that she will recognize his inevitable embracing possession of her that is to come, for his presence in her mind during her erotic moments conditions her to expect his presence as something of a figment of her own imagination, or as a communion which she takes rapture in without regre</w:t>
      </w:r>
      <w:r w:rsidRPr="002F2EE7">
        <w:rPr>
          <w:rFonts w:ascii="Montserrat" w:hAnsi="Montserrat"/>
          <w:sz w:val="24"/>
        </w:rPr>
        <w:t xml:space="preserve">t or recrimination. She actually wants to give him this erotic bliss, for at last she is beginning to realize what this is to him. She understands him because of it. </w:t>
      </w:r>
    </w:p>
    <w:p w14:paraId="61D2768C" w14:textId="77777777" w:rsidR="00727578" w:rsidRPr="002F2EE7" w:rsidRDefault="00727578">
      <w:pPr>
        <w:pStyle w:val="0DraftNormal"/>
        <w:rPr>
          <w:rFonts w:ascii="Montserrat" w:hAnsi="Montserrat"/>
          <w:sz w:val="24"/>
        </w:rPr>
      </w:pPr>
    </w:p>
    <w:p w14:paraId="621AC1FB" w14:textId="77777777" w:rsidR="00727578" w:rsidRPr="002F2EE7" w:rsidRDefault="002F2EE7">
      <w:pPr>
        <w:pStyle w:val="0DraftNormal"/>
        <w:rPr>
          <w:rFonts w:ascii="Montserrat" w:hAnsi="Montserrat"/>
          <w:sz w:val="24"/>
        </w:rPr>
      </w:pPr>
      <w:r w:rsidRPr="002F2EE7">
        <w:rPr>
          <w:rFonts w:ascii="Montserrat" w:hAnsi="Montserrat"/>
          <w:sz w:val="24"/>
        </w:rPr>
        <w:t xml:space="preserve">Rook, as his own evolution as an individual requires, uses a condom (a first experience for avonlea). However, in her embrace with kevin she gets pregnant. Thinking him human, she does not understand this until her body is spiritually disemboweled by the embryo’s resistance to her physical shift. The dynamics are, as she turns her attention to that particular gesture, there is a momentary felling of having forgotten something. Not realizing that she is supporting another life, she doesn’t think to make the </w:t>
      </w:r>
      <w:r w:rsidRPr="002F2EE7">
        <w:rPr>
          <w:rFonts w:ascii="Montserrat" w:hAnsi="Montserrat"/>
          <w:sz w:val="24"/>
        </w:rPr>
        <w:t>necessary adjustment her kind can to retain the pregnancy. Since she has never really confronted this issue, she does not realize how many times she has aborted this way. As she pushes through the gesture, an incredible wrenching tears through her—an instant and violent period. The backlash all occur on the event horizon of the shift, so she does not actually shift, but deals with her pain in her present form. At this time, she comes to understand what this means. An opportunity for motherhood has been torn</w:t>
      </w:r>
      <w:r w:rsidRPr="002F2EE7">
        <w:rPr>
          <w:rFonts w:ascii="Montserrat" w:hAnsi="Montserrat"/>
          <w:sz w:val="24"/>
        </w:rPr>
        <w:t xml:space="preserve"> away from her by her ignorance.</w:t>
      </w:r>
    </w:p>
    <w:p w14:paraId="3790B451" w14:textId="77777777" w:rsidR="00727578" w:rsidRPr="002F2EE7" w:rsidRDefault="00727578">
      <w:pPr>
        <w:pStyle w:val="0DraftNormal"/>
        <w:rPr>
          <w:rFonts w:ascii="Montserrat" w:hAnsi="Montserrat"/>
          <w:sz w:val="24"/>
        </w:rPr>
      </w:pPr>
    </w:p>
    <w:p w14:paraId="4562641D" w14:textId="77777777" w:rsidR="00727578" w:rsidRPr="002F2EE7" w:rsidRDefault="002F2EE7">
      <w:pPr>
        <w:pStyle w:val="0DraftNormal"/>
        <w:rPr>
          <w:rFonts w:ascii="Montserrat" w:hAnsi="Montserrat"/>
          <w:sz w:val="24"/>
        </w:rPr>
      </w:pPr>
      <w:r w:rsidRPr="002F2EE7">
        <w:rPr>
          <w:rFonts w:ascii="Montserrat" w:hAnsi="Montserrat"/>
          <w:sz w:val="24"/>
        </w:rPr>
        <w:t xml:space="preserve">Here are the roots of her introduction to the undead wight fighting style, and the hint of connection of spirit entering the forbidden realm of technology. During this time, the nls swat begins closing in on ember as a primary target, especially after the battle she led through the streets. This will shatter the careful plans kzeisza is laying around ember, when he becomes forced to send her away to hide her from the self appointed law. </w:t>
      </w:r>
    </w:p>
    <w:p w14:paraId="6AA77A75" w14:textId="77777777" w:rsidR="00727578" w:rsidRPr="002F2EE7" w:rsidRDefault="00727578">
      <w:pPr>
        <w:pStyle w:val="0DraftNormal"/>
        <w:rPr>
          <w:rFonts w:ascii="Montserrat" w:hAnsi="Montserrat"/>
          <w:sz w:val="24"/>
        </w:rPr>
      </w:pPr>
    </w:p>
    <w:p w14:paraId="3611D71C" w14:textId="77777777" w:rsidR="00727578" w:rsidRPr="002F2EE7" w:rsidRDefault="002F2EE7">
      <w:pPr>
        <w:pStyle w:val="0DraftNormal"/>
        <w:rPr>
          <w:rFonts w:ascii="Montserrat" w:hAnsi="Montserrat"/>
          <w:sz w:val="24"/>
        </w:rPr>
      </w:pPr>
      <w:r w:rsidRPr="002F2EE7">
        <w:rPr>
          <w:rFonts w:ascii="Montserrat" w:hAnsi="Montserrat"/>
          <w:sz w:val="24"/>
        </w:rPr>
        <w:t>The gallant - law unto itself - advice and brotherhood... Out in the night, rook and ember chase the shadows of her enemy. Unexpectedly, they come across the trail of others hunting for her own identity. Nls swat officers are combing for clues and the questions they are asking have avonlea’s face written all over them. Rook places her in the care of kevin - his power and influence, and reputation, making him a safe haven - while he runs out to throw the dogs off of her trail. The enemy seems to have found a</w:t>
      </w:r>
      <w:r w:rsidRPr="002F2EE7">
        <w:rPr>
          <w:rFonts w:ascii="Montserrat" w:hAnsi="Montserrat"/>
          <w:sz w:val="24"/>
        </w:rPr>
        <w:t xml:space="preserve">n altogether different way to remove her from their way. Kevin, on the other hand, does all he can to keep ember’s mind off of thoughts which would send her out to fight her own battles. As kzeisza, he is aware of the danger she is in, far more than she can imagine. The special police were a serious problem. Between rook, ember and kevin, no easy solution comes clear, given the reality of the situation. Watching this scene, kzeisza sees more than one necessity to get her out of the local picture. The group </w:t>
      </w:r>
      <w:r w:rsidRPr="002F2EE7">
        <w:rPr>
          <w:rFonts w:ascii="Montserrat" w:hAnsi="Montserrat"/>
          <w:sz w:val="24"/>
        </w:rPr>
        <w:t xml:space="preserve">all receive orders from kzeisza which effectively breaks them up a bit, sending ember away on a scouting mission. Unable to take rook with her - and she was given a good reason why, effectively - she takes blanc instead. She has a few good reasons of her own for taking him. </w:t>
      </w:r>
    </w:p>
    <w:p w14:paraId="657629A2" w14:textId="77777777" w:rsidR="00727578" w:rsidRPr="002F2EE7" w:rsidRDefault="00727578">
      <w:pPr>
        <w:pStyle w:val="0DraftNormal"/>
        <w:rPr>
          <w:rFonts w:ascii="Montserrat" w:hAnsi="Montserrat"/>
          <w:sz w:val="24"/>
        </w:rPr>
      </w:pPr>
    </w:p>
    <w:p w14:paraId="01280B3D" w14:textId="77777777" w:rsidR="00727578" w:rsidRPr="002F2EE7" w:rsidRDefault="002F2EE7">
      <w:pPr>
        <w:pStyle w:val="0DraftNormal"/>
        <w:rPr>
          <w:rFonts w:ascii="Montserrat" w:hAnsi="Montserrat"/>
          <w:sz w:val="24"/>
        </w:rPr>
      </w:pPr>
      <w:r w:rsidRPr="002F2EE7">
        <w:rPr>
          <w:rFonts w:ascii="Montserrat" w:hAnsi="Montserrat"/>
          <w:sz w:val="24"/>
        </w:rPr>
        <w:t>Moved out of harms way - uncommon tutelage... There are marked differences between this trip and the approach to the dead lands. Ember has plenty of time to think, as she cannot divide her attention to properly communicate with blanc and pilot the vehicle. Their orders being to take as much time as necessary to make a long circuit reconnaissance north, through and along the mountains specifically. Well aware that she is essentially on her first vacation since arriving on the gates of paradox, she plays it l</w:t>
      </w:r>
      <w:r w:rsidRPr="002F2EE7">
        <w:rPr>
          <w:rFonts w:ascii="Montserrat" w:hAnsi="Montserrat"/>
          <w:sz w:val="24"/>
        </w:rPr>
        <w:t>eisurely. She works on her arts; mental, physical, spiritual and magical. She is shocked out of her mind when she is approached by a master, and he takes her on, post facto, and accelerates her into full, flowering magic. Her friends and team mates are left chasing down leads and fulfilling their duties, and her thoughts are often with them. Out from under kzeisza’s wing, her mind returns to the warnings of rook and rasha, leisurely. She makes regular stops to work on her arts; mental, physical, spiritual a</w:t>
      </w:r>
      <w:r w:rsidRPr="002F2EE7">
        <w:rPr>
          <w:rFonts w:ascii="Montserrat" w:hAnsi="Montserrat"/>
          <w:sz w:val="24"/>
        </w:rPr>
        <w:t>nd magical. She is shocked out of her mind when she is approached by an enigmatic master, (paradox), who tests her, then takes her on under his study; and she can’t help but feel that he has somehow laid claim to her. Out from under kzeisza’s wing, her mind returns to the warnings of rook and dawn, and she wonders about what is to come of what lies between her and the ancient dragon. Deeply buried seeds of doubt begin to unfold. Her inner turmoil fuels her drive to master what she is learning from her unusu</w:t>
      </w:r>
      <w:r w:rsidRPr="002F2EE7">
        <w:rPr>
          <w:rFonts w:ascii="Montserrat" w:hAnsi="Montserrat"/>
          <w:sz w:val="24"/>
        </w:rPr>
        <w:t>al mentors, who push always harder to see how far she’ll go.</w:t>
      </w:r>
    </w:p>
    <w:p w14:paraId="7843DF66" w14:textId="77777777" w:rsidR="00727578" w:rsidRPr="002F2EE7" w:rsidRDefault="00727578">
      <w:pPr>
        <w:pStyle w:val="0DraftNormal"/>
        <w:rPr>
          <w:rFonts w:ascii="Montserrat" w:hAnsi="Montserrat"/>
          <w:sz w:val="24"/>
        </w:rPr>
      </w:pPr>
    </w:p>
    <w:p w14:paraId="5EDE4DC1" w14:textId="77777777" w:rsidR="00727578" w:rsidRPr="002F2EE7" w:rsidRDefault="002F2EE7">
      <w:pPr>
        <w:pStyle w:val="0DraftNormal"/>
        <w:rPr>
          <w:rFonts w:ascii="Montserrat" w:hAnsi="Montserrat"/>
          <w:sz w:val="24"/>
        </w:rPr>
      </w:pPr>
      <w:r w:rsidRPr="002F2EE7">
        <w:rPr>
          <w:rFonts w:ascii="Montserrat" w:hAnsi="Montserrat"/>
          <w:sz w:val="24"/>
        </w:rPr>
        <w:t>Nothing, however, can get her far enough away from kzeisza to save her from the embrace of his dreams. ember is even here aroused in her dreams by her dragon lover. She suspects, not wrongly, that she, as much as he, is encouraging them. In all honesty, she cannot say she resents them or is offended by them. However, people around her notice. Blanc is perpetually indifferent, but one of her other mentors is somberly intrigued. Aware of the ageless hungers of the dragon kind, he can recognize the signs. Inde</w:t>
      </w:r>
      <w:r w:rsidRPr="002F2EE7">
        <w:rPr>
          <w:rFonts w:ascii="Montserrat" w:hAnsi="Montserrat"/>
          <w:sz w:val="24"/>
        </w:rPr>
        <w:t>ed, that was part of what influenced his interest in her as a student. To command such an interest in a dragon as ancient as what he felt from her dreams, was nothing to overlook. At one point, he even talks to her about it, hoping to draw her out on the subject of its implications. She cherishes his advice, for it synchs with her own thoughts on the matter. She sees it as a spiritual bonding, rather than a genetic or carnal bonding.</w:t>
      </w:r>
    </w:p>
    <w:p w14:paraId="1159DAAE" w14:textId="77777777" w:rsidR="00727578" w:rsidRPr="002F2EE7" w:rsidRDefault="00727578">
      <w:pPr>
        <w:pStyle w:val="0DraftNormal"/>
        <w:rPr>
          <w:rFonts w:ascii="Montserrat" w:hAnsi="Montserrat"/>
          <w:sz w:val="24"/>
        </w:rPr>
      </w:pPr>
    </w:p>
    <w:p w14:paraId="3F26F876" w14:textId="77777777" w:rsidR="00727578" w:rsidRPr="002F2EE7" w:rsidRDefault="002F2EE7">
      <w:pPr>
        <w:pStyle w:val="0DraftNormal"/>
        <w:rPr>
          <w:rFonts w:ascii="Montserrat" w:hAnsi="Montserrat"/>
          <w:sz w:val="24"/>
        </w:rPr>
      </w:pPr>
      <w:r w:rsidRPr="002F2EE7">
        <w:rPr>
          <w:rFonts w:ascii="Montserrat" w:hAnsi="Montserrat"/>
          <w:sz w:val="24"/>
        </w:rPr>
        <w:t>6</w:t>
      </w:r>
    </w:p>
    <w:p w14:paraId="5516A9FF" w14:textId="77777777" w:rsidR="00727578" w:rsidRPr="002F2EE7" w:rsidRDefault="00727578">
      <w:pPr>
        <w:pStyle w:val="0DraftNormal"/>
        <w:rPr>
          <w:rFonts w:ascii="Montserrat" w:hAnsi="Montserrat"/>
          <w:sz w:val="24"/>
        </w:rPr>
      </w:pPr>
    </w:p>
    <w:p w14:paraId="61848163" w14:textId="77777777" w:rsidR="00727578" w:rsidRPr="002F2EE7" w:rsidRDefault="002F2EE7">
      <w:pPr>
        <w:pStyle w:val="0DraftNormal"/>
        <w:rPr>
          <w:rFonts w:ascii="Montserrat" w:hAnsi="Montserrat"/>
          <w:sz w:val="24"/>
        </w:rPr>
      </w:pPr>
      <w:r w:rsidRPr="002F2EE7">
        <w:rPr>
          <w:rFonts w:ascii="Montserrat" w:hAnsi="Montserrat"/>
          <w:sz w:val="24"/>
        </w:rPr>
        <w:t>Kevin quietly takes notes on ember and the situation brewing around her. Her friends and team mates are left chasing down leads and fulfilling their duties, and her thoughts are often with them. Among the many individuals who visit her, there is one who she alone knows anything about. Eman. He catches up to her in the fleet and reminds her. She has broken a rule (when and how, she has no clue about) and he is after her to repair the damage. Kevin observes their short, terse conversation, but does not overhe</w:t>
      </w:r>
      <w:r w:rsidRPr="002F2EE7">
        <w:rPr>
          <w:rFonts w:ascii="Montserrat" w:hAnsi="Montserrat"/>
          <w:sz w:val="24"/>
        </w:rPr>
        <w:t>ar. Ember, not realizing that this is actually another manifestation of her sundering, is only aware that she is in danger of being enslaved. Unsure what she can do, she is forced to consider the proposal he brings. She confides in kevin, which is where most of the details actually come out. A few days later, she takes a routine reconnaissance mission. Ember has plenty of time to think, as she cannot divide her attention to properly communicate with blanc, who has joined her, and pilot the vehicle. Their mi</w:t>
      </w:r>
      <w:r w:rsidRPr="002F2EE7">
        <w:rPr>
          <w:rFonts w:ascii="Montserrat" w:hAnsi="Montserrat"/>
          <w:sz w:val="24"/>
        </w:rPr>
        <w:t xml:space="preserve">ssion is somewhat odd; to take as much time as necessary to make a long circuit reconnaissance north, through and along the mountains specifically. Well aware that she is essentially on her first vacation since arriving on gates of paradox, she plays it </w:t>
      </w:r>
    </w:p>
    <w:p w14:paraId="3364A66E" w14:textId="77777777" w:rsidR="00727578" w:rsidRPr="002F2EE7" w:rsidRDefault="00727578">
      <w:pPr>
        <w:pStyle w:val="0DraftNormal"/>
        <w:rPr>
          <w:rFonts w:ascii="Montserrat" w:hAnsi="Montserrat"/>
          <w:sz w:val="24"/>
        </w:rPr>
      </w:pPr>
    </w:p>
    <w:p w14:paraId="3751A047" w14:textId="77777777" w:rsidR="00727578" w:rsidRPr="002F2EE7" w:rsidRDefault="002F2EE7">
      <w:pPr>
        <w:pStyle w:val="0DraftNormal"/>
        <w:rPr>
          <w:rFonts w:ascii="Montserrat" w:hAnsi="Montserrat"/>
          <w:sz w:val="24"/>
        </w:rPr>
      </w:pPr>
      <w:r w:rsidRPr="002F2EE7">
        <w:rPr>
          <w:rFonts w:ascii="Montserrat" w:hAnsi="Montserrat"/>
          <w:sz w:val="24"/>
        </w:rPr>
        <w:t>Ember is even here aroused in her dreams by her dragon lover. Blanc is perpetually indifferent, but her other mentor is somberly intrigued. Aware of the ageless hungers of the dragon kind, he can recognize the signs. Indeed, that was part of what influenced his interest in her as a student. To command such an interest in a dragon as ancient as what he felt from her dreams, was nothing to overlook. At one point, he even talks to her about it, hoping to draw her out on the subject of its implications. She che</w:t>
      </w:r>
      <w:r w:rsidRPr="002F2EE7">
        <w:rPr>
          <w:rFonts w:ascii="Montserrat" w:hAnsi="Montserrat"/>
          <w:sz w:val="24"/>
        </w:rPr>
        <w:t>rishes his advice, for it synchs with her own thoughts on the matter. She sees it as a spiritual bonding, rather than a genetic or carnal bonding.</w:t>
      </w:r>
    </w:p>
    <w:p w14:paraId="517EA739" w14:textId="77777777" w:rsidR="00727578" w:rsidRPr="002F2EE7" w:rsidRDefault="00727578">
      <w:pPr>
        <w:pStyle w:val="0DraftNormal"/>
        <w:rPr>
          <w:rFonts w:ascii="Montserrat" w:hAnsi="Montserrat"/>
          <w:sz w:val="24"/>
        </w:rPr>
      </w:pPr>
    </w:p>
    <w:p w14:paraId="02E210F9" w14:textId="77777777" w:rsidR="00727578" w:rsidRPr="002F2EE7" w:rsidRDefault="002F2EE7">
      <w:pPr>
        <w:pStyle w:val="0DraftNormal"/>
        <w:rPr>
          <w:rFonts w:ascii="Montserrat" w:hAnsi="Montserrat"/>
          <w:sz w:val="24"/>
        </w:rPr>
      </w:pPr>
      <w:r w:rsidRPr="002F2EE7">
        <w:rPr>
          <w:rFonts w:ascii="Montserrat" w:hAnsi="Montserrat"/>
          <w:sz w:val="24"/>
        </w:rPr>
        <w:t xml:space="preserve">Bid for destiny - gathering loose ends of all sorts... Her intense vacation is disrupted by the appearance of the voice of fate. What was put into motion on the way to the dead lands has come back to her. A divine entity has asked finally for her. A thing of darkness. She remembers when her foot strayed down the path offered now to her, and she remembers where it led her, and what she did to save herself then. She knows she has to decline for to accept would be to re-embrace the person who she had been for </w:t>
      </w:r>
      <w:r w:rsidRPr="002F2EE7">
        <w:rPr>
          <w:rFonts w:ascii="Montserrat" w:hAnsi="Montserrat"/>
          <w:sz w:val="24"/>
        </w:rPr>
        <w:t>that short time. She wishes to remain more like she is now. It comes to her who she could willingly embody. A thing of mysteries. This choice is hers, and it will haunt her in more ways than she may ever know, but she accepts responsibility for it. Fate merely shrugs. What she wants might not be available. The unknown is after all unfathomable. She returns uneasily to her studies when the visitor departs. When her time is over, and she is called back to the city, there are many changes which she will not ha</w:t>
      </w:r>
      <w:r w:rsidRPr="002F2EE7">
        <w:rPr>
          <w:rFonts w:ascii="Montserrat" w:hAnsi="Montserrat"/>
          <w:sz w:val="24"/>
        </w:rPr>
        <w:t>ve time to catch up with. Among them are the moves of her enemies.</w:t>
      </w:r>
    </w:p>
    <w:p w14:paraId="35B1DD13" w14:textId="77777777" w:rsidR="00727578" w:rsidRPr="002F2EE7" w:rsidRDefault="00727578">
      <w:pPr>
        <w:pStyle w:val="0DraftNormal"/>
        <w:rPr>
          <w:rFonts w:ascii="Montserrat" w:hAnsi="Montserrat"/>
          <w:sz w:val="24"/>
        </w:rPr>
      </w:pPr>
    </w:p>
    <w:p w14:paraId="037AF9BA" w14:textId="77777777" w:rsidR="00727578" w:rsidRPr="002F2EE7" w:rsidRDefault="002F2EE7">
      <w:pPr>
        <w:pStyle w:val="0DraftNormal"/>
        <w:rPr>
          <w:rFonts w:ascii="Montserrat" w:hAnsi="Montserrat"/>
          <w:sz w:val="24"/>
        </w:rPr>
      </w:pPr>
      <w:r w:rsidRPr="002F2EE7">
        <w:rPr>
          <w:rFonts w:ascii="Montserrat" w:hAnsi="Montserrat"/>
          <w:sz w:val="24"/>
        </w:rPr>
        <w:t xml:space="preserve">Clearly, her past and present sensuality and indulgence are a good part of what has drawn the interest of the devourer. In truth, the word evil is never connected to him in his bid for her, but her intuitive response to what he is gave her that conclusion for lack of a more appropriate word or concept in her mind. </w:t>
      </w:r>
    </w:p>
    <w:p w14:paraId="1FCAF431" w14:textId="77777777" w:rsidR="00727578" w:rsidRPr="002F2EE7" w:rsidRDefault="00727578">
      <w:pPr>
        <w:pStyle w:val="0DraftNormal"/>
        <w:rPr>
          <w:rFonts w:ascii="Montserrat" w:hAnsi="Montserrat"/>
          <w:sz w:val="24"/>
        </w:rPr>
      </w:pPr>
    </w:p>
    <w:p w14:paraId="4806C84D" w14:textId="77777777" w:rsidR="00727578" w:rsidRPr="002F2EE7" w:rsidRDefault="002F2EE7">
      <w:pPr>
        <w:pStyle w:val="0DraftNormal"/>
        <w:rPr>
          <w:rFonts w:ascii="Montserrat" w:hAnsi="Montserrat"/>
          <w:sz w:val="24"/>
        </w:rPr>
      </w:pPr>
      <w:r w:rsidRPr="002F2EE7">
        <w:rPr>
          <w:rFonts w:ascii="Montserrat" w:hAnsi="Montserrat"/>
          <w:sz w:val="24"/>
        </w:rPr>
        <w:t>7</w:t>
      </w:r>
    </w:p>
    <w:p w14:paraId="473F1D45" w14:textId="77777777" w:rsidR="00727578" w:rsidRPr="002F2EE7" w:rsidRDefault="00727578">
      <w:pPr>
        <w:pStyle w:val="0DraftNormal"/>
        <w:rPr>
          <w:rFonts w:ascii="Montserrat" w:hAnsi="Montserrat"/>
          <w:sz w:val="24"/>
        </w:rPr>
      </w:pPr>
    </w:p>
    <w:p w14:paraId="5B52BE1A" w14:textId="77777777" w:rsidR="00727578" w:rsidRPr="002F2EE7" w:rsidRDefault="002F2EE7">
      <w:pPr>
        <w:pStyle w:val="0DraftNormal"/>
        <w:rPr>
          <w:rFonts w:ascii="Montserrat" w:hAnsi="Montserrat"/>
          <w:sz w:val="24"/>
        </w:rPr>
      </w:pPr>
      <w:r w:rsidRPr="002F2EE7">
        <w:rPr>
          <w:rFonts w:ascii="Montserrat" w:hAnsi="Montserrat"/>
          <w:sz w:val="24"/>
        </w:rPr>
        <w:t>Her intense vacation is disrupted by the appearance of the voice of fate, eman. What was put into motion a couple of weeks earlier has come back to her. A divine entity has asked finally for her. A thing of darkness. When she asks who this is, eman points to (paradox), her enigmatic mentor. She hastily confronts him. clearly, her past and present sensuality and indulgence are a good part of what has drawn the interest of the devourer. In truth, the word evil is never connected to him in his bid for her, but</w:t>
      </w:r>
      <w:r w:rsidRPr="002F2EE7">
        <w:rPr>
          <w:rFonts w:ascii="Montserrat" w:hAnsi="Montserrat"/>
          <w:sz w:val="24"/>
        </w:rPr>
        <w:t xml:space="preserve"> her intuitive response to what he is gave her that conclusion for lack of a more appropriate word or concept in her mind. She remembers when her foot strayed down the path offered now to her, and she remembers where it led her, and what she did to save herself then. She knows she has to decline for to accept would be to re-embrace the person who she had been for that short time. She wishes to remain more like she is now. It comes to her who she could willingly embody. A thing of mysteries. This choice is h</w:t>
      </w:r>
      <w:r w:rsidRPr="002F2EE7">
        <w:rPr>
          <w:rFonts w:ascii="Montserrat" w:hAnsi="Montserrat"/>
          <w:sz w:val="24"/>
        </w:rPr>
        <w:t>ers, and it will haunt her in more ways than she may ever know, but she accepts responsibility for it. Fate merely shrugs. What she wants might not be available. The unknown is after all unfathomable. She returns uneasily to her studies when the visitor departs, uncertain about how to deal with (paradox). When her time is over, and she is called back to the fleet, there are many changes which she will not have time to catch up with. Among them are the moves of her enemies.</w:t>
      </w:r>
    </w:p>
    <w:p w14:paraId="1053C3B7" w14:textId="77777777" w:rsidR="00727578" w:rsidRPr="002F2EE7" w:rsidRDefault="00727578">
      <w:pPr>
        <w:pStyle w:val="0DraftNormal"/>
        <w:rPr>
          <w:rFonts w:ascii="Montserrat" w:hAnsi="Montserrat"/>
          <w:sz w:val="24"/>
        </w:rPr>
      </w:pPr>
    </w:p>
    <w:p w14:paraId="7887F5E7" w14:textId="77777777" w:rsidR="00727578" w:rsidRPr="002F2EE7" w:rsidRDefault="002F2EE7">
      <w:pPr>
        <w:pStyle w:val="0DraftNormal"/>
        <w:rPr>
          <w:rFonts w:ascii="Montserrat" w:hAnsi="Montserrat"/>
          <w:sz w:val="24"/>
        </w:rPr>
      </w:pPr>
      <w:r w:rsidRPr="002F2EE7">
        <w:rPr>
          <w:rFonts w:ascii="Montserrat" w:hAnsi="Montserrat"/>
          <w:sz w:val="24"/>
        </w:rPr>
        <w:t>8</w:t>
      </w:r>
    </w:p>
    <w:p w14:paraId="12F1A87D" w14:textId="77777777" w:rsidR="00727578" w:rsidRPr="002F2EE7" w:rsidRDefault="00727578">
      <w:pPr>
        <w:pStyle w:val="0DraftNormal"/>
        <w:rPr>
          <w:rFonts w:ascii="Montserrat" w:hAnsi="Montserrat"/>
          <w:sz w:val="24"/>
        </w:rPr>
      </w:pPr>
    </w:p>
    <w:p w14:paraId="5BD989C4" w14:textId="77777777" w:rsidR="00727578" w:rsidRPr="002F2EE7" w:rsidRDefault="002F2EE7">
      <w:pPr>
        <w:pStyle w:val="0DraftNormal"/>
        <w:rPr>
          <w:rFonts w:ascii="Montserrat" w:hAnsi="Montserrat"/>
          <w:sz w:val="24"/>
        </w:rPr>
      </w:pPr>
      <w:r w:rsidRPr="002F2EE7">
        <w:rPr>
          <w:rFonts w:ascii="Montserrat" w:hAnsi="Montserrat"/>
          <w:sz w:val="24"/>
        </w:rPr>
        <w:t>There is a quick transition from forced vacation back to work after confronting (paradox), and before kevin has a chance to make inquiries about the details of her northern stint. The mission: there has been an unusual amount of trouble in routine contact procedures at one of the new sites. Ember is sent down to a new contact region to straighten up negotiations with a proposed pact group. Much of the rest of the story will happen there. Once more, she is on the frontier. She continues to work on her arts a</w:t>
      </w:r>
      <w:r w:rsidRPr="002F2EE7">
        <w:rPr>
          <w:rFonts w:ascii="Montserrat" w:hAnsi="Montserrat"/>
          <w:sz w:val="24"/>
        </w:rPr>
        <w:t xml:space="preserve">s she goes along. She has plenty of time to think. As she closes in on the new arrival, she goes more and more on guard. An advance troop from this import encounters her and her escort, and they attack. Ember and blanc neutralize the attack, and continue on their approach. Naturally, when they are met shortly there after, </w:t>
      </w:r>
    </w:p>
    <w:p w14:paraId="4387138C" w14:textId="77777777" w:rsidR="00727578" w:rsidRPr="002F2EE7" w:rsidRDefault="00727578">
      <w:pPr>
        <w:pStyle w:val="0DraftNormal"/>
        <w:rPr>
          <w:rFonts w:ascii="Montserrat" w:hAnsi="Montserrat"/>
          <w:sz w:val="24"/>
        </w:rPr>
      </w:pPr>
    </w:p>
    <w:p w14:paraId="3005B88D" w14:textId="77777777" w:rsidR="00727578" w:rsidRPr="002F2EE7" w:rsidRDefault="002F2EE7">
      <w:pPr>
        <w:pStyle w:val="0DraftNormal"/>
        <w:rPr>
          <w:rFonts w:ascii="Montserrat" w:hAnsi="Montserrat"/>
          <w:sz w:val="24"/>
        </w:rPr>
      </w:pPr>
      <w:r w:rsidRPr="002F2EE7">
        <w:rPr>
          <w:rFonts w:ascii="Montserrat" w:hAnsi="Montserrat"/>
          <w:sz w:val="24"/>
        </w:rPr>
        <w:t xml:space="preserve">In the ongoing inter cultural exposure which is going on, the exchange of some necromantic lore provides a glance at the power of the object which serves dawn. Ember, witnessing this again, but for the first time as we can recall, asks about it. Thus is the nature of the book of will revealed to her, and us. </w:t>
      </w:r>
    </w:p>
    <w:p w14:paraId="6685D921" w14:textId="77777777" w:rsidR="00727578" w:rsidRPr="002F2EE7" w:rsidRDefault="00727578">
      <w:pPr>
        <w:pStyle w:val="0DraftNormal"/>
        <w:rPr>
          <w:rFonts w:ascii="Montserrat" w:hAnsi="Montserrat"/>
          <w:sz w:val="24"/>
        </w:rPr>
      </w:pPr>
    </w:p>
    <w:p w14:paraId="37E7B402" w14:textId="77777777" w:rsidR="00727578" w:rsidRPr="002F2EE7" w:rsidRDefault="002F2EE7">
      <w:pPr>
        <w:pStyle w:val="0DraftNormal"/>
        <w:rPr>
          <w:rFonts w:ascii="Montserrat" w:hAnsi="Montserrat"/>
          <w:sz w:val="24"/>
        </w:rPr>
      </w:pPr>
      <w:r w:rsidRPr="002F2EE7">
        <w:rPr>
          <w:rFonts w:ascii="Montserrat" w:hAnsi="Montserrat"/>
          <w:sz w:val="24"/>
        </w:rPr>
        <w:t>Deeper, darker shadows—temptations becoming distractions</w:t>
      </w:r>
    </w:p>
    <w:p w14:paraId="4EF19594" w14:textId="77777777" w:rsidR="00727578" w:rsidRPr="002F2EE7" w:rsidRDefault="00727578">
      <w:pPr>
        <w:pStyle w:val="0DraftNormal"/>
        <w:rPr>
          <w:rFonts w:ascii="Montserrat" w:hAnsi="Montserrat"/>
          <w:sz w:val="24"/>
        </w:rPr>
      </w:pPr>
    </w:p>
    <w:p w14:paraId="25043B57" w14:textId="77777777" w:rsidR="00727578" w:rsidRPr="002F2EE7" w:rsidRDefault="002F2EE7">
      <w:pPr>
        <w:pStyle w:val="0DraftNormal"/>
        <w:rPr>
          <w:rFonts w:ascii="Montserrat" w:hAnsi="Montserrat"/>
          <w:sz w:val="24"/>
        </w:rPr>
      </w:pPr>
      <w:r w:rsidRPr="002F2EE7">
        <w:rPr>
          <w:rFonts w:ascii="Montserrat" w:hAnsi="Montserrat"/>
          <w:sz w:val="24"/>
        </w:rPr>
        <w:t>Kzeisza reading something in the wind. The op comes into question.</w:t>
      </w:r>
    </w:p>
    <w:p w14:paraId="2E6533A6" w14:textId="77777777" w:rsidR="00727578" w:rsidRPr="002F2EE7" w:rsidRDefault="00727578">
      <w:pPr>
        <w:pStyle w:val="0DraftNormal"/>
        <w:rPr>
          <w:rFonts w:ascii="Montserrat" w:hAnsi="Montserrat"/>
          <w:sz w:val="24"/>
        </w:rPr>
      </w:pPr>
    </w:p>
    <w:p w14:paraId="7B7B463C" w14:textId="77777777" w:rsidR="00727578" w:rsidRPr="002F2EE7" w:rsidRDefault="002F2EE7">
      <w:pPr>
        <w:pStyle w:val="0DraftNormal"/>
        <w:rPr>
          <w:rFonts w:ascii="Montserrat" w:hAnsi="Montserrat"/>
          <w:sz w:val="24"/>
        </w:rPr>
      </w:pPr>
      <w:r w:rsidRPr="002F2EE7">
        <w:rPr>
          <w:rFonts w:ascii="Montserrat" w:hAnsi="Montserrat"/>
          <w:sz w:val="24"/>
        </w:rPr>
        <w:t>Crushing success of final dry run.</w:t>
      </w:r>
    </w:p>
    <w:p w14:paraId="43427152" w14:textId="77777777" w:rsidR="00727578" w:rsidRPr="002F2EE7" w:rsidRDefault="00727578">
      <w:pPr>
        <w:pStyle w:val="0DraftNormal"/>
        <w:rPr>
          <w:rFonts w:ascii="Montserrat" w:hAnsi="Montserrat"/>
          <w:sz w:val="24"/>
        </w:rPr>
      </w:pPr>
    </w:p>
    <w:p w14:paraId="670224A3" w14:textId="77777777" w:rsidR="00727578" w:rsidRPr="002F2EE7" w:rsidRDefault="002F2EE7">
      <w:pPr>
        <w:pStyle w:val="0DraftNormal"/>
        <w:rPr>
          <w:rFonts w:ascii="Montserrat" w:hAnsi="Montserrat"/>
          <w:sz w:val="24"/>
        </w:rPr>
      </w:pPr>
      <w:r w:rsidRPr="002F2EE7">
        <w:rPr>
          <w:rFonts w:ascii="Montserrat" w:hAnsi="Montserrat"/>
          <w:sz w:val="24"/>
        </w:rPr>
        <w:t>Shadows plaguing the waking and the dreaming.</w:t>
      </w:r>
    </w:p>
    <w:p w14:paraId="584476DA" w14:textId="77777777" w:rsidR="00727578" w:rsidRPr="002F2EE7" w:rsidRDefault="00727578">
      <w:pPr>
        <w:pStyle w:val="0DraftNormal"/>
        <w:rPr>
          <w:rFonts w:ascii="Montserrat" w:hAnsi="Montserrat"/>
          <w:sz w:val="24"/>
        </w:rPr>
      </w:pPr>
    </w:p>
    <w:p w14:paraId="559069C7" w14:textId="77777777" w:rsidR="00727578" w:rsidRPr="002F2EE7" w:rsidRDefault="002F2EE7">
      <w:pPr>
        <w:pStyle w:val="0DraftNormal"/>
        <w:rPr>
          <w:rFonts w:ascii="Montserrat" w:hAnsi="Montserrat"/>
          <w:sz w:val="24"/>
        </w:rPr>
      </w:pPr>
      <w:r w:rsidRPr="002F2EE7">
        <w:rPr>
          <w:rFonts w:ascii="Montserrat" w:hAnsi="Montserrat"/>
          <w:sz w:val="24"/>
        </w:rPr>
        <w:t>Op called off—the danger of removing an important buffer.</w:t>
      </w:r>
    </w:p>
    <w:p w14:paraId="2036D64E" w14:textId="77777777" w:rsidR="00727578" w:rsidRPr="002F2EE7" w:rsidRDefault="00727578">
      <w:pPr>
        <w:pStyle w:val="0DraftNormal"/>
        <w:rPr>
          <w:rFonts w:ascii="Montserrat" w:hAnsi="Montserrat"/>
          <w:sz w:val="24"/>
        </w:rPr>
      </w:pPr>
    </w:p>
    <w:p w14:paraId="72C82E19" w14:textId="77777777" w:rsidR="00727578" w:rsidRPr="002F2EE7" w:rsidRDefault="002F2EE7">
      <w:pPr>
        <w:pStyle w:val="0DraftNormal"/>
        <w:rPr>
          <w:rFonts w:ascii="Montserrat" w:hAnsi="Montserrat"/>
          <w:sz w:val="24"/>
        </w:rPr>
      </w:pPr>
      <w:r w:rsidRPr="002F2EE7">
        <w:rPr>
          <w:rFonts w:ascii="Montserrat" w:hAnsi="Montserrat"/>
          <w:sz w:val="24"/>
        </w:rPr>
        <w:t>Rumors and disappearances.</w:t>
      </w:r>
    </w:p>
    <w:p w14:paraId="049D6507" w14:textId="77777777" w:rsidR="00727578" w:rsidRPr="002F2EE7" w:rsidRDefault="00727578">
      <w:pPr>
        <w:pStyle w:val="0DraftNormal"/>
        <w:rPr>
          <w:rFonts w:ascii="Montserrat" w:hAnsi="Montserrat"/>
          <w:sz w:val="24"/>
        </w:rPr>
      </w:pPr>
    </w:p>
    <w:p w14:paraId="25397F68" w14:textId="77777777" w:rsidR="00727578" w:rsidRPr="002F2EE7" w:rsidRDefault="002F2EE7">
      <w:pPr>
        <w:pStyle w:val="0DraftNormal"/>
        <w:rPr>
          <w:rFonts w:ascii="Montserrat" w:hAnsi="Montserrat"/>
          <w:sz w:val="24"/>
        </w:rPr>
      </w:pPr>
      <w:r w:rsidRPr="002F2EE7">
        <w:rPr>
          <w:rFonts w:ascii="Montserrat" w:hAnsi="Montserrat"/>
          <w:sz w:val="24"/>
        </w:rPr>
        <w:t>Sri and Kevin Sinclair holding swat persecution of ember at bay.</w:t>
      </w:r>
    </w:p>
    <w:p w14:paraId="29D985A9" w14:textId="77777777" w:rsidR="00727578" w:rsidRPr="002F2EE7" w:rsidRDefault="00727578">
      <w:pPr>
        <w:pStyle w:val="0DraftNormal"/>
        <w:rPr>
          <w:rFonts w:ascii="Montserrat" w:hAnsi="Montserrat"/>
          <w:sz w:val="24"/>
        </w:rPr>
      </w:pPr>
    </w:p>
    <w:p w14:paraId="18E965CF" w14:textId="77777777" w:rsidR="00727578" w:rsidRPr="002F2EE7" w:rsidRDefault="002F2EE7">
      <w:pPr>
        <w:pStyle w:val="0DraftNormal"/>
        <w:rPr>
          <w:rFonts w:ascii="Montserrat" w:hAnsi="Montserrat"/>
          <w:sz w:val="24"/>
        </w:rPr>
      </w:pPr>
      <w:r w:rsidRPr="002F2EE7">
        <w:rPr>
          <w:rFonts w:ascii="Montserrat" w:hAnsi="Montserrat"/>
          <w:sz w:val="24"/>
        </w:rPr>
        <w:t>Ember submits to Kevin/Kzeisza embrace.</w:t>
      </w:r>
    </w:p>
    <w:p w14:paraId="4CF37FA1" w14:textId="77777777" w:rsidR="00727578" w:rsidRPr="002F2EE7" w:rsidRDefault="00727578">
      <w:pPr>
        <w:pStyle w:val="0DraftNormal"/>
        <w:rPr>
          <w:rFonts w:ascii="Montserrat" w:hAnsi="Montserrat"/>
          <w:sz w:val="24"/>
        </w:rPr>
      </w:pPr>
    </w:p>
    <w:p w14:paraId="34741DA1" w14:textId="77777777" w:rsidR="00727578" w:rsidRPr="002F2EE7" w:rsidRDefault="002F2EE7">
      <w:pPr>
        <w:pStyle w:val="0DraftNormal"/>
        <w:rPr>
          <w:rFonts w:ascii="Montserrat" w:hAnsi="Montserrat"/>
          <w:sz w:val="24"/>
        </w:rPr>
      </w:pPr>
      <w:r w:rsidRPr="002F2EE7">
        <w:rPr>
          <w:rFonts w:ascii="Montserrat" w:hAnsi="Montserrat"/>
          <w:sz w:val="24"/>
        </w:rPr>
        <w:t>The attention of the devourer.</w:t>
      </w:r>
    </w:p>
    <w:p w14:paraId="65A170AB" w14:textId="77777777" w:rsidR="00727578" w:rsidRPr="002F2EE7" w:rsidRDefault="00727578">
      <w:pPr>
        <w:pStyle w:val="0DraftNormal"/>
        <w:rPr>
          <w:rFonts w:ascii="Montserrat" w:hAnsi="Montserrat"/>
          <w:sz w:val="24"/>
        </w:rPr>
      </w:pPr>
    </w:p>
    <w:p w14:paraId="7D6C3F63" w14:textId="77777777" w:rsidR="00727578" w:rsidRPr="002F2EE7" w:rsidRDefault="002F2EE7">
      <w:pPr>
        <w:pStyle w:val="0DraftNormal"/>
        <w:rPr>
          <w:rFonts w:ascii="Montserrat" w:hAnsi="Montserrat"/>
          <w:sz w:val="24"/>
        </w:rPr>
      </w:pPr>
      <w:r w:rsidRPr="002F2EE7">
        <w:rPr>
          <w:rFonts w:ascii="Montserrat" w:hAnsi="Montserrat"/>
          <w:sz w:val="24"/>
        </w:rPr>
        <w:t>San loss—beauty and horror—reevaluations</w:t>
      </w:r>
    </w:p>
    <w:p w14:paraId="3CC8AF0D" w14:textId="77777777" w:rsidR="00727578" w:rsidRPr="002F2EE7" w:rsidRDefault="00727578">
      <w:pPr>
        <w:pStyle w:val="0DraftNormal"/>
        <w:rPr>
          <w:rFonts w:ascii="Montserrat" w:hAnsi="Montserrat"/>
          <w:sz w:val="24"/>
        </w:rPr>
      </w:pPr>
    </w:p>
    <w:p w14:paraId="79F069C0" w14:textId="77777777" w:rsidR="00727578" w:rsidRPr="002F2EE7" w:rsidRDefault="002F2EE7">
      <w:pPr>
        <w:pStyle w:val="0DraftNormal"/>
        <w:rPr>
          <w:rFonts w:ascii="Montserrat" w:hAnsi="Montserrat"/>
          <w:sz w:val="24"/>
        </w:rPr>
      </w:pPr>
      <w:r w:rsidRPr="002F2EE7">
        <w:rPr>
          <w:rFonts w:ascii="Montserrat" w:hAnsi="Montserrat"/>
          <w:sz w:val="24"/>
        </w:rPr>
        <w:t>Dragon dream invaded and splintered.</w:t>
      </w:r>
    </w:p>
    <w:p w14:paraId="1715D766" w14:textId="77777777" w:rsidR="00727578" w:rsidRPr="002F2EE7" w:rsidRDefault="00727578">
      <w:pPr>
        <w:pStyle w:val="0DraftNormal"/>
        <w:rPr>
          <w:rFonts w:ascii="Montserrat" w:hAnsi="Montserrat"/>
          <w:sz w:val="24"/>
        </w:rPr>
      </w:pPr>
    </w:p>
    <w:p w14:paraId="3BF52638" w14:textId="77777777" w:rsidR="00727578" w:rsidRPr="002F2EE7" w:rsidRDefault="002F2EE7">
      <w:pPr>
        <w:pStyle w:val="0DraftNormal"/>
        <w:rPr>
          <w:rFonts w:ascii="Montserrat" w:hAnsi="Montserrat"/>
          <w:sz w:val="24"/>
        </w:rPr>
      </w:pPr>
      <w:r w:rsidRPr="002F2EE7">
        <w:rPr>
          <w:rFonts w:ascii="Montserrat" w:hAnsi="Montserrat"/>
          <w:sz w:val="24"/>
        </w:rPr>
        <w:t>Unspoken agreement—ember/kzeisza hunt down the malevolence.</w:t>
      </w:r>
    </w:p>
    <w:p w14:paraId="46C7F4BB" w14:textId="77777777" w:rsidR="00727578" w:rsidRPr="002F2EE7" w:rsidRDefault="00727578">
      <w:pPr>
        <w:pStyle w:val="0DraftNormal"/>
        <w:rPr>
          <w:rFonts w:ascii="Montserrat" w:hAnsi="Montserrat"/>
          <w:sz w:val="24"/>
        </w:rPr>
      </w:pPr>
    </w:p>
    <w:p w14:paraId="0004813B" w14:textId="77777777" w:rsidR="00727578" w:rsidRPr="002F2EE7" w:rsidRDefault="002F2EE7">
      <w:pPr>
        <w:pStyle w:val="0DraftNormal"/>
        <w:rPr>
          <w:rFonts w:ascii="Montserrat" w:hAnsi="Montserrat"/>
          <w:sz w:val="24"/>
        </w:rPr>
      </w:pPr>
      <w:r w:rsidRPr="002F2EE7">
        <w:rPr>
          <w:rFonts w:ascii="Montserrat" w:hAnsi="Montserrat"/>
          <w:sz w:val="24"/>
        </w:rPr>
        <w:t>Damning revelation—beauty and horror fascination.</w:t>
      </w:r>
    </w:p>
    <w:p w14:paraId="47DE5900" w14:textId="77777777" w:rsidR="00727578" w:rsidRPr="002F2EE7" w:rsidRDefault="00727578">
      <w:pPr>
        <w:pStyle w:val="0DraftNormal"/>
        <w:rPr>
          <w:rFonts w:ascii="Montserrat" w:hAnsi="Montserrat"/>
          <w:sz w:val="24"/>
        </w:rPr>
      </w:pPr>
    </w:p>
    <w:p w14:paraId="3809210E" w14:textId="77777777" w:rsidR="00727578" w:rsidRPr="002F2EE7" w:rsidRDefault="002F2EE7">
      <w:pPr>
        <w:pStyle w:val="0DraftNormal"/>
        <w:rPr>
          <w:rFonts w:ascii="Montserrat" w:hAnsi="Montserrat"/>
          <w:sz w:val="24"/>
        </w:rPr>
      </w:pPr>
      <w:r w:rsidRPr="002F2EE7">
        <w:rPr>
          <w:rFonts w:ascii="Montserrat" w:hAnsi="Montserrat"/>
          <w:sz w:val="24"/>
        </w:rPr>
        <w:t>A terrible stand still broken by ember.</w:t>
      </w:r>
    </w:p>
    <w:p w14:paraId="5145E56F" w14:textId="77777777" w:rsidR="00727578" w:rsidRPr="002F2EE7" w:rsidRDefault="00727578">
      <w:pPr>
        <w:pStyle w:val="0DraftNormal"/>
        <w:rPr>
          <w:rFonts w:ascii="Montserrat" w:hAnsi="Montserrat"/>
          <w:sz w:val="24"/>
        </w:rPr>
      </w:pPr>
    </w:p>
    <w:p w14:paraId="017FBAE1" w14:textId="77777777" w:rsidR="00727578" w:rsidRPr="002F2EE7" w:rsidRDefault="002F2EE7">
      <w:pPr>
        <w:pStyle w:val="0DraftNormal"/>
        <w:rPr>
          <w:rFonts w:ascii="Montserrat" w:hAnsi="Montserrat"/>
          <w:sz w:val="24"/>
        </w:rPr>
      </w:pPr>
      <w:r w:rsidRPr="002F2EE7">
        <w:rPr>
          <w:rFonts w:ascii="Montserrat" w:hAnsi="Montserrat"/>
          <w:sz w:val="24"/>
        </w:rPr>
        <w:t>Retreat and reevaluation.</w:t>
      </w:r>
    </w:p>
    <w:p w14:paraId="1C30FE44" w14:textId="77777777" w:rsidR="00727578" w:rsidRPr="002F2EE7" w:rsidRDefault="00727578">
      <w:pPr>
        <w:pStyle w:val="0DraftNormal"/>
        <w:rPr>
          <w:rFonts w:ascii="Montserrat" w:hAnsi="Montserrat"/>
          <w:sz w:val="24"/>
        </w:rPr>
      </w:pPr>
    </w:p>
    <w:p w14:paraId="1E9736D8" w14:textId="77777777" w:rsidR="00727578" w:rsidRPr="002F2EE7" w:rsidRDefault="002F2EE7">
      <w:pPr>
        <w:pStyle w:val="0DraftNormal"/>
        <w:rPr>
          <w:rFonts w:ascii="Montserrat" w:hAnsi="Montserrat"/>
          <w:sz w:val="24"/>
        </w:rPr>
      </w:pPr>
      <w:r w:rsidRPr="002F2EE7">
        <w:rPr>
          <w:rFonts w:ascii="Montserrat" w:hAnsi="Montserrat"/>
          <w:sz w:val="24"/>
        </w:rPr>
        <w:t>Assets—confronting myth and paradox—choices</w:t>
      </w:r>
    </w:p>
    <w:p w14:paraId="2A1FCE08" w14:textId="77777777" w:rsidR="00727578" w:rsidRPr="002F2EE7" w:rsidRDefault="00727578">
      <w:pPr>
        <w:pStyle w:val="0DraftNormal"/>
        <w:rPr>
          <w:rFonts w:ascii="Montserrat" w:hAnsi="Montserrat"/>
          <w:sz w:val="24"/>
        </w:rPr>
      </w:pPr>
    </w:p>
    <w:p w14:paraId="212FC4AA" w14:textId="77777777" w:rsidR="00727578" w:rsidRPr="002F2EE7" w:rsidRDefault="002F2EE7">
      <w:pPr>
        <w:pStyle w:val="0DraftNormal"/>
        <w:rPr>
          <w:rFonts w:ascii="Montserrat" w:hAnsi="Montserrat"/>
          <w:sz w:val="24"/>
        </w:rPr>
      </w:pPr>
      <w:r w:rsidRPr="002F2EE7">
        <w:rPr>
          <w:rFonts w:ascii="Montserrat" w:hAnsi="Montserrat"/>
          <w:sz w:val="24"/>
        </w:rPr>
        <w:t>Ember/Dawn—a careless gesture.</w:t>
      </w:r>
    </w:p>
    <w:p w14:paraId="40986EFC" w14:textId="77777777" w:rsidR="00727578" w:rsidRPr="002F2EE7" w:rsidRDefault="00727578">
      <w:pPr>
        <w:pStyle w:val="0DraftNormal"/>
        <w:rPr>
          <w:rFonts w:ascii="Montserrat" w:hAnsi="Montserrat"/>
          <w:sz w:val="24"/>
        </w:rPr>
      </w:pPr>
    </w:p>
    <w:p w14:paraId="32E684BD" w14:textId="77777777" w:rsidR="00727578" w:rsidRPr="002F2EE7" w:rsidRDefault="002F2EE7">
      <w:pPr>
        <w:pStyle w:val="0DraftNormal"/>
        <w:rPr>
          <w:rFonts w:ascii="Montserrat" w:hAnsi="Montserrat"/>
          <w:sz w:val="24"/>
        </w:rPr>
      </w:pPr>
      <w:r w:rsidRPr="002F2EE7">
        <w:rPr>
          <w:rFonts w:ascii="Montserrat" w:hAnsi="Montserrat"/>
          <w:sz w:val="24"/>
        </w:rPr>
        <w:t>Implications—confronting myth and paradox.</w:t>
      </w:r>
    </w:p>
    <w:p w14:paraId="507F17E2" w14:textId="77777777" w:rsidR="00727578" w:rsidRPr="002F2EE7" w:rsidRDefault="00727578">
      <w:pPr>
        <w:pStyle w:val="0DraftNormal"/>
        <w:rPr>
          <w:rFonts w:ascii="Montserrat" w:hAnsi="Montserrat"/>
          <w:sz w:val="24"/>
        </w:rPr>
      </w:pPr>
    </w:p>
    <w:p w14:paraId="36C40F0C" w14:textId="77777777" w:rsidR="00727578" w:rsidRPr="002F2EE7" w:rsidRDefault="002F2EE7">
      <w:pPr>
        <w:pStyle w:val="0DraftNormal"/>
        <w:rPr>
          <w:rFonts w:ascii="Montserrat" w:hAnsi="Montserrat"/>
          <w:sz w:val="24"/>
        </w:rPr>
      </w:pPr>
      <w:r w:rsidRPr="002F2EE7">
        <w:rPr>
          <w:rFonts w:ascii="Montserrat" w:hAnsi="Montserrat"/>
          <w:sz w:val="24"/>
        </w:rPr>
        <w:t>Bending to the task at hand—unspeakable influences and ways of dealing with them.</w:t>
      </w:r>
    </w:p>
    <w:p w14:paraId="1A81FFF3" w14:textId="77777777" w:rsidR="00727578" w:rsidRPr="002F2EE7" w:rsidRDefault="00727578">
      <w:pPr>
        <w:pStyle w:val="0DraftNormal"/>
        <w:rPr>
          <w:rFonts w:ascii="Montserrat" w:hAnsi="Montserrat"/>
          <w:sz w:val="24"/>
        </w:rPr>
      </w:pPr>
    </w:p>
    <w:p w14:paraId="0844D6C9" w14:textId="77777777" w:rsidR="00727578" w:rsidRPr="002F2EE7" w:rsidRDefault="002F2EE7">
      <w:pPr>
        <w:pStyle w:val="0DraftNormal"/>
        <w:rPr>
          <w:rFonts w:ascii="Montserrat" w:hAnsi="Montserrat"/>
          <w:sz w:val="24"/>
        </w:rPr>
      </w:pPr>
      <w:r w:rsidRPr="002F2EE7">
        <w:rPr>
          <w:rFonts w:ascii="Montserrat" w:hAnsi="Montserrat"/>
          <w:sz w:val="24"/>
        </w:rPr>
        <w:t>Ojien—ménage a trio, exploring an alternate exotic.</w:t>
      </w:r>
    </w:p>
    <w:p w14:paraId="53F097C3" w14:textId="77777777" w:rsidR="00727578" w:rsidRPr="002F2EE7" w:rsidRDefault="00727578">
      <w:pPr>
        <w:pStyle w:val="0DraftNormal"/>
        <w:rPr>
          <w:rFonts w:ascii="Montserrat" w:hAnsi="Montserrat"/>
          <w:sz w:val="24"/>
        </w:rPr>
      </w:pPr>
    </w:p>
    <w:p w14:paraId="4FFAFD43" w14:textId="77777777" w:rsidR="00727578" w:rsidRPr="002F2EE7" w:rsidRDefault="002F2EE7">
      <w:pPr>
        <w:pStyle w:val="0DraftNormal"/>
        <w:rPr>
          <w:rFonts w:ascii="Montserrat" w:hAnsi="Montserrat"/>
          <w:sz w:val="24"/>
        </w:rPr>
      </w:pPr>
      <w:r w:rsidRPr="002F2EE7">
        <w:rPr>
          <w:rFonts w:ascii="Montserrat" w:hAnsi="Montserrat"/>
          <w:sz w:val="24"/>
        </w:rPr>
        <w:t>Empty solutions—first drops of bad blood—sabotage</w:t>
      </w:r>
    </w:p>
    <w:p w14:paraId="6AD2E2FB" w14:textId="77777777" w:rsidR="00727578" w:rsidRPr="002F2EE7" w:rsidRDefault="00727578">
      <w:pPr>
        <w:pStyle w:val="0DraftNormal"/>
        <w:rPr>
          <w:rFonts w:ascii="Montserrat" w:hAnsi="Montserrat"/>
          <w:sz w:val="24"/>
        </w:rPr>
      </w:pPr>
    </w:p>
    <w:p w14:paraId="375AA9C0" w14:textId="77777777" w:rsidR="00727578" w:rsidRPr="002F2EE7" w:rsidRDefault="002F2EE7">
      <w:pPr>
        <w:pStyle w:val="0DraftNormal"/>
        <w:rPr>
          <w:rFonts w:ascii="Montserrat" w:hAnsi="Montserrat"/>
          <w:sz w:val="24"/>
        </w:rPr>
      </w:pPr>
      <w:r w:rsidRPr="002F2EE7">
        <w:rPr>
          <w:rFonts w:ascii="Montserrat" w:hAnsi="Montserrat"/>
          <w:sz w:val="24"/>
        </w:rPr>
        <w:t>Empty solutions—Ember/Dawn bind their slight keys to salvation.</w:t>
      </w:r>
    </w:p>
    <w:p w14:paraId="2C2EFA40" w14:textId="77777777" w:rsidR="00727578" w:rsidRPr="002F2EE7" w:rsidRDefault="00727578">
      <w:pPr>
        <w:pStyle w:val="0DraftNormal"/>
        <w:rPr>
          <w:rFonts w:ascii="Montserrat" w:hAnsi="Montserrat"/>
          <w:sz w:val="24"/>
        </w:rPr>
      </w:pPr>
    </w:p>
    <w:p w14:paraId="21433860" w14:textId="77777777" w:rsidR="00727578" w:rsidRPr="002F2EE7" w:rsidRDefault="002F2EE7">
      <w:pPr>
        <w:pStyle w:val="0DraftNormal"/>
        <w:rPr>
          <w:rFonts w:ascii="Montserrat" w:hAnsi="Montserrat"/>
          <w:sz w:val="24"/>
        </w:rPr>
      </w:pPr>
      <w:r w:rsidRPr="002F2EE7">
        <w:rPr>
          <w:rFonts w:ascii="Montserrat" w:hAnsi="Montserrat"/>
          <w:sz w:val="24"/>
        </w:rPr>
        <w:t>Implementing their solution through a (aegis/aegis) expedition.</w:t>
      </w:r>
    </w:p>
    <w:p w14:paraId="2AD68D86" w14:textId="77777777" w:rsidR="00727578" w:rsidRPr="002F2EE7" w:rsidRDefault="00727578">
      <w:pPr>
        <w:pStyle w:val="0DraftNormal"/>
        <w:rPr>
          <w:rFonts w:ascii="Montserrat" w:hAnsi="Montserrat"/>
          <w:sz w:val="24"/>
        </w:rPr>
      </w:pPr>
    </w:p>
    <w:p w14:paraId="04000E92" w14:textId="77777777" w:rsidR="00727578" w:rsidRPr="002F2EE7" w:rsidRDefault="002F2EE7">
      <w:pPr>
        <w:pStyle w:val="0DraftNormal"/>
        <w:rPr>
          <w:rFonts w:ascii="Montserrat" w:hAnsi="Montserrat"/>
          <w:sz w:val="24"/>
        </w:rPr>
      </w:pPr>
      <w:r w:rsidRPr="002F2EE7">
        <w:rPr>
          <w:rFonts w:ascii="Montserrat" w:hAnsi="Montserrat"/>
          <w:sz w:val="24"/>
        </w:rPr>
        <w:t>Audience—Ember sums up/weighs the enemy.</w:t>
      </w:r>
    </w:p>
    <w:p w14:paraId="113BB60F" w14:textId="77777777" w:rsidR="00727578" w:rsidRPr="002F2EE7" w:rsidRDefault="00727578">
      <w:pPr>
        <w:pStyle w:val="0DraftNormal"/>
        <w:rPr>
          <w:rFonts w:ascii="Montserrat" w:hAnsi="Montserrat"/>
          <w:sz w:val="24"/>
        </w:rPr>
      </w:pPr>
    </w:p>
    <w:p w14:paraId="3AC407B6" w14:textId="77777777" w:rsidR="00727578" w:rsidRPr="002F2EE7" w:rsidRDefault="002F2EE7">
      <w:pPr>
        <w:pStyle w:val="0DraftNormal"/>
        <w:rPr>
          <w:rFonts w:ascii="Montserrat" w:hAnsi="Montserrat"/>
          <w:sz w:val="24"/>
        </w:rPr>
      </w:pPr>
      <w:r w:rsidRPr="002F2EE7">
        <w:rPr>
          <w:rFonts w:ascii="Montserrat" w:hAnsi="Montserrat"/>
          <w:sz w:val="24"/>
        </w:rPr>
        <w:t>Sabotage.</w:t>
      </w:r>
    </w:p>
    <w:p w14:paraId="0D6895AE" w14:textId="77777777" w:rsidR="00727578" w:rsidRPr="002F2EE7" w:rsidRDefault="00727578">
      <w:pPr>
        <w:pStyle w:val="0DraftNormal"/>
        <w:rPr>
          <w:rFonts w:ascii="Montserrat" w:hAnsi="Montserrat"/>
          <w:sz w:val="24"/>
        </w:rPr>
      </w:pPr>
    </w:p>
    <w:p w14:paraId="0042EF69" w14:textId="77777777" w:rsidR="00727578" w:rsidRPr="002F2EE7" w:rsidRDefault="002F2EE7">
      <w:pPr>
        <w:pStyle w:val="0DraftNormal"/>
        <w:rPr>
          <w:rFonts w:ascii="Montserrat" w:hAnsi="Montserrat"/>
          <w:sz w:val="24"/>
        </w:rPr>
      </w:pPr>
      <w:r w:rsidRPr="002F2EE7">
        <w:rPr>
          <w:rFonts w:ascii="Montserrat" w:hAnsi="Montserrat"/>
          <w:sz w:val="24"/>
        </w:rPr>
        <w:t>Kzeisza acts—bad blood seeps in.</w:t>
      </w:r>
    </w:p>
    <w:p w14:paraId="22E72F4A" w14:textId="77777777" w:rsidR="00727578" w:rsidRPr="002F2EE7" w:rsidRDefault="00727578">
      <w:pPr>
        <w:pStyle w:val="0DraftNormal"/>
        <w:rPr>
          <w:rFonts w:ascii="Montserrat" w:hAnsi="Montserrat"/>
          <w:sz w:val="24"/>
        </w:rPr>
      </w:pPr>
    </w:p>
    <w:p w14:paraId="1A0E00CE" w14:textId="77777777" w:rsidR="00727578" w:rsidRPr="002F2EE7" w:rsidRDefault="002F2EE7">
      <w:pPr>
        <w:pStyle w:val="0DraftNormal"/>
        <w:rPr>
          <w:rFonts w:ascii="Montserrat" w:hAnsi="Montserrat"/>
          <w:sz w:val="24"/>
        </w:rPr>
      </w:pPr>
      <w:r w:rsidRPr="002F2EE7">
        <w:rPr>
          <w:rFonts w:ascii="Montserrat" w:hAnsi="Montserrat"/>
          <w:sz w:val="24"/>
        </w:rPr>
        <w:t>Rook, Ash, Dawn and Ember split up.</w:t>
      </w:r>
    </w:p>
    <w:p w14:paraId="26419550" w14:textId="77777777" w:rsidR="00727578" w:rsidRPr="002F2EE7" w:rsidRDefault="00727578">
      <w:pPr>
        <w:pStyle w:val="0DraftNormal"/>
        <w:rPr>
          <w:rFonts w:ascii="Montserrat" w:hAnsi="Montserrat"/>
          <w:sz w:val="24"/>
        </w:rPr>
      </w:pPr>
    </w:p>
    <w:p w14:paraId="3D09D390" w14:textId="77777777" w:rsidR="00727578" w:rsidRPr="002F2EE7" w:rsidRDefault="002F2EE7">
      <w:pPr>
        <w:pStyle w:val="0DraftNormal"/>
        <w:rPr>
          <w:rFonts w:ascii="Montserrat" w:hAnsi="Montserrat"/>
          <w:sz w:val="24"/>
        </w:rPr>
      </w:pPr>
      <w:r w:rsidRPr="002F2EE7">
        <w:rPr>
          <w:rFonts w:ascii="Montserrat" w:hAnsi="Montserrat"/>
          <w:sz w:val="24"/>
        </w:rPr>
        <w:t>Ember bids dawn farewell—expedition folds out.</w:t>
      </w:r>
    </w:p>
    <w:p w14:paraId="3D060950" w14:textId="77777777" w:rsidR="00727578" w:rsidRPr="002F2EE7" w:rsidRDefault="00727578">
      <w:pPr>
        <w:pStyle w:val="0DraftNormal"/>
        <w:rPr>
          <w:rFonts w:ascii="Montserrat" w:hAnsi="Montserrat"/>
          <w:sz w:val="24"/>
        </w:rPr>
      </w:pPr>
    </w:p>
    <w:p w14:paraId="2BA01F46" w14:textId="77777777" w:rsidR="00727578" w:rsidRPr="002F2EE7" w:rsidRDefault="002F2EE7">
      <w:pPr>
        <w:pStyle w:val="0DraftNormal"/>
        <w:rPr>
          <w:rFonts w:ascii="Montserrat" w:hAnsi="Montserrat"/>
          <w:sz w:val="24"/>
        </w:rPr>
      </w:pPr>
      <w:r w:rsidRPr="002F2EE7">
        <w:rPr>
          <w:rFonts w:ascii="Montserrat" w:hAnsi="Montserrat"/>
          <w:sz w:val="24"/>
        </w:rPr>
        <w:t>Ember handed a new first contact assignment—minimal support.</w:t>
      </w:r>
    </w:p>
    <w:p w14:paraId="38DC98C5" w14:textId="77777777" w:rsidR="00727578" w:rsidRPr="002F2EE7" w:rsidRDefault="00727578">
      <w:pPr>
        <w:pStyle w:val="0DraftNormal"/>
        <w:rPr>
          <w:rFonts w:ascii="Montserrat" w:hAnsi="Montserrat"/>
          <w:sz w:val="24"/>
        </w:rPr>
      </w:pPr>
    </w:p>
    <w:p w14:paraId="01DD9D54" w14:textId="77777777" w:rsidR="00727578" w:rsidRPr="002F2EE7" w:rsidRDefault="002F2EE7">
      <w:pPr>
        <w:pStyle w:val="0DraftNormal"/>
        <w:rPr>
          <w:rFonts w:ascii="Montserrat" w:hAnsi="Montserrat"/>
          <w:sz w:val="24"/>
        </w:rPr>
      </w:pPr>
      <w:r w:rsidRPr="002F2EE7">
        <w:rPr>
          <w:rFonts w:ascii="Montserrat" w:hAnsi="Montserrat"/>
          <w:sz w:val="24"/>
        </w:rPr>
        <w:t>Unable to dredge an explanation out of kzeisza.</w:t>
      </w:r>
    </w:p>
    <w:p w14:paraId="2DE9583D" w14:textId="77777777" w:rsidR="00727578" w:rsidRPr="002F2EE7" w:rsidRDefault="00727578">
      <w:pPr>
        <w:pStyle w:val="0DraftNormal"/>
        <w:rPr>
          <w:rFonts w:ascii="Montserrat" w:hAnsi="Montserrat"/>
          <w:sz w:val="24"/>
        </w:rPr>
      </w:pPr>
    </w:p>
    <w:p w14:paraId="6BEAE2E4" w14:textId="77777777" w:rsidR="00727578" w:rsidRPr="002F2EE7" w:rsidRDefault="002F2EE7">
      <w:pPr>
        <w:pStyle w:val="0DraftNormal"/>
        <w:rPr>
          <w:rFonts w:ascii="Montserrat" w:hAnsi="Montserrat"/>
          <w:sz w:val="24"/>
        </w:rPr>
      </w:pPr>
      <w:r w:rsidRPr="002F2EE7">
        <w:rPr>
          <w:rFonts w:ascii="Montserrat" w:hAnsi="Montserrat"/>
          <w:sz w:val="24"/>
        </w:rPr>
        <w:t>Frontier routine again.</w:t>
      </w:r>
    </w:p>
    <w:p w14:paraId="2D0F47A8" w14:textId="77777777" w:rsidR="00727578" w:rsidRPr="002F2EE7" w:rsidRDefault="00727578">
      <w:pPr>
        <w:pStyle w:val="0DraftNormal"/>
        <w:rPr>
          <w:rFonts w:ascii="Montserrat" w:hAnsi="Montserrat"/>
          <w:sz w:val="24"/>
        </w:rPr>
      </w:pPr>
    </w:p>
    <w:p w14:paraId="3E3CB134" w14:textId="77777777" w:rsidR="00727578" w:rsidRPr="002F2EE7" w:rsidRDefault="002F2EE7">
      <w:pPr>
        <w:pStyle w:val="0DraftNormal"/>
        <w:rPr>
          <w:rFonts w:ascii="Montserrat" w:hAnsi="Montserrat"/>
          <w:sz w:val="24"/>
        </w:rPr>
      </w:pPr>
      <w:r w:rsidRPr="002F2EE7">
        <w:rPr>
          <w:rFonts w:ascii="Montserrat" w:hAnsi="Montserrat"/>
          <w:sz w:val="24"/>
        </w:rPr>
        <w:t>Stepping out—too much time to think—more and more on guard.</w:t>
      </w:r>
    </w:p>
    <w:p w14:paraId="3966E212" w14:textId="77777777" w:rsidR="00727578" w:rsidRPr="002F2EE7" w:rsidRDefault="00727578">
      <w:pPr>
        <w:pStyle w:val="0DraftNormal"/>
        <w:rPr>
          <w:rFonts w:ascii="Montserrat" w:hAnsi="Montserrat"/>
          <w:sz w:val="24"/>
        </w:rPr>
      </w:pPr>
    </w:p>
    <w:p w14:paraId="3AFB9FA3" w14:textId="77777777" w:rsidR="00727578" w:rsidRPr="002F2EE7" w:rsidRDefault="002F2EE7">
      <w:pPr>
        <w:pStyle w:val="0DraftNormal"/>
        <w:rPr>
          <w:rFonts w:ascii="Montserrat" w:hAnsi="Montserrat"/>
          <w:sz w:val="24"/>
        </w:rPr>
      </w:pPr>
      <w:r w:rsidRPr="002F2EE7">
        <w:rPr>
          <w:rFonts w:ascii="Montserrat" w:hAnsi="Montserrat"/>
          <w:sz w:val="24"/>
        </w:rPr>
        <w:t>Attacked by advanced troop</w:t>
      </w:r>
    </w:p>
    <w:p w14:paraId="6227F48C" w14:textId="77777777" w:rsidR="00727578" w:rsidRPr="002F2EE7" w:rsidRDefault="00727578">
      <w:pPr>
        <w:pStyle w:val="0DraftNormal"/>
        <w:rPr>
          <w:rFonts w:ascii="Montserrat" w:hAnsi="Montserrat"/>
          <w:sz w:val="24"/>
        </w:rPr>
      </w:pPr>
    </w:p>
    <w:p w14:paraId="31DD91E0" w14:textId="77777777" w:rsidR="00727578" w:rsidRPr="002F2EE7" w:rsidRDefault="002F2EE7">
      <w:pPr>
        <w:pStyle w:val="0DraftNormal"/>
        <w:rPr>
          <w:rFonts w:ascii="Montserrat" w:hAnsi="Montserrat"/>
          <w:sz w:val="24"/>
        </w:rPr>
      </w:pPr>
      <w:r w:rsidRPr="002F2EE7">
        <w:rPr>
          <w:rFonts w:ascii="Montserrat" w:hAnsi="Montserrat"/>
          <w:sz w:val="24"/>
        </w:rPr>
        <w:t>Bloody resolution proceeds her proposal.</w:t>
      </w:r>
    </w:p>
    <w:p w14:paraId="1C321140" w14:textId="77777777" w:rsidR="00727578" w:rsidRPr="002F2EE7" w:rsidRDefault="00727578">
      <w:pPr>
        <w:pStyle w:val="0DraftNormal"/>
        <w:rPr>
          <w:rFonts w:ascii="Montserrat" w:hAnsi="Montserrat"/>
          <w:sz w:val="24"/>
        </w:rPr>
      </w:pPr>
    </w:p>
    <w:p w14:paraId="47CC73AE" w14:textId="77777777" w:rsidR="00727578" w:rsidRPr="002F2EE7" w:rsidRDefault="002F2EE7">
      <w:pPr>
        <w:pStyle w:val="0DraftNormal"/>
        <w:rPr>
          <w:rFonts w:ascii="Montserrat" w:hAnsi="Montserrat"/>
          <w:sz w:val="24"/>
        </w:rPr>
      </w:pPr>
      <w:r w:rsidRPr="002F2EE7">
        <w:rPr>
          <w:rFonts w:ascii="Montserrat" w:hAnsi="Montserrat"/>
          <w:sz w:val="24"/>
        </w:rPr>
        <w:t>Escorted in—too familiar culture.</w:t>
      </w:r>
    </w:p>
    <w:p w14:paraId="097EB33B" w14:textId="77777777" w:rsidR="00727578" w:rsidRPr="002F2EE7" w:rsidRDefault="00727578">
      <w:pPr>
        <w:pStyle w:val="0DraftNormal"/>
        <w:rPr>
          <w:rFonts w:ascii="Montserrat" w:hAnsi="Montserrat"/>
          <w:sz w:val="24"/>
        </w:rPr>
      </w:pPr>
    </w:p>
    <w:p w14:paraId="5CAE89D1" w14:textId="77777777" w:rsidR="00727578" w:rsidRPr="002F2EE7" w:rsidRDefault="002F2EE7">
      <w:pPr>
        <w:pStyle w:val="0DraftNormal"/>
        <w:rPr>
          <w:rFonts w:ascii="Montserrat" w:hAnsi="Montserrat"/>
          <w:sz w:val="24"/>
        </w:rPr>
      </w:pPr>
      <w:r w:rsidRPr="002F2EE7">
        <w:rPr>
          <w:rFonts w:ascii="Montserrat" w:hAnsi="Montserrat"/>
          <w:sz w:val="24"/>
        </w:rPr>
        <w:t>An audience (housed as a guest)—trading advice and admonitions.</w:t>
      </w:r>
    </w:p>
    <w:p w14:paraId="2EE9F749" w14:textId="77777777" w:rsidR="00727578" w:rsidRPr="002F2EE7" w:rsidRDefault="00727578">
      <w:pPr>
        <w:pStyle w:val="0DraftNormal"/>
        <w:rPr>
          <w:rFonts w:ascii="Montserrat" w:hAnsi="Montserrat"/>
          <w:sz w:val="24"/>
        </w:rPr>
      </w:pPr>
    </w:p>
    <w:p w14:paraId="60C0759F" w14:textId="77777777" w:rsidR="00727578" w:rsidRPr="002F2EE7" w:rsidRDefault="002F2EE7">
      <w:pPr>
        <w:pStyle w:val="0DraftNormal"/>
        <w:rPr>
          <w:rFonts w:ascii="Montserrat" w:hAnsi="Montserrat"/>
          <w:sz w:val="24"/>
        </w:rPr>
      </w:pPr>
      <w:r w:rsidRPr="002F2EE7">
        <w:rPr>
          <w:rFonts w:ascii="Montserrat" w:hAnsi="Montserrat"/>
          <w:sz w:val="24"/>
        </w:rPr>
        <w:t>Lord Brandenfe</w:t>
      </w:r>
    </w:p>
    <w:p w14:paraId="526D4740" w14:textId="77777777" w:rsidR="00727578" w:rsidRPr="002F2EE7" w:rsidRDefault="00727578">
      <w:pPr>
        <w:pStyle w:val="0DraftNormal"/>
        <w:rPr>
          <w:rFonts w:ascii="Montserrat" w:hAnsi="Montserrat"/>
          <w:sz w:val="24"/>
        </w:rPr>
      </w:pPr>
    </w:p>
    <w:p w14:paraId="45535112" w14:textId="77777777" w:rsidR="00727578" w:rsidRPr="002F2EE7" w:rsidRDefault="002F2EE7">
      <w:pPr>
        <w:pStyle w:val="0DraftNormal"/>
        <w:rPr>
          <w:rFonts w:ascii="Montserrat" w:hAnsi="Montserrat"/>
          <w:sz w:val="24"/>
        </w:rPr>
      </w:pPr>
      <w:r w:rsidRPr="002F2EE7">
        <w:rPr>
          <w:rFonts w:ascii="Montserrat" w:hAnsi="Montserrat"/>
          <w:sz w:val="24"/>
        </w:rPr>
        <w:t>Lord Agron</w:t>
      </w:r>
    </w:p>
    <w:p w14:paraId="2859EBD1" w14:textId="77777777" w:rsidR="00727578" w:rsidRPr="002F2EE7" w:rsidRDefault="00727578">
      <w:pPr>
        <w:pStyle w:val="0DraftNormal"/>
        <w:rPr>
          <w:rFonts w:ascii="Montserrat" w:hAnsi="Montserrat"/>
          <w:sz w:val="24"/>
        </w:rPr>
      </w:pPr>
    </w:p>
    <w:p w14:paraId="1CB88752" w14:textId="77777777" w:rsidR="00727578" w:rsidRPr="002F2EE7" w:rsidRDefault="002F2EE7">
      <w:pPr>
        <w:pStyle w:val="0DraftNormal"/>
        <w:rPr>
          <w:rFonts w:ascii="Montserrat" w:hAnsi="Montserrat"/>
          <w:sz w:val="24"/>
        </w:rPr>
      </w:pPr>
      <w:r w:rsidRPr="002F2EE7">
        <w:rPr>
          <w:rFonts w:ascii="Montserrat" w:hAnsi="Montserrat"/>
          <w:sz w:val="24"/>
        </w:rPr>
        <w:t>Bishop Gavren</w:t>
      </w:r>
    </w:p>
    <w:p w14:paraId="6E2C18D2" w14:textId="77777777" w:rsidR="00727578" w:rsidRPr="002F2EE7" w:rsidRDefault="00727578">
      <w:pPr>
        <w:pStyle w:val="0DraftNormal"/>
        <w:rPr>
          <w:rFonts w:ascii="Montserrat" w:hAnsi="Montserrat"/>
          <w:sz w:val="24"/>
        </w:rPr>
      </w:pPr>
    </w:p>
    <w:p w14:paraId="2CC12DCC" w14:textId="77777777" w:rsidR="00727578" w:rsidRPr="002F2EE7" w:rsidRDefault="002F2EE7">
      <w:pPr>
        <w:pStyle w:val="0DraftNormal"/>
        <w:rPr>
          <w:rFonts w:ascii="Montserrat" w:hAnsi="Montserrat"/>
          <w:sz w:val="24"/>
        </w:rPr>
      </w:pPr>
      <w:r w:rsidRPr="002F2EE7">
        <w:rPr>
          <w:rFonts w:ascii="Montserrat" w:hAnsi="Montserrat"/>
          <w:sz w:val="24"/>
        </w:rPr>
        <w:t>Duke Quanryn</w:t>
      </w:r>
    </w:p>
    <w:p w14:paraId="0A06A82E" w14:textId="77777777" w:rsidR="00727578" w:rsidRPr="002F2EE7" w:rsidRDefault="00727578">
      <w:pPr>
        <w:pStyle w:val="0DraftNormal"/>
        <w:rPr>
          <w:rFonts w:ascii="Montserrat" w:hAnsi="Montserrat"/>
          <w:sz w:val="24"/>
        </w:rPr>
      </w:pPr>
    </w:p>
    <w:p w14:paraId="3C6EA19C" w14:textId="77777777" w:rsidR="00727578" w:rsidRPr="002F2EE7" w:rsidRDefault="002F2EE7">
      <w:pPr>
        <w:pStyle w:val="0DraftNormal"/>
        <w:rPr>
          <w:rFonts w:ascii="Montserrat" w:hAnsi="Montserrat"/>
          <w:sz w:val="24"/>
        </w:rPr>
      </w:pPr>
      <w:r w:rsidRPr="002F2EE7">
        <w:rPr>
          <w:rFonts w:ascii="Montserrat" w:hAnsi="Montserrat"/>
          <w:sz w:val="24"/>
        </w:rPr>
        <w:t>An official welcoming committee—an unbalanced situation</w:t>
      </w:r>
    </w:p>
    <w:p w14:paraId="7B3AC0A6" w14:textId="77777777" w:rsidR="00727578" w:rsidRPr="002F2EE7" w:rsidRDefault="00727578">
      <w:pPr>
        <w:pStyle w:val="0DraftNormal"/>
        <w:rPr>
          <w:rFonts w:ascii="Montserrat" w:hAnsi="Montserrat"/>
          <w:sz w:val="24"/>
        </w:rPr>
      </w:pPr>
    </w:p>
    <w:p w14:paraId="17FD9E7D" w14:textId="77777777" w:rsidR="00727578" w:rsidRPr="002F2EE7" w:rsidRDefault="002F2EE7">
      <w:pPr>
        <w:pStyle w:val="0DraftNormal"/>
        <w:rPr>
          <w:rFonts w:ascii="Montserrat" w:hAnsi="Montserrat"/>
          <w:sz w:val="24"/>
        </w:rPr>
      </w:pPr>
      <w:r w:rsidRPr="002F2EE7">
        <w:rPr>
          <w:rFonts w:ascii="Montserrat" w:hAnsi="Montserrat"/>
          <w:sz w:val="24"/>
        </w:rPr>
        <w:t>Dinner invitation—audience (brandenfe, lord of the highfords) in angst.</w:t>
      </w:r>
    </w:p>
    <w:p w14:paraId="77B5D063" w14:textId="77777777" w:rsidR="00727578" w:rsidRPr="002F2EE7" w:rsidRDefault="00727578">
      <w:pPr>
        <w:pStyle w:val="0DraftNormal"/>
        <w:rPr>
          <w:rFonts w:ascii="Montserrat" w:hAnsi="Montserrat"/>
          <w:sz w:val="24"/>
        </w:rPr>
      </w:pPr>
    </w:p>
    <w:p w14:paraId="150861E6" w14:textId="77777777" w:rsidR="00727578" w:rsidRPr="002F2EE7" w:rsidRDefault="002F2EE7">
      <w:pPr>
        <w:pStyle w:val="0DraftNormal"/>
        <w:rPr>
          <w:rFonts w:ascii="Montserrat" w:hAnsi="Montserrat"/>
          <w:sz w:val="24"/>
        </w:rPr>
      </w:pPr>
      <w:r w:rsidRPr="002F2EE7">
        <w:rPr>
          <w:rFonts w:ascii="Montserrat" w:hAnsi="Montserrat"/>
          <w:sz w:val="24"/>
        </w:rPr>
        <w:t>Ember gets centered, evaluates her impact on the locals, gears up for more negotiations.</w:t>
      </w:r>
    </w:p>
    <w:p w14:paraId="7DA078D0" w14:textId="77777777" w:rsidR="00727578" w:rsidRPr="002F2EE7" w:rsidRDefault="00727578">
      <w:pPr>
        <w:pStyle w:val="0DraftNormal"/>
        <w:rPr>
          <w:rFonts w:ascii="Montserrat" w:hAnsi="Montserrat"/>
          <w:sz w:val="24"/>
        </w:rPr>
      </w:pPr>
    </w:p>
    <w:p w14:paraId="1047AF9D" w14:textId="77777777" w:rsidR="00727578" w:rsidRPr="002F2EE7" w:rsidRDefault="002F2EE7">
      <w:pPr>
        <w:pStyle w:val="0DraftNormal"/>
        <w:rPr>
          <w:rFonts w:ascii="Montserrat" w:hAnsi="Montserrat"/>
          <w:sz w:val="24"/>
        </w:rPr>
      </w:pPr>
      <w:r w:rsidRPr="002F2EE7">
        <w:rPr>
          <w:rFonts w:ascii="Montserrat" w:hAnsi="Montserrat"/>
          <w:sz w:val="24"/>
        </w:rPr>
        <w:t>Agron, lord of the lowfords—(hard eyes) explain yourself.</w:t>
      </w:r>
    </w:p>
    <w:p w14:paraId="2928CAD1" w14:textId="77777777" w:rsidR="00727578" w:rsidRPr="002F2EE7" w:rsidRDefault="00727578">
      <w:pPr>
        <w:pStyle w:val="0DraftNormal"/>
        <w:rPr>
          <w:rFonts w:ascii="Montserrat" w:hAnsi="Montserrat"/>
          <w:sz w:val="24"/>
        </w:rPr>
      </w:pPr>
    </w:p>
    <w:p w14:paraId="1CF970EB" w14:textId="77777777" w:rsidR="00727578" w:rsidRPr="002F2EE7" w:rsidRDefault="002F2EE7">
      <w:pPr>
        <w:pStyle w:val="0DraftNormal"/>
        <w:rPr>
          <w:rFonts w:ascii="Montserrat" w:hAnsi="Montserrat"/>
          <w:sz w:val="24"/>
        </w:rPr>
      </w:pPr>
      <w:r w:rsidRPr="002F2EE7">
        <w:rPr>
          <w:rFonts w:ascii="Montserrat" w:hAnsi="Montserrat"/>
          <w:sz w:val="24"/>
        </w:rPr>
        <w:t>Approaching and enduring a summit—degenerates into other distractions.</w:t>
      </w:r>
    </w:p>
    <w:p w14:paraId="286DBBAB" w14:textId="77777777" w:rsidR="00727578" w:rsidRPr="002F2EE7" w:rsidRDefault="00727578">
      <w:pPr>
        <w:pStyle w:val="0DraftNormal"/>
        <w:rPr>
          <w:rFonts w:ascii="Montserrat" w:hAnsi="Montserrat"/>
          <w:sz w:val="24"/>
        </w:rPr>
      </w:pPr>
    </w:p>
    <w:p w14:paraId="14C54FDD" w14:textId="77777777" w:rsidR="00727578" w:rsidRPr="002F2EE7" w:rsidRDefault="002F2EE7">
      <w:pPr>
        <w:pStyle w:val="0DraftNormal"/>
        <w:rPr>
          <w:rFonts w:ascii="Montserrat" w:hAnsi="Montserrat"/>
          <w:sz w:val="24"/>
        </w:rPr>
      </w:pPr>
      <w:r w:rsidRPr="002F2EE7">
        <w:rPr>
          <w:rFonts w:ascii="Montserrat" w:hAnsi="Montserrat"/>
          <w:sz w:val="24"/>
        </w:rPr>
        <w:t>Retiring late—sensing a trap—too much verbal fencing.</w:t>
      </w:r>
    </w:p>
    <w:p w14:paraId="7095825C" w14:textId="77777777" w:rsidR="00727578" w:rsidRPr="002F2EE7" w:rsidRDefault="00727578">
      <w:pPr>
        <w:pStyle w:val="0DraftNormal"/>
        <w:rPr>
          <w:rFonts w:ascii="Montserrat" w:hAnsi="Montserrat"/>
          <w:sz w:val="24"/>
        </w:rPr>
      </w:pPr>
    </w:p>
    <w:p w14:paraId="32B702A7" w14:textId="77777777" w:rsidR="00727578" w:rsidRPr="002F2EE7" w:rsidRDefault="002F2EE7">
      <w:pPr>
        <w:pStyle w:val="0DraftNormal"/>
        <w:rPr>
          <w:rFonts w:ascii="Montserrat" w:hAnsi="Montserrat"/>
          <w:sz w:val="24"/>
        </w:rPr>
      </w:pPr>
      <w:r w:rsidRPr="002F2EE7">
        <w:rPr>
          <w:rFonts w:ascii="Montserrat" w:hAnsi="Montserrat"/>
          <w:sz w:val="24"/>
        </w:rPr>
        <w:t>Negotiations—making decisions—pulling it together</w:t>
      </w:r>
    </w:p>
    <w:p w14:paraId="31ED84A1" w14:textId="77777777" w:rsidR="00727578" w:rsidRPr="002F2EE7" w:rsidRDefault="00727578">
      <w:pPr>
        <w:pStyle w:val="0DraftNormal"/>
        <w:rPr>
          <w:rFonts w:ascii="Montserrat" w:hAnsi="Montserrat"/>
          <w:sz w:val="24"/>
        </w:rPr>
      </w:pPr>
    </w:p>
    <w:p w14:paraId="0005E4AA" w14:textId="77777777" w:rsidR="00727578" w:rsidRPr="002F2EE7" w:rsidRDefault="002F2EE7">
      <w:pPr>
        <w:pStyle w:val="0DraftNormal"/>
        <w:rPr>
          <w:rFonts w:ascii="Montserrat" w:hAnsi="Montserrat"/>
          <w:sz w:val="24"/>
        </w:rPr>
      </w:pPr>
      <w:r w:rsidRPr="002F2EE7">
        <w:rPr>
          <w:rFonts w:ascii="Montserrat" w:hAnsi="Montserrat"/>
          <w:sz w:val="24"/>
        </w:rPr>
        <w:t>Busy man—talks carried out over brandonfe’s rounds—a man of harsh judgment (an execution and perhaps warning).</w:t>
      </w:r>
    </w:p>
    <w:p w14:paraId="7D220EDE" w14:textId="77777777" w:rsidR="00727578" w:rsidRPr="002F2EE7" w:rsidRDefault="00727578">
      <w:pPr>
        <w:pStyle w:val="0DraftNormal"/>
        <w:rPr>
          <w:rFonts w:ascii="Montserrat" w:hAnsi="Montserrat"/>
          <w:sz w:val="24"/>
        </w:rPr>
      </w:pPr>
    </w:p>
    <w:p w14:paraId="1EA154EF" w14:textId="77777777" w:rsidR="00727578" w:rsidRPr="002F2EE7" w:rsidRDefault="002F2EE7">
      <w:pPr>
        <w:pStyle w:val="0DraftNormal"/>
        <w:rPr>
          <w:rFonts w:ascii="Montserrat" w:hAnsi="Montserrat"/>
          <w:sz w:val="24"/>
        </w:rPr>
      </w:pPr>
      <w:r w:rsidRPr="002F2EE7">
        <w:rPr>
          <w:rFonts w:ascii="Montserrat" w:hAnsi="Montserrat"/>
          <w:sz w:val="24"/>
        </w:rPr>
        <w:t>A college of arts—hints of intrigue (shadows).</w:t>
      </w:r>
    </w:p>
    <w:p w14:paraId="2E442706" w14:textId="77777777" w:rsidR="00727578" w:rsidRPr="002F2EE7" w:rsidRDefault="00727578">
      <w:pPr>
        <w:pStyle w:val="0DraftNormal"/>
        <w:rPr>
          <w:rFonts w:ascii="Montserrat" w:hAnsi="Montserrat"/>
          <w:sz w:val="24"/>
        </w:rPr>
      </w:pPr>
    </w:p>
    <w:p w14:paraId="0799CEA0" w14:textId="77777777" w:rsidR="00727578" w:rsidRPr="002F2EE7" w:rsidRDefault="002F2EE7">
      <w:pPr>
        <w:pStyle w:val="0DraftNormal"/>
        <w:rPr>
          <w:rFonts w:ascii="Montserrat" w:hAnsi="Montserrat"/>
          <w:sz w:val="24"/>
        </w:rPr>
      </w:pPr>
      <w:r w:rsidRPr="002F2EE7">
        <w:rPr>
          <w:rFonts w:ascii="Montserrat" w:hAnsi="Montserrat"/>
          <w:sz w:val="24"/>
        </w:rPr>
        <w:t>Interview with the bishop—interrupted by agron and his men.</w:t>
      </w:r>
    </w:p>
    <w:p w14:paraId="32988181" w14:textId="77777777" w:rsidR="00727578" w:rsidRPr="002F2EE7" w:rsidRDefault="00727578">
      <w:pPr>
        <w:pStyle w:val="0DraftNormal"/>
        <w:rPr>
          <w:rFonts w:ascii="Montserrat" w:hAnsi="Montserrat"/>
          <w:sz w:val="24"/>
        </w:rPr>
      </w:pPr>
    </w:p>
    <w:p w14:paraId="1FAD003E" w14:textId="77777777" w:rsidR="00727578" w:rsidRPr="002F2EE7" w:rsidRDefault="002F2EE7">
      <w:pPr>
        <w:pStyle w:val="0DraftNormal"/>
        <w:rPr>
          <w:rFonts w:ascii="Montserrat" w:hAnsi="Montserrat"/>
          <w:sz w:val="24"/>
        </w:rPr>
      </w:pPr>
      <w:r w:rsidRPr="002F2EE7">
        <w:rPr>
          <w:rFonts w:ascii="Montserrat" w:hAnsi="Montserrat"/>
          <w:sz w:val="24"/>
        </w:rPr>
        <w:t>Report to kzeisza—the grim picture.</w:t>
      </w:r>
    </w:p>
    <w:p w14:paraId="4AEEFDD9" w14:textId="77777777" w:rsidR="00727578" w:rsidRPr="002F2EE7" w:rsidRDefault="00727578">
      <w:pPr>
        <w:pStyle w:val="0DraftNormal"/>
        <w:rPr>
          <w:rFonts w:ascii="Montserrat" w:hAnsi="Montserrat"/>
          <w:sz w:val="24"/>
        </w:rPr>
      </w:pPr>
    </w:p>
    <w:p w14:paraId="4D8D57EE" w14:textId="77777777" w:rsidR="00727578" w:rsidRPr="002F2EE7" w:rsidRDefault="002F2EE7">
      <w:pPr>
        <w:pStyle w:val="0DraftNormal"/>
        <w:rPr>
          <w:rFonts w:ascii="Montserrat" w:hAnsi="Montserrat"/>
          <w:sz w:val="24"/>
        </w:rPr>
      </w:pPr>
      <w:r w:rsidRPr="002F2EE7">
        <w:rPr>
          <w:rFonts w:ascii="Montserrat" w:hAnsi="Montserrat"/>
          <w:sz w:val="24"/>
        </w:rPr>
        <w:t>Convince me—(I’ve been watching you since you first neared our lands—you can be neutralized) make it worth my while (or else).</w:t>
      </w:r>
    </w:p>
    <w:p w14:paraId="42732718" w14:textId="77777777" w:rsidR="00727578" w:rsidRPr="002F2EE7" w:rsidRDefault="00727578">
      <w:pPr>
        <w:pStyle w:val="0DraftNormal"/>
        <w:rPr>
          <w:rFonts w:ascii="Montserrat" w:hAnsi="Montserrat"/>
          <w:sz w:val="24"/>
        </w:rPr>
      </w:pPr>
    </w:p>
    <w:p w14:paraId="56AF9132" w14:textId="77777777" w:rsidR="00727578" w:rsidRPr="002F2EE7" w:rsidRDefault="002F2EE7">
      <w:pPr>
        <w:pStyle w:val="0DraftNormal"/>
        <w:rPr>
          <w:rFonts w:ascii="Montserrat" w:hAnsi="Montserrat"/>
          <w:sz w:val="24"/>
        </w:rPr>
      </w:pPr>
      <w:r w:rsidRPr="002F2EE7">
        <w:rPr>
          <w:rFonts w:ascii="Montserrat" w:hAnsi="Montserrat"/>
          <w:sz w:val="24"/>
        </w:rPr>
        <w:t>Unraveling the web. Deducing the makeup of an assumed conspiracy.</w:t>
      </w:r>
    </w:p>
    <w:p w14:paraId="2861FDF6" w14:textId="77777777" w:rsidR="00727578" w:rsidRPr="002F2EE7" w:rsidRDefault="00727578">
      <w:pPr>
        <w:pStyle w:val="0DraftNormal"/>
        <w:rPr>
          <w:rFonts w:ascii="Montserrat" w:hAnsi="Montserrat"/>
          <w:sz w:val="24"/>
        </w:rPr>
      </w:pPr>
    </w:p>
    <w:p w14:paraId="52589531" w14:textId="77777777" w:rsidR="00727578" w:rsidRPr="002F2EE7" w:rsidRDefault="002F2EE7">
      <w:pPr>
        <w:pStyle w:val="0DraftNormal"/>
        <w:rPr>
          <w:rFonts w:ascii="Montserrat" w:hAnsi="Montserrat"/>
          <w:sz w:val="24"/>
        </w:rPr>
      </w:pPr>
      <w:r w:rsidRPr="002F2EE7">
        <w:rPr>
          <w:rFonts w:ascii="Montserrat" w:hAnsi="Montserrat"/>
          <w:sz w:val="24"/>
        </w:rPr>
        <w:t>Playing in their fugue.</w:t>
      </w:r>
    </w:p>
    <w:p w14:paraId="2B6055F0" w14:textId="77777777" w:rsidR="00727578" w:rsidRPr="002F2EE7" w:rsidRDefault="00727578">
      <w:pPr>
        <w:pStyle w:val="0DraftNormal"/>
        <w:rPr>
          <w:rFonts w:ascii="Montserrat" w:hAnsi="Montserrat"/>
          <w:sz w:val="24"/>
        </w:rPr>
      </w:pPr>
    </w:p>
    <w:p w14:paraId="29CDA990" w14:textId="77777777" w:rsidR="00727578" w:rsidRPr="002F2EE7" w:rsidRDefault="002F2EE7">
      <w:pPr>
        <w:pStyle w:val="0DraftNormal"/>
        <w:rPr>
          <w:rFonts w:ascii="Montserrat" w:hAnsi="Montserrat"/>
          <w:sz w:val="24"/>
        </w:rPr>
      </w:pPr>
      <w:r w:rsidRPr="002F2EE7">
        <w:rPr>
          <w:rFonts w:ascii="Montserrat" w:hAnsi="Montserrat"/>
          <w:sz w:val="24"/>
        </w:rPr>
        <w:t>Note of confiscation. Her bluff, calling their cards.</w:t>
      </w:r>
    </w:p>
    <w:p w14:paraId="51EEB6D4" w14:textId="77777777" w:rsidR="00727578" w:rsidRPr="002F2EE7" w:rsidRDefault="00727578">
      <w:pPr>
        <w:pStyle w:val="0DraftNormal"/>
        <w:rPr>
          <w:rFonts w:ascii="Montserrat" w:hAnsi="Montserrat"/>
          <w:sz w:val="24"/>
        </w:rPr>
      </w:pPr>
    </w:p>
    <w:p w14:paraId="4DE8C1B9" w14:textId="77777777" w:rsidR="00727578" w:rsidRPr="002F2EE7" w:rsidRDefault="002F2EE7">
      <w:pPr>
        <w:pStyle w:val="0DraftNormal"/>
        <w:rPr>
          <w:rFonts w:ascii="Montserrat" w:hAnsi="Montserrat"/>
          <w:sz w:val="24"/>
        </w:rPr>
      </w:pPr>
      <w:r w:rsidRPr="002F2EE7">
        <w:rPr>
          <w:rFonts w:ascii="Montserrat" w:hAnsi="Montserrat"/>
          <w:sz w:val="24"/>
        </w:rPr>
        <w:t>Get out—pressure peaks.</w:t>
      </w:r>
    </w:p>
    <w:p w14:paraId="755CC6D2" w14:textId="77777777" w:rsidR="00727578" w:rsidRPr="002F2EE7" w:rsidRDefault="00727578">
      <w:pPr>
        <w:pStyle w:val="0DraftNormal"/>
        <w:rPr>
          <w:rFonts w:ascii="Montserrat" w:hAnsi="Montserrat"/>
          <w:sz w:val="24"/>
        </w:rPr>
      </w:pPr>
    </w:p>
    <w:p w14:paraId="034466B8" w14:textId="77777777" w:rsidR="00727578" w:rsidRPr="002F2EE7" w:rsidRDefault="002F2EE7">
      <w:pPr>
        <w:pStyle w:val="0DraftNormal"/>
        <w:rPr>
          <w:rFonts w:ascii="Montserrat" w:hAnsi="Montserrat"/>
          <w:sz w:val="24"/>
        </w:rPr>
      </w:pPr>
      <w:r w:rsidRPr="002F2EE7">
        <w:rPr>
          <w:rFonts w:ascii="Montserrat" w:hAnsi="Montserrat"/>
          <w:sz w:val="24"/>
        </w:rPr>
        <w:t>Advice—hope is not wholly lost.</w:t>
      </w:r>
    </w:p>
    <w:p w14:paraId="72256134" w14:textId="77777777" w:rsidR="00727578" w:rsidRPr="002F2EE7" w:rsidRDefault="00727578">
      <w:pPr>
        <w:pStyle w:val="0DraftNormal"/>
        <w:rPr>
          <w:rFonts w:ascii="Montserrat" w:hAnsi="Montserrat"/>
          <w:sz w:val="24"/>
        </w:rPr>
      </w:pPr>
    </w:p>
    <w:p w14:paraId="1F0F0939" w14:textId="77777777" w:rsidR="00727578" w:rsidRPr="002F2EE7" w:rsidRDefault="002F2EE7">
      <w:pPr>
        <w:pStyle w:val="0DraftNormal"/>
        <w:rPr>
          <w:rFonts w:ascii="Montserrat" w:hAnsi="Montserrat"/>
          <w:sz w:val="24"/>
        </w:rPr>
      </w:pPr>
      <w:r w:rsidRPr="002F2EE7">
        <w:rPr>
          <w:rFonts w:ascii="Montserrat" w:hAnsi="Montserrat"/>
          <w:sz w:val="24"/>
        </w:rPr>
        <w:t>Into the night—have you any notion of your doom?</w:t>
      </w:r>
    </w:p>
    <w:p w14:paraId="1EE18788" w14:textId="77777777" w:rsidR="00727578" w:rsidRPr="002F2EE7" w:rsidRDefault="00727578">
      <w:pPr>
        <w:pStyle w:val="0DraftNormal"/>
        <w:rPr>
          <w:rFonts w:ascii="Montserrat" w:hAnsi="Montserrat"/>
          <w:sz w:val="24"/>
        </w:rPr>
      </w:pPr>
    </w:p>
    <w:p w14:paraId="4D192C3F" w14:textId="77777777" w:rsidR="00727578" w:rsidRPr="002F2EE7" w:rsidRDefault="002F2EE7">
      <w:pPr>
        <w:pStyle w:val="0DraftNormal"/>
        <w:rPr>
          <w:rFonts w:ascii="Montserrat" w:hAnsi="Montserrat"/>
          <w:sz w:val="24"/>
        </w:rPr>
      </w:pPr>
      <w:r w:rsidRPr="002F2EE7">
        <w:rPr>
          <w:rFonts w:ascii="Montserrat" w:hAnsi="Montserrat"/>
          <w:sz w:val="24"/>
        </w:rPr>
        <w:t>Onslaught—dirk unmasked—kzeisza rushes in.</w:t>
      </w:r>
    </w:p>
    <w:p w14:paraId="59C33D6F" w14:textId="77777777" w:rsidR="00727578" w:rsidRPr="002F2EE7" w:rsidRDefault="00727578">
      <w:pPr>
        <w:pStyle w:val="0DraftNormal"/>
        <w:rPr>
          <w:rFonts w:ascii="Montserrat" w:hAnsi="Montserrat"/>
          <w:sz w:val="24"/>
        </w:rPr>
      </w:pPr>
    </w:p>
    <w:p w14:paraId="3218AF48" w14:textId="77777777" w:rsidR="00727578" w:rsidRPr="002F2EE7" w:rsidRDefault="002F2EE7">
      <w:pPr>
        <w:pStyle w:val="0DraftNormal"/>
        <w:rPr>
          <w:rFonts w:ascii="Montserrat" w:hAnsi="Montserrat"/>
          <w:sz w:val="24"/>
        </w:rPr>
      </w:pPr>
      <w:r w:rsidRPr="002F2EE7">
        <w:rPr>
          <w:rFonts w:ascii="Montserrat" w:hAnsi="Montserrat"/>
          <w:sz w:val="24"/>
        </w:rPr>
        <w:t>Final confrontation—her rage comes out over love.</w:t>
      </w:r>
    </w:p>
    <w:p w14:paraId="78091C78" w14:textId="77777777" w:rsidR="00727578" w:rsidRPr="002F2EE7" w:rsidRDefault="00727578">
      <w:pPr>
        <w:pStyle w:val="0DraftNormal"/>
        <w:rPr>
          <w:rFonts w:ascii="Montserrat" w:hAnsi="Montserrat"/>
          <w:sz w:val="24"/>
        </w:rPr>
      </w:pPr>
    </w:p>
    <w:p w14:paraId="10961418" w14:textId="77777777" w:rsidR="00727578" w:rsidRPr="002F2EE7" w:rsidRDefault="002F2EE7">
      <w:pPr>
        <w:pStyle w:val="0DraftNormal"/>
        <w:rPr>
          <w:rFonts w:ascii="Montserrat" w:hAnsi="Montserrat"/>
          <w:sz w:val="24"/>
        </w:rPr>
      </w:pPr>
      <w:r w:rsidRPr="002F2EE7">
        <w:rPr>
          <w:rFonts w:ascii="Montserrat" w:hAnsi="Montserrat"/>
          <w:sz w:val="24"/>
        </w:rPr>
        <w:t>An inevitable duel—embracing the unknown.</w:t>
      </w:r>
    </w:p>
    <w:p w14:paraId="688D90CB" w14:textId="77777777" w:rsidR="00727578" w:rsidRPr="002F2EE7" w:rsidRDefault="00727578">
      <w:pPr>
        <w:pStyle w:val="0DraftNormal"/>
        <w:rPr>
          <w:rFonts w:ascii="Montserrat" w:hAnsi="Montserrat"/>
          <w:sz w:val="24"/>
        </w:rPr>
      </w:pPr>
    </w:p>
    <w:p w14:paraId="19F89ECE" w14:textId="77777777" w:rsidR="00727578" w:rsidRPr="002F2EE7" w:rsidRDefault="002F2EE7">
      <w:pPr>
        <w:pStyle w:val="0DraftNormal"/>
        <w:rPr>
          <w:rFonts w:ascii="Montserrat" w:hAnsi="Montserrat"/>
          <w:sz w:val="24"/>
        </w:rPr>
      </w:pPr>
      <w:r w:rsidRPr="002F2EE7">
        <w:rPr>
          <w:rFonts w:ascii="Montserrat" w:hAnsi="Montserrat"/>
          <w:sz w:val="24"/>
        </w:rPr>
        <w:t>Shattered—fate approaches followed by mystery.</w:t>
      </w:r>
    </w:p>
    <w:p w14:paraId="71F0FD41" w14:textId="77777777" w:rsidR="00727578" w:rsidRPr="002F2EE7" w:rsidRDefault="00727578">
      <w:pPr>
        <w:pStyle w:val="0DraftNormal"/>
        <w:rPr>
          <w:rFonts w:ascii="Montserrat" w:hAnsi="Montserrat"/>
          <w:sz w:val="24"/>
        </w:rPr>
      </w:pPr>
    </w:p>
    <w:p w14:paraId="45309E33" w14:textId="77777777" w:rsidR="00727578" w:rsidRPr="002F2EE7" w:rsidRDefault="002F2EE7">
      <w:pPr>
        <w:pStyle w:val="0DraftNormal"/>
        <w:rPr>
          <w:rFonts w:ascii="Montserrat" w:hAnsi="Montserrat"/>
          <w:sz w:val="24"/>
        </w:rPr>
      </w:pPr>
      <w:r w:rsidRPr="002F2EE7">
        <w:rPr>
          <w:rFonts w:ascii="Montserrat" w:hAnsi="Montserrat"/>
          <w:sz w:val="24"/>
        </w:rPr>
        <w:t>9</w:t>
      </w:r>
    </w:p>
    <w:p w14:paraId="7531E078" w14:textId="77777777" w:rsidR="00727578" w:rsidRPr="002F2EE7" w:rsidRDefault="00727578">
      <w:pPr>
        <w:pStyle w:val="0DraftNormal"/>
        <w:rPr>
          <w:rFonts w:ascii="Montserrat" w:hAnsi="Montserrat"/>
          <w:sz w:val="24"/>
        </w:rPr>
      </w:pPr>
    </w:p>
    <w:p w14:paraId="157D428C" w14:textId="77777777" w:rsidR="00727578" w:rsidRPr="002F2EE7" w:rsidRDefault="002F2EE7">
      <w:pPr>
        <w:pStyle w:val="0DraftNormal"/>
        <w:rPr>
          <w:rFonts w:ascii="Montserrat" w:hAnsi="Montserrat"/>
          <w:sz w:val="24"/>
        </w:rPr>
      </w:pPr>
      <w:r w:rsidRPr="002F2EE7">
        <w:rPr>
          <w:rFonts w:ascii="Montserrat" w:hAnsi="Montserrat"/>
          <w:sz w:val="24"/>
        </w:rPr>
        <w:t>Aware that she is being treated more as a prisoner than a diplomat, ember begins her introductions to the troublesome elite of the delta. Not surprisingly, she discovers she is dealing with a chauvinistic, patriarchal culture. Admired for her beauty, disparaged for playing at diplomacy. Ember is dragged to a few audiences, and endures a great deal of angst to get her message across. The local factions are at odds, and her skills and patience as a diplomat are strained to new limits. Her childhood was witnes</w:t>
      </w:r>
      <w:r w:rsidRPr="002F2EE7">
        <w:rPr>
          <w:rFonts w:ascii="Montserrat" w:hAnsi="Montserrat"/>
          <w:sz w:val="24"/>
        </w:rPr>
        <w:t>s to the consequences of small province politics and intrigue, and here it was especially thick. It was very much like entering a gothic. The leaders she talked with made a very public figure of her, with various tours and introductions. They even put her up very publicly in a posh college district town house. For ember it is awkward to place herself alone among these people whom she finds difficult to read or trust. They treat her with kindness and respect in all appearances, yet like an object or a prize—</w:t>
      </w:r>
      <w:r w:rsidRPr="002F2EE7">
        <w:rPr>
          <w:rFonts w:ascii="Montserrat" w:hAnsi="Montserrat"/>
          <w:sz w:val="24"/>
        </w:rPr>
        <w:t xml:space="preserve">or worse, prospective property—in substance. Clearly they don’t take her seriously. Neither do they seem eager to under estimate her, or at least the dragon she is working for. </w:t>
      </w:r>
    </w:p>
    <w:p w14:paraId="016EBE85" w14:textId="77777777" w:rsidR="00727578" w:rsidRPr="002F2EE7" w:rsidRDefault="00727578">
      <w:pPr>
        <w:pStyle w:val="0DraftNormal"/>
        <w:rPr>
          <w:rFonts w:ascii="Montserrat" w:hAnsi="Montserrat"/>
          <w:sz w:val="24"/>
        </w:rPr>
      </w:pPr>
    </w:p>
    <w:p w14:paraId="108F96A3" w14:textId="77777777" w:rsidR="00727578" w:rsidRPr="002F2EE7" w:rsidRDefault="002F2EE7">
      <w:pPr>
        <w:pStyle w:val="0DraftNormal"/>
        <w:rPr>
          <w:rFonts w:ascii="Montserrat" w:hAnsi="Montserrat"/>
          <w:sz w:val="24"/>
        </w:rPr>
      </w:pPr>
      <w:r w:rsidRPr="002F2EE7">
        <w:rPr>
          <w:rFonts w:ascii="Montserrat" w:hAnsi="Montserrat"/>
          <w:sz w:val="24"/>
        </w:rPr>
        <w:t>10</w:t>
      </w:r>
    </w:p>
    <w:p w14:paraId="6F92A608" w14:textId="77777777" w:rsidR="00727578" w:rsidRPr="002F2EE7" w:rsidRDefault="00727578">
      <w:pPr>
        <w:pStyle w:val="0DraftNormal"/>
        <w:rPr>
          <w:rFonts w:ascii="Montserrat" w:hAnsi="Montserrat"/>
          <w:sz w:val="24"/>
        </w:rPr>
      </w:pPr>
    </w:p>
    <w:p w14:paraId="67F87CCC" w14:textId="77777777" w:rsidR="00727578" w:rsidRPr="002F2EE7" w:rsidRDefault="002F2EE7">
      <w:pPr>
        <w:pStyle w:val="0DraftNormal"/>
        <w:rPr>
          <w:rFonts w:ascii="Montserrat" w:hAnsi="Montserrat"/>
          <w:sz w:val="24"/>
        </w:rPr>
      </w:pPr>
      <w:r w:rsidRPr="002F2EE7">
        <w:rPr>
          <w:rFonts w:ascii="Montserrat" w:hAnsi="Montserrat"/>
          <w:sz w:val="24"/>
        </w:rPr>
        <w:t>For such a vulnerable island in this chaotic world, they sure liked to give the impression of being able to sway the fate of the entire world. Mildly annoyed at the constant touring negotiations, she has a sudden insight into the ulterior motive; she was being systematically shown evidence of these people’s ability to render her completely helpless, if not thoroughly dead. Her neglected intuition had screamed out “trap!” From the moment she entered. The research group is requesting to go down and join ember</w:t>
      </w:r>
      <w:r w:rsidRPr="002F2EE7">
        <w:rPr>
          <w:rFonts w:ascii="Montserrat" w:hAnsi="Montserrat"/>
          <w:sz w:val="24"/>
        </w:rPr>
        <w:t>, but he puts them on hold while he looks into the sudden mystery. The conspiracy that rook was investigating was beginning to seem more dangerous than he had suspected. A key thought occurs to him. Vancouver was beginning to seem less safe. Keeping them here would be putting their hope of solving the gates of paradox phenomenon at risk, if his growing suspicions proved to have any merit. The rumors alone would make them hesitate, but the disappearances of certain eyes and ears demands it. Every one is begi</w:t>
      </w:r>
      <w:r w:rsidRPr="002F2EE7">
        <w:rPr>
          <w:rFonts w:ascii="Montserrat" w:hAnsi="Montserrat"/>
          <w:sz w:val="24"/>
        </w:rPr>
        <w:t>nning to feel the presence of shadows. But the end result is that the key members of the group ship out to join ember, which pleases the natives to no end. It does not, however, improve the course of her negotiations with them.</w:t>
      </w:r>
    </w:p>
    <w:p w14:paraId="42D89851" w14:textId="77777777" w:rsidR="00727578" w:rsidRPr="002F2EE7" w:rsidRDefault="00727578">
      <w:pPr>
        <w:pStyle w:val="0DraftNormal"/>
        <w:rPr>
          <w:rFonts w:ascii="Montserrat" w:hAnsi="Montserrat"/>
          <w:sz w:val="24"/>
        </w:rPr>
      </w:pPr>
    </w:p>
    <w:p w14:paraId="0A583F16" w14:textId="77777777" w:rsidR="00727578" w:rsidRPr="002F2EE7" w:rsidRDefault="002F2EE7">
      <w:pPr>
        <w:pStyle w:val="0DraftNormal"/>
        <w:rPr>
          <w:rFonts w:ascii="Montserrat" w:hAnsi="Montserrat"/>
          <w:sz w:val="24"/>
        </w:rPr>
      </w:pPr>
      <w:r w:rsidRPr="002F2EE7">
        <w:rPr>
          <w:rFonts w:ascii="Montserrat" w:hAnsi="Montserrat"/>
          <w:sz w:val="24"/>
        </w:rPr>
        <w:t>11</w:t>
      </w:r>
    </w:p>
    <w:p w14:paraId="7678D26E" w14:textId="77777777" w:rsidR="00727578" w:rsidRPr="002F2EE7" w:rsidRDefault="00727578">
      <w:pPr>
        <w:pStyle w:val="0DraftNormal"/>
        <w:rPr>
          <w:rFonts w:ascii="Montserrat" w:hAnsi="Montserrat"/>
          <w:sz w:val="24"/>
        </w:rPr>
      </w:pPr>
    </w:p>
    <w:p w14:paraId="142DC2F2" w14:textId="77777777" w:rsidR="00727578" w:rsidRPr="002F2EE7" w:rsidRDefault="002F2EE7">
      <w:pPr>
        <w:pStyle w:val="0DraftNormal"/>
        <w:rPr>
          <w:rFonts w:ascii="Montserrat" w:hAnsi="Montserrat"/>
          <w:sz w:val="24"/>
        </w:rPr>
      </w:pPr>
      <w:r w:rsidRPr="002F2EE7">
        <w:rPr>
          <w:rFonts w:ascii="Montserrat" w:hAnsi="Montserrat"/>
          <w:sz w:val="24"/>
        </w:rPr>
        <w:t xml:space="preserve">Ember has a lot of negative reports to send back to kzeisza. The local lords are making no commitments and have ready attacks and complaints to lodge against the proposal. They do not like the situation they face, as far as ember is concerned, and soothing their petty fears and paranoia takes a lot of effort. In trying to apply a bit more pressure, she discovers that they have a few counter moves prepared for dealing with her by going over her head, as well. She chides herself, knowing she should have been </w:t>
      </w:r>
      <w:r w:rsidRPr="002F2EE7">
        <w:rPr>
          <w:rFonts w:ascii="Montserrat" w:hAnsi="Montserrat"/>
          <w:sz w:val="24"/>
        </w:rPr>
        <w:t>more aware that the kind of pseudo-monarchy that this was could be unbelievably dangerous to a normal person. She could have imagined that even she could find herself facing some sudden and outlandish charge of treason, and find herself facing a summary execution. It would have prepared her for the likely reality.</w:t>
      </w:r>
    </w:p>
    <w:p w14:paraId="3A9C707E" w14:textId="77777777" w:rsidR="00727578" w:rsidRPr="002F2EE7" w:rsidRDefault="00727578">
      <w:pPr>
        <w:pStyle w:val="0DraftNormal"/>
        <w:rPr>
          <w:rFonts w:ascii="Montserrat" w:hAnsi="Montserrat"/>
          <w:sz w:val="24"/>
        </w:rPr>
      </w:pPr>
    </w:p>
    <w:p w14:paraId="1E945C8E" w14:textId="77777777" w:rsidR="00727578" w:rsidRPr="002F2EE7" w:rsidRDefault="002F2EE7">
      <w:pPr>
        <w:pStyle w:val="0DraftNormal"/>
        <w:rPr>
          <w:rFonts w:ascii="Montserrat" w:hAnsi="Montserrat"/>
          <w:sz w:val="24"/>
        </w:rPr>
      </w:pPr>
      <w:r w:rsidRPr="002F2EE7">
        <w:rPr>
          <w:rFonts w:ascii="Montserrat" w:hAnsi="Montserrat"/>
          <w:sz w:val="24"/>
        </w:rPr>
        <w:t>12</w:t>
      </w:r>
    </w:p>
    <w:p w14:paraId="3CAF71B4" w14:textId="77777777" w:rsidR="00727578" w:rsidRPr="002F2EE7" w:rsidRDefault="00727578">
      <w:pPr>
        <w:pStyle w:val="0DraftNormal"/>
        <w:rPr>
          <w:rFonts w:ascii="Montserrat" w:hAnsi="Montserrat"/>
          <w:sz w:val="24"/>
        </w:rPr>
      </w:pPr>
    </w:p>
    <w:p w14:paraId="31A9D01F" w14:textId="77777777" w:rsidR="00727578" w:rsidRPr="002F2EE7" w:rsidRDefault="002F2EE7">
      <w:pPr>
        <w:pStyle w:val="0DraftNormal"/>
        <w:rPr>
          <w:rFonts w:ascii="Montserrat" w:hAnsi="Montserrat"/>
          <w:sz w:val="24"/>
        </w:rPr>
      </w:pPr>
      <w:r w:rsidRPr="002F2EE7">
        <w:rPr>
          <w:rFonts w:ascii="Montserrat" w:hAnsi="Montserrat"/>
          <w:sz w:val="24"/>
        </w:rPr>
        <w:t>The research group is narrowing in on a revelation with the avatar project and concentrating its work on detailed studies on individuals like ember. Their request to her is intriguing as well as difficult for her. Mostly due to the exhausting demands on her time by the delta natives. The way the locals were dissembling, she would almost think they had some other offer that they were weighing against hers. She has begun to wonder if the politics in this community did not actually run into and affect the worl</w:t>
      </w:r>
      <w:r w:rsidRPr="002F2EE7">
        <w:rPr>
          <w:rFonts w:ascii="Montserrat" w:hAnsi="Montserrat"/>
          <w:sz w:val="24"/>
        </w:rPr>
        <w:t>d and shards of cultures around it and in it. She has to work fast to catch up to the things that were falling into place around her. Still trying to secure an alliance, she must somehow root around for the makings of the trap which looms suddenly in her mind. Blanc has stayed watchful in the shadows, fortunately. If there is a trap, she concludes, then it is something of a conspiracy between an enemy of mine, and whoever stands to gain the most from a shady agreement at this time. So she had the beginnings</w:t>
      </w:r>
      <w:r w:rsidRPr="002F2EE7">
        <w:rPr>
          <w:rFonts w:ascii="Montserrat" w:hAnsi="Montserrat"/>
          <w:sz w:val="24"/>
        </w:rPr>
        <w:t xml:space="preserve"> of an idea about whom she could confide in and make her plans with. From there, it is only a matter of disabling the local people who were being used by this, and making them useless for such an exploit.</w:t>
      </w:r>
    </w:p>
    <w:p w14:paraId="5AA204E9" w14:textId="77777777" w:rsidR="00727578" w:rsidRPr="002F2EE7" w:rsidRDefault="00727578">
      <w:pPr>
        <w:pStyle w:val="0DraftNormal"/>
        <w:rPr>
          <w:rFonts w:ascii="Montserrat" w:hAnsi="Montserrat"/>
          <w:sz w:val="24"/>
        </w:rPr>
      </w:pPr>
    </w:p>
    <w:p w14:paraId="14A33BB5" w14:textId="77777777" w:rsidR="00727578" w:rsidRPr="002F2EE7" w:rsidRDefault="002F2EE7">
      <w:pPr>
        <w:pStyle w:val="0DraftNormal"/>
        <w:rPr>
          <w:rFonts w:ascii="Montserrat" w:hAnsi="Montserrat"/>
          <w:sz w:val="24"/>
        </w:rPr>
      </w:pPr>
      <w:r w:rsidRPr="002F2EE7">
        <w:rPr>
          <w:rFonts w:ascii="Montserrat" w:hAnsi="Montserrat"/>
          <w:sz w:val="24"/>
        </w:rPr>
        <w:t>13</w:t>
      </w:r>
    </w:p>
    <w:p w14:paraId="55365928" w14:textId="77777777" w:rsidR="00727578" w:rsidRPr="002F2EE7" w:rsidRDefault="00727578">
      <w:pPr>
        <w:pStyle w:val="0DraftNormal"/>
        <w:rPr>
          <w:rFonts w:ascii="Montserrat" w:hAnsi="Montserrat"/>
          <w:sz w:val="24"/>
        </w:rPr>
      </w:pPr>
    </w:p>
    <w:p w14:paraId="21073B89" w14:textId="77777777" w:rsidR="00727578" w:rsidRPr="002F2EE7" w:rsidRDefault="002F2EE7">
      <w:pPr>
        <w:pStyle w:val="0DraftNormal"/>
        <w:rPr>
          <w:rFonts w:ascii="Montserrat" w:hAnsi="Montserrat"/>
          <w:sz w:val="24"/>
        </w:rPr>
      </w:pPr>
      <w:r w:rsidRPr="002F2EE7">
        <w:rPr>
          <w:rFonts w:ascii="Montserrat" w:hAnsi="Montserrat"/>
          <w:sz w:val="24"/>
        </w:rPr>
        <w:t>Kzeisza hears this, and other reports and must conclude that he has reason to worry. Something on the wind of possibilities has him watching for hidden influences. He even considers calling off ember’s mission. Ember makes a quick retreat to vancouver, braving the continuing animosity of the police. For the most part, her stay is just business details, but a few interesting exchanges occur. One of which is her petition to kzeisza to submit to the upstart research. She manages to needle an agreement out of h</w:t>
      </w:r>
      <w:r w:rsidRPr="002F2EE7">
        <w:rPr>
          <w:rFonts w:ascii="Montserrat" w:hAnsi="Montserrat"/>
          <w:sz w:val="24"/>
        </w:rPr>
        <w:t>im to help them in this way. They discuss the possibility of alternatives to negotiation with the southern lords; as well as trying to determine the reason for their sluggishness. In the mean time, while only the combined influence of sri and kevin zhan are keeping the nls at bay in their persecution of ember, she is becoming aware of her tendency to be in the eye of the storm. As can be expected, the subtle temptations of kzeisza or kevin, to seduce ember is swallowing her, but the complexity of the situat</w:t>
      </w:r>
      <w:r w:rsidRPr="002F2EE7">
        <w:rPr>
          <w:rFonts w:ascii="Montserrat" w:hAnsi="Montserrat"/>
          <w:sz w:val="24"/>
        </w:rPr>
        <w:t>ions are demanding her vigilance. Asking her intuition leaves her more confused than before. She feels that even in her dragon dreams she is being watched by some malevolent intelligence. Her dreams are beginning to become a reality of their own. Kzeisza has ember, body and soul. His careful seduction of her has finally consumed her. She has literally fallen in love with him, and not even realized it. Much in part for how much he resembles himself as kzeisza in the guise of a man. He has stirred her passion</w:t>
      </w:r>
      <w:r w:rsidRPr="002F2EE7">
        <w:rPr>
          <w:rFonts w:ascii="Montserrat" w:hAnsi="Montserrat"/>
          <w:sz w:val="24"/>
        </w:rPr>
        <w:t xml:space="preserve">, and played her so well, that she loses sight of the lines between dream and reality—laying with her in the flesh as he consumes her in her dream. She, lost in this, does not realize this embrace for what it is, half believing it to be a thing of her own mind’s erotic creation. For this reason, this liaison is more painful to her than she can endure. </w:t>
      </w:r>
    </w:p>
    <w:p w14:paraId="2D83AEBE" w14:textId="77777777" w:rsidR="00727578" w:rsidRPr="002F2EE7" w:rsidRDefault="00727578">
      <w:pPr>
        <w:pStyle w:val="0DraftNormal"/>
        <w:rPr>
          <w:rFonts w:ascii="Montserrat" w:hAnsi="Montserrat"/>
          <w:sz w:val="24"/>
        </w:rPr>
      </w:pPr>
    </w:p>
    <w:p w14:paraId="2FD37CCD" w14:textId="77777777" w:rsidR="00727578" w:rsidRPr="002F2EE7" w:rsidRDefault="002F2EE7">
      <w:pPr>
        <w:pStyle w:val="0DraftNormal"/>
        <w:rPr>
          <w:rFonts w:ascii="Montserrat" w:hAnsi="Montserrat"/>
          <w:sz w:val="24"/>
        </w:rPr>
      </w:pPr>
      <w:r w:rsidRPr="002F2EE7">
        <w:rPr>
          <w:rFonts w:ascii="Montserrat" w:hAnsi="Montserrat"/>
          <w:sz w:val="24"/>
        </w:rPr>
        <w:t>14</w:t>
      </w:r>
    </w:p>
    <w:p w14:paraId="5F678CC7" w14:textId="77777777" w:rsidR="00727578" w:rsidRPr="002F2EE7" w:rsidRDefault="00727578">
      <w:pPr>
        <w:pStyle w:val="0DraftNormal"/>
        <w:rPr>
          <w:rFonts w:ascii="Montserrat" w:hAnsi="Montserrat"/>
          <w:sz w:val="24"/>
        </w:rPr>
      </w:pPr>
    </w:p>
    <w:p w14:paraId="22909300" w14:textId="77777777" w:rsidR="00727578" w:rsidRPr="002F2EE7" w:rsidRDefault="002F2EE7">
      <w:pPr>
        <w:pStyle w:val="0DraftNormal"/>
        <w:rPr>
          <w:rFonts w:ascii="Montserrat" w:hAnsi="Montserrat"/>
          <w:sz w:val="24"/>
        </w:rPr>
      </w:pPr>
      <w:r w:rsidRPr="002F2EE7">
        <w:rPr>
          <w:rFonts w:ascii="Montserrat" w:hAnsi="Montserrat"/>
          <w:sz w:val="24"/>
        </w:rPr>
        <w:t>Indeed, she has become as tempting a thing to the devourer as she is to the dragon. Of their own accord, due to her own choice, the cards are dealt, and now he must inevitably destroy her, rather than take her under his wing. (paradox) makes his hidden move while ember and kzeisza are in their embrace of dreams. After their dream had been invaded, ember and kzeisza had no choice but to hunt this malevolence down. An unspoken agreement, and a certain ignorance of what they faced supports them. Ember goes a f</w:t>
      </w:r>
      <w:r w:rsidRPr="002F2EE7">
        <w:rPr>
          <w:rFonts w:ascii="Montserrat" w:hAnsi="Montserrat"/>
          <w:sz w:val="24"/>
        </w:rPr>
        <w:t xml:space="preserve">ield with kzeisza to define the threat they face, and what they learn is damning. As with her piercing exposure to kzeisza, ember finds equal measures of attraction and repulsion to what they encounter. Kzeisza finds an almost human kind of horror in it. An entity which seems unutterably devised of some dragon kinship through horrible beauty. Kzeisza fights this thing to a standstill. Two alien powers of inestimable strength. Forces never known to one another, every blow was deep and mortal, but still each </w:t>
      </w:r>
      <w:r w:rsidRPr="002F2EE7">
        <w:rPr>
          <w:rFonts w:ascii="Montserrat" w:hAnsi="Montserrat"/>
          <w:sz w:val="24"/>
        </w:rPr>
        <w:t>had such strength of will that only pain could be traded, for neither was weak enough to lose or to die. Ember’s influence was just enough to break their consuming embrace. Clearly, this was not a kind of confrontation which should be allowed to engulf this world. They retreat and reevaluate.</w:t>
      </w:r>
    </w:p>
    <w:p w14:paraId="1F641F46" w14:textId="77777777" w:rsidR="00727578" w:rsidRPr="002F2EE7" w:rsidRDefault="00727578">
      <w:pPr>
        <w:pStyle w:val="0DraftNormal"/>
        <w:rPr>
          <w:rFonts w:ascii="Montserrat" w:hAnsi="Montserrat"/>
          <w:sz w:val="24"/>
        </w:rPr>
      </w:pPr>
    </w:p>
    <w:p w14:paraId="5F1083B7" w14:textId="77777777" w:rsidR="00727578" w:rsidRPr="002F2EE7" w:rsidRDefault="002F2EE7">
      <w:pPr>
        <w:pStyle w:val="0DraftNormal"/>
        <w:rPr>
          <w:rFonts w:ascii="Montserrat" w:hAnsi="Montserrat"/>
          <w:sz w:val="24"/>
        </w:rPr>
      </w:pPr>
      <w:r w:rsidRPr="002F2EE7">
        <w:rPr>
          <w:rFonts w:ascii="Montserrat" w:hAnsi="Montserrat"/>
          <w:sz w:val="24"/>
        </w:rPr>
        <w:t>15</w:t>
      </w:r>
    </w:p>
    <w:p w14:paraId="1799E1AB" w14:textId="77777777" w:rsidR="00727578" w:rsidRPr="002F2EE7" w:rsidRDefault="00727578">
      <w:pPr>
        <w:pStyle w:val="0DraftNormal"/>
        <w:rPr>
          <w:rFonts w:ascii="Montserrat" w:hAnsi="Montserrat"/>
          <w:sz w:val="24"/>
        </w:rPr>
      </w:pPr>
    </w:p>
    <w:p w14:paraId="05731CF7" w14:textId="77777777" w:rsidR="00727578" w:rsidRPr="002F2EE7" w:rsidRDefault="002F2EE7">
      <w:pPr>
        <w:pStyle w:val="0DraftNormal"/>
        <w:rPr>
          <w:rFonts w:ascii="Montserrat" w:hAnsi="Montserrat"/>
          <w:sz w:val="24"/>
        </w:rPr>
      </w:pPr>
      <w:r w:rsidRPr="002F2EE7">
        <w:rPr>
          <w:rFonts w:ascii="Montserrat" w:hAnsi="Montserrat"/>
          <w:sz w:val="24"/>
        </w:rPr>
        <w:t xml:space="preserve">Ember reluctantly returns to the south. The question of that unspeakable encounter weighs at her heavily. With her are a few of her friends; dawn and kevin included. Ember calls upon her hidden assets, the keys of fate, to learn how to oppose this unnatural threat. Assisted by dawn and her special assets, they learn some dark truths. A careless gesture on their part stuns them with its implications. Ember confronts them. </w:t>
      </w:r>
    </w:p>
    <w:p w14:paraId="2C2AD9EB" w14:textId="77777777" w:rsidR="00727578" w:rsidRPr="002F2EE7" w:rsidRDefault="00727578">
      <w:pPr>
        <w:pStyle w:val="0DraftNormal"/>
        <w:rPr>
          <w:rFonts w:ascii="Montserrat" w:hAnsi="Montserrat"/>
          <w:sz w:val="24"/>
        </w:rPr>
      </w:pPr>
    </w:p>
    <w:p w14:paraId="02F6C9F7" w14:textId="77777777" w:rsidR="00727578" w:rsidRPr="002F2EE7" w:rsidRDefault="002F2EE7">
      <w:pPr>
        <w:pStyle w:val="0DraftNormal"/>
        <w:rPr>
          <w:rFonts w:ascii="Montserrat" w:hAnsi="Montserrat"/>
          <w:sz w:val="24"/>
        </w:rPr>
      </w:pPr>
      <w:r w:rsidRPr="002F2EE7">
        <w:rPr>
          <w:rFonts w:ascii="Montserrat" w:hAnsi="Montserrat"/>
          <w:sz w:val="24"/>
        </w:rPr>
        <w:t>Assets - confronting myth and paradox - choices... Ember calls upon her hidden assets, the keys of fate, to learn how to oppose this unnatural threat. Assisted by dawn and her special assets, they learn some dark truths. A careless gesture on their part stuns them with its implications. Ember confronts the creation myth of her world in the fulfillment of her inspiration. With great effort, she stick to the work at hand.</w:t>
      </w:r>
    </w:p>
    <w:p w14:paraId="50AEC80B" w14:textId="77777777" w:rsidR="00727578" w:rsidRPr="002F2EE7" w:rsidRDefault="00727578">
      <w:pPr>
        <w:pStyle w:val="0DraftNormal"/>
        <w:rPr>
          <w:rFonts w:ascii="Montserrat" w:hAnsi="Montserrat"/>
          <w:sz w:val="24"/>
        </w:rPr>
      </w:pPr>
    </w:p>
    <w:p w14:paraId="5C3D3A7E" w14:textId="77777777" w:rsidR="00727578" w:rsidRPr="002F2EE7" w:rsidRDefault="002F2EE7">
      <w:pPr>
        <w:pStyle w:val="0DraftNormal"/>
        <w:rPr>
          <w:rFonts w:ascii="Montserrat" w:hAnsi="Montserrat"/>
          <w:sz w:val="24"/>
        </w:rPr>
      </w:pPr>
      <w:r w:rsidRPr="002F2EE7">
        <w:rPr>
          <w:rFonts w:ascii="Montserrat" w:hAnsi="Montserrat"/>
          <w:sz w:val="24"/>
        </w:rPr>
        <w:t xml:space="preserve">Following the full implications of what has occurred to both of them, takes a bit of this chapter. The long moment of temptation which visits them is agonizing to them in light of both its implications and what they are there to do. Ember wonders if the dragon is as fully aware of the paradox which they stand poised over. As they back away, she wonders if such a destiny can truly be avoided. </w:t>
      </w:r>
    </w:p>
    <w:p w14:paraId="33F9E537" w14:textId="77777777" w:rsidR="00727578" w:rsidRPr="002F2EE7" w:rsidRDefault="00727578">
      <w:pPr>
        <w:pStyle w:val="0DraftNormal"/>
        <w:rPr>
          <w:rFonts w:ascii="Montserrat" w:hAnsi="Montserrat"/>
          <w:sz w:val="24"/>
        </w:rPr>
      </w:pPr>
    </w:p>
    <w:p w14:paraId="14DB48F9" w14:textId="77777777" w:rsidR="00727578" w:rsidRPr="002F2EE7" w:rsidRDefault="002F2EE7">
      <w:pPr>
        <w:pStyle w:val="0DraftNormal"/>
        <w:rPr>
          <w:rFonts w:ascii="Montserrat" w:hAnsi="Montserrat"/>
          <w:sz w:val="24"/>
        </w:rPr>
      </w:pPr>
      <w:r w:rsidRPr="002F2EE7">
        <w:rPr>
          <w:rFonts w:ascii="Montserrat" w:hAnsi="Montserrat"/>
          <w:sz w:val="24"/>
        </w:rPr>
        <w:t xml:space="preserve">Creation myth of her world in the fulfillment of her inspiration. With great effort, she sticks to the work at hand. following the full implications of what has occurred to both of them, takes a bit of this chapter. The long moment of temptation which visits them is agonizing to them in light of both its implications and what they are there to do. Ember wonders if the dragon is as fully aware of the paradox which they stand poised over. As they back away, she wonders if such a destiny can truly be avoided. </w:t>
      </w:r>
      <w:r w:rsidRPr="002F2EE7">
        <w:rPr>
          <w:rFonts w:ascii="Montserrat" w:hAnsi="Montserrat"/>
          <w:sz w:val="24"/>
        </w:rPr>
        <w:t>Considered in light of the (athenic paradox), it turns her blood cold.</w:t>
      </w:r>
    </w:p>
    <w:p w14:paraId="3B8B31B4" w14:textId="77777777" w:rsidR="00727578" w:rsidRPr="002F2EE7" w:rsidRDefault="00727578">
      <w:pPr>
        <w:pStyle w:val="0DraftNormal"/>
        <w:rPr>
          <w:rFonts w:ascii="Montserrat" w:hAnsi="Montserrat"/>
          <w:sz w:val="24"/>
        </w:rPr>
      </w:pPr>
    </w:p>
    <w:p w14:paraId="65FE9789" w14:textId="77777777" w:rsidR="00727578" w:rsidRPr="002F2EE7" w:rsidRDefault="002F2EE7">
      <w:pPr>
        <w:pStyle w:val="0DraftNormal"/>
        <w:rPr>
          <w:rFonts w:ascii="Montserrat" w:hAnsi="Montserrat"/>
          <w:sz w:val="24"/>
        </w:rPr>
      </w:pPr>
      <w:r w:rsidRPr="002F2EE7">
        <w:rPr>
          <w:rFonts w:ascii="Montserrat" w:hAnsi="Montserrat"/>
          <w:sz w:val="24"/>
        </w:rPr>
        <w:t>16</w:t>
      </w:r>
    </w:p>
    <w:p w14:paraId="7308581B" w14:textId="77777777" w:rsidR="00727578" w:rsidRPr="002F2EE7" w:rsidRDefault="00727578">
      <w:pPr>
        <w:pStyle w:val="0DraftNormal"/>
        <w:rPr>
          <w:rFonts w:ascii="Montserrat" w:hAnsi="Montserrat"/>
          <w:sz w:val="24"/>
        </w:rPr>
      </w:pPr>
    </w:p>
    <w:p w14:paraId="2228EEE2" w14:textId="77777777" w:rsidR="00727578" w:rsidRPr="002F2EE7" w:rsidRDefault="002F2EE7">
      <w:pPr>
        <w:pStyle w:val="0DraftNormal"/>
        <w:rPr>
          <w:rFonts w:ascii="Montserrat" w:hAnsi="Montserrat"/>
          <w:sz w:val="24"/>
        </w:rPr>
      </w:pPr>
      <w:r w:rsidRPr="002F2EE7">
        <w:rPr>
          <w:rFonts w:ascii="Montserrat" w:hAnsi="Montserrat"/>
          <w:sz w:val="24"/>
        </w:rPr>
        <w:t>Her continued association with kevin brings her into contact with a raven haired ojien</w:t>
      </w:r>
      <w:r w:rsidRPr="002F2EE7">
        <w:rPr>
          <w:rFonts w:ascii="Montserrat" w:hAnsi="Montserrat"/>
          <w:sz w:val="24"/>
        </w:rPr>
        <w:t xml:space="preserve">. Ember is surprised to learn that the creature is to be her body guard. Ember has to be enlightened as to the particular qualifications of raven to swallow this precaution. A shark shaman adept. The understanding between them is sharp and unstated. Raven is to be with ember constantly; to work, to play, to bed or bath. The thought it provokes in ember is just one more doubt to seed. The exotic and the unique often fascinate and obsess others. Those rare forms are often used by such obsessed admirers. But, </w:t>
      </w:r>
      <w:r w:rsidRPr="002F2EE7">
        <w:rPr>
          <w:rFonts w:ascii="Montserrat" w:hAnsi="Montserrat"/>
          <w:sz w:val="24"/>
        </w:rPr>
        <w:t xml:space="preserve">is it intentional? Raven perceives the hidden love and sensuality of this pair, as well as the hidden animal natures of each, and lures them into a ménage a trio—as sensuality and sexuality are both her curse and her one passion. For kzeisza, is but one more opportunity to watch as ember explores her own sensual depths. </w:t>
      </w:r>
    </w:p>
    <w:p w14:paraId="17611D4F" w14:textId="77777777" w:rsidR="00727578" w:rsidRPr="002F2EE7" w:rsidRDefault="00727578">
      <w:pPr>
        <w:pStyle w:val="0DraftNormal"/>
        <w:rPr>
          <w:rFonts w:ascii="Montserrat" w:hAnsi="Montserrat"/>
          <w:sz w:val="24"/>
        </w:rPr>
      </w:pPr>
    </w:p>
    <w:p w14:paraId="03AE24F0" w14:textId="77777777" w:rsidR="00727578" w:rsidRPr="002F2EE7" w:rsidRDefault="002F2EE7">
      <w:pPr>
        <w:pStyle w:val="0DraftNormal"/>
        <w:rPr>
          <w:rFonts w:ascii="Montserrat" w:hAnsi="Montserrat"/>
          <w:sz w:val="24"/>
        </w:rPr>
      </w:pPr>
      <w:r w:rsidRPr="002F2EE7">
        <w:rPr>
          <w:rFonts w:ascii="Montserrat" w:hAnsi="Montserrat"/>
          <w:sz w:val="24"/>
        </w:rPr>
        <w:t>17</w:t>
      </w:r>
    </w:p>
    <w:p w14:paraId="4ACBB85E" w14:textId="77777777" w:rsidR="00727578" w:rsidRPr="002F2EE7" w:rsidRDefault="00727578">
      <w:pPr>
        <w:pStyle w:val="0DraftNormal"/>
        <w:rPr>
          <w:rFonts w:ascii="Montserrat" w:hAnsi="Montserrat"/>
          <w:sz w:val="24"/>
        </w:rPr>
      </w:pPr>
    </w:p>
    <w:p w14:paraId="046CDC4C" w14:textId="77777777" w:rsidR="00727578" w:rsidRPr="002F2EE7" w:rsidRDefault="002F2EE7">
      <w:pPr>
        <w:pStyle w:val="0DraftNormal"/>
        <w:rPr>
          <w:rFonts w:ascii="Montserrat" w:hAnsi="Montserrat"/>
          <w:sz w:val="24"/>
        </w:rPr>
      </w:pPr>
      <w:r w:rsidRPr="002F2EE7">
        <w:rPr>
          <w:rFonts w:ascii="Montserrat" w:hAnsi="Montserrat"/>
          <w:sz w:val="24"/>
        </w:rPr>
        <w:t xml:space="preserve">Her continued association with kevin brings her into contact with a raven haired ojien. A shark shaman adept. The understanding between them is sharp and unstated. The thought it provokes in ember is just one more doubt to seed. The exotic and the unique often fascinates and obsesses others. Those rare forms are often used by such obsessed admirers. But, is it intentional? Raven perceives the hidden love and sensuality of this pair, as well as the hidden animal natures of each, and lures them into a ménage </w:t>
      </w:r>
      <w:r w:rsidRPr="002F2EE7">
        <w:rPr>
          <w:rFonts w:ascii="Montserrat" w:hAnsi="Montserrat"/>
          <w:sz w:val="24"/>
        </w:rPr>
        <w:t xml:space="preserve">a trio - as sensuality and sexuality are both her curse and her one passion. For kzeisza, is but one more opportunity to watch as ember explores her own sensual depths. </w:t>
      </w:r>
    </w:p>
    <w:p w14:paraId="5F4C0388" w14:textId="77777777" w:rsidR="00727578" w:rsidRPr="002F2EE7" w:rsidRDefault="00727578">
      <w:pPr>
        <w:pStyle w:val="0DraftNormal"/>
        <w:rPr>
          <w:rFonts w:ascii="Montserrat" w:hAnsi="Montserrat"/>
          <w:sz w:val="24"/>
        </w:rPr>
      </w:pPr>
    </w:p>
    <w:p w14:paraId="023073E4" w14:textId="77777777" w:rsidR="00727578" w:rsidRPr="002F2EE7" w:rsidRDefault="002F2EE7">
      <w:pPr>
        <w:pStyle w:val="0DraftNormal"/>
        <w:rPr>
          <w:rFonts w:ascii="Montserrat" w:hAnsi="Montserrat"/>
          <w:sz w:val="24"/>
        </w:rPr>
      </w:pPr>
      <w:r w:rsidRPr="002F2EE7">
        <w:rPr>
          <w:rFonts w:ascii="Montserrat" w:hAnsi="Montserrat"/>
          <w:sz w:val="24"/>
        </w:rPr>
        <w:t>Empty solutions - first drops of bad blood - sabotage... Ember turns her mind back to her duty, and binds herself with the key to their salvation. As she does for dawn as well. She finds the way, but implementing it will involve more effort and risk than anticipated. She has to consult with the fleet and kzeisza. The (aegis/aegis) is capable of deep space travel, and ftl movement through folding. If their link could be used to guide their fold navigation, that is. However, they do discover a few ways to thw</w:t>
      </w:r>
      <w:r w:rsidRPr="002F2EE7">
        <w:rPr>
          <w:rFonts w:ascii="Montserrat" w:hAnsi="Montserrat"/>
          <w:sz w:val="24"/>
        </w:rPr>
        <w:t>art a few of the elements inherent to this alien influence. Basically, these entities represent the full evolution of a wholly alien intelligence and its own arts. So far, this is the first truly alien influence which has been seen to manifest. The catch being that whatever it is, it is demonically hyper intelligent, capable of comprehending a vast portion of the common language, psychology and thought of the anthropomorphic majority expressed on gates of paradox, and relating with it. The difference, minor</w:t>
      </w:r>
      <w:r w:rsidRPr="002F2EE7">
        <w:rPr>
          <w:rFonts w:ascii="Montserrat" w:hAnsi="Montserrat"/>
          <w:sz w:val="24"/>
        </w:rPr>
        <w:t xml:space="preserve"> though it is, in her own and kzeisza’s reaction to this unknown, and the marginal solutions she has managed to come up with, becomes a point of division which inevitably sparks to life all of the doubts which have been seeded in her. The first drops of bad blood are spilled. To make matters worse, the enemy moves to disrupt the entire frame work of her organization. Sabotage attempts have begun to plague her staff and the department’s works.</w:t>
      </w:r>
    </w:p>
    <w:p w14:paraId="17DAB27E" w14:textId="77777777" w:rsidR="00727578" w:rsidRPr="002F2EE7" w:rsidRDefault="00727578">
      <w:pPr>
        <w:pStyle w:val="0DraftNormal"/>
        <w:rPr>
          <w:rFonts w:ascii="Montserrat" w:hAnsi="Montserrat"/>
          <w:sz w:val="24"/>
        </w:rPr>
      </w:pPr>
    </w:p>
    <w:p w14:paraId="3BFE5C40" w14:textId="77777777" w:rsidR="00727578" w:rsidRPr="002F2EE7" w:rsidRDefault="002F2EE7">
      <w:pPr>
        <w:pStyle w:val="0DraftNormal"/>
        <w:rPr>
          <w:rFonts w:ascii="Montserrat" w:hAnsi="Montserrat"/>
          <w:sz w:val="24"/>
        </w:rPr>
      </w:pPr>
      <w:r w:rsidRPr="002F2EE7">
        <w:rPr>
          <w:rFonts w:ascii="Montserrat" w:hAnsi="Montserrat"/>
          <w:sz w:val="24"/>
        </w:rPr>
        <w:t>18</w:t>
      </w:r>
    </w:p>
    <w:p w14:paraId="2825D0E1" w14:textId="77777777" w:rsidR="00727578" w:rsidRPr="002F2EE7" w:rsidRDefault="00727578">
      <w:pPr>
        <w:pStyle w:val="0DraftNormal"/>
        <w:rPr>
          <w:rFonts w:ascii="Montserrat" w:hAnsi="Montserrat"/>
          <w:sz w:val="24"/>
        </w:rPr>
      </w:pPr>
    </w:p>
    <w:p w14:paraId="4DCB021B" w14:textId="77777777" w:rsidR="00727578" w:rsidRPr="002F2EE7" w:rsidRDefault="002F2EE7">
      <w:pPr>
        <w:pStyle w:val="0DraftNormal"/>
        <w:rPr>
          <w:rFonts w:ascii="Montserrat" w:hAnsi="Montserrat"/>
          <w:sz w:val="24"/>
        </w:rPr>
      </w:pPr>
      <w:r w:rsidRPr="002F2EE7">
        <w:rPr>
          <w:rFonts w:ascii="Montserrat" w:hAnsi="Montserrat"/>
          <w:sz w:val="24"/>
        </w:rPr>
        <w:t>Ember is forced to comment that the more she tries to make sense out of the (athenic paradox) and the gates of paradox phenomenon, the more she seems to be taking herself apart. The bad blood. Kzeisza is the dragon. He intuitively takes things into his own hands and brooks no dissent, nor offers any explanation. Ember is pulled off of the deep space expedition and dawn is given the order instead. The explosion being that this is a final decision, and he will not deign to explain it to her. this is something</w:t>
      </w:r>
      <w:r w:rsidRPr="002F2EE7">
        <w:rPr>
          <w:rFonts w:ascii="Montserrat" w:hAnsi="Montserrat"/>
          <w:sz w:val="24"/>
        </w:rPr>
        <w:t xml:space="preserve"> ember has not had to confront for the most part, but when he steps in and says what is what, she snaps. “what is what” being a set of assignments given to her team members, and the dissolution of his agreement to submit to the research group’s studies. Annoyed at the increasing disruptions of the project, he orders rook underground to weed out the saboteurs. The method required is not hard to guess. Ash is isolated, much as dawn was much earlier, and given the role of messenger to various factions, and the</w:t>
      </w:r>
      <w:r w:rsidRPr="002F2EE7">
        <w:rPr>
          <w:rFonts w:ascii="Montserrat" w:hAnsi="Montserrat"/>
          <w:sz w:val="24"/>
        </w:rPr>
        <w:t xml:space="preserve"> job of trouble shooting within treated faction interests. Ember is pulled off of the deep space expedition and dawn is given the order instead. The explosion being that this is a final decision, and he will not deign to explain it to her.</w:t>
      </w:r>
    </w:p>
    <w:p w14:paraId="001CB2C2" w14:textId="77777777" w:rsidR="00727578" w:rsidRPr="002F2EE7" w:rsidRDefault="00727578">
      <w:pPr>
        <w:pStyle w:val="0DraftNormal"/>
        <w:rPr>
          <w:rFonts w:ascii="Montserrat" w:hAnsi="Montserrat"/>
          <w:sz w:val="24"/>
        </w:rPr>
      </w:pPr>
    </w:p>
    <w:p w14:paraId="680273FF" w14:textId="77777777" w:rsidR="00727578" w:rsidRPr="002F2EE7" w:rsidRDefault="002F2EE7">
      <w:pPr>
        <w:pStyle w:val="0DraftNormal"/>
        <w:rPr>
          <w:rFonts w:ascii="Montserrat" w:hAnsi="Montserrat"/>
          <w:sz w:val="24"/>
        </w:rPr>
      </w:pPr>
      <w:r w:rsidRPr="002F2EE7">
        <w:rPr>
          <w:rFonts w:ascii="Montserrat" w:hAnsi="Montserrat"/>
          <w:sz w:val="24"/>
        </w:rPr>
        <w:t>19</w:t>
      </w:r>
    </w:p>
    <w:p w14:paraId="4128EE55" w14:textId="77777777" w:rsidR="00727578" w:rsidRPr="002F2EE7" w:rsidRDefault="00727578">
      <w:pPr>
        <w:pStyle w:val="0DraftNormal"/>
        <w:rPr>
          <w:rFonts w:ascii="Montserrat" w:hAnsi="Montserrat"/>
          <w:sz w:val="24"/>
        </w:rPr>
      </w:pPr>
    </w:p>
    <w:p w14:paraId="5A4BFBEF" w14:textId="77777777" w:rsidR="00727578" w:rsidRPr="002F2EE7" w:rsidRDefault="002F2EE7">
      <w:pPr>
        <w:pStyle w:val="0DraftNormal"/>
        <w:rPr>
          <w:rFonts w:ascii="Montserrat" w:hAnsi="Montserrat"/>
          <w:sz w:val="24"/>
        </w:rPr>
      </w:pPr>
      <w:r w:rsidRPr="002F2EE7">
        <w:rPr>
          <w:rFonts w:ascii="Montserrat" w:hAnsi="Montserrat"/>
          <w:sz w:val="24"/>
        </w:rPr>
        <w:t xml:space="preserve">Dawn will be given the charge of pursuing ember’s solution, as she has the best resource for the task. Ember, on the other hand, is not to be allowed to neglect her role as the primary negotiator. Still shocked by her hot retort at kzeisza, she meekly and gratefully resumes her mission, once more unable to take her closest friends in her team with her, thanks to kzeisza’s dabbling. She actively wonders what all of his attentions will come to. She weighs what they experience together against what it does to </w:t>
      </w:r>
      <w:r w:rsidRPr="002F2EE7">
        <w:rPr>
          <w:rFonts w:ascii="Montserrat" w:hAnsi="Montserrat"/>
          <w:sz w:val="24"/>
        </w:rPr>
        <w:t>them. She realizes that it has mostly confused her. She can only accept what they share for what it is. Explanations and expectations only feed her confusion. What she believes she has shared with kzeisza has been sensual not sexual. She understands how the game of sex can seem so damning—remembering how it has constricted her between rook, kevin, dirk and ash. For her, her sexuality is merely a release for her sensuality. For her, the reproductive element of sex is dead—without the possibility of a mate. W</w:t>
      </w:r>
      <w:r w:rsidRPr="002F2EE7">
        <w:rPr>
          <w:rFonts w:ascii="Montserrat" w:hAnsi="Montserrat"/>
          <w:sz w:val="24"/>
        </w:rPr>
        <w:t xml:space="preserve">hat she has endured has had too much of the politics of mating. She is not yet aware of how deep kzeisza’s obsession with her has become. She has no choice but to recognize how she has come to love kzeisza, kevin and rook, and she wonders if she wants to. As if she can possibly escape it. </w:t>
      </w:r>
    </w:p>
    <w:p w14:paraId="300CDD7C" w14:textId="77777777" w:rsidR="00727578" w:rsidRPr="002F2EE7" w:rsidRDefault="00727578">
      <w:pPr>
        <w:pStyle w:val="0DraftNormal"/>
        <w:rPr>
          <w:rFonts w:ascii="Montserrat" w:hAnsi="Montserrat"/>
          <w:sz w:val="24"/>
        </w:rPr>
      </w:pPr>
    </w:p>
    <w:p w14:paraId="7899B9D5" w14:textId="77777777" w:rsidR="00727578" w:rsidRPr="002F2EE7" w:rsidRDefault="002F2EE7">
      <w:pPr>
        <w:pStyle w:val="0DraftNormal"/>
        <w:rPr>
          <w:rFonts w:ascii="Montserrat" w:hAnsi="Montserrat"/>
          <w:sz w:val="24"/>
        </w:rPr>
      </w:pPr>
      <w:r w:rsidRPr="002F2EE7">
        <w:rPr>
          <w:rFonts w:ascii="Montserrat" w:hAnsi="Montserrat"/>
          <w:sz w:val="24"/>
        </w:rPr>
        <w:t>20</w:t>
      </w:r>
    </w:p>
    <w:p w14:paraId="3C7B0DC6" w14:textId="77777777" w:rsidR="00727578" w:rsidRPr="002F2EE7" w:rsidRDefault="00727578">
      <w:pPr>
        <w:pStyle w:val="0DraftNormal"/>
        <w:rPr>
          <w:rFonts w:ascii="Montserrat" w:hAnsi="Montserrat"/>
          <w:sz w:val="24"/>
        </w:rPr>
      </w:pPr>
    </w:p>
    <w:p w14:paraId="57CC4643" w14:textId="77777777" w:rsidR="00727578" w:rsidRPr="002F2EE7" w:rsidRDefault="002F2EE7">
      <w:pPr>
        <w:pStyle w:val="0DraftNormal"/>
        <w:rPr>
          <w:rFonts w:ascii="Montserrat" w:hAnsi="Montserrat"/>
          <w:sz w:val="24"/>
        </w:rPr>
      </w:pPr>
      <w:r w:rsidRPr="002F2EE7">
        <w:rPr>
          <w:rFonts w:ascii="Montserrat" w:hAnsi="Montserrat"/>
          <w:sz w:val="24"/>
        </w:rPr>
        <w:t xml:space="preserve">In dirk’s mind, he was utterly snubbed. For whatever reasons, he is swayed by the manipulations of ao and has involved himself in a conspiracy to discredit ember. In his mind, he intends to turn this province utterly against her, ruin her work for kzeisza, and have her imprisoned and condemned here so that he can blaze in at the last minute and save her. To that end, he arrived far ahead of her, and began to set her up, while remaining well obfuscated in his manipulations. What he does not know, is that he </w:t>
      </w:r>
      <w:r w:rsidRPr="002F2EE7">
        <w:rPr>
          <w:rFonts w:ascii="Montserrat" w:hAnsi="Montserrat"/>
          <w:sz w:val="24"/>
        </w:rPr>
        <w:t>is expendable to his allies, and that their plans are more thorough about seeing her dead.</w:t>
      </w:r>
    </w:p>
    <w:p w14:paraId="52B0504E" w14:textId="77777777" w:rsidR="00727578" w:rsidRPr="002F2EE7" w:rsidRDefault="00727578">
      <w:pPr>
        <w:pStyle w:val="0DraftNormal"/>
        <w:rPr>
          <w:rFonts w:ascii="Montserrat" w:hAnsi="Montserrat"/>
          <w:sz w:val="24"/>
        </w:rPr>
      </w:pPr>
    </w:p>
    <w:p w14:paraId="5105A39D" w14:textId="77777777" w:rsidR="00727578" w:rsidRPr="002F2EE7" w:rsidRDefault="002F2EE7">
      <w:pPr>
        <w:pStyle w:val="0DraftNormal"/>
        <w:rPr>
          <w:rFonts w:ascii="Montserrat" w:hAnsi="Montserrat"/>
          <w:sz w:val="24"/>
        </w:rPr>
      </w:pPr>
      <w:r w:rsidRPr="002F2EE7">
        <w:rPr>
          <w:rFonts w:ascii="Montserrat" w:hAnsi="Montserrat"/>
          <w:sz w:val="24"/>
        </w:rPr>
        <w:t>21</w:t>
      </w:r>
    </w:p>
    <w:p w14:paraId="6062B1B9" w14:textId="77777777" w:rsidR="00727578" w:rsidRPr="002F2EE7" w:rsidRDefault="00727578">
      <w:pPr>
        <w:pStyle w:val="0DraftNormal"/>
        <w:rPr>
          <w:rFonts w:ascii="Montserrat" w:hAnsi="Montserrat"/>
          <w:sz w:val="24"/>
        </w:rPr>
      </w:pPr>
    </w:p>
    <w:p w14:paraId="4548F16E" w14:textId="77777777" w:rsidR="00727578" w:rsidRPr="002F2EE7" w:rsidRDefault="002F2EE7">
      <w:pPr>
        <w:pStyle w:val="0DraftNormal"/>
        <w:rPr>
          <w:rFonts w:ascii="Montserrat" w:hAnsi="Montserrat"/>
          <w:sz w:val="24"/>
        </w:rPr>
      </w:pPr>
      <w:r w:rsidRPr="002F2EE7">
        <w:rPr>
          <w:rFonts w:ascii="Montserrat" w:hAnsi="Montserrat"/>
          <w:sz w:val="24"/>
        </w:rPr>
        <w:t>Disabling the threat to the alliance, and a local threat to her in the power of the locals did not eliminate the opposition to her. She is lured out into the night, where she is visited by the devourer, who tells her in cryptic terms what she has destined for herself by her choice of divinity. What she understands is that she can not hope to ever escape the inevitable embrace of the devourer. To accent that revelation, she comes to face her possible demise. Her actions did not save her from her enemies. Her</w:t>
      </w:r>
      <w:r w:rsidRPr="002F2EE7">
        <w:rPr>
          <w:rFonts w:ascii="Montserrat" w:hAnsi="Montserrat"/>
          <w:sz w:val="24"/>
        </w:rPr>
        <w:t xml:space="preserve"> wit did not stop the threat. In fact, it only forced it into the open. When the onslaught comes, kzeisza ignores her plea that he not interfere. His is the rationale that they are his enemies while she is just their intended victim. Dirk is unmasked. Instead of facing his failure and this ultimate devastation of their friendship, he flees. His parting accusation, her blame in all of this and her blindedness to her own seduction, is the thorn which poisons her against the love she has had. Ember has to fina</w:t>
      </w:r>
      <w:r w:rsidRPr="002F2EE7">
        <w:rPr>
          <w:rFonts w:ascii="Montserrat" w:hAnsi="Montserrat"/>
          <w:sz w:val="24"/>
        </w:rPr>
        <w:t>lly declare—she does not want to love them. Not kzeisza, nor kevin, or rook. She does, but she cannot bear to. All she can see is how any devotion to her is damning to them. She doesn’t want them to love her. It is almost as if she knows already that she will soon abandon them for her destiny. That her ascension will wash away her concerns for those she loves. Seeing no other choice, she and kzeisza square off, for neither is willing to give up their love or their honor. Kzeisza is forced to demonstrate how</w:t>
      </w:r>
      <w:r w:rsidRPr="002F2EE7">
        <w:rPr>
          <w:rFonts w:ascii="Montserrat" w:hAnsi="Montserrat"/>
          <w:sz w:val="24"/>
        </w:rPr>
        <w:t xml:space="preserve"> easilly he could destroy her, and abandons her there in the woods. There, fate finds her. Shattered by the event, she is completely unprepared for the news he brings. She has been named avatar of mystery and the unknown. </w:t>
      </w:r>
    </w:p>
    <w:p w14:paraId="1A62E008" w14:textId="77777777" w:rsidR="00727578" w:rsidRPr="002F2EE7" w:rsidRDefault="00727578">
      <w:pPr>
        <w:pStyle w:val="0DraftNormal"/>
        <w:rPr>
          <w:rFonts w:ascii="Montserrat" w:hAnsi="Montserrat"/>
          <w:sz w:val="24"/>
        </w:rPr>
      </w:pPr>
    </w:p>
    <w:p w14:paraId="5E3948EE" w14:textId="77777777" w:rsidR="00727578" w:rsidRPr="002F2EE7" w:rsidRDefault="002F2EE7">
      <w:pPr>
        <w:pStyle w:val="0DraftNormal"/>
        <w:rPr>
          <w:rFonts w:ascii="Montserrat" w:hAnsi="Montserrat"/>
          <w:sz w:val="24"/>
        </w:rPr>
      </w:pPr>
      <w:r w:rsidRPr="002F2EE7">
        <w:rPr>
          <w:rFonts w:ascii="Montserrat" w:hAnsi="Montserrat"/>
          <w:sz w:val="24"/>
        </w:rPr>
        <w:t>22</w:t>
      </w:r>
    </w:p>
    <w:p w14:paraId="56AFAAE0" w14:textId="77777777" w:rsidR="00727578" w:rsidRPr="002F2EE7" w:rsidRDefault="00727578">
      <w:pPr>
        <w:pStyle w:val="0DraftNormal"/>
        <w:rPr>
          <w:rFonts w:ascii="Montserrat" w:hAnsi="Montserrat"/>
          <w:sz w:val="24"/>
        </w:rPr>
      </w:pPr>
    </w:p>
    <w:p w14:paraId="2C3B3A1A" w14:textId="77777777" w:rsidR="00727578" w:rsidRPr="002F2EE7" w:rsidRDefault="002F2EE7">
      <w:pPr>
        <w:pStyle w:val="0DraftNormal"/>
        <w:rPr>
          <w:rFonts w:ascii="Montserrat" w:hAnsi="Montserrat"/>
          <w:sz w:val="24"/>
        </w:rPr>
      </w:pPr>
      <w:r w:rsidRPr="002F2EE7">
        <w:rPr>
          <w:rFonts w:ascii="Montserrat" w:hAnsi="Montserrat"/>
          <w:sz w:val="24"/>
        </w:rPr>
        <w:t>After embracing her new office, she takes a final moment to try and resolve herself to the aftermath of her ordeal. Moving alone she pays a visit to rook, ash, dawn, and pines for dawn. She is amazed to find so many loose ends. Deprived of an answer to the upstart scenario, she confronts a new world of possibilities—an open threshold. Ember can’t help but remember (paradox)’s promise. Coming at last to kevin she confides in him openly. Kevin, taking her into his confidence astounds her as well. He relates t</w:t>
      </w:r>
      <w:r w:rsidRPr="002F2EE7">
        <w:rPr>
          <w:rFonts w:ascii="Montserrat" w:hAnsi="Montserrat"/>
          <w:sz w:val="24"/>
        </w:rPr>
        <w:t>o her what he has come to realize about himself—a conversation in which kzeisza rears—it is more a moment of mutual realization. This is, she realizes, only the beginning. Ember asks, through kevin to go freelance. Finally, kevin asks: where do you go now? I may never know, she replied somewhat bewildered.</w:t>
      </w:r>
    </w:p>
    <w:p w14:paraId="7730D268" w14:textId="77777777" w:rsidR="00727578" w:rsidRPr="002F2EE7" w:rsidRDefault="00727578">
      <w:pPr>
        <w:pStyle w:val="0DraftNormal"/>
        <w:rPr>
          <w:rFonts w:ascii="Montserrat" w:hAnsi="Montserrat"/>
          <w:sz w:val="24"/>
        </w:rPr>
      </w:pPr>
    </w:p>
    <w:p w14:paraId="2704CD41" w14:textId="77777777" w:rsidR="00727578" w:rsidRPr="002F2EE7" w:rsidRDefault="002F2EE7">
      <w:pPr>
        <w:pStyle w:val="0DraftNormal"/>
        <w:rPr>
          <w:rFonts w:ascii="Montserrat" w:hAnsi="Montserrat"/>
          <w:sz w:val="24"/>
        </w:rPr>
      </w:pPr>
      <w:r w:rsidRPr="002F2EE7">
        <w:rPr>
          <w:rFonts w:ascii="Montserrat" w:hAnsi="Montserrat"/>
          <w:sz w:val="24"/>
        </w:rPr>
        <w:t>A phoenix reconnaissance—the leisure tactic.</w:t>
      </w:r>
    </w:p>
    <w:p w14:paraId="7E42F89F" w14:textId="77777777" w:rsidR="00727578" w:rsidRPr="002F2EE7" w:rsidRDefault="00727578">
      <w:pPr>
        <w:pStyle w:val="0DraftNormal"/>
        <w:rPr>
          <w:rFonts w:ascii="Montserrat" w:hAnsi="Montserrat"/>
          <w:sz w:val="24"/>
        </w:rPr>
      </w:pPr>
    </w:p>
    <w:p w14:paraId="6A48ECF0" w14:textId="77777777" w:rsidR="00727578" w:rsidRPr="002F2EE7" w:rsidRDefault="002F2EE7">
      <w:pPr>
        <w:pStyle w:val="0DraftNormal"/>
        <w:rPr>
          <w:rFonts w:ascii="Montserrat" w:hAnsi="Montserrat"/>
          <w:sz w:val="24"/>
        </w:rPr>
      </w:pPr>
      <w:r w:rsidRPr="002F2EE7">
        <w:rPr>
          <w:rFonts w:ascii="Montserrat" w:hAnsi="Montserrat"/>
          <w:sz w:val="24"/>
        </w:rPr>
        <w:t>A good spot to practice and unwind.</w:t>
      </w:r>
    </w:p>
    <w:p w14:paraId="0AB692BA" w14:textId="77777777" w:rsidR="00727578" w:rsidRPr="002F2EE7" w:rsidRDefault="00727578">
      <w:pPr>
        <w:pStyle w:val="0DraftNormal"/>
        <w:rPr>
          <w:rFonts w:ascii="Montserrat" w:hAnsi="Montserrat"/>
          <w:sz w:val="24"/>
        </w:rPr>
      </w:pPr>
    </w:p>
    <w:p w14:paraId="19278D64" w14:textId="77777777" w:rsidR="00727578" w:rsidRPr="002F2EE7" w:rsidRDefault="002F2EE7">
      <w:pPr>
        <w:pStyle w:val="0DraftNormal"/>
        <w:rPr>
          <w:rFonts w:ascii="Montserrat" w:hAnsi="Montserrat"/>
          <w:sz w:val="24"/>
        </w:rPr>
      </w:pPr>
      <w:r w:rsidRPr="002F2EE7">
        <w:rPr>
          <w:rFonts w:ascii="Montserrat" w:hAnsi="Montserrat"/>
          <w:sz w:val="24"/>
        </w:rPr>
        <w:t>The presence of dreams pursuing her. Noticed unnoticeably.</w:t>
      </w:r>
    </w:p>
    <w:p w14:paraId="1D67E210" w14:textId="77777777" w:rsidR="00727578" w:rsidRPr="002F2EE7" w:rsidRDefault="00727578">
      <w:pPr>
        <w:pStyle w:val="0DraftNormal"/>
        <w:rPr>
          <w:rFonts w:ascii="Montserrat" w:hAnsi="Montserrat"/>
          <w:sz w:val="24"/>
        </w:rPr>
      </w:pPr>
    </w:p>
    <w:p w14:paraId="35584426" w14:textId="77777777" w:rsidR="00727578" w:rsidRPr="002F2EE7" w:rsidRDefault="002F2EE7">
      <w:pPr>
        <w:pStyle w:val="0DraftNormal"/>
        <w:rPr>
          <w:rFonts w:ascii="Montserrat" w:hAnsi="Montserrat"/>
          <w:sz w:val="24"/>
        </w:rPr>
      </w:pPr>
      <w:r w:rsidRPr="002F2EE7">
        <w:rPr>
          <w:rFonts w:ascii="Montserrat" w:hAnsi="Montserrat"/>
          <w:sz w:val="24"/>
        </w:rPr>
        <w:t>A true exposure to the arts from an adept master.</w:t>
      </w:r>
    </w:p>
    <w:p w14:paraId="163B3276" w14:textId="77777777" w:rsidR="00727578" w:rsidRPr="002F2EE7" w:rsidRDefault="00727578">
      <w:pPr>
        <w:pStyle w:val="0DraftNormal"/>
        <w:rPr>
          <w:rFonts w:ascii="Montserrat" w:hAnsi="Montserrat"/>
          <w:sz w:val="24"/>
        </w:rPr>
      </w:pPr>
    </w:p>
    <w:p w14:paraId="780B855F" w14:textId="77777777" w:rsidR="00727578" w:rsidRPr="002F2EE7" w:rsidRDefault="002F2EE7">
      <w:pPr>
        <w:pStyle w:val="0DraftNormal"/>
        <w:rPr>
          <w:rFonts w:ascii="Montserrat" w:hAnsi="Montserrat"/>
          <w:sz w:val="24"/>
        </w:rPr>
      </w:pPr>
      <w:r w:rsidRPr="002F2EE7">
        <w:rPr>
          <w:rFonts w:ascii="Montserrat" w:hAnsi="Montserrat"/>
          <w:sz w:val="24"/>
        </w:rPr>
        <w:t>Friends and teammates chasing leads and fulfilling duties.</w:t>
      </w:r>
    </w:p>
    <w:p w14:paraId="6D0889AA" w14:textId="77777777" w:rsidR="00727578" w:rsidRPr="002F2EE7" w:rsidRDefault="00727578">
      <w:pPr>
        <w:pStyle w:val="0DraftNormal"/>
        <w:rPr>
          <w:rFonts w:ascii="Montserrat" w:hAnsi="Montserrat"/>
          <w:sz w:val="24"/>
        </w:rPr>
      </w:pPr>
    </w:p>
    <w:p w14:paraId="7B963E35" w14:textId="77777777" w:rsidR="00727578" w:rsidRPr="002F2EE7" w:rsidRDefault="002F2EE7">
      <w:pPr>
        <w:pStyle w:val="0DraftNormal"/>
        <w:rPr>
          <w:rFonts w:ascii="Montserrat" w:hAnsi="Montserrat"/>
          <w:sz w:val="24"/>
        </w:rPr>
      </w:pPr>
      <w:r w:rsidRPr="002F2EE7">
        <w:rPr>
          <w:rFonts w:ascii="Montserrat" w:hAnsi="Montserrat"/>
          <w:sz w:val="24"/>
        </w:rPr>
        <w:t>Ember’s mind weighs the advice of her friends. Even temper speaks to her about her bond with kzeisza.</w:t>
      </w:r>
    </w:p>
    <w:p w14:paraId="4DDD7668" w14:textId="77777777" w:rsidR="00727578" w:rsidRPr="002F2EE7" w:rsidRDefault="00727578">
      <w:pPr>
        <w:pStyle w:val="0DraftNormal"/>
        <w:rPr>
          <w:rFonts w:ascii="Montserrat" w:hAnsi="Montserrat"/>
          <w:sz w:val="24"/>
        </w:rPr>
      </w:pPr>
    </w:p>
    <w:p w14:paraId="44145710" w14:textId="77777777" w:rsidR="00727578" w:rsidRPr="002F2EE7" w:rsidRDefault="002F2EE7">
      <w:pPr>
        <w:pStyle w:val="0DraftNormal"/>
        <w:rPr>
          <w:rFonts w:ascii="Montserrat" w:hAnsi="Montserrat"/>
          <w:sz w:val="24"/>
        </w:rPr>
      </w:pPr>
      <w:r w:rsidRPr="002F2EE7">
        <w:rPr>
          <w:rFonts w:ascii="Montserrat" w:hAnsi="Montserrat"/>
          <w:sz w:val="24"/>
        </w:rPr>
        <w:t>Ember pushing herself—her tutors accelerate their training.</w:t>
      </w:r>
    </w:p>
    <w:p w14:paraId="5B5CCE23" w14:textId="77777777" w:rsidR="00727578" w:rsidRPr="002F2EE7" w:rsidRDefault="00727578">
      <w:pPr>
        <w:pStyle w:val="0DraftNormal"/>
        <w:rPr>
          <w:rFonts w:ascii="Montserrat" w:hAnsi="Montserrat"/>
          <w:sz w:val="24"/>
        </w:rPr>
      </w:pPr>
    </w:p>
    <w:p w14:paraId="125CFFF1" w14:textId="77777777" w:rsidR="00727578" w:rsidRPr="002F2EE7" w:rsidRDefault="002F2EE7">
      <w:pPr>
        <w:pStyle w:val="0DraftNormal"/>
        <w:rPr>
          <w:rFonts w:ascii="Montserrat" w:hAnsi="Montserrat"/>
          <w:sz w:val="24"/>
        </w:rPr>
      </w:pPr>
      <w:r w:rsidRPr="002F2EE7">
        <w:rPr>
          <w:rFonts w:ascii="Montserrat" w:hAnsi="Montserrat"/>
          <w:sz w:val="24"/>
        </w:rPr>
        <w:t>Bid for destiny—gathering loose ends of all sorts</w:t>
      </w:r>
    </w:p>
    <w:p w14:paraId="14D37142" w14:textId="77777777" w:rsidR="00727578" w:rsidRPr="002F2EE7" w:rsidRDefault="00727578">
      <w:pPr>
        <w:pStyle w:val="0DraftNormal"/>
        <w:rPr>
          <w:rFonts w:ascii="Montserrat" w:hAnsi="Montserrat"/>
          <w:sz w:val="24"/>
        </w:rPr>
      </w:pPr>
    </w:p>
    <w:p w14:paraId="0EACA701" w14:textId="77777777" w:rsidR="00727578" w:rsidRPr="002F2EE7" w:rsidRDefault="002F2EE7">
      <w:pPr>
        <w:pStyle w:val="0DraftNormal"/>
        <w:rPr>
          <w:rFonts w:ascii="Montserrat" w:hAnsi="Montserrat"/>
          <w:sz w:val="24"/>
        </w:rPr>
      </w:pPr>
      <w:r w:rsidRPr="002F2EE7">
        <w:rPr>
          <w:rFonts w:ascii="Montserrat" w:hAnsi="Montserrat"/>
          <w:sz w:val="24"/>
        </w:rPr>
        <w:t>An interruption—a visit, a bid for destiny.</w:t>
      </w:r>
    </w:p>
    <w:p w14:paraId="108F836B" w14:textId="77777777" w:rsidR="00727578" w:rsidRPr="002F2EE7" w:rsidRDefault="00727578">
      <w:pPr>
        <w:pStyle w:val="0DraftNormal"/>
        <w:rPr>
          <w:rFonts w:ascii="Montserrat" w:hAnsi="Montserrat"/>
          <w:sz w:val="24"/>
        </w:rPr>
      </w:pPr>
    </w:p>
    <w:p w14:paraId="6CB1603B" w14:textId="77777777" w:rsidR="00727578" w:rsidRPr="002F2EE7" w:rsidRDefault="002F2EE7">
      <w:pPr>
        <w:pStyle w:val="0DraftNormal"/>
        <w:rPr>
          <w:rFonts w:ascii="Montserrat" w:hAnsi="Montserrat"/>
          <w:sz w:val="24"/>
        </w:rPr>
      </w:pPr>
      <w:r w:rsidRPr="002F2EE7">
        <w:rPr>
          <w:rFonts w:ascii="Montserrat" w:hAnsi="Montserrat"/>
          <w:sz w:val="24"/>
        </w:rPr>
        <w:t>A conversation with a devourer.</w:t>
      </w:r>
    </w:p>
    <w:p w14:paraId="6BC5B8C2" w14:textId="77777777" w:rsidR="00727578" w:rsidRPr="002F2EE7" w:rsidRDefault="00727578">
      <w:pPr>
        <w:pStyle w:val="0DraftNormal"/>
        <w:rPr>
          <w:rFonts w:ascii="Montserrat" w:hAnsi="Montserrat"/>
          <w:sz w:val="24"/>
        </w:rPr>
      </w:pPr>
    </w:p>
    <w:p w14:paraId="1B4DD819" w14:textId="77777777" w:rsidR="00727578" w:rsidRPr="002F2EE7" w:rsidRDefault="002F2EE7">
      <w:pPr>
        <w:pStyle w:val="0DraftNormal"/>
        <w:rPr>
          <w:rFonts w:ascii="Montserrat" w:hAnsi="Montserrat"/>
          <w:sz w:val="24"/>
        </w:rPr>
      </w:pPr>
      <w:r w:rsidRPr="002F2EE7">
        <w:rPr>
          <w:rFonts w:ascii="Montserrat" w:hAnsi="Montserrat"/>
          <w:sz w:val="24"/>
        </w:rPr>
        <w:t>A path strayed down before—ember seeking to embody something closer to her nature.</w:t>
      </w:r>
    </w:p>
    <w:p w14:paraId="14680709" w14:textId="77777777" w:rsidR="00727578" w:rsidRPr="002F2EE7" w:rsidRDefault="00727578">
      <w:pPr>
        <w:pStyle w:val="0DraftNormal"/>
        <w:rPr>
          <w:rFonts w:ascii="Montserrat" w:hAnsi="Montserrat"/>
          <w:sz w:val="24"/>
        </w:rPr>
      </w:pPr>
    </w:p>
    <w:p w14:paraId="75E29079" w14:textId="77777777" w:rsidR="00727578" w:rsidRPr="002F2EE7" w:rsidRDefault="002F2EE7">
      <w:pPr>
        <w:pStyle w:val="0DraftNormal"/>
        <w:rPr>
          <w:rFonts w:ascii="Montserrat" w:hAnsi="Montserrat"/>
          <w:sz w:val="24"/>
        </w:rPr>
      </w:pPr>
      <w:r w:rsidRPr="002F2EE7">
        <w:rPr>
          <w:rFonts w:ascii="Montserrat" w:hAnsi="Montserrat"/>
          <w:sz w:val="24"/>
        </w:rPr>
        <w:t>Uneasy return to her studies.</w:t>
      </w:r>
    </w:p>
    <w:p w14:paraId="0FCD789B" w14:textId="77777777" w:rsidR="00727578" w:rsidRPr="002F2EE7" w:rsidRDefault="00727578">
      <w:pPr>
        <w:pStyle w:val="0DraftNormal"/>
        <w:rPr>
          <w:rFonts w:ascii="Montserrat" w:hAnsi="Montserrat"/>
          <w:sz w:val="24"/>
        </w:rPr>
      </w:pPr>
    </w:p>
    <w:p w14:paraId="58989585" w14:textId="77777777" w:rsidR="00727578" w:rsidRPr="002F2EE7" w:rsidRDefault="002F2EE7">
      <w:pPr>
        <w:pStyle w:val="0DraftNormal"/>
        <w:rPr>
          <w:rFonts w:ascii="Montserrat" w:hAnsi="Montserrat"/>
          <w:sz w:val="24"/>
        </w:rPr>
      </w:pPr>
      <w:r w:rsidRPr="002F2EE7">
        <w:rPr>
          <w:rFonts w:ascii="Montserrat" w:hAnsi="Montserrat"/>
          <w:sz w:val="24"/>
        </w:rPr>
        <w:t>Her hiatus ends—recalled to duty.</w:t>
      </w:r>
    </w:p>
    <w:p w14:paraId="70ACE688" w14:textId="77777777" w:rsidR="00727578" w:rsidRPr="002F2EE7" w:rsidRDefault="00727578">
      <w:pPr>
        <w:pStyle w:val="0DraftNormal"/>
        <w:rPr>
          <w:rFonts w:ascii="Montserrat" w:hAnsi="Montserrat"/>
          <w:sz w:val="24"/>
        </w:rPr>
      </w:pPr>
    </w:p>
    <w:p w14:paraId="3414D9BB" w14:textId="77777777" w:rsidR="00727578" w:rsidRPr="002F2EE7" w:rsidRDefault="002F2EE7">
      <w:pPr>
        <w:pStyle w:val="0DraftNormal"/>
        <w:rPr>
          <w:rFonts w:ascii="Montserrat" w:hAnsi="Montserrat"/>
          <w:sz w:val="24"/>
        </w:rPr>
      </w:pPr>
      <w:r w:rsidRPr="002F2EE7">
        <w:rPr>
          <w:rFonts w:ascii="Montserrat" w:hAnsi="Montserrat"/>
          <w:sz w:val="24"/>
        </w:rPr>
        <w:t>No time to catch up.</w:t>
      </w:r>
    </w:p>
    <w:p w14:paraId="1EF1AB2F" w14:textId="77777777" w:rsidR="00727578" w:rsidRPr="002F2EE7" w:rsidRDefault="00727578">
      <w:pPr>
        <w:pStyle w:val="0DraftNormal"/>
        <w:rPr>
          <w:rFonts w:ascii="Montserrat" w:hAnsi="Montserrat"/>
          <w:sz w:val="24"/>
        </w:rPr>
      </w:pPr>
    </w:p>
    <w:p w14:paraId="3840F228" w14:textId="77777777" w:rsidR="00727578" w:rsidRPr="002F2EE7" w:rsidRDefault="002F2EE7">
      <w:pPr>
        <w:pStyle w:val="0DraftNormal"/>
        <w:rPr>
          <w:rFonts w:ascii="Montserrat" w:hAnsi="Montserrat"/>
          <w:sz w:val="24"/>
        </w:rPr>
      </w:pPr>
      <w:r w:rsidRPr="002F2EE7">
        <w:rPr>
          <w:rFonts w:ascii="Montserrat" w:hAnsi="Montserrat"/>
          <w:sz w:val="24"/>
        </w:rPr>
        <w:t>The plan. A few days to rough out.</w:t>
      </w:r>
    </w:p>
    <w:p w14:paraId="2E96B855" w14:textId="77777777" w:rsidR="00727578" w:rsidRPr="002F2EE7" w:rsidRDefault="00727578">
      <w:pPr>
        <w:pStyle w:val="0DraftNormal"/>
        <w:rPr>
          <w:rFonts w:ascii="Montserrat" w:hAnsi="Montserrat"/>
          <w:sz w:val="24"/>
        </w:rPr>
      </w:pPr>
    </w:p>
    <w:p w14:paraId="672A5983" w14:textId="77777777" w:rsidR="00727578" w:rsidRPr="002F2EE7" w:rsidRDefault="002F2EE7">
      <w:pPr>
        <w:pStyle w:val="0DraftNormal"/>
        <w:rPr>
          <w:rFonts w:ascii="Montserrat" w:hAnsi="Montserrat"/>
          <w:sz w:val="24"/>
        </w:rPr>
      </w:pPr>
      <w:r w:rsidRPr="002F2EE7">
        <w:rPr>
          <w:rFonts w:ascii="Montserrat" w:hAnsi="Montserrat"/>
          <w:sz w:val="24"/>
        </w:rPr>
        <w:t>Trouble shooting problems with dry run simulations.</w:t>
      </w:r>
    </w:p>
    <w:p w14:paraId="5EB8DF1D" w14:textId="77777777" w:rsidR="00727578" w:rsidRPr="002F2EE7" w:rsidRDefault="00727578">
      <w:pPr>
        <w:pStyle w:val="0DraftNormal"/>
        <w:rPr>
          <w:rFonts w:ascii="Montserrat" w:hAnsi="Montserrat"/>
          <w:sz w:val="24"/>
        </w:rPr>
      </w:pPr>
    </w:p>
    <w:p w14:paraId="75544448" w14:textId="77777777" w:rsidR="00727578" w:rsidRPr="002F2EE7" w:rsidRDefault="002F2EE7">
      <w:pPr>
        <w:pStyle w:val="0DraftNormal"/>
        <w:rPr>
          <w:rFonts w:ascii="Montserrat" w:hAnsi="Montserrat"/>
          <w:sz w:val="24"/>
        </w:rPr>
      </w:pPr>
      <w:r w:rsidRPr="002F2EE7">
        <w:rPr>
          <w:rFonts w:ascii="Montserrat" w:hAnsi="Montserrat"/>
          <w:sz w:val="24"/>
        </w:rPr>
        <w:t>Early simulation—trouble with details. Ao unmasked.</w:t>
      </w:r>
    </w:p>
    <w:p w14:paraId="3CCC7BD0" w14:textId="77777777" w:rsidR="00727578" w:rsidRPr="002F2EE7" w:rsidRDefault="00727578">
      <w:pPr>
        <w:pStyle w:val="0DraftNormal"/>
        <w:rPr>
          <w:rFonts w:ascii="Montserrat" w:hAnsi="Montserrat"/>
          <w:sz w:val="24"/>
        </w:rPr>
      </w:pPr>
    </w:p>
    <w:p w14:paraId="0BB6A592" w14:textId="77777777" w:rsidR="00727578" w:rsidRPr="002F2EE7" w:rsidRDefault="002F2EE7">
      <w:pPr>
        <w:pStyle w:val="0DraftNormal"/>
        <w:rPr>
          <w:rFonts w:ascii="Montserrat" w:hAnsi="Montserrat"/>
          <w:sz w:val="24"/>
        </w:rPr>
      </w:pPr>
      <w:r w:rsidRPr="002F2EE7">
        <w:rPr>
          <w:rFonts w:ascii="Montserrat" w:hAnsi="Montserrat"/>
          <w:sz w:val="24"/>
        </w:rPr>
        <w:t>Holding ember down.</w:t>
      </w:r>
    </w:p>
    <w:p w14:paraId="78FA7EB1" w14:textId="77777777" w:rsidR="00727578" w:rsidRPr="002F2EE7" w:rsidRDefault="00727578">
      <w:pPr>
        <w:pStyle w:val="0DraftNormal"/>
        <w:rPr>
          <w:rFonts w:ascii="Montserrat" w:hAnsi="Montserrat"/>
          <w:sz w:val="24"/>
        </w:rPr>
      </w:pPr>
    </w:p>
    <w:p w14:paraId="3CDB5665" w14:textId="77777777" w:rsidR="00727578" w:rsidRPr="002F2EE7" w:rsidRDefault="002F2EE7">
      <w:pPr>
        <w:pStyle w:val="0DraftNormal"/>
        <w:rPr>
          <w:rFonts w:ascii="Montserrat" w:hAnsi="Montserrat"/>
          <w:sz w:val="24"/>
        </w:rPr>
      </w:pPr>
      <w:r w:rsidRPr="002F2EE7">
        <w:rPr>
          <w:rFonts w:ascii="Montserrat" w:hAnsi="Montserrat"/>
          <w:sz w:val="24"/>
        </w:rPr>
        <w:t>Entering necromantic texts into the book of intents.</w:t>
      </w:r>
    </w:p>
    <w:p w14:paraId="458E318A" w14:textId="77777777" w:rsidR="00727578" w:rsidRPr="002F2EE7" w:rsidRDefault="00727578">
      <w:pPr>
        <w:pStyle w:val="0DraftNormal"/>
        <w:rPr>
          <w:rFonts w:ascii="Montserrat" w:hAnsi="Montserrat"/>
          <w:sz w:val="24"/>
        </w:rPr>
      </w:pPr>
    </w:p>
    <w:p w14:paraId="7B0F5498" w14:textId="77777777" w:rsidR="00727578" w:rsidRPr="002F2EE7" w:rsidRDefault="002F2EE7">
      <w:pPr>
        <w:pStyle w:val="0DraftNormal"/>
        <w:rPr>
          <w:rFonts w:ascii="Montserrat" w:hAnsi="Montserrat"/>
          <w:sz w:val="24"/>
        </w:rPr>
      </w:pPr>
      <w:r w:rsidRPr="002F2EE7">
        <w:rPr>
          <w:rFonts w:ascii="Montserrat" w:hAnsi="Montserrat"/>
          <w:sz w:val="24"/>
        </w:rPr>
        <w:t>Ao stands ready to take advantage of any weakening of swat.</w:t>
      </w:r>
    </w:p>
    <w:p w14:paraId="162D46C7" w14:textId="77777777" w:rsidR="00727578" w:rsidRPr="002F2EE7" w:rsidRDefault="00727578">
      <w:pPr>
        <w:pStyle w:val="0DraftNormal"/>
        <w:rPr>
          <w:rFonts w:ascii="Montserrat" w:hAnsi="Montserrat"/>
          <w:sz w:val="24"/>
        </w:rPr>
      </w:pPr>
    </w:p>
    <w:p w14:paraId="620107FF" w14:textId="77777777" w:rsidR="00727578" w:rsidRPr="002F2EE7" w:rsidRDefault="002F2EE7">
      <w:pPr>
        <w:pStyle w:val="0DraftNormal"/>
        <w:rPr>
          <w:rFonts w:ascii="Montserrat" w:hAnsi="Montserrat"/>
          <w:sz w:val="24"/>
        </w:rPr>
      </w:pPr>
      <w:r w:rsidRPr="002F2EE7">
        <w:rPr>
          <w:rFonts w:ascii="Montserrat" w:hAnsi="Montserrat"/>
          <w:sz w:val="24"/>
        </w:rPr>
        <w:t>Into third week planning—kzeisza showing worry.</w:t>
      </w:r>
    </w:p>
    <w:p w14:paraId="5C9CBB52" w14:textId="77777777" w:rsidR="00727578" w:rsidRPr="002F2EE7" w:rsidRDefault="00727578">
      <w:pPr>
        <w:pStyle w:val="0DraftNormal"/>
        <w:rPr>
          <w:rFonts w:ascii="Montserrat" w:hAnsi="Montserrat"/>
          <w:sz w:val="24"/>
        </w:rPr>
      </w:pPr>
    </w:p>
    <w:p w14:paraId="03CB1208" w14:textId="77777777" w:rsidR="00727578" w:rsidRPr="002F2EE7" w:rsidRDefault="002F2EE7">
      <w:pPr>
        <w:pStyle w:val="0DraftNormal"/>
        <w:rPr>
          <w:rFonts w:ascii="Montserrat" w:hAnsi="Montserrat"/>
          <w:sz w:val="24"/>
        </w:rPr>
      </w:pPr>
      <w:r w:rsidRPr="002F2EE7">
        <w:rPr>
          <w:rFonts w:ascii="Montserrat" w:hAnsi="Montserrat"/>
          <w:sz w:val="24"/>
        </w:rPr>
        <w:t>The plan is to remove the presence of nls swat. It will take them nearly three weeks to be ready to put that plan into motion, using their immediate resources, with a better than ninety percent chance of success, and one hundred percent chance of partial success. Once they have the solid framework of a plan, they begin to run simulations, the setting up of which involves a few disturbing elements. Running a simulation which accounts for magical and technological practices and techniques inspires some fright</w:t>
      </w:r>
      <w:r w:rsidRPr="002F2EE7">
        <w:rPr>
          <w:rFonts w:ascii="Montserrat" w:hAnsi="Montserrat"/>
          <w:sz w:val="24"/>
        </w:rPr>
        <w:t xml:space="preserve">ening experiments. However, ember’s enemy has finally been unmasked, and they are ready to take advantage of this extraction. In fact, they have a new boldness which has kzeisza worried. </w:t>
      </w:r>
    </w:p>
    <w:p w14:paraId="207F7D32" w14:textId="77777777" w:rsidR="00727578" w:rsidRPr="002F2EE7" w:rsidRDefault="00727578">
      <w:pPr>
        <w:pStyle w:val="0DraftNormal"/>
        <w:rPr>
          <w:rFonts w:ascii="Montserrat" w:hAnsi="Montserrat"/>
          <w:sz w:val="24"/>
        </w:rPr>
      </w:pPr>
    </w:p>
    <w:p w14:paraId="55F2BB28" w14:textId="77777777" w:rsidR="00727578" w:rsidRPr="002F2EE7" w:rsidRDefault="002F2EE7">
      <w:pPr>
        <w:pStyle w:val="0DraftNormal"/>
        <w:rPr>
          <w:rFonts w:ascii="Montserrat" w:hAnsi="Montserrat"/>
          <w:sz w:val="24"/>
        </w:rPr>
      </w:pPr>
      <w:r w:rsidRPr="002F2EE7">
        <w:rPr>
          <w:rFonts w:ascii="Montserrat" w:hAnsi="Montserrat"/>
          <w:sz w:val="24"/>
        </w:rPr>
        <w:t>Even in light of the horrifying revelations she has so recently endured, she is still compelled by her responsibilities. In a time old tradition, she has chosen to bury her troubles in her work. In this case however, her work does not need the extra trouble. What should be a routine endeavor to invite a culture fragment into the new alliance somehow seems to be a nightmare of intrigue and mystery. Somewhere in all of this diplomacy is a death trap, and the only out for her is to out think whomever is weavin</w:t>
      </w:r>
      <w:r w:rsidRPr="002F2EE7">
        <w:rPr>
          <w:rFonts w:ascii="Montserrat" w:hAnsi="Montserrat"/>
          <w:sz w:val="24"/>
        </w:rPr>
        <w:t>g this labyrinth. What she can not expect, however, is that the divine powers are not through with her yet. In fact, they have hardly begun to make their full claim on her. Only when all she has loved has been torn from her by her own hand does she learn what waits to embrace her.</w:t>
      </w:r>
    </w:p>
    <w:p w14:paraId="5C02DF1F" w14:textId="77777777" w:rsidR="00727578" w:rsidRPr="002F2EE7" w:rsidRDefault="00727578">
      <w:pPr>
        <w:pStyle w:val="0DraftNormal"/>
        <w:rPr>
          <w:rFonts w:ascii="Montserrat" w:hAnsi="Montserrat"/>
          <w:sz w:val="24"/>
        </w:rPr>
      </w:pPr>
    </w:p>
    <w:p w14:paraId="7536902F" w14:textId="77777777" w:rsidR="00727578" w:rsidRPr="002F2EE7" w:rsidRDefault="002F2EE7">
      <w:pPr>
        <w:pStyle w:val="0DraftNormal"/>
        <w:rPr>
          <w:rFonts w:ascii="Montserrat" w:hAnsi="Montserrat"/>
          <w:sz w:val="24"/>
        </w:rPr>
      </w:pPr>
      <w:r w:rsidRPr="002F2EE7">
        <w:rPr>
          <w:rFonts w:ascii="Montserrat" w:hAnsi="Montserrat"/>
          <w:sz w:val="24"/>
        </w:rPr>
        <w:t>Even while she is struggling to make sense out of her own life, many, many other individuals are struggling to make sense out of the gates of paradox. A desire that is not helped any by the insufferable interference of this upstart fragment. Even though there is so much for everyone to learn from the gates of paradox, it seems that as individuals and as an unwilling whole, they simply cannot recognize it. Is there any way for anyone to go back to what they were? Is there anything to go back to? Or far the w</w:t>
      </w:r>
      <w:r w:rsidRPr="002F2EE7">
        <w:rPr>
          <w:rFonts w:ascii="Montserrat" w:hAnsi="Montserrat"/>
          <w:sz w:val="24"/>
        </w:rPr>
        <w:t>orst suspicion, was any of it real to begin with? Faced with the gates of paradox, there is no way to know what to believe. But it is a slowly awakening fear that life is just a dream; and for those on the gates of paradox, it has almost certainly become a nightmare.</w:t>
      </w:r>
    </w:p>
    <w:p w14:paraId="494658CE" w14:textId="77777777" w:rsidR="00727578" w:rsidRPr="002F2EE7" w:rsidRDefault="00727578">
      <w:pPr>
        <w:pStyle w:val="0DraftNormal"/>
        <w:rPr>
          <w:rFonts w:ascii="Montserrat" w:hAnsi="Montserrat"/>
          <w:sz w:val="24"/>
        </w:rPr>
      </w:pPr>
    </w:p>
    <w:p w14:paraId="2AC9A8E2" w14:textId="77777777" w:rsidR="00727578" w:rsidRPr="002F2EE7" w:rsidRDefault="002F2EE7">
      <w:pPr>
        <w:pStyle w:val="0DraftNormal"/>
        <w:rPr>
          <w:rFonts w:ascii="Montserrat" w:hAnsi="Montserrat"/>
          <w:sz w:val="24"/>
        </w:rPr>
      </w:pPr>
      <w:r w:rsidRPr="002F2EE7">
        <w:rPr>
          <w:rFonts w:ascii="Montserrat" w:hAnsi="Montserrat"/>
          <w:sz w:val="24"/>
        </w:rPr>
        <w:t>For an individual like avonlea, who believes in virtually any possibility, the irony is that even the immediate possibilities can exceed any preconceived expectations. On the gates of paradox, where many different realities have been randomly subjected to one another without reason and seemingly without purpose, certain consequences of human nature, and existence, become manifest. This series treats the concepts and expressions of such things as magic, and super-technology with equal seriousness and deliber</w:t>
      </w:r>
      <w:r w:rsidRPr="002F2EE7">
        <w:rPr>
          <w:rFonts w:ascii="Montserrat" w:hAnsi="Montserrat"/>
          <w:sz w:val="24"/>
        </w:rPr>
        <w:t xml:space="preserve">ation. It delves into the higher workings of nature as an arena for the heroine and the reader to venture and explore. This book revolves around the subtle evolution of avonlea towards an appointment in the divine order of the greatest of mysteries. It is an examination of growing beyond the limits of reality, and ascending to a level of existence as real and demanding as what we like to call reality. It explores those parts of life that cannot be denied and which must be faced more so than not in order to </w:t>
      </w:r>
      <w:r w:rsidRPr="002F2EE7">
        <w:rPr>
          <w:rFonts w:ascii="Montserrat" w:hAnsi="Montserrat"/>
          <w:sz w:val="24"/>
        </w:rPr>
        <w:t>transcend our common limits.</w:t>
      </w:r>
    </w:p>
    <w:p w14:paraId="1560BBF9" w14:textId="77777777" w:rsidR="00727578" w:rsidRPr="002F2EE7" w:rsidRDefault="00727578">
      <w:pPr>
        <w:pStyle w:val="0DraftNormal"/>
        <w:rPr>
          <w:rFonts w:ascii="Montserrat" w:hAnsi="Montserrat"/>
          <w:sz w:val="24"/>
        </w:rPr>
      </w:pPr>
    </w:p>
    <w:p w14:paraId="3B17F914" w14:textId="77777777" w:rsidR="00727578" w:rsidRPr="002F2EE7" w:rsidRDefault="002F2EE7">
      <w:pPr>
        <w:pStyle w:val="0DraftNormal"/>
        <w:rPr>
          <w:rFonts w:ascii="Montserrat" w:hAnsi="Montserrat"/>
          <w:sz w:val="24"/>
        </w:rPr>
      </w:pPr>
      <w:r w:rsidRPr="002F2EE7">
        <w:rPr>
          <w:rFonts w:ascii="Montserrat" w:hAnsi="Montserrat"/>
          <w:sz w:val="24"/>
        </w:rPr>
        <w:t>More than anything else, I point out that this is a living character. We may never meet her in our own world, but she has her own reality. Much of what appears in this book is the result of her own intentions. I may have written the words, but she created the story through her own actions. I, like kzeisza, the ageless dragon that is her nemesis and most intimate acquaintance, have had to embrace her self expression and not attempt to alter or excuse it. Just as she challenges him to judge her, she challenge</w:t>
      </w:r>
      <w:r w:rsidRPr="002F2EE7">
        <w:rPr>
          <w:rFonts w:ascii="Montserrat" w:hAnsi="Montserrat"/>
          <w:sz w:val="24"/>
        </w:rPr>
        <w:t>s us all to dare the same.</w:t>
      </w:r>
    </w:p>
    <w:p w14:paraId="21BB41E5" w14:textId="77777777" w:rsidR="00727578" w:rsidRPr="002F2EE7" w:rsidRDefault="00727578">
      <w:pPr>
        <w:pStyle w:val="0DraftNormal"/>
        <w:rPr>
          <w:rFonts w:ascii="Montserrat" w:hAnsi="Montserrat"/>
          <w:sz w:val="24"/>
        </w:rPr>
      </w:pPr>
    </w:p>
    <w:p w14:paraId="27DBA890" w14:textId="77777777" w:rsidR="00727578" w:rsidRPr="002F2EE7" w:rsidRDefault="002F2EE7">
      <w:pPr>
        <w:pStyle w:val="0DraftNormal"/>
        <w:rPr>
          <w:rFonts w:ascii="Montserrat" w:hAnsi="Montserrat"/>
          <w:sz w:val="24"/>
        </w:rPr>
      </w:pPr>
      <w:r w:rsidRPr="002F2EE7">
        <w:rPr>
          <w:rFonts w:ascii="Montserrat" w:hAnsi="Montserrat"/>
          <w:sz w:val="24"/>
        </w:rPr>
        <w:t>A piercing glance from avonlea. A near twilight scene highlighting the red of her hair, and the cool depths of shadows, high contrast warm and cool. A vivid quality of light. There is a warm erotic intensity both in color scheme and in her expression. She stands, hair blazing, confronting the dragon, kzeisza. The focus is on her. Signs of the dragon are in the background and reflected in her eyes or other pools or windows, as they happen to occur in the final draft. She is clothed in her second skin, and in</w:t>
      </w:r>
      <w:r w:rsidRPr="002F2EE7">
        <w:rPr>
          <w:rFonts w:ascii="Montserrat" w:hAnsi="Montserrat"/>
          <w:sz w:val="24"/>
        </w:rPr>
        <w:t xml:space="preserve"> her human form. Her mouth is slightly open, and her canines are slightly visible. The fine sculpture of her features is haunting in the untamed, animal irreverence for glamorous beauty.</w:t>
      </w:r>
    </w:p>
    <w:p w14:paraId="30DE62E5" w14:textId="77777777" w:rsidR="00727578" w:rsidRPr="002F2EE7" w:rsidRDefault="00727578">
      <w:pPr>
        <w:pStyle w:val="0DraftNormal"/>
        <w:rPr>
          <w:rFonts w:ascii="Montserrat" w:hAnsi="Montserrat"/>
          <w:sz w:val="24"/>
        </w:rPr>
      </w:pPr>
    </w:p>
    <w:p w14:paraId="5E84C913" w14:textId="77777777" w:rsidR="00727578" w:rsidRPr="002F2EE7" w:rsidRDefault="002F2EE7">
      <w:pPr>
        <w:pStyle w:val="0DraftNormal"/>
        <w:rPr>
          <w:rFonts w:ascii="Montserrat" w:hAnsi="Montserrat"/>
          <w:sz w:val="24"/>
        </w:rPr>
      </w:pPr>
      <w:r w:rsidRPr="002F2EE7">
        <w:rPr>
          <w:rFonts w:ascii="Montserrat" w:hAnsi="Montserrat"/>
          <w:sz w:val="24"/>
        </w:rPr>
        <w:t>Sure, I’ve got time to run a quick first contact, I’ll take white with me...</w:t>
      </w:r>
    </w:p>
    <w:p w14:paraId="2722CE99" w14:textId="77777777" w:rsidR="00727578" w:rsidRPr="002F2EE7" w:rsidRDefault="00727578">
      <w:pPr>
        <w:pStyle w:val="0DraftNormal"/>
        <w:rPr>
          <w:rFonts w:ascii="Montserrat" w:hAnsi="Montserrat"/>
          <w:sz w:val="24"/>
        </w:rPr>
      </w:pPr>
    </w:p>
    <w:p w14:paraId="7D5C7E3F" w14:textId="77777777" w:rsidR="00727578" w:rsidRPr="002F2EE7" w:rsidRDefault="002F2EE7">
      <w:pPr>
        <w:pStyle w:val="0DraftNormal"/>
        <w:rPr>
          <w:rFonts w:ascii="Montserrat" w:hAnsi="Montserrat"/>
          <w:sz w:val="24"/>
        </w:rPr>
      </w:pPr>
      <w:r w:rsidRPr="002F2EE7">
        <w:rPr>
          <w:rFonts w:ascii="Montserrat" w:hAnsi="Montserrat"/>
          <w:sz w:val="24"/>
        </w:rPr>
        <w:t>Gosh, a welcoming committee...</w:t>
      </w:r>
    </w:p>
    <w:p w14:paraId="60643FB4" w14:textId="77777777" w:rsidR="00727578" w:rsidRPr="002F2EE7" w:rsidRDefault="00727578">
      <w:pPr>
        <w:pStyle w:val="0DraftNormal"/>
        <w:rPr>
          <w:rFonts w:ascii="Montserrat" w:hAnsi="Montserrat"/>
          <w:sz w:val="24"/>
        </w:rPr>
      </w:pPr>
    </w:p>
    <w:p w14:paraId="00ECD04F" w14:textId="77777777" w:rsidR="00727578" w:rsidRPr="002F2EE7" w:rsidRDefault="002F2EE7">
      <w:pPr>
        <w:pStyle w:val="0DraftNormal"/>
        <w:rPr>
          <w:rFonts w:ascii="Montserrat" w:hAnsi="Montserrat"/>
          <w:sz w:val="24"/>
        </w:rPr>
      </w:pPr>
      <w:r w:rsidRPr="002F2EE7">
        <w:rPr>
          <w:rFonts w:ascii="Montserrat" w:hAnsi="Montserrat"/>
          <w:sz w:val="24"/>
        </w:rPr>
        <w:t>Uh, boss, they don’t like it, and there isn’t really any one person in charge here... Sure, no problem, I’ll take care of it.</w:t>
      </w:r>
    </w:p>
    <w:p w14:paraId="18001A1A" w14:textId="77777777" w:rsidR="00727578" w:rsidRPr="002F2EE7" w:rsidRDefault="00727578">
      <w:pPr>
        <w:pStyle w:val="0DraftNormal"/>
        <w:rPr>
          <w:rFonts w:ascii="Montserrat" w:hAnsi="Montserrat"/>
          <w:sz w:val="24"/>
        </w:rPr>
      </w:pPr>
    </w:p>
    <w:p w14:paraId="56F62226" w14:textId="77777777" w:rsidR="00727578" w:rsidRPr="002F2EE7" w:rsidRDefault="002F2EE7">
      <w:pPr>
        <w:pStyle w:val="0DraftNormal"/>
        <w:rPr>
          <w:rFonts w:ascii="Montserrat" w:hAnsi="Montserrat"/>
          <w:sz w:val="24"/>
        </w:rPr>
      </w:pPr>
      <w:r w:rsidRPr="002F2EE7">
        <w:rPr>
          <w:rFonts w:ascii="Montserrat" w:hAnsi="Montserrat"/>
          <w:sz w:val="24"/>
        </w:rPr>
        <w:t>Okay, there in, you mind if I catch up on some of my studies...?</w:t>
      </w:r>
    </w:p>
    <w:p w14:paraId="3B88F4D1" w14:textId="77777777" w:rsidR="00727578" w:rsidRPr="002F2EE7" w:rsidRDefault="00727578">
      <w:pPr>
        <w:pStyle w:val="0DraftNormal"/>
        <w:rPr>
          <w:rFonts w:ascii="Montserrat" w:hAnsi="Montserrat"/>
          <w:sz w:val="24"/>
        </w:rPr>
      </w:pPr>
    </w:p>
    <w:p w14:paraId="1024D264" w14:textId="77777777" w:rsidR="00727578" w:rsidRPr="002F2EE7" w:rsidRDefault="002F2EE7">
      <w:pPr>
        <w:pStyle w:val="0DraftNormal"/>
        <w:rPr>
          <w:rFonts w:ascii="Montserrat" w:hAnsi="Montserrat"/>
          <w:sz w:val="24"/>
        </w:rPr>
      </w:pPr>
      <w:r w:rsidRPr="002F2EE7">
        <w:rPr>
          <w:rFonts w:ascii="Montserrat" w:hAnsi="Montserrat"/>
          <w:sz w:val="24"/>
        </w:rPr>
        <w:t>What!?! She said yes?!? Sure, I’ll talk it over with her...</w:t>
      </w:r>
    </w:p>
    <w:p w14:paraId="6FA7FF59" w14:textId="77777777" w:rsidR="00727578" w:rsidRPr="002F2EE7" w:rsidRDefault="00727578">
      <w:pPr>
        <w:pStyle w:val="0DraftNormal"/>
        <w:rPr>
          <w:rFonts w:ascii="Montserrat" w:hAnsi="Montserrat"/>
          <w:sz w:val="24"/>
        </w:rPr>
      </w:pPr>
    </w:p>
    <w:p w14:paraId="1AFBDBF1" w14:textId="77777777" w:rsidR="00727578" w:rsidRPr="002F2EE7" w:rsidRDefault="002F2EE7">
      <w:pPr>
        <w:pStyle w:val="0DraftNormal"/>
        <w:rPr>
          <w:rFonts w:ascii="Montserrat" w:hAnsi="Montserrat"/>
          <w:sz w:val="24"/>
        </w:rPr>
      </w:pPr>
      <w:r w:rsidRPr="002F2EE7">
        <w:rPr>
          <w:rFonts w:ascii="Montserrat" w:hAnsi="Montserrat"/>
          <w:sz w:val="24"/>
        </w:rPr>
        <w:t>Uh, boss, I might have to transfer to freelance for a while, say like eternity... I’ve sort of been asked to take on this other job... What, sure, no problem, I’ll get someone to look into it...</w:t>
      </w:r>
    </w:p>
    <w:p w14:paraId="4B316186" w14:textId="77777777" w:rsidR="00727578" w:rsidRPr="002F2EE7" w:rsidRDefault="00727578">
      <w:pPr>
        <w:pStyle w:val="0DraftNormal"/>
        <w:rPr>
          <w:rFonts w:ascii="Montserrat" w:hAnsi="Montserrat"/>
          <w:sz w:val="24"/>
        </w:rPr>
      </w:pPr>
    </w:p>
    <w:p w14:paraId="40773BA1" w14:textId="77777777" w:rsidR="00727578" w:rsidRPr="002F2EE7" w:rsidRDefault="002F2EE7">
      <w:pPr>
        <w:pStyle w:val="0DraftNormal"/>
        <w:rPr>
          <w:rFonts w:ascii="Montserrat" w:hAnsi="Montserrat"/>
          <w:sz w:val="24"/>
        </w:rPr>
      </w:pPr>
      <w:r w:rsidRPr="002F2EE7">
        <w:rPr>
          <w:rFonts w:ascii="Montserrat" w:hAnsi="Montserrat"/>
          <w:sz w:val="24"/>
        </w:rPr>
        <w:t xml:space="preserve">A new first contact - stepping out - working things out... Once more, she is on the frontier. She continues to work on her arts as she goes along. She has plenty of time to think. As she closes in on the new arrival, she goes more and more on guard. An advance troop from this import encounters her and her escort, and they attack. Ember and blanc try to neutralize the attack, and approach the leader with her proposal. This is a culture more along the lines of what her world resembled, and as yet has not had </w:t>
      </w:r>
      <w:r w:rsidRPr="002F2EE7">
        <w:rPr>
          <w:rFonts w:ascii="Montserrat" w:hAnsi="Montserrat"/>
          <w:sz w:val="24"/>
        </w:rPr>
        <w:t xml:space="preserve">much exposure to the world of gates of paradox or that which she has experienced there. Warily, they take her back to their city, as they call it. She is taken to see a man of some repute who listens to her stories and her offer. More or less convinced by her sincerity and her demonstrations of technology, he explains the situation she faces here to her. </w:t>
      </w:r>
    </w:p>
    <w:p w14:paraId="3937632F" w14:textId="77777777" w:rsidR="00727578" w:rsidRPr="002F2EE7" w:rsidRDefault="00727578">
      <w:pPr>
        <w:pStyle w:val="0DraftNormal"/>
        <w:rPr>
          <w:rFonts w:ascii="Montserrat" w:hAnsi="Montserrat"/>
          <w:sz w:val="24"/>
        </w:rPr>
      </w:pPr>
    </w:p>
    <w:p w14:paraId="1CE4D7CB" w14:textId="77777777" w:rsidR="00727578" w:rsidRPr="002F2EE7" w:rsidRDefault="002F2EE7">
      <w:pPr>
        <w:pStyle w:val="0DraftNormal"/>
        <w:rPr>
          <w:rFonts w:ascii="Montserrat" w:hAnsi="Montserrat"/>
          <w:sz w:val="24"/>
        </w:rPr>
      </w:pPr>
      <w:r w:rsidRPr="002F2EE7">
        <w:rPr>
          <w:rFonts w:ascii="Montserrat" w:hAnsi="Montserrat"/>
          <w:sz w:val="24"/>
        </w:rPr>
        <w:t>Their action against the advance fills the second guard leader with suspicion and antagonism towards ember, her mission and her proposal. This is a culture more along the lines of what her world resembled, and as yet has not had much exposure to the world of gates of paradox or that which she has experienced there. Warily, they take her back to their city, as they call it. She is taken to see a man of some repute who listens to her stories and her offer. More or less convinced by her sincerity and her demon</w:t>
      </w:r>
      <w:r w:rsidRPr="002F2EE7">
        <w:rPr>
          <w:rFonts w:ascii="Montserrat" w:hAnsi="Montserrat"/>
          <w:sz w:val="24"/>
        </w:rPr>
        <w:t xml:space="preserve">strations of technology, he explains the situation she faces here to her. </w:t>
      </w:r>
    </w:p>
    <w:p w14:paraId="123758CC" w14:textId="77777777" w:rsidR="00727578" w:rsidRPr="002F2EE7" w:rsidRDefault="00727578">
      <w:pPr>
        <w:pStyle w:val="0DraftNormal"/>
        <w:rPr>
          <w:rFonts w:ascii="Montserrat" w:hAnsi="Montserrat"/>
          <w:sz w:val="24"/>
        </w:rPr>
      </w:pPr>
    </w:p>
    <w:p w14:paraId="7056399C" w14:textId="77777777" w:rsidR="00727578" w:rsidRPr="002F2EE7" w:rsidRDefault="002F2EE7">
      <w:pPr>
        <w:pStyle w:val="0DraftNormal"/>
        <w:rPr>
          <w:rFonts w:ascii="Montserrat" w:hAnsi="Montserrat"/>
          <w:sz w:val="24"/>
        </w:rPr>
      </w:pPr>
      <w:r w:rsidRPr="002F2EE7">
        <w:rPr>
          <w:rFonts w:ascii="Montserrat" w:hAnsi="Montserrat"/>
          <w:sz w:val="24"/>
        </w:rPr>
        <w:t>Rasha will be given the charge of pursuing ember’s solution, as she has the best resource for the task. Ember, on the other hand, is not to be allowed to neglect her role as the primary negotiator. The more alliances they forge, the stronger the peace will be, and a new province had been spotted which called for her investigation. Still shocked by her hot retort at kzeisza, she meekly and gratefully accepts the mission, once more unable to take her team with her, thanks to kzeisza’s dabbling. She actively w</w:t>
      </w:r>
      <w:r w:rsidRPr="002F2EE7">
        <w:rPr>
          <w:rFonts w:ascii="Montserrat" w:hAnsi="Montserrat"/>
          <w:sz w:val="24"/>
        </w:rPr>
        <w:t xml:space="preserve">onders what all of his attentions will come to. She weighs what they experience together against what it does to them. She realizes that it has mostly confused her. She can only accept what they share for what it is. Explanations and expectations only feed her confusion. What she believes she has shared with kzeisza has been sensual not sexual. She understands how the game of sex can seem so damning - remembering how it has constricted her between rook, kevin, dirk and ash. For her, her sexuality is merely </w:t>
      </w:r>
      <w:r w:rsidRPr="002F2EE7">
        <w:rPr>
          <w:rFonts w:ascii="Montserrat" w:hAnsi="Montserrat"/>
          <w:sz w:val="24"/>
        </w:rPr>
        <w:t xml:space="preserve">a release for her sensuality. For her, the reproductive element of sex is dead - without the possibility of a mate. What she has endured has had too much of the politics of mating. She is not yet aware of how deep kzeisza’s obsession with her has become. She has no choice but to recognize how she has come to love kzeisza, kevin and rook, and she wonders if she wants to. As if she can possibly escape it. </w:t>
      </w:r>
    </w:p>
    <w:p w14:paraId="36ED1C05" w14:textId="77777777" w:rsidR="00727578" w:rsidRPr="002F2EE7" w:rsidRDefault="00727578">
      <w:pPr>
        <w:pStyle w:val="0DraftNormal"/>
        <w:rPr>
          <w:rFonts w:ascii="Montserrat" w:hAnsi="Montserrat"/>
          <w:sz w:val="24"/>
        </w:rPr>
      </w:pPr>
    </w:p>
    <w:p w14:paraId="4158B984" w14:textId="77777777" w:rsidR="00727578" w:rsidRPr="002F2EE7" w:rsidRDefault="002F2EE7">
      <w:pPr>
        <w:pStyle w:val="0DraftNormal"/>
        <w:rPr>
          <w:rFonts w:ascii="Montserrat" w:hAnsi="Montserrat"/>
          <w:sz w:val="24"/>
        </w:rPr>
      </w:pPr>
      <w:r w:rsidRPr="002F2EE7">
        <w:rPr>
          <w:rFonts w:ascii="Montserrat" w:hAnsi="Montserrat"/>
          <w:sz w:val="24"/>
        </w:rPr>
        <w:t>A welcoming committee - an unbalanced situation... Ember is dragged to a few audiences, and endures a great deal of angst to get her message across. The local factions are at odds, and her skills and patience as a diplomat are strained to new limits. Her childhood had witnessed the consequences of small province politics and intrigue, and here it was especially thick. It was very much like entering a gothic. For such a vulnerable island in this chaotic world, they sure gave the impression of being able to s</w:t>
      </w:r>
      <w:r w:rsidRPr="002F2EE7">
        <w:rPr>
          <w:rFonts w:ascii="Montserrat" w:hAnsi="Montserrat"/>
          <w:sz w:val="24"/>
        </w:rPr>
        <w:t>way the fate of the entire world. She was even aware that the kind of pseudo-monarchy that this was could be unbelievably dangerous to a normal person. She imagined that even she could find herself facing some sudden and outlandish charge of treason, and find herself facing a summary execution. She even began to wonder in the politics in this community did not actually run into and affect the world and shards of cultures around it and in it. Her intuition even screamed out “trap!” From the moment she entere</w:t>
      </w:r>
      <w:r w:rsidRPr="002F2EE7">
        <w:rPr>
          <w:rFonts w:ascii="Montserrat" w:hAnsi="Montserrat"/>
          <w:sz w:val="24"/>
        </w:rPr>
        <w:t xml:space="preserve">d. </w:t>
      </w:r>
    </w:p>
    <w:p w14:paraId="03D1E4A8" w14:textId="77777777" w:rsidR="00727578" w:rsidRPr="002F2EE7" w:rsidRDefault="00727578">
      <w:pPr>
        <w:pStyle w:val="0DraftNormal"/>
        <w:rPr>
          <w:rFonts w:ascii="Montserrat" w:hAnsi="Montserrat"/>
          <w:sz w:val="24"/>
        </w:rPr>
      </w:pPr>
    </w:p>
    <w:p w14:paraId="263DC37F" w14:textId="77777777" w:rsidR="00727578" w:rsidRPr="002F2EE7" w:rsidRDefault="002F2EE7">
      <w:pPr>
        <w:pStyle w:val="0DraftNormal"/>
        <w:rPr>
          <w:rFonts w:ascii="Montserrat" w:hAnsi="Montserrat"/>
          <w:sz w:val="24"/>
        </w:rPr>
      </w:pPr>
      <w:r w:rsidRPr="002F2EE7">
        <w:rPr>
          <w:rFonts w:ascii="Montserrat" w:hAnsi="Montserrat"/>
          <w:sz w:val="24"/>
        </w:rPr>
        <w:t>Negotiations - making decisions - pulling it together... Ember has a lot of negative reports to send back to kzeisza. They do not like the situation they face, and soothing their petty fears and paranoia takes a lot of effort. The way the locals were dissembling, she would almost think they had some other offer that they were weighing against hers. She began to work fast to catch up to the things that were falling into place around her. Still trying to secure an allience, she rooted around for the makings o</w:t>
      </w:r>
      <w:r w:rsidRPr="002F2EE7">
        <w:rPr>
          <w:rFonts w:ascii="Montserrat" w:hAnsi="Montserrat"/>
          <w:sz w:val="24"/>
        </w:rPr>
        <w:t>f the trap which loomed in her mind. The leaders she talked with made a very public figure of her, with various tours and introductions. Blanc stayed watchful in the shadows, though. If there is a trap, she concludes, then it is something of a conspiracy between an enemy of mine, and whoever stands to gain the most from a shady agreement at this time. So she had the beginnings of an idea about whom she could confide in and make her plans with. From there, it is only a matter of disabling the local people wh</w:t>
      </w:r>
      <w:r w:rsidRPr="002F2EE7">
        <w:rPr>
          <w:rFonts w:ascii="Montserrat" w:hAnsi="Montserrat"/>
          <w:sz w:val="24"/>
        </w:rPr>
        <w:t>o were being used by this, and making them useless for such an exploit.</w:t>
      </w:r>
    </w:p>
    <w:p w14:paraId="2A819709" w14:textId="77777777" w:rsidR="00727578" w:rsidRPr="002F2EE7" w:rsidRDefault="00727578">
      <w:pPr>
        <w:pStyle w:val="0DraftNormal"/>
        <w:rPr>
          <w:rFonts w:ascii="Montserrat" w:hAnsi="Montserrat"/>
          <w:sz w:val="24"/>
        </w:rPr>
      </w:pPr>
    </w:p>
    <w:p w14:paraId="488BFB14" w14:textId="77777777" w:rsidR="00727578" w:rsidRPr="002F2EE7" w:rsidRDefault="002F2EE7">
      <w:pPr>
        <w:pStyle w:val="0DraftNormal"/>
        <w:rPr>
          <w:rFonts w:ascii="Montserrat" w:hAnsi="Montserrat"/>
          <w:sz w:val="24"/>
        </w:rPr>
      </w:pPr>
      <w:r w:rsidRPr="002F2EE7">
        <w:rPr>
          <w:rFonts w:ascii="Montserrat" w:hAnsi="Montserrat"/>
          <w:sz w:val="24"/>
        </w:rPr>
        <w:t xml:space="preserve">In dirk’s mind, he was utterly snubbed. For whatever reasons, he is swayed by the manipulations of ao and has involved himself in a conspiracy to discredit ember. In his mind, he intends to turn this province utterly against her, ruin her work for kzeisza, and have her imprisoned and condemned here so that he can blaze in at the last minute and save her. To that end, he arrived far ahead of her, and began to set her up, while remaining well obfuscated in his manipulations. What he does not know, is that he </w:t>
      </w:r>
      <w:r w:rsidRPr="002F2EE7">
        <w:rPr>
          <w:rFonts w:ascii="Montserrat" w:hAnsi="Montserrat"/>
          <w:sz w:val="24"/>
        </w:rPr>
        <w:t>is expendable to his allies, and that their plans are more thorough about seeing her dead.</w:t>
      </w:r>
    </w:p>
    <w:p w14:paraId="3D2BFAB1" w14:textId="77777777" w:rsidR="00727578" w:rsidRPr="002F2EE7" w:rsidRDefault="00727578">
      <w:pPr>
        <w:pStyle w:val="0DraftNormal"/>
        <w:rPr>
          <w:rFonts w:ascii="Montserrat" w:hAnsi="Montserrat"/>
          <w:sz w:val="24"/>
        </w:rPr>
      </w:pPr>
    </w:p>
    <w:p w14:paraId="5B3D3CA1" w14:textId="77777777" w:rsidR="00727578" w:rsidRPr="002F2EE7" w:rsidRDefault="002F2EE7">
      <w:pPr>
        <w:pStyle w:val="0DraftNormal"/>
        <w:rPr>
          <w:rFonts w:ascii="Montserrat" w:hAnsi="Montserrat"/>
          <w:sz w:val="24"/>
        </w:rPr>
      </w:pPr>
      <w:r w:rsidRPr="002F2EE7">
        <w:rPr>
          <w:rFonts w:ascii="Montserrat" w:hAnsi="Montserrat"/>
          <w:sz w:val="24"/>
        </w:rPr>
        <w:t xml:space="preserve">Onslaught - an inevitable duel - embracing the unknown... Disabling the threat to the alliance, and a local threat to her in the power of the locals did not eliminate the opposition to her. She is lured out into the night, where she is visited by the devourer, who tells her in cryptic terms what she has destined for herself by her choice of divinity. What she understands is that she can not hope to ever escape the inevitable embrace of the devourer. To accent that revelation, she comes to face her possible </w:t>
      </w:r>
      <w:r w:rsidRPr="002F2EE7">
        <w:rPr>
          <w:rFonts w:ascii="Montserrat" w:hAnsi="Montserrat"/>
          <w:sz w:val="24"/>
        </w:rPr>
        <w:t>demise. Her actions did not save her from her enemies. Her wit did not stop the threat. In fact, it only forced it into the open. When the onslaught comes, kzeisza ignores her plea that he not interfere. His is the rationale that they are his enemies while she is just their intended victim. Ember has to finally declare - she does not want to love them. Not kzeisza, nor kevin, or rook. She does, but she cannot bear to. All she can see is how any devotion to her is damning to them. She doesn’t want them to lo</w:t>
      </w:r>
      <w:r w:rsidRPr="002F2EE7">
        <w:rPr>
          <w:rFonts w:ascii="Montserrat" w:hAnsi="Montserrat"/>
          <w:sz w:val="24"/>
        </w:rPr>
        <w:t>ve her. It is almost as if she knows already that she will soon abandon them for her destiny. That her ascension will wash away her concerns for those she loves. Seeing no other choice, she and kzeisza square off, for neither is willing to give up their love or their honor. Kzeisza is forced to demonstrate how easily he could destroy her, and abandons her there in the woods. There, fate finds her. Shattered by the event, she is completely unprepared for the news he brings. She has been named avatar of myste</w:t>
      </w:r>
      <w:r w:rsidRPr="002F2EE7">
        <w:rPr>
          <w:rFonts w:ascii="Montserrat" w:hAnsi="Montserrat"/>
          <w:sz w:val="24"/>
        </w:rPr>
        <w:t xml:space="preserve">ry and the unknown. </w:t>
      </w:r>
    </w:p>
    <w:p w14:paraId="574BCEA5" w14:textId="77777777" w:rsidR="00727578" w:rsidRPr="002F2EE7" w:rsidRDefault="00727578">
      <w:pPr>
        <w:pStyle w:val="0DraftNormal"/>
        <w:rPr>
          <w:rFonts w:ascii="Montserrat" w:hAnsi="Montserrat"/>
          <w:sz w:val="24"/>
        </w:rPr>
      </w:pPr>
    </w:p>
    <w:p w14:paraId="124367D6" w14:textId="77777777" w:rsidR="00727578" w:rsidRPr="002F2EE7" w:rsidRDefault="002F2EE7">
      <w:pPr>
        <w:pStyle w:val="0DraftNormal"/>
        <w:rPr>
          <w:rFonts w:ascii="Montserrat" w:hAnsi="Montserrat"/>
          <w:sz w:val="24"/>
        </w:rPr>
      </w:pPr>
      <w:r w:rsidRPr="002F2EE7">
        <w:rPr>
          <w:rFonts w:ascii="Montserrat" w:hAnsi="Montserrat"/>
          <w:sz w:val="24"/>
        </w:rPr>
        <w:t>Dirk was unmasked. Instead of facing his failure and this ultimate devastation of their friendship, he flees. His parting accusation, her blame in all of this and her blindedness to her own seduction, is the thorn which poisons her against the love she has had.</w:t>
      </w:r>
    </w:p>
    <w:p w14:paraId="3EF332B1" w14:textId="77777777" w:rsidR="00727578" w:rsidRPr="002F2EE7" w:rsidRDefault="00727578">
      <w:pPr>
        <w:pStyle w:val="0DraftNormal"/>
        <w:rPr>
          <w:rFonts w:ascii="Montserrat" w:hAnsi="Montserrat"/>
          <w:sz w:val="24"/>
        </w:rPr>
      </w:pPr>
    </w:p>
    <w:p w14:paraId="12EC81C0" w14:textId="77777777" w:rsidR="00727578" w:rsidRPr="002F2EE7" w:rsidRDefault="002F2EE7">
      <w:pPr>
        <w:pStyle w:val="0DraftNormal"/>
        <w:rPr>
          <w:rFonts w:ascii="Montserrat" w:hAnsi="Montserrat"/>
          <w:sz w:val="24"/>
        </w:rPr>
      </w:pPr>
      <w:r w:rsidRPr="002F2EE7">
        <w:rPr>
          <w:rFonts w:ascii="Montserrat" w:hAnsi="Montserrat"/>
          <w:sz w:val="24"/>
        </w:rPr>
        <w:t>So many loose ends - mutual realization - freelance... After embracing her new office, she takes a final moment to try and tie up the loose ends remaining as the aftermath of her ordeal. This is, she realizes, only the beginning.</w:t>
      </w:r>
    </w:p>
    <w:p w14:paraId="163A673D" w14:textId="77777777" w:rsidR="00727578" w:rsidRPr="002F2EE7" w:rsidRDefault="00727578">
      <w:pPr>
        <w:pStyle w:val="0DraftNormal"/>
        <w:rPr>
          <w:rFonts w:ascii="Montserrat" w:hAnsi="Montserrat"/>
          <w:sz w:val="24"/>
        </w:rPr>
      </w:pPr>
    </w:p>
    <w:p w14:paraId="59974362" w14:textId="77777777" w:rsidR="00727578" w:rsidRPr="002F2EE7" w:rsidRDefault="002F2EE7">
      <w:pPr>
        <w:pStyle w:val="0DraftNormal"/>
        <w:rPr>
          <w:rFonts w:ascii="Montserrat" w:hAnsi="Montserrat"/>
          <w:sz w:val="24"/>
        </w:rPr>
      </w:pPr>
      <w:r w:rsidRPr="002F2EE7">
        <w:rPr>
          <w:rFonts w:ascii="Montserrat" w:hAnsi="Montserrat"/>
          <w:sz w:val="24"/>
        </w:rPr>
        <w:t>Committed to an existence immersed in the inconceivable avonlea must learn that she has not even begun to understand the demands of her own destiny. Especially as she learns that destiny itself is not inevitable. Can she live up to the subconscious designs she has placed over her self? Intimate encounters with virtually identical—yet disturbingly different—entities only accentuate her own uniqueness.</w:t>
      </w:r>
    </w:p>
    <w:p w14:paraId="1B00F799" w14:textId="77777777" w:rsidR="00727578" w:rsidRPr="002F2EE7" w:rsidRDefault="00727578">
      <w:pPr>
        <w:pStyle w:val="0DraftNormal"/>
        <w:rPr>
          <w:rFonts w:ascii="Montserrat" w:hAnsi="Montserrat"/>
          <w:sz w:val="24"/>
        </w:rPr>
      </w:pPr>
    </w:p>
    <w:p w14:paraId="0F2758C4" w14:textId="77777777" w:rsidR="00727578" w:rsidRPr="002F2EE7" w:rsidRDefault="002F2EE7">
      <w:pPr>
        <w:pStyle w:val="0DraftNormal"/>
        <w:rPr>
          <w:rFonts w:ascii="Montserrat" w:hAnsi="Montserrat"/>
          <w:sz w:val="24"/>
        </w:rPr>
      </w:pPr>
      <w:r w:rsidRPr="002F2EE7">
        <w:rPr>
          <w:rFonts w:ascii="Montserrat" w:hAnsi="Montserrat"/>
          <w:sz w:val="24"/>
        </w:rPr>
        <w:t>Things have been moving very fast, both for her and for the stolen people of the gates of paradox. Every living thing is deeply aware that the gates of paradox itself will not give them time to adapt casually. All of the rules of peoples lives have been shattered and even as people strive to create new perspectives by which to survive the gates of paradox, it continues to mock them. So people are beginning to simply abandon all rules. Some, however, know that there must be some way to remain civilized. Livi</w:t>
      </w:r>
      <w:r w:rsidRPr="002F2EE7">
        <w:rPr>
          <w:rFonts w:ascii="Montserrat" w:hAnsi="Montserrat"/>
          <w:sz w:val="24"/>
        </w:rPr>
        <w:t>ng in this vast whirl of wondrous and frightening possibilities, people are beginning to realize what the hidden gift of the gates of paradox is. For some, it is an awakening into unexpected freedom, for others it is an omen of frightening proportions. And they are willing to destroy anyone else who has realized it.</w:t>
      </w:r>
    </w:p>
    <w:p w14:paraId="738502CF" w14:textId="77777777" w:rsidR="00727578" w:rsidRPr="002F2EE7" w:rsidRDefault="00727578">
      <w:pPr>
        <w:pStyle w:val="0DraftNormal"/>
        <w:rPr>
          <w:rFonts w:ascii="Montserrat" w:hAnsi="Montserrat"/>
          <w:sz w:val="24"/>
        </w:rPr>
      </w:pPr>
    </w:p>
    <w:p w14:paraId="50C9B476" w14:textId="77777777" w:rsidR="00727578" w:rsidRPr="002F2EE7" w:rsidRDefault="002F2EE7">
      <w:pPr>
        <w:pStyle w:val="0DraftNormal"/>
        <w:rPr>
          <w:rFonts w:ascii="Montserrat" w:hAnsi="Montserrat"/>
          <w:sz w:val="24"/>
        </w:rPr>
      </w:pPr>
      <w:r w:rsidRPr="002F2EE7">
        <w:rPr>
          <w:rFonts w:ascii="Montserrat" w:hAnsi="Montserrat"/>
          <w:sz w:val="24"/>
        </w:rPr>
        <w:t>Clearly, the object of this volume is avonlea’s acquaintance with the divine office of avatar. There is a quality and form to such an appointment that is best explored from the perspective available. There is much for ember to learn about her divinity and its effects on her. Among the currents in this story are her personal transformations, many of which seem to change little of her situation, her quest to reclaim triel manor, and the things she learns about her displacement she could not otherwise have kno</w:t>
      </w:r>
      <w:r w:rsidRPr="002F2EE7">
        <w:rPr>
          <w:rFonts w:ascii="Montserrat" w:hAnsi="Montserrat"/>
          <w:sz w:val="24"/>
        </w:rPr>
        <w:t>wn, her first tentative forays into the threshold level, where her acquaintance with an and morgan come about, and the unspeakable shadow which is attaching itself to her.</w:t>
      </w:r>
    </w:p>
    <w:p w14:paraId="651CF70B" w14:textId="77777777" w:rsidR="00727578" w:rsidRPr="002F2EE7" w:rsidRDefault="00727578">
      <w:pPr>
        <w:pStyle w:val="0DraftNormal"/>
        <w:rPr>
          <w:rFonts w:ascii="Montserrat" w:hAnsi="Montserrat"/>
          <w:sz w:val="24"/>
        </w:rPr>
      </w:pPr>
    </w:p>
    <w:p w14:paraId="233E5B95" w14:textId="77777777" w:rsidR="00727578" w:rsidRPr="002F2EE7" w:rsidRDefault="002F2EE7">
      <w:pPr>
        <w:pStyle w:val="0DraftNormal"/>
        <w:rPr>
          <w:rFonts w:ascii="Montserrat" w:hAnsi="Montserrat"/>
          <w:sz w:val="24"/>
        </w:rPr>
      </w:pPr>
      <w:r w:rsidRPr="002F2EE7">
        <w:rPr>
          <w:rFonts w:ascii="Montserrat" w:hAnsi="Montserrat"/>
          <w:sz w:val="24"/>
        </w:rPr>
        <w:t>Ember, an and morgan, together; making eye contact with the observer. The background is comprised of elements specific to their three distinct realms of origin. These elements will blend in a folded nature. Each character will be affected most by the elements of their origin. Morgan will be colored and lighted according to night light. Avonlea will be in the bright light of parish skies. Andrea will be in the uncertain light of dreams. The impression given by their body language is that they have simultaneo</w:t>
      </w:r>
      <w:r w:rsidRPr="002F2EE7">
        <w:rPr>
          <w:rFonts w:ascii="Montserrat" w:hAnsi="Montserrat"/>
          <w:sz w:val="24"/>
        </w:rPr>
        <w:t>usly been startled with the awareness of an observer. Also implied is that this is a meeting of equals, strangers, and kindred spirits. Morgan has an air of great maturity, avonlea has the quality of eternal youthfulness, and an is just ageless. This cover is a demanding compare and contrast exercise. The three are virtually identical and yet different in nature and temperament.</w:t>
      </w:r>
    </w:p>
    <w:p w14:paraId="2A4C1CE6" w14:textId="77777777" w:rsidR="00727578" w:rsidRPr="002F2EE7" w:rsidRDefault="00727578">
      <w:pPr>
        <w:pStyle w:val="0DraftNormal"/>
        <w:rPr>
          <w:rFonts w:ascii="Montserrat" w:hAnsi="Montserrat"/>
          <w:sz w:val="24"/>
        </w:rPr>
      </w:pPr>
    </w:p>
    <w:p w14:paraId="44FD7F1E" w14:textId="77777777" w:rsidR="00727578" w:rsidRPr="002F2EE7" w:rsidRDefault="002F2EE7">
      <w:pPr>
        <w:pStyle w:val="0DraftNormal"/>
        <w:rPr>
          <w:rFonts w:ascii="Montserrat" w:hAnsi="Montserrat"/>
          <w:sz w:val="24"/>
        </w:rPr>
      </w:pPr>
      <w:r w:rsidRPr="002F2EE7">
        <w:rPr>
          <w:rFonts w:ascii="Montserrat" w:hAnsi="Montserrat"/>
          <w:sz w:val="24"/>
        </w:rPr>
        <w:t>One of the turns in this story is the manner in which avonlea converts a balrog into her personal servant, her butler, as it were. Both of them being divine entities, after a fashion, it is an appointment made out of mutual respect, and it contrives to unite the household under her--even the litch.</w:t>
      </w:r>
    </w:p>
    <w:p w14:paraId="4C027A63" w14:textId="77777777" w:rsidR="00727578" w:rsidRPr="002F2EE7" w:rsidRDefault="00727578">
      <w:pPr>
        <w:pStyle w:val="0DraftNormal"/>
        <w:rPr>
          <w:rFonts w:ascii="Montserrat" w:hAnsi="Montserrat"/>
          <w:sz w:val="24"/>
        </w:rPr>
      </w:pPr>
    </w:p>
    <w:p w14:paraId="161E15AA" w14:textId="77777777" w:rsidR="00727578" w:rsidRPr="002F2EE7" w:rsidRDefault="002F2EE7">
      <w:pPr>
        <w:pStyle w:val="0DraftNormal"/>
        <w:rPr>
          <w:rFonts w:ascii="Montserrat" w:hAnsi="Montserrat"/>
          <w:sz w:val="24"/>
        </w:rPr>
      </w:pPr>
      <w:r w:rsidRPr="002F2EE7">
        <w:rPr>
          <w:rFonts w:ascii="Montserrat" w:hAnsi="Montserrat"/>
          <w:sz w:val="24"/>
        </w:rPr>
        <w:t>Having long known the freedom of self integrity, and almost as long, remained fully responsible to the demands of her integrity, avonlea has now begun to confront the demands of responsibility to a position of authority and significance, and to only slightly lesser a degree, responsibility to worlds and people outside of herself. She is confronted on many fronts by the requirements and benefits of her mystical office, as they interact with her own nature. This in short order, becomes the most extreme learni</w:t>
      </w:r>
      <w:r w:rsidRPr="002F2EE7">
        <w:rPr>
          <w:rFonts w:ascii="Montserrat" w:hAnsi="Montserrat"/>
          <w:sz w:val="24"/>
        </w:rPr>
        <w:t>ng experience she has ever known. The thing she seems to be learning the most about, though, is herself. This eventually draws her to seek out her kindred spirits, where or however they may be.</w:t>
      </w:r>
    </w:p>
    <w:p w14:paraId="1B31CB3D" w14:textId="77777777" w:rsidR="00727578" w:rsidRPr="002F2EE7" w:rsidRDefault="00727578">
      <w:pPr>
        <w:pStyle w:val="0DraftNormal"/>
        <w:rPr>
          <w:rFonts w:ascii="Montserrat" w:hAnsi="Montserrat"/>
          <w:sz w:val="24"/>
        </w:rPr>
      </w:pPr>
    </w:p>
    <w:p w14:paraId="604EAAA4" w14:textId="77777777" w:rsidR="00727578" w:rsidRPr="002F2EE7" w:rsidRDefault="002F2EE7">
      <w:pPr>
        <w:pStyle w:val="0DraftNormal"/>
        <w:rPr>
          <w:rFonts w:ascii="Montserrat" w:hAnsi="Montserrat"/>
          <w:sz w:val="24"/>
        </w:rPr>
      </w:pPr>
      <w:r w:rsidRPr="002F2EE7">
        <w:rPr>
          <w:rFonts w:ascii="Montserrat" w:hAnsi="Montserrat"/>
          <w:sz w:val="24"/>
        </w:rPr>
        <w:t>Well, it’s a matter of unfinished business... Say, are you going to be someone new every time I talk to you?</w:t>
      </w:r>
    </w:p>
    <w:p w14:paraId="44F53A5B" w14:textId="77777777" w:rsidR="00727578" w:rsidRPr="002F2EE7" w:rsidRDefault="00727578">
      <w:pPr>
        <w:pStyle w:val="0DraftNormal"/>
        <w:rPr>
          <w:rFonts w:ascii="Montserrat" w:hAnsi="Montserrat"/>
          <w:sz w:val="24"/>
        </w:rPr>
      </w:pPr>
    </w:p>
    <w:p w14:paraId="0ECC9AAA" w14:textId="77777777" w:rsidR="00727578" w:rsidRPr="002F2EE7" w:rsidRDefault="002F2EE7">
      <w:pPr>
        <w:pStyle w:val="0DraftNormal"/>
        <w:rPr>
          <w:rFonts w:ascii="Montserrat" w:hAnsi="Montserrat"/>
          <w:sz w:val="24"/>
        </w:rPr>
      </w:pPr>
      <w:r w:rsidRPr="002F2EE7">
        <w:rPr>
          <w:rFonts w:ascii="Montserrat" w:hAnsi="Montserrat"/>
          <w:sz w:val="24"/>
        </w:rPr>
        <w:t>Hi guys, I’m here to show you where the library is... What do you mean, ‘you’ve already dealt with it?’ since when did things get done around here without me?</w:t>
      </w:r>
    </w:p>
    <w:p w14:paraId="5A562AEC" w14:textId="77777777" w:rsidR="00727578" w:rsidRPr="002F2EE7" w:rsidRDefault="00727578">
      <w:pPr>
        <w:pStyle w:val="0DraftNormal"/>
        <w:rPr>
          <w:rFonts w:ascii="Montserrat" w:hAnsi="Montserrat"/>
          <w:sz w:val="24"/>
        </w:rPr>
      </w:pPr>
    </w:p>
    <w:p w14:paraId="36B97E4B" w14:textId="77777777" w:rsidR="00727578" w:rsidRPr="002F2EE7" w:rsidRDefault="002F2EE7">
      <w:pPr>
        <w:pStyle w:val="0DraftNormal"/>
        <w:rPr>
          <w:rFonts w:ascii="Montserrat" w:hAnsi="Montserrat"/>
          <w:sz w:val="24"/>
        </w:rPr>
      </w:pPr>
      <w:r w:rsidRPr="002F2EE7">
        <w:rPr>
          <w:rFonts w:ascii="Montserrat" w:hAnsi="Montserrat"/>
          <w:sz w:val="24"/>
        </w:rPr>
        <w:t>Uh, hi boss. I’m sort of trying to find my house, and I was wondering if I could get some of your people to help me...</w:t>
      </w:r>
    </w:p>
    <w:p w14:paraId="052EE5EE" w14:textId="77777777" w:rsidR="00727578" w:rsidRPr="002F2EE7" w:rsidRDefault="00727578">
      <w:pPr>
        <w:pStyle w:val="0DraftNormal"/>
        <w:rPr>
          <w:rFonts w:ascii="Montserrat" w:hAnsi="Montserrat"/>
          <w:sz w:val="24"/>
        </w:rPr>
      </w:pPr>
    </w:p>
    <w:p w14:paraId="73379767" w14:textId="77777777" w:rsidR="00727578" w:rsidRPr="002F2EE7" w:rsidRDefault="002F2EE7">
      <w:pPr>
        <w:pStyle w:val="0DraftNormal"/>
        <w:rPr>
          <w:rFonts w:ascii="Montserrat" w:hAnsi="Montserrat"/>
          <w:sz w:val="24"/>
        </w:rPr>
      </w:pPr>
      <w:r w:rsidRPr="002F2EE7">
        <w:rPr>
          <w:rFonts w:ascii="Montserrat" w:hAnsi="Montserrat"/>
          <w:sz w:val="24"/>
        </w:rPr>
        <w:t>Yeah, avatar of mystery and the unknown...</w:t>
      </w:r>
    </w:p>
    <w:p w14:paraId="36B8303F" w14:textId="77777777" w:rsidR="00727578" w:rsidRPr="002F2EE7" w:rsidRDefault="00727578">
      <w:pPr>
        <w:pStyle w:val="0DraftNormal"/>
        <w:rPr>
          <w:rFonts w:ascii="Montserrat" w:hAnsi="Montserrat"/>
          <w:sz w:val="24"/>
        </w:rPr>
      </w:pPr>
    </w:p>
    <w:p w14:paraId="531FB508" w14:textId="77777777" w:rsidR="00727578" w:rsidRPr="002F2EE7" w:rsidRDefault="002F2EE7">
      <w:pPr>
        <w:pStyle w:val="0DraftNormal"/>
        <w:rPr>
          <w:rFonts w:ascii="Montserrat" w:hAnsi="Montserrat"/>
          <w:sz w:val="24"/>
        </w:rPr>
      </w:pPr>
      <w:r w:rsidRPr="002F2EE7">
        <w:rPr>
          <w:rFonts w:ascii="Montserrat" w:hAnsi="Montserrat"/>
          <w:sz w:val="24"/>
        </w:rPr>
        <w:t>You’ve got something ‘better’ to teach me? Wait, I already knew that...</w:t>
      </w:r>
    </w:p>
    <w:p w14:paraId="0270CD13" w14:textId="77777777" w:rsidR="00727578" w:rsidRPr="002F2EE7" w:rsidRDefault="00727578">
      <w:pPr>
        <w:pStyle w:val="0DraftNormal"/>
        <w:rPr>
          <w:rFonts w:ascii="Montserrat" w:hAnsi="Montserrat"/>
          <w:sz w:val="24"/>
        </w:rPr>
      </w:pPr>
    </w:p>
    <w:p w14:paraId="3C780B39" w14:textId="77777777" w:rsidR="00727578" w:rsidRPr="002F2EE7" w:rsidRDefault="002F2EE7">
      <w:pPr>
        <w:pStyle w:val="0DraftNormal"/>
        <w:rPr>
          <w:rFonts w:ascii="Montserrat" w:hAnsi="Montserrat"/>
          <w:sz w:val="24"/>
        </w:rPr>
      </w:pPr>
      <w:r w:rsidRPr="002F2EE7">
        <w:rPr>
          <w:rFonts w:ascii="Montserrat" w:hAnsi="Montserrat"/>
          <w:sz w:val="24"/>
        </w:rPr>
        <w:t>Well, its sort of like this... What do you mean, you don’t get it? I’m not trying to be obscure...</w:t>
      </w:r>
    </w:p>
    <w:p w14:paraId="645361D3" w14:textId="77777777" w:rsidR="00727578" w:rsidRPr="002F2EE7" w:rsidRDefault="00727578">
      <w:pPr>
        <w:pStyle w:val="0DraftNormal"/>
        <w:rPr>
          <w:rFonts w:ascii="Montserrat" w:hAnsi="Montserrat"/>
          <w:sz w:val="24"/>
        </w:rPr>
      </w:pPr>
    </w:p>
    <w:p w14:paraId="6DDCBD82" w14:textId="77777777" w:rsidR="00727578" w:rsidRPr="002F2EE7" w:rsidRDefault="002F2EE7">
      <w:pPr>
        <w:pStyle w:val="0DraftNormal"/>
        <w:rPr>
          <w:rFonts w:ascii="Montserrat" w:hAnsi="Montserrat"/>
          <w:sz w:val="24"/>
        </w:rPr>
      </w:pPr>
      <w:r w:rsidRPr="002F2EE7">
        <w:rPr>
          <w:rFonts w:ascii="Montserrat" w:hAnsi="Montserrat"/>
          <w:sz w:val="24"/>
        </w:rPr>
        <w:t>Sorry, I forgot, those are really blessed now... No I think most people find it far more frightening than death or evil...</w:t>
      </w:r>
    </w:p>
    <w:p w14:paraId="485F069B" w14:textId="77777777" w:rsidR="00727578" w:rsidRPr="002F2EE7" w:rsidRDefault="00727578">
      <w:pPr>
        <w:pStyle w:val="0DraftNormal"/>
        <w:rPr>
          <w:rFonts w:ascii="Montserrat" w:hAnsi="Montserrat"/>
          <w:sz w:val="24"/>
        </w:rPr>
      </w:pPr>
    </w:p>
    <w:p w14:paraId="008D552F" w14:textId="77777777" w:rsidR="00727578" w:rsidRPr="002F2EE7" w:rsidRDefault="002F2EE7">
      <w:pPr>
        <w:pStyle w:val="0DraftNormal"/>
        <w:rPr>
          <w:rFonts w:ascii="Montserrat" w:hAnsi="Montserrat"/>
          <w:sz w:val="24"/>
        </w:rPr>
      </w:pPr>
      <w:r w:rsidRPr="002F2EE7">
        <w:rPr>
          <w:rFonts w:ascii="Montserrat" w:hAnsi="Montserrat"/>
          <w:sz w:val="24"/>
        </w:rPr>
        <w:t>Actually, you’re not going to believe it, but I’m essentially working a lot with death these days, too... It is, after all, one of the greatest mysteries of them all. Death is at once far more and far less than anyone imagines it to be. I just call it the door...</w:t>
      </w:r>
    </w:p>
    <w:p w14:paraId="49099CA1" w14:textId="77777777" w:rsidR="00727578" w:rsidRPr="002F2EE7" w:rsidRDefault="00727578">
      <w:pPr>
        <w:pStyle w:val="0DraftNormal"/>
        <w:rPr>
          <w:rFonts w:ascii="Montserrat" w:hAnsi="Montserrat"/>
          <w:sz w:val="24"/>
        </w:rPr>
      </w:pPr>
    </w:p>
    <w:p w14:paraId="10CA9AF1" w14:textId="77777777" w:rsidR="00727578" w:rsidRPr="002F2EE7" w:rsidRDefault="002F2EE7">
      <w:pPr>
        <w:pStyle w:val="0DraftNormal"/>
        <w:rPr>
          <w:rFonts w:ascii="Montserrat" w:hAnsi="Montserrat"/>
          <w:sz w:val="24"/>
        </w:rPr>
      </w:pPr>
      <w:r w:rsidRPr="002F2EE7">
        <w:rPr>
          <w:rFonts w:ascii="Montserrat" w:hAnsi="Montserrat"/>
          <w:sz w:val="24"/>
        </w:rPr>
        <w:t>Have you ever noticed that the more things make sense, the harder it is to make sense out of things?</w:t>
      </w:r>
    </w:p>
    <w:p w14:paraId="47A6D54F" w14:textId="77777777" w:rsidR="00727578" w:rsidRPr="002F2EE7" w:rsidRDefault="00727578">
      <w:pPr>
        <w:pStyle w:val="0DraftNormal"/>
        <w:rPr>
          <w:rFonts w:ascii="Montserrat" w:hAnsi="Montserrat"/>
          <w:sz w:val="24"/>
        </w:rPr>
      </w:pPr>
    </w:p>
    <w:p w14:paraId="665215A8" w14:textId="77777777" w:rsidR="00727578" w:rsidRPr="002F2EE7" w:rsidRDefault="002F2EE7">
      <w:pPr>
        <w:pStyle w:val="0DraftNormal"/>
        <w:rPr>
          <w:rFonts w:ascii="Montserrat" w:hAnsi="Montserrat"/>
          <w:sz w:val="24"/>
        </w:rPr>
      </w:pPr>
      <w:r w:rsidRPr="002F2EE7">
        <w:rPr>
          <w:rFonts w:ascii="Montserrat" w:hAnsi="Montserrat"/>
          <w:sz w:val="24"/>
        </w:rPr>
        <w:t>What makes them so dangerous to us, boss, is the fact that they are so alien to us... Sure, I’ll talk to them</w:t>
      </w:r>
    </w:p>
    <w:p w14:paraId="7615C5B0" w14:textId="77777777" w:rsidR="00727578" w:rsidRPr="002F2EE7" w:rsidRDefault="00727578">
      <w:pPr>
        <w:pStyle w:val="0DraftNormal"/>
        <w:rPr>
          <w:rFonts w:ascii="Montserrat" w:hAnsi="Montserrat"/>
          <w:sz w:val="24"/>
        </w:rPr>
      </w:pPr>
    </w:p>
    <w:p w14:paraId="3C4DF436" w14:textId="77777777" w:rsidR="00727578" w:rsidRPr="002F2EE7" w:rsidRDefault="002F2EE7">
      <w:pPr>
        <w:pStyle w:val="0DraftNormal"/>
        <w:rPr>
          <w:rFonts w:ascii="Montserrat" w:hAnsi="Montserrat"/>
          <w:sz w:val="24"/>
        </w:rPr>
      </w:pPr>
      <w:r w:rsidRPr="002F2EE7">
        <w:rPr>
          <w:rFonts w:ascii="Montserrat" w:hAnsi="Montserrat"/>
          <w:sz w:val="24"/>
        </w:rPr>
        <w:t>Greetings sivai, what do you want? Fine, I’ll look into it. Who, him? Oh, that was just the great devourer... He chooses that form just to tease me... Do you have any idea how many beings exist solely to devour mysteries and the unknown...? He keeps me on my toes, after all, I’m just an underling. His heart is ever set on my liege...</w:t>
      </w:r>
    </w:p>
    <w:p w14:paraId="159E9E73" w14:textId="77777777" w:rsidR="00727578" w:rsidRPr="002F2EE7" w:rsidRDefault="00727578">
      <w:pPr>
        <w:pStyle w:val="0DraftNormal"/>
        <w:rPr>
          <w:rFonts w:ascii="Montserrat" w:hAnsi="Montserrat"/>
          <w:sz w:val="24"/>
        </w:rPr>
      </w:pPr>
    </w:p>
    <w:p w14:paraId="01316BA9" w14:textId="77777777" w:rsidR="00727578" w:rsidRPr="002F2EE7" w:rsidRDefault="002F2EE7">
      <w:pPr>
        <w:pStyle w:val="0DraftNormal"/>
        <w:rPr>
          <w:rFonts w:ascii="Montserrat" w:hAnsi="Montserrat"/>
          <w:sz w:val="24"/>
        </w:rPr>
      </w:pPr>
      <w:r w:rsidRPr="002F2EE7">
        <w:rPr>
          <w:rFonts w:ascii="Montserrat" w:hAnsi="Montserrat"/>
          <w:sz w:val="24"/>
        </w:rPr>
        <w:t>Ember learns, through experience, how her body copes with extensive damage, such as her own weapon deals out.</w:t>
      </w:r>
    </w:p>
    <w:p w14:paraId="5FFBE99D" w14:textId="77777777" w:rsidR="00727578" w:rsidRPr="002F2EE7" w:rsidRDefault="00727578">
      <w:pPr>
        <w:pStyle w:val="0DraftNormal"/>
        <w:rPr>
          <w:rFonts w:ascii="Montserrat" w:hAnsi="Montserrat"/>
          <w:sz w:val="24"/>
        </w:rPr>
      </w:pPr>
    </w:p>
    <w:p w14:paraId="5E3E2738" w14:textId="77777777" w:rsidR="00727578" w:rsidRPr="002F2EE7" w:rsidRDefault="002F2EE7">
      <w:pPr>
        <w:pStyle w:val="0DraftNormal"/>
        <w:rPr>
          <w:rFonts w:ascii="Montserrat" w:hAnsi="Montserrat"/>
          <w:sz w:val="24"/>
        </w:rPr>
      </w:pPr>
      <w:r w:rsidRPr="002F2EE7">
        <w:rPr>
          <w:rFonts w:ascii="Montserrat" w:hAnsi="Montserrat"/>
          <w:sz w:val="24"/>
        </w:rPr>
        <w:t>Part of me seems to hover just this side of the threshold, while I conduct my affairs here...</w:t>
      </w:r>
    </w:p>
    <w:p w14:paraId="117365F7" w14:textId="77777777" w:rsidR="00727578" w:rsidRPr="002F2EE7" w:rsidRDefault="00727578">
      <w:pPr>
        <w:pStyle w:val="0DraftNormal"/>
        <w:rPr>
          <w:rFonts w:ascii="Montserrat" w:hAnsi="Montserrat"/>
          <w:sz w:val="24"/>
        </w:rPr>
      </w:pPr>
    </w:p>
    <w:p w14:paraId="131B674F" w14:textId="77777777" w:rsidR="00727578" w:rsidRPr="002F2EE7" w:rsidRDefault="002F2EE7">
      <w:pPr>
        <w:pStyle w:val="0DraftNormal"/>
        <w:rPr>
          <w:rFonts w:ascii="Montserrat" w:hAnsi="Montserrat"/>
          <w:sz w:val="24"/>
        </w:rPr>
      </w:pPr>
      <w:r w:rsidRPr="002F2EE7">
        <w:rPr>
          <w:rFonts w:ascii="Montserrat" w:hAnsi="Montserrat"/>
          <w:sz w:val="24"/>
        </w:rPr>
        <w:t xml:space="preserve">Well, my job is mostly to represent her here, though wherever I actually am at any given moment is good enough, too... Well, there just aren’t that many of us to cover one world apiece. Besides, I think I am the only one of there is... </w:t>
      </w:r>
    </w:p>
    <w:p w14:paraId="1D570C7B" w14:textId="77777777" w:rsidR="00727578" w:rsidRPr="002F2EE7" w:rsidRDefault="00727578">
      <w:pPr>
        <w:pStyle w:val="0DraftNormal"/>
        <w:rPr>
          <w:rFonts w:ascii="Montserrat" w:hAnsi="Montserrat"/>
          <w:sz w:val="24"/>
        </w:rPr>
      </w:pPr>
    </w:p>
    <w:p w14:paraId="2F8688CD" w14:textId="77777777" w:rsidR="00727578" w:rsidRPr="002F2EE7" w:rsidRDefault="002F2EE7">
      <w:pPr>
        <w:pStyle w:val="0DraftNormal"/>
        <w:rPr>
          <w:rFonts w:ascii="Montserrat" w:hAnsi="Montserrat"/>
          <w:sz w:val="24"/>
        </w:rPr>
      </w:pPr>
      <w:r w:rsidRPr="002F2EE7">
        <w:rPr>
          <w:rFonts w:ascii="Montserrat" w:hAnsi="Montserrat"/>
          <w:sz w:val="24"/>
        </w:rPr>
        <w:t>Hello again, nice pelt, uhm, you know, I used to work with a group of people, it sort of made me more effective... What? You mean I do have subordinates? Well, yes. Thank you. Um, who are they? Right, I’ll know..</w:t>
      </w:r>
    </w:p>
    <w:p w14:paraId="573AEA33" w14:textId="77777777" w:rsidR="00727578" w:rsidRPr="002F2EE7" w:rsidRDefault="00727578">
      <w:pPr>
        <w:pStyle w:val="0DraftNormal"/>
        <w:rPr>
          <w:rFonts w:ascii="Montserrat" w:hAnsi="Montserrat"/>
          <w:sz w:val="24"/>
        </w:rPr>
      </w:pPr>
    </w:p>
    <w:p w14:paraId="0A379C8B" w14:textId="77777777" w:rsidR="00727578" w:rsidRPr="002F2EE7" w:rsidRDefault="002F2EE7">
      <w:pPr>
        <w:pStyle w:val="0DraftNormal"/>
        <w:rPr>
          <w:rFonts w:ascii="Montserrat" w:hAnsi="Montserrat"/>
          <w:sz w:val="24"/>
        </w:rPr>
      </w:pPr>
      <w:r w:rsidRPr="002F2EE7">
        <w:rPr>
          <w:rFonts w:ascii="Montserrat" w:hAnsi="Montserrat"/>
          <w:sz w:val="24"/>
        </w:rPr>
        <w:t>I used to be so irresponsible, when did I change?</w:t>
      </w:r>
    </w:p>
    <w:p w14:paraId="127D3732" w14:textId="77777777" w:rsidR="00727578" w:rsidRPr="002F2EE7" w:rsidRDefault="00727578">
      <w:pPr>
        <w:pStyle w:val="0DraftNormal"/>
        <w:rPr>
          <w:rFonts w:ascii="Montserrat" w:hAnsi="Montserrat"/>
          <w:sz w:val="24"/>
        </w:rPr>
      </w:pPr>
    </w:p>
    <w:p w14:paraId="68BB4391" w14:textId="77777777" w:rsidR="00727578" w:rsidRPr="002F2EE7" w:rsidRDefault="002F2EE7">
      <w:pPr>
        <w:pStyle w:val="0DraftNormal"/>
        <w:rPr>
          <w:rFonts w:ascii="Montserrat" w:hAnsi="Montserrat"/>
          <w:sz w:val="24"/>
        </w:rPr>
      </w:pPr>
      <w:r w:rsidRPr="002F2EE7">
        <w:rPr>
          <w:rFonts w:ascii="Montserrat" w:hAnsi="Montserrat"/>
          <w:sz w:val="24"/>
        </w:rPr>
        <w:t>No, there’s not much which I can conceive of any more that I can’t figure out how to do, but I can’t dwell on it. You can’t exactly sit down and write a book about these kind of things. Who would ever understand it? It would all seem like involuted gobble</w:t>
      </w:r>
      <w:r w:rsidRPr="002F2EE7">
        <w:rPr>
          <w:rFonts w:ascii="Montserrat" w:hAnsi="Montserrat"/>
          <w:sz w:val="24"/>
        </w:rPr>
        <w:noBreakHyphen/>
        <w:t>de</w:t>
      </w:r>
      <w:r w:rsidRPr="002F2EE7">
        <w:rPr>
          <w:rFonts w:ascii="Montserrat" w:hAnsi="Montserrat"/>
          <w:sz w:val="24"/>
        </w:rPr>
        <w:noBreakHyphen/>
        <w:t>gook...</w:t>
      </w:r>
    </w:p>
    <w:p w14:paraId="731BF9AC" w14:textId="77777777" w:rsidR="00727578" w:rsidRPr="002F2EE7" w:rsidRDefault="00727578">
      <w:pPr>
        <w:pStyle w:val="0DraftNormal"/>
        <w:rPr>
          <w:rFonts w:ascii="Montserrat" w:hAnsi="Montserrat"/>
          <w:sz w:val="24"/>
        </w:rPr>
      </w:pPr>
    </w:p>
    <w:p w14:paraId="1346402F" w14:textId="77777777" w:rsidR="00727578" w:rsidRPr="002F2EE7" w:rsidRDefault="002F2EE7">
      <w:pPr>
        <w:pStyle w:val="0DraftNormal"/>
        <w:rPr>
          <w:rFonts w:ascii="Montserrat" w:hAnsi="Montserrat"/>
          <w:sz w:val="24"/>
        </w:rPr>
      </w:pPr>
      <w:r w:rsidRPr="002F2EE7">
        <w:rPr>
          <w:rFonts w:ascii="Montserrat" w:hAnsi="Montserrat"/>
          <w:sz w:val="24"/>
        </w:rPr>
        <w:t>I don’t know if I am exactly sane anymore. Just last night I was sitting on my couch carrying on an animated conversation with a glass of water, I had thought at the time that it was just a matter of understanding the way a glass of water thought...</w:t>
      </w:r>
    </w:p>
    <w:p w14:paraId="091918EE" w14:textId="77777777" w:rsidR="00727578" w:rsidRPr="002F2EE7" w:rsidRDefault="00727578">
      <w:pPr>
        <w:pStyle w:val="0DraftNormal"/>
        <w:rPr>
          <w:rFonts w:ascii="Montserrat" w:hAnsi="Montserrat"/>
          <w:sz w:val="24"/>
        </w:rPr>
      </w:pPr>
    </w:p>
    <w:p w14:paraId="22DE0B60" w14:textId="77777777" w:rsidR="00727578" w:rsidRPr="002F2EE7" w:rsidRDefault="002F2EE7">
      <w:pPr>
        <w:pStyle w:val="0DraftNormal"/>
        <w:rPr>
          <w:rFonts w:ascii="Montserrat" w:hAnsi="Montserrat"/>
          <w:sz w:val="24"/>
        </w:rPr>
      </w:pPr>
      <w:r w:rsidRPr="002F2EE7">
        <w:rPr>
          <w:rFonts w:ascii="Montserrat" w:hAnsi="Montserrat"/>
          <w:sz w:val="24"/>
        </w:rPr>
        <w:t>No, what I am and what I do are not a matter of losing my sanity and indulging in fanciful whims... There is a rhythm to my understanding which is entirely unlike language in that the sense of a thing is not in the name that holds it but in the pitch and position it takes at the moment...</w:t>
      </w:r>
    </w:p>
    <w:p w14:paraId="3B671C18" w14:textId="77777777" w:rsidR="00727578" w:rsidRPr="002F2EE7" w:rsidRDefault="00727578">
      <w:pPr>
        <w:pStyle w:val="0DraftNormal"/>
        <w:rPr>
          <w:rFonts w:ascii="Montserrat" w:hAnsi="Montserrat"/>
          <w:sz w:val="24"/>
        </w:rPr>
      </w:pPr>
    </w:p>
    <w:p w14:paraId="7DADA3B9" w14:textId="77777777" w:rsidR="00727578" w:rsidRPr="002F2EE7" w:rsidRDefault="002F2EE7">
      <w:pPr>
        <w:pStyle w:val="0DraftNormal"/>
        <w:rPr>
          <w:rFonts w:ascii="Montserrat" w:hAnsi="Montserrat"/>
          <w:sz w:val="24"/>
        </w:rPr>
      </w:pPr>
      <w:r w:rsidRPr="002F2EE7">
        <w:rPr>
          <w:rFonts w:ascii="Montserrat" w:hAnsi="Montserrat"/>
          <w:sz w:val="24"/>
        </w:rPr>
        <w:t>Do you wish to destroy your mind? I’m telling you, I can see plain as day that what you are doing is exactly what your own mind is most set against... Master your mind before you attempt to master the universe, you’ve got better odds of surviving that way. I’m not trying to stop you, you are trying to stop you, I am just letting you in on what is going on with you...</w:t>
      </w:r>
    </w:p>
    <w:p w14:paraId="096EFCB4" w14:textId="77777777" w:rsidR="00727578" w:rsidRPr="002F2EE7" w:rsidRDefault="00727578">
      <w:pPr>
        <w:pStyle w:val="0DraftNormal"/>
        <w:rPr>
          <w:rFonts w:ascii="Montserrat" w:hAnsi="Montserrat"/>
          <w:sz w:val="24"/>
        </w:rPr>
      </w:pPr>
    </w:p>
    <w:p w14:paraId="01E128B0" w14:textId="77777777" w:rsidR="00727578" w:rsidRPr="002F2EE7" w:rsidRDefault="002F2EE7">
      <w:pPr>
        <w:pStyle w:val="0DraftNormal"/>
        <w:rPr>
          <w:rFonts w:ascii="Montserrat" w:hAnsi="Montserrat"/>
          <w:sz w:val="24"/>
        </w:rPr>
      </w:pPr>
      <w:r w:rsidRPr="002F2EE7">
        <w:rPr>
          <w:rFonts w:ascii="Montserrat" w:hAnsi="Montserrat"/>
          <w:sz w:val="24"/>
        </w:rPr>
        <w:t>Often, it is in dealing with the pursuits of another that one comes to see themselves. For ember, in seeing this other so clearly, she becomes aware of a lack of vision for herself.</w:t>
      </w:r>
    </w:p>
    <w:p w14:paraId="35E28A41" w14:textId="77777777" w:rsidR="00727578" w:rsidRPr="002F2EE7" w:rsidRDefault="00727578">
      <w:pPr>
        <w:pStyle w:val="0DraftNormal"/>
        <w:rPr>
          <w:rFonts w:ascii="Montserrat" w:hAnsi="Montserrat"/>
          <w:sz w:val="24"/>
        </w:rPr>
      </w:pPr>
    </w:p>
    <w:p w14:paraId="4EDEC0CC" w14:textId="77777777" w:rsidR="00727578" w:rsidRPr="002F2EE7" w:rsidRDefault="002F2EE7">
      <w:pPr>
        <w:pStyle w:val="0DraftNormal"/>
        <w:rPr>
          <w:rFonts w:ascii="Montserrat" w:hAnsi="Montserrat"/>
          <w:sz w:val="24"/>
        </w:rPr>
      </w:pPr>
      <w:r w:rsidRPr="002F2EE7">
        <w:rPr>
          <w:rFonts w:ascii="Montserrat" w:hAnsi="Montserrat"/>
          <w:sz w:val="24"/>
        </w:rPr>
        <w:t>How do I know what’s what with others, yet still get driven to distraction trying to figure out myself?</w:t>
      </w:r>
    </w:p>
    <w:p w14:paraId="52973324" w14:textId="77777777" w:rsidR="00727578" w:rsidRPr="002F2EE7" w:rsidRDefault="00727578">
      <w:pPr>
        <w:pStyle w:val="0DraftNormal"/>
        <w:rPr>
          <w:rFonts w:ascii="Montserrat" w:hAnsi="Montserrat"/>
          <w:sz w:val="24"/>
        </w:rPr>
      </w:pPr>
    </w:p>
    <w:p w14:paraId="0D91CE8A" w14:textId="77777777" w:rsidR="00727578" w:rsidRPr="002F2EE7" w:rsidRDefault="002F2EE7">
      <w:pPr>
        <w:pStyle w:val="0DraftNormal"/>
        <w:rPr>
          <w:rFonts w:ascii="Montserrat" w:hAnsi="Montserrat"/>
          <w:sz w:val="24"/>
        </w:rPr>
      </w:pPr>
      <w:r w:rsidRPr="002F2EE7">
        <w:rPr>
          <w:rFonts w:ascii="Montserrat" w:hAnsi="Montserrat"/>
          <w:sz w:val="24"/>
        </w:rPr>
        <w:t>This is the question that has been led up to. Realizing the need to deal with the aspects of one’s own existence. This decision is momentous in itself. From the contemplation of this question will arise the awareness of what needs to be done. For ember, it is a call to confront what, to her, remains unknown.</w:t>
      </w:r>
    </w:p>
    <w:p w14:paraId="2DAD2B2C" w14:textId="77777777" w:rsidR="00727578" w:rsidRPr="002F2EE7" w:rsidRDefault="00727578">
      <w:pPr>
        <w:pStyle w:val="0DraftNormal"/>
        <w:rPr>
          <w:rFonts w:ascii="Montserrat" w:hAnsi="Montserrat"/>
          <w:sz w:val="24"/>
        </w:rPr>
      </w:pPr>
    </w:p>
    <w:p w14:paraId="675E02CF" w14:textId="77777777" w:rsidR="00727578" w:rsidRPr="002F2EE7" w:rsidRDefault="002F2EE7">
      <w:pPr>
        <w:pStyle w:val="0DraftNormal"/>
        <w:rPr>
          <w:rFonts w:ascii="Montserrat" w:hAnsi="Montserrat"/>
          <w:sz w:val="24"/>
        </w:rPr>
      </w:pPr>
      <w:r w:rsidRPr="002F2EE7">
        <w:rPr>
          <w:rFonts w:ascii="Montserrat" w:hAnsi="Montserrat"/>
          <w:sz w:val="24"/>
        </w:rPr>
        <w:t>You’re right, I’ve never gone through the threshold myself. I won’t even begin to fulfill my role until I have embraced the heart of that which I have committed myself to. In order to find myself, I need to find my limits...</w:t>
      </w:r>
    </w:p>
    <w:p w14:paraId="1C9EB883" w14:textId="77777777" w:rsidR="00727578" w:rsidRPr="002F2EE7" w:rsidRDefault="00727578">
      <w:pPr>
        <w:pStyle w:val="0DraftNormal"/>
        <w:rPr>
          <w:rFonts w:ascii="Montserrat" w:hAnsi="Montserrat"/>
          <w:sz w:val="24"/>
        </w:rPr>
      </w:pPr>
    </w:p>
    <w:p w14:paraId="10192FFE" w14:textId="77777777" w:rsidR="00727578" w:rsidRPr="002F2EE7" w:rsidRDefault="002F2EE7">
      <w:pPr>
        <w:pStyle w:val="0DraftNormal"/>
        <w:rPr>
          <w:rFonts w:ascii="Montserrat" w:hAnsi="Montserrat"/>
          <w:sz w:val="24"/>
        </w:rPr>
      </w:pPr>
      <w:r w:rsidRPr="002F2EE7">
        <w:rPr>
          <w:rFonts w:ascii="Montserrat" w:hAnsi="Montserrat"/>
          <w:sz w:val="24"/>
        </w:rPr>
        <w:t>Ember decides to confront the full unknown of death. She leaves, looking for death itself, not through cause, but simply through will. She will find that it is but a door. A door like would separate the houses of two different realities. A door like the transition of going to sleep. Like all in existence, death is a thing which is always present in its final form. Death is, only when the will to remain is broken. For one who has the will, the moment of death will remain at arms length until one chooses to e</w:t>
      </w:r>
      <w:r w:rsidRPr="002F2EE7">
        <w:rPr>
          <w:rFonts w:ascii="Montserrat" w:hAnsi="Montserrat"/>
          <w:sz w:val="24"/>
        </w:rPr>
        <w:t>mbrace it. It can be that simple an act. But, death is not a place at which the will can remain. One must veer aside. To such a place as the threshold.</w:t>
      </w:r>
    </w:p>
    <w:p w14:paraId="3152D1CE" w14:textId="77777777" w:rsidR="00727578" w:rsidRPr="002F2EE7" w:rsidRDefault="00727578">
      <w:pPr>
        <w:pStyle w:val="0DraftNormal"/>
        <w:rPr>
          <w:rFonts w:ascii="Montserrat" w:hAnsi="Montserrat"/>
          <w:sz w:val="24"/>
        </w:rPr>
      </w:pPr>
    </w:p>
    <w:p w14:paraId="51479DF5" w14:textId="77777777" w:rsidR="00727578" w:rsidRPr="002F2EE7" w:rsidRDefault="002F2EE7">
      <w:pPr>
        <w:pStyle w:val="0DraftNormal"/>
        <w:rPr>
          <w:rFonts w:ascii="Montserrat" w:hAnsi="Montserrat"/>
          <w:sz w:val="24"/>
        </w:rPr>
      </w:pPr>
      <w:r w:rsidRPr="002F2EE7">
        <w:rPr>
          <w:rFonts w:ascii="Montserrat" w:hAnsi="Montserrat"/>
          <w:sz w:val="24"/>
        </w:rPr>
        <w:t>Um, hello. Who are you? You live here? Um, well, I work here, I guess...</w:t>
      </w:r>
    </w:p>
    <w:p w14:paraId="43839CD7" w14:textId="77777777" w:rsidR="00727578" w:rsidRPr="002F2EE7" w:rsidRDefault="00727578">
      <w:pPr>
        <w:pStyle w:val="0DraftNormal"/>
        <w:rPr>
          <w:rFonts w:ascii="Montserrat" w:hAnsi="Montserrat"/>
          <w:sz w:val="24"/>
        </w:rPr>
      </w:pPr>
    </w:p>
    <w:p w14:paraId="2B24BFF8" w14:textId="77777777" w:rsidR="00727578" w:rsidRPr="002F2EE7" w:rsidRDefault="002F2EE7">
      <w:pPr>
        <w:pStyle w:val="0DraftNormal"/>
        <w:rPr>
          <w:rFonts w:ascii="Montserrat" w:hAnsi="Montserrat"/>
          <w:sz w:val="24"/>
        </w:rPr>
      </w:pPr>
      <w:r w:rsidRPr="002F2EE7">
        <w:rPr>
          <w:rFonts w:ascii="Montserrat" w:hAnsi="Montserrat"/>
          <w:sz w:val="24"/>
        </w:rPr>
        <w:t>An and ember meet, a recurrence of the dead twin visual, and a resulting fascination, lead to curiosity. The climax of this chapter is the vision, the sensual embrace, which I recall. Both are swallowed by their passion and infatuation, and both embrace it without fear or self recrimination. They discover their difficulty in fulfilling their mutual hunger to be much the cause of their overwhelming desire. Their intimacy is bound by touch, and they become lost in the mystery of their attraction.</w:t>
      </w:r>
    </w:p>
    <w:p w14:paraId="3BE55B18" w14:textId="77777777" w:rsidR="00727578" w:rsidRPr="002F2EE7" w:rsidRDefault="00727578">
      <w:pPr>
        <w:pStyle w:val="0DraftNormal"/>
        <w:rPr>
          <w:rFonts w:ascii="Montserrat" w:hAnsi="Montserrat"/>
          <w:sz w:val="24"/>
        </w:rPr>
      </w:pPr>
    </w:p>
    <w:p w14:paraId="68E484ED" w14:textId="77777777" w:rsidR="00727578" w:rsidRPr="002F2EE7" w:rsidRDefault="002F2EE7">
      <w:pPr>
        <w:pStyle w:val="0DraftNormal"/>
        <w:rPr>
          <w:rFonts w:ascii="Montserrat" w:hAnsi="Montserrat"/>
          <w:sz w:val="24"/>
        </w:rPr>
      </w:pPr>
      <w:r w:rsidRPr="002F2EE7">
        <w:rPr>
          <w:rFonts w:ascii="Montserrat" w:hAnsi="Montserrat"/>
          <w:sz w:val="24"/>
        </w:rPr>
        <w:t xml:space="preserve">Why do I feel so open to you? Unlike mystery, untouchable and always looking right through me... I feel like I can actually touch you... </w:t>
      </w:r>
    </w:p>
    <w:p w14:paraId="21CC76CE" w14:textId="77777777" w:rsidR="00727578" w:rsidRPr="002F2EE7" w:rsidRDefault="00727578">
      <w:pPr>
        <w:pStyle w:val="0DraftNormal"/>
        <w:rPr>
          <w:rFonts w:ascii="Montserrat" w:hAnsi="Montserrat"/>
          <w:sz w:val="24"/>
        </w:rPr>
      </w:pPr>
    </w:p>
    <w:p w14:paraId="3BF6763B" w14:textId="77777777" w:rsidR="00727578" w:rsidRPr="002F2EE7" w:rsidRDefault="002F2EE7">
      <w:pPr>
        <w:pStyle w:val="0DraftNormal"/>
        <w:rPr>
          <w:rFonts w:ascii="Montserrat" w:hAnsi="Montserrat"/>
          <w:sz w:val="24"/>
        </w:rPr>
      </w:pPr>
      <w:r w:rsidRPr="002F2EE7">
        <w:rPr>
          <w:rFonts w:ascii="Montserrat" w:hAnsi="Montserrat"/>
          <w:sz w:val="24"/>
        </w:rPr>
        <w:t>You’ve embraced the devourer?!? And you’re still around to talk about it?</w:t>
      </w:r>
    </w:p>
    <w:p w14:paraId="79229484" w14:textId="77777777" w:rsidR="00727578" w:rsidRPr="002F2EE7" w:rsidRDefault="00727578">
      <w:pPr>
        <w:pStyle w:val="0DraftNormal"/>
        <w:rPr>
          <w:rFonts w:ascii="Montserrat" w:hAnsi="Montserrat"/>
          <w:sz w:val="24"/>
        </w:rPr>
      </w:pPr>
    </w:p>
    <w:p w14:paraId="3EA8790D" w14:textId="77777777" w:rsidR="00727578" w:rsidRPr="002F2EE7" w:rsidRDefault="002F2EE7">
      <w:pPr>
        <w:pStyle w:val="0DraftNormal"/>
        <w:rPr>
          <w:rFonts w:ascii="Montserrat" w:hAnsi="Montserrat"/>
          <w:sz w:val="24"/>
        </w:rPr>
      </w:pPr>
      <w:r w:rsidRPr="002F2EE7">
        <w:rPr>
          <w:rFonts w:ascii="Montserrat" w:hAnsi="Montserrat"/>
          <w:sz w:val="24"/>
        </w:rPr>
        <w:t>Laying in their spent embrace, they come fast to know and confide in each other. They find, in their mirror of their acquaintance, the equals each had sought unknowingly. They allude to the presence of another, whom each seems to sense. They lose track of time, and wander through the house of contemplation. They also touch the honest core of intimacy, the caress of mere presence.</w:t>
      </w:r>
    </w:p>
    <w:p w14:paraId="6038AD2E" w14:textId="77777777" w:rsidR="00727578" w:rsidRPr="002F2EE7" w:rsidRDefault="00727578">
      <w:pPr>
        <w:pStyle w:val="0DraftNormal"/>
        <w:rPr>
          <w:rFonts w:ascii="Montserrat" w:hAnsi="Montserrat"/>
          <w:sz w:val="24"/>
        </w:rPr>
      </w:pPr>
    </w:p>
    <w:p w14:paraId="7958A628" w14:textId="77777777" w:rsidR="00727578" w:rsidRPr="002F2EE7" w:rsidRDefault="002F2EE7">
      <w:pPr>
        <w:pStyle w:val="0DraftNormal"/>
        <w:rPr>
          <w:rFonts w:ascii="Montserrat" w:hAnsi="Montserrat"/>
          <w:sz w:val="24"/>
        </w:rPr>
      </w:pPr>
      <w:r w:rsidRPr="002F2EE7">
        <w:rPr>
          <w:rFonts w:ascii="Montserrat" w:hAnsi="Montserrat"/>
          <w:sz w:val="24"/>
        </w:rPr>
        <w:t>This is xanadau. Someone is dreaming us.</w:t>
      </w:r>
    </w:p>
    <w:p w14:paraId="58EB54AD" w14:textId="77777777" w:rsidR="00727578" w:rsidRPr="002F2EE7" w:rsidRDefault="00727578">
      <w:pPr>
        <w:pStyle w:val="0DraftNormal"/>
        <w:rPr>
          <w:rFonts w:ascii="Montserrat" w:hAnsi="Montserrat"/>
          <w:sz w:val="24"/>
        </w:rPr>
      </w:pPr>
    </w:p>
    <w:p w14:paraId="571C4C56" w14:textId="77777777" w:rsidR="00727578" w:rsidRPr="002F2EE7" w:rsidRDefault="002F2EE7">
      <w:pPr>
        <w:pStyle w:val="0DraftNormal"/>
        <w:rPr>
          <w:rFonts w:ascii="Montserrat" w:hAnsi="Montserrat"/>
          <w:sz w:val="24"/>
        </w:rPr>
      </w:pPr>
      <w:r w:rsidRPr="002F2EE7">
        <w:rPr>
          <w:rFonts w:ascii="Montserrat" w:hAnsi="Montserrat"/>
          <w:sz w:val="24"/>
        </w:rPr>
        <w:t>What do you mean ‘I intrigue you’ ? I am afraid to understand you, sometimes... Sure, I’d like to meet one of your acquaintances... What should I expect?</w:t>
      </w:r>
    </w:p>
    <w:p w14:paraId="73A950C3" w14:textId="77777777" w:rsidR="00727578" w:rsidRPr="002F2EE7" w:rsidRDefault="00727578">
      <w:pPr>
        <w:pStyle w:val="0DraftNormal"/>
        <w:rPr>
          <w:rFonts w:ascii="Montserrat" w:hAnsi="Montserrat"/>
          <w:sz w:val="24"/>
        </w:rPr>
      </w:pPr>
    </w:p>
    <w:p w14:paraId="418C3AA8" w14:textId="77777777" w:rsidR="00727578" w:rsidRPr="002F2EE7" w:rsidRDefault="002F2EE7">
      <w:pPr>
        <w:pStyle w:val="0DraftNormal"/>
        <w:rPr>
          <w:rFonts w:ascii="Montserrat" w:hAnsi="Montserrat"/>
          <w:sz w:val="24"/>
        </w:rPr>
      </w:pPr>
      <w:r w:rsidRPr="002F2EE7">
        <w:rPr>
          <w:rFonts w:ascii="Montserrat" w:hAnsi="Montserrat"/>
          <w:sz w:val="24"/>
        </w:rPr>
        <w:t>An conceives of an idea, and maneuvers ember to a point in which to set her notion in motion. This is the beginning of a powerful alliance, which in time will aid them all. Ember, led by fascination, is caught between contemplation of what these changes might come to mean, and infatuation with the character of her new acquaintance with an. An, aware of the trial which awaits ember in her future, is as much enamored with ember as mournful for her fate. She fights to not interfere, and yet some allusion is ma</w:t>
      </w:r>
      <w:r w:rsidRPr="002F2EE7">
        <w:rPr>
          <w:rFonts w:ascii="Montserrat" w:hAnsi="Montserrat"/>
          <w:sz w:val="24"/>
        </w:rPr>
        <w:t>de. Enough to lend the idea that sivai will attempt to consume her.</w:t>
      </w:r>
    </w:p>
    <w:p w14:paraId="3BB31593" w14:textId="77777777" w:rsidR="00727578" w:rsidRPr="002F2EE7" w:rsidRDefault="00727578">
      <w:pPr>
        <w:pStyle w:val="0DraftNormal"/>
        <w:rPr>
          <w:rFonts w:ascii="Montserrat" w:hAnsi="Montserrat"/>
          <w:sz w:val="24"/>
        </w:rPr>
      </w:pPr>
    </w:p>
    <w:p w14:paraId="604F7A5F" w14:textId="77777777" w:rsidR="00727578" w:rsidRPr="002F2EE7" w:rsidRDefault="002F2EE7">
      <w:pPr>
        <w:pStyle w:val="0DraftNormal"/>
        <w:rPr>
          <w:rFonts w:ascii="Montserrat" w:hAnsi="Montserrat"/>
          <w:sz w:val="24"/>
        </w:rPr>
      </w:pPr>
      <w:r w:rsidRPr="002F2EE7">
        <w:rPr>
          <w:rFonts w:ascii="Montserrat" w:hAnsi="Montserrat"/>
          <w:sz w:val="24"/>
        </w:rPr>
        <w:t>I don’t think any of us so much as said a word...</w:t>
      </w:r>
    </w:p>
    <w:p w14:paraId="641683C6" w14:textId="77777777" w:rsidR="00727578" w:rsidRPr="002F2EE7" w:rsidRDefault="00727578">
      <w:pPr>
        <w:pStyle w:val="0DraftNormal"/>
        <w:rPr>
          <w:rFonts w:ascii="Montserrat" w:hAnsi="Montserrat"/>
          <w:sz w:val="24"/>
        </w:rPr>
      </w:pPr>
    </w:p>
    <w:p w14:paraId="4ECA2709" w14:textId="77777777" w:rsidR="00727578" w:rsidRPr="002F2EE7" w:rsidRDefault="002F2EE7">
      <w:pPr>
        <w:pStyle w:val="0DraftNormal"/>
        <w:rPr>
          <w:rFonts w:ascii="Montserrat" w:hAnsi="Montserrat"/>
          <w:sz w:val="24"/>
        </w:rPr>
      </w:pPr>
      <w:r w:rsidRPr="002F2EE7">
        <w:rPr>
          <w:rFonts w:ascii="Montserrat" w:hAnsi="Montserrat"/>
          <w:sz w:val="24"/>
        </w:rPr>
        <w:t>This meeting is influenced by the emphatic encouragement of an. These three reflections of one another, one living, one undead, and one on the threshold, are as distinct from one another as they are alike. The fascination, to touch the image of oneself. To explore the similarities, and be astounded the very differences in nature, which affect even the texture of skin, hair, and breath. To point out the different hungers and appetites, and succulence of their satisfaction. For a vampire, the richness of embe</w:t>
      </w:r>
      <w:r w:rsidRPr="002F2EE7">
        <w:rPr>
          <w:rFonts w:ascii="Montserrat" w:hAnsi="Montserrat"/>
          <w:sz w:val="24"/>
        </w:rPr>
        <w:t>r’s blood, and the fragility of an’s form, are intoxicating. For them, the stillness of her body and impossibly refined textures of her flesh, morgan is more the animate object than living being. She tasting of intoxicating blood, from her tears to her center. In an, the promise of a young goddess, in ember, the wildness of her animal nature. With this orgy of communion, they each help define each other, more fully and intimately than they had previously known. Their lament, that there is no term more appro</w:t>
      </w:r>
      <w:r w:rsidRPr="002F2EE7">
        <w:rPr>
          <w:rFonts w:ascii="Montserrat" w:hAnsi="Montserrat"/>
          <w:sz w:val="24"/>
        </w:rPr>
        <w:t>priate to them than lovers. They have no name for what they have attained in one another.</w:t>
      </w:r>
    </w:p>
    <w:p w14:paraId="3C485185" w14:textId="77777777" w:rsidR="00727578" w:rsidRPr="002F2EE7" w:rsidRDefault="00727578">
      <w:pPr>
        <w:pStyle w:val="0DraftNormal"/>
        <w:rPr>
          <w:rFonts w:ascii="Montserrat" w:hAnsi="Montserrat"/>
          <w:sz w:val="24"/>
        </w:rPr>
      </w:pPr>
    </w:p>
    <w:p w14:paraId="3D6C3F92" w14:textId="77777777" w:rsidR="00727578" w:rsidRPr="002F2EE7" w:rsidRDefault="002F2EE7">
      <w:pPr>
        <w:pStyle w:val="0DraftNormal"/>
        <w:rPr>
          <w:rFonts w:ascii="Montserrat" w:hAnsi="Montserrat"/>
          <w:sz w:val="24"/>
        </w:rPr>
      </w:pPr>
      <w:r w:rsidRPr="002F2EE7">
        <w:rPr>
          <w:rFonts w:ascii="Montserrat" w:hAnsi="Montserrat"/>
          <w:sz w:val="24"/>
        </w:rPr>
        <w:t>The more I come to know about myself, the more I begin to feel that I am only just beginning to understand myself</w:t>
      </w:r>
    </w:p>
    <w:p w14:paraId="7CCF9F39" w14:textId="77777777" w:rsidR="00727578" w:rsidRPr="002F2EE7" w:rsidRDefault="00727578">
      <w:pPr>
        <w:pStyle w:val="0DraftNormal"/>
        <w:rPr>
          <w:rFonts w:ascii="Montserrat" w:hAnsi="Montserrat"/>
          <w:sz w:val="24"/>
        </w:rPr>
      </w:pPr>
    </w:p>
    <w:p w14:paraId="441C5015" w14:textId="77777777" w:rsidR="00727578" w:rsidRPr="002F2EE7" w:rsidRDefault="002F2EE7">
      <w:pPr>
        <w:pStyle w:val="0DraftNormal"/>
        <w:rPr>
          <w:rFonts w:ascii="Montserrat" w:hAnsi="Montserrat"/>
          <w:sz w:val="24"/>
        </w:rPr>
      </w:pPr>
      <w:r w:rsidRPr="002F2EE7">
        <w:rPr>
          <w:rFonts w:ascii="Montserrat" w:hAnsi="Montserrat"/>
          <w:sz w:val="24"/>
        </w:rPr>
        <w:t>From the depths of intimacy, begins to come the understanding of self, and its existence. This may indeed be the only thing which gives her any promise of surviving what is to come.</w:t>
      </w:r>
    </w:p>
    <w:p w14:paraId="0D391192" w14:textId="77777777" w:rsidR="00727578" w:rsidRPr="002F2EE7" w:rsidRDefault="00727578">
      <w:pPr>
        <w:pStyle w:val="0DraftNormal"/>
        <w:rPr>
          <w:rFonts w:ascii="Montserrat" w:hAnsi="Montserrat"/>
          <w:sz w:val="24"/>
        </w:rPr>
      </w:pPr>
    </w:p>
    <w:p w14:paraId="6163BCA5" w14:textId="77777777" w:rsidR="00727578" w:rsidRPr="002F2EE7" w:rsidRDefault="002F2EE7">
      <w:pPr>
        <w:pStyle w:val="0DraftNormal"/>
        <w:rPr>
          <w:rFonts w:ascii="Montserrat" w:hAnsi="Montserrat"/>
          <w:sz w:val="24"/>
        </w:rPr>
      </w:pPr>
      <w:r w:rsidRPr="002F2EE7">
        <w:rPr>
          <w:rFonts w:ascii="Montserrat" w:hAnsi="Montserrat"/>
          <w:sz w:val="24"/>
        </w:rPr>
        <w:t>I think I am beginning to understand what I am supposed to be doing now...</w:t>
      </w:r>
    </w:p>
    <w:p w14:paraId="4A48DF08" w14:textId="77777777" w:rsidR="00727578" w:rsidRPr="002F2EE7" w:rsidRDefault="00727578">
      <w:pPr>
        <w:pStyle w:val="0DraftNormal"/>
        <w:rPr>
          <w:rFonts w:ascii="Montserrat" w:hAnsi="Montserrat"/>
          <w:sz w:val="24"/>
        </w:rPr>
      </w:pPr>
    </w:p>
    <w:p w14:paraId="68A10E9F" w14:textId="77777777" w:rsidR="00727578" w:rsidRPr="002F2EE7" w:rsidRDefault="002F2EE7">
      <w:pPr>
        <w:pStyle w:val="0DraftNormal"/>
        <w:rPr>
          <w:rFonts w:ascii="Montserrat" w:hAnsi="Montserrat"/>
          <w:sz w:val="24"/>
        </w:rPr>
      </w:pPr>
      <w:r w:rsidRPr="002F2EE7">
        <w:rPr>
          <w:rFonts w:ascii="Montserrat" w:hAnsi="Montserrat"/>
          <w:sz w:val="24"/>
        </w:rPr>
        <w:t>When you fight the unknown, you fight me</w:t>
      </w:r>
    </w:p>
    <w:p w14:paraId="05BAC601" w14:textId="77777777" w:rsidR="00727578" w:rsidRPr="002F2EE7" w:rsidRDefault="00727578">
      <w:pPr>
        <w:pStyle w:val="0DraftNormal"/>
        <w:rPr>
          <w:rFonts w:ascii="Montserrat" w:hAnsi="Montserrat"/>
          <w:sz w:val="24"/>
        </w:rPr>
      </w:pPr>
    </w:p>
    <w:p w14:paraId="694AB87A" w14:textId="77777777" w:rsidR="00727578" w:rsidRPr="002F2EE7" w:rsidRDefault="002F2EE7">
      <w:pPr>
        <w:pStyle w:val="0DraftNormal"/>
        <w:rPr>
          <w:rFonts w:ascii="Montserrat" w:hAnsi="Montserrat"/>
          <w:sz w:val="24"/>
        </w:rPr>
      </w:pPr>
      <w:r w:rsidRPr="002F2EE7">
        <w:rPr>
          <w:rFonts w:ascii="Montserrat" w:hAnsi="Montserrat"/>
          <w:sz w:val="24"/>
        </w:rPr>
        <w:t>When you unravel a mystery, you unravel me</w:t>
      </w:r>
    </w:p>
    <w:p w14:paraId="72940F49" w14:textId="77777777" w:rsidR="00727578" w:rsidRPr="002F2EE7" w:rsidRDefault="00727578">
      <w:pPr>
        <w:pStyle w:val="0DraftNormal"/>
        <w:rPr>
          <w:rFonts w:ascii="Montserrat" w:hAnsi="Montserrat"/>
          <w:sz w:val="24"/>
        </w:rPr>
      </w:pPr>
    </w:p>
    <w:p w14:paraId="351B6419" w14:textId="77777777" w:rsidR="00727578" w:rsidRPr="002F2EE7" w:rsidRDefault="002F2EE7">
      <w:pPr>
        <w:pStyle w:val="0DraftNormal"/>
        <w:rPr>
          <w:rFonts w:ascii="Montserrat" w:hAnsi="Montserrat"/>
          <w:sz w:val="24"/>
        </w:rPr>
      </w:pPr>
      <w:r w:rsidRPr="002F2EE7">
        <w:rPr>
          <w:rFonts w:ascii="Montserrat" w:hAnsi="Montserrat"/>
          <w:sz w:val="24"/>
        </w:rPr>
        <w:t>But there will always be more to me, and the devourer occasionally restores my cloak of secrets. There are some who see me, many who don’t. When I choose to be someone, I am like the moon, both obscure and bright, or the sun, blindingly brilliant, so I warn you, be content to gaze at me through my mask, for mystery is the spice of life... The brightest light creates the darkest shadows.</w:t>
      </w:r>
    </w:p>
    <w:p w14:paraId="76DBE13B" w14:textId="77777777" w:rsidR="00727578" w:rsidRPr="002F2EE7" w:rsidRDefault="00727578">
      <w:pPr>
        <w:pStyle w:val="0DraftNormal"/>
        <w:rPr>
          <w:rFonts w:ascii="Montserrat" w:hAnsi="Montserrat"/>
          <w:sz w:val="24"/>
        </w:rPr>
      </w:pPr>
    </w:p>
    <w:p w14:paraId="6C5C7F94" w14:textId="77777777" w:rsidR="00727578" w:rsidRPr="002F2EE7" w:rsidRDefault="002F2EE7">
      <w:pPr>
        <w:pStyle w:val="0DraftNormal"/>
        <w:rPr>
          <w:rFonts w:ascii="Montserrat" w:hAnsi="Montserrat"/>
          <w:sz w:val="24"/>
        </w:rPr>
      </w:pPr>
      <w:r w:rsidRPr="002F2EE7">
        <w:rPr>
          <w:rFonts w:ascii="Montserrat" w:hAnsi="Montserrat"/>
          <w:sz w:val="24"/>
        </w:rPr>
        <w:t>This chapter will culminate with the approach of the devourer, and will echo with the promise of his touch, and when she realizes his function in existence, she finds the first seed of acceptance with which to meet her coming challenge. The fullness of mystery is truly beginning to come to her, for here awaits the path of destruction. She will be tested against fear of the unknown, and tested for endurance of will. He will be like a seducer. A courting gentleman, who surprises her with his passion, and then</w:t>
      </w:r>
      <w:r w:rsidRPr="002F2EE7">
        <w:rPr>
          <w:rFonts w:ascii="Montserrat" w:hAnsi="Montserrat"/>
          <w:sz w:val="24"/>
        </w:rPr>
        <w:t xml:space="preserve"> leaves her aching for his touch. And this is how it will end.</w:t>
      </w:r>
    </w:p>
    <w:p w14:paraId="33974761" w14:textId="77777777" w:rsidR="00727578" w:rsidRPr="002F2EE7" w:rsidRDefault="00727578">
      <w:pPr>
        <w:pStyle w:val="0DraftNormal"/>
        <w:rPr>
          <w:rFonts w:ascii="Montserrat" w:hAnsi="Montserrat"/>
          <w:sz w:val="24"/>
        </w:rPr>
      </w:pPr>
    </w:p>
    <w:p w14:paraId="4D9A1C65" w14:textId="77777777" w:rsidR="00727578" w:rsidRPr="002F2EE7" w:rsidRDefault="002F2EE7">
      <w:pPr>
        <w:pStyle w:val="0DraftNormal"/>
        <w:rPr>
          <w:rFonts w:ascii="Montserrat" w:hAnsi="Montserrat"/>
          <w:sz w:val="24"/>
        </w:rPr>
      </w:pPr>
      <w:r w:rsidRPr="002F2EE7">
        <w:rPr>
          <w:rFonts w:ascii="Montserrat" w:hAnsi="Montserrat"/>
          <w:sz w:val="24"/>
        </w:rPr>
        <w:t>Avonlea is at a hard time in her life. She must decide if she will continue to follow her destiny, or begin to pursue her own autonomy. A time for her to really decide what she wants. To understand this question, she has left the gates of paradox and the unknown. Only to enter a trap; one that strips away her confidence and self possession (not to mention the illusions of her sanity). It is a trap we are quite familiar with—a world of doubt. Our world. A world revered to be the most demanding and crucifying</w:t>
      </w:r>
      <w:r w:rsidRPr="002F2EE7">
        <w:rPr>
          <w:rFonts w:ascii="Montserrat" w:hAnsi="Montserrat"/>
          <w:sz w:val="24"/>
        </w:rPr>
        <w:t xml:space="preserve"> to exist in. Due to this, ember is forced to struggle for her own identity—forced to look for herself. As such things go, she is not expecting what she must learn about herself. “avonlea” is not what anyone would call normal. In fact, so many people find her mysterious, enigmatic, or just plain odd, that chances are few people could actually know what to call her. To understand her, one really has to get to know her. Unfortunately, she is not very easy to get to know. She seems to take special pains to rev</w:t>
      </w:r>
      <w:r w:rsidRPr="002F2EE7">
        <w:rPr>
          <w:rFonts w:ascii="Montserrat" w:hAnsi="Montserrat"/>
          <w:sz w:val="24"/>
        </w:rPr>
        <w:t>eal as little as possible about herself to anyone. Why? That is part of the mystery. When confronted with the question, `is not plain humanity good enough for you?’ she can only reply that she never really knew what that was. She is a very enticing and alluring creature, so naturally it is this which creates the current of this story. A new adversary and admirer is entranced in her and becomes obsessed with penetrating the mystery surrounding her. Ironically, so is she. Even her experiences can not save her</w:t>
      </w:r>
      <w:r w:rsidRPr="002F2EE7">
        <w:rPr>
          <w:rFonts w:ascii="Montserrat" w:hAnsi="Montserrat"/>
          <w:sz w:val="24"/>
        </w:rPr>
        <w:t xml:space="preserve"> from the inertia of sanity that can make her question the validity of her own reality. She does not have much time to learn that this is a world that will kill you to help you; lock you away if you don’t fit in. A night in a padded cell is a blow of many proportions; a twisting dagger of synchronicity in her gut. Her brother, kev, is found, having passed through death’s door. He brings with him, her old conflict of desire. By this point she is hardly sure who or what she is; she has long since begun to des</w:t>
      </w:r>
      <w:r w:rsidRPr="002F2EE7">
        <w:rPr>
          <w:rFonts w:ascii="Montserrat" w:hAnsi="Montserrat"/>
          <w:sz w:val="24"/>
        </w:rPr>
        <w:t>perately ask who she is. His presence is the shattering blow to her mystique. Eventually the questions come, `can the truth destroy you?’ `do you really want to know?’ she begins to splint her self back together but finds that there may indeed be a harsh price. Dare she deliver a killing blow to another’s reality?</w:t>
      </w:r>
    </w:p>
    <w:p w14:paraId="2C402576" w14:textId="77777777" w:rsidR="00727578" w:rsidRPr="002F2EE7" w:rsidRDefault="00727578">
      <w:pPr>
        <w:pStyle w:val="0DraftNormal"/>
        <w:rPr>
          <w:rFonts w:ascii="Montserrat" w:hAnsi="Montserrat"/>
          <w:sz w:val="24"/>
        </w:rPr>
      </w:pPr>
    </w:p>
    <w:p w14:paraId="33E9E062" w14:textId="77777777" w:rsidR="00727578" w:rsidRPr="002F2EE7" w:rsidRDefault="002F2EE7">
      <w:pPr>
        <w:pStyle w:val="0DraftNormal"/>
        <w:rPr>
          <w:rFonts w:ascii="Montserrat" w:hAnsi="Montserrat"/>
          <w:sz w:val="24"/>
        </w:rPr>
      </w:pPr>
      <w:r w:rsidRPr="002F2EE7">
        <w:rPr>
          <w:rFonts w:ascii="Montserrat" w:hAnsi="Montserrat"/>
          <w:sz w:val="24"/>
        </w:rPr>
        <w:t>There are many things to learn about avonlea. She is not human. She appears as human as anyone else. However. She is a tigermorph exotic. She can almost effortlessly shift into an anthropomorphic analog of a tiger, or a tiger itself. In any such shift, she can recover from the degradations of physical damage; she heals with each shift. There are many complications in her life created by her nature. Because her parents were also exotics, they had made their living in a circus. This determined avonlea’s child</w:t>
      </w:r>
      <w:r w:rsidRPr="002F2EE7">
        <w:rPr>
          <w:rFonts w:ascii="Montserrat" w:hAnsi="Montserrat"/>
          <w:sz w:val="24"/>
        </w:rPr>
        <w:t xml:space="preserve">hood influences for her. She was trained in many unusual skills from infancy. She was also one of a mixed brood of children. Exotics cannot half breed, and her mother was the only female in the troop. Ember’s father, his twin, and their friend and adversary all sired cubs from her mother. As she reached menarche, she learned how strong an urge exotics felt with one another compared to what they felt for normal humanoids. Ember had to learn the difference between sexual drive and sensual drive. In her, both </w:t>
      </w:r>
      <w:r w:rsidRPr="002F2EE7">
        <w:rPr>
          <w:rFonts w:ascii="Montserrat" w:hAnsi="Montserrat"/>
          <w:sz w:val="24"/>
        </w:rPr>
        <w:t>were very powerful. A quirk of her nature that is hard to account for is her knack for attracting weird influences. The first indication of the sublime potential she will eventually realize. It was this trait which squared her on the path of the gates of paradox and her destiny. It brought her triel manor. It brought her the deck of fate. It brought her to the gates of paradox, and the paf. It brought her to vancouver, to kzeisza, to ash, and it brought her to mystery.</w:t>
      </w:r>
    </w:p>
    <w:p w14:paraId="2E51D224" w14:textId="77777777" w:rsidR="00727578" w:rsidRPr="002F2EE7" w:rsidRDefault="00727578">
      <w:pPr>
        <w:pStyle w:val="0DraftNormal"/>
        <w:rPr>
          <w:rFonts w:ascii="Montserrat" w:hAnsi="Montserrat"/>
          <w:sz w:val="24"/>
        </w:rPr>
      </w:pPr>
    </w:p>
    <w:p w14:paraId="13F76DF2" w14:textId="77777777" w:rsidR="00727578" w:rsidRPr="002F2EE7" w:rsidRDefault="002F2EE7">
      <w:pPr>
        <w:pStyle w:val="0DraftNormal"/>
        <w:rPr>
          <w:rFonts w:ascii="Montserrat" w:hAnsi="Montserrat"/>
          <w:sz w:val="24"/>
        </w:rPr>
      </w:pPr>
      <w:r w:rsidRPr="002F2EE7">
        <w:rPr>
          <w:rFonts w:ascii="Montserrat" w:hAnsi="Montserrat"/>
          <w:sz w:val="24"/>
        </w:rPr>
        <w:t>To reach her destiny, she endured many transformations that have made her something unknown to her self. She has awoken a powerful intuition. She had inherited a vast magical potential. She has become a divinity. She has gained an extraordinary touch of luck. She has bloomed into alluring beauty. Indeed, to a glance, anything that could truly see, she would seem an angel. She is an avatar. The gates of paradox has weaned her of the illusions of a set reality. She knows that there is a truth to all possibili</w:t>
      </w:r>
      <w:r w:rsidRPr="002F2EE7">
        <w:rPr>
          <w:rFonts w:ascii="Montserrat" w:hAnsi="Montserrat"/>
          <w:sz w:val="24"/>
        </w:rPr>
        <w:t>ties. She is hungry to explore those possibilities. Even though those possibilities would seem insane to anyone else. She has reached a point where she may go anywhere she desires but home.</w:t>
      </w:r>
    </w:p>
    <w:p w14:paraId="16419F9A" w14:textId="77777777" w:rsidR="00727578" w:rsidRPr="002F2EE7" w:rsidRDefault="00727578">
      <w:pPr>
        <w:pStyle w:val="0DraftNormal"/>
        <w:rPr>
          <w:rFonts w:ascii="Montserrat" w:hAnsi="Montserrat"/>
          <w:sz w:val="24"/>
        </w:rPr>
      </w:pPr>
    </w:p>
    <w:p w14:paraId="6E94A3BF" w14:textId="77777777" w:rsidR="00727578" w:rsidRPr="002F2EE7" w:rsidRDefault="002F2EE7">
      <w:pPr>
        <w:pStyle w:val="0DraftNormal"/>
        <w:rPr>
          <w:rFonts w:ascii="Montserrat" w:hAnsi="Montserrat"/>
          <w:sz w:val="24"/>
        </w:rPr>
      </w:pPr>
      <w:r w:rsidRPr="002F2EE7">
        <w:rPr>
          <w:rFonts w:ascii="Montserrat" w:hAnsi="Montserrat"/>
          <w:sz w:val="24"/>
        </w:rPr>
        <w:t xml:space="preserve">As it is clear that unpromised is too demanding a book for a first time publication. I need to get the attention of the business another way. As I wanted to do a series of books focusing on specific characters such as ember and kzeisza, it seems that I could write a more effective book that merely concentrates on exploring avonlea. As the unfolding is a series in intent, there is no reason why this effort should disqualify any of the things I intended with unpromised. </w:t>
      </w:r>
    </w:p>
    <w:p w14:paraId="575AB731" w14:textId="77777777" w:rsidR="00727578" w:rsidRPr="002F2EE7" w:rsidRDefault="00727578">
      <w:pPr>
        <w:pStyle w:val="0DraftNormal"/>
        <w:rPr>
          <w:rFonts w:ascii="Montserrat" w:hAnsi="Montserrat"/>
          <w:sz w:val="24"/>
        </w:rPr>
      </w:pPr>
    </w:p>
    <w:p w14:paraId="4E32C6B7" w14:textId="77777777" w:rsidR="00727578" w:rsidRPr="002F2EE7" w:rsidRDefault="002F2EE7">
      <w:pPr>
        <w:pStyle w:val="0DraftNormal"/>
        <w:rPr>
          <w:rFonts w:ascii="Montserrat" w:hAnsi="Montserrat"/>
          <w:sz w:val="24"/>
        </w:rPr>
      </w:pPr>
      <w:r w:rsidRPr="002F2EE7">
        <w:rPr>
          <w:rFonts w:ascii="Montserrat" w:hAnsi="Montserrat"/>
          <w:sz w:val="24"/>
        </w:rPr>
        <w:t>One of the things she learns about the strange and unusual in this world is the capacity for people to never really notice it. When it is noticed, then it trips the mind into an altered state where the witness is very vulnerable and disturbed. The lack of intuition and the negligence of people toward their own spirits could account for the lack of magic or divinity, but the frame of mind that claims knowledge and cleaves to ignorance so common here seems far more the culprit.</w:t>
      </w:r>
    </w:p>
    <w:p w14:paraId="0CFE343F" w14:textId="77777777" w:rsidR="00727578" w:rsidRPr="002F2EE7" w:rsidRDefault="00727578">
      <w:pPr>
        <w:pStyle w:val="0DraftNormal"/>
        <w:rPr>
          <w:rFonts w:ascii="Montserrat" w:hAnsi="Montserrat"/>
          <w:sz w:val="24"/>
        </w:rPr>
      </w:pPr>
    </w:p>
    <w:p w14:paraId="0F271F98" w14:textId="77777777" w:rsidR="00727578" w:rsidRPr="002F2EE7" w:rsidRDefault="002F2EE7">
      <w:pPr>
        <w:pStyle w:val="0DraftNormal"/>
        <w:rPr>
          <w:rFonts w:ascii="Montserrat" w:hAnsi="Montserrat"/>
          <w:sz w:val="24"/>
        </w:rPr>
      </w:pPr>
      <w:r w:rsidRPr="002F2EE7">
        <w:rPr>
          <w:rFonts w:ascii="Montserrat" w:hAnsi="Montserrat"/>
          <w:sz w:val="24"/>
        </w:rPr>
        <w:t xml:space="preserve">Ember is in contact with an through dreams and hallucinations. This is one device to call question on her sanity from the start, as none else would ever see it. The assumptive premise of this story is the matter of sanity. The appearances are that ember lives in this world and has created her own in her mind. That is the view that develops in those she interacts with up to the point where things begin to break down. This is an inversion of what writers more typically do, I have brought my character to this </w:t>
      </w:r>
      <w:r w:rsidRPr="002F2EE7">
        <w:rPr>
          <w:rFonts w:ascii="Montserrat" w:hAnsi="Montserrat"/>
          <w:sz w:val="24"/>
        </w:rPr>
        <w:t>world, rather than taking a character form this world to another. In fact the questions brought up in the story are almost enough to shake avonlea from her own grasp of her own reality. Her presence is seen to be dangerous when those exposed to her begin to lose their grip on reality and they are noticed by others significant to them in their world. That is how she gets locked up. When she begins to lose her grip, she actually fluctuates from this world and when she regains consciousness, her witnesses have</w:t>
      </w:r>
      <w:r w:rsidRPr="002F2EE7">
        <w:rPr>
          <w:rFonts w:ascii="Montserrat" w:hAnsi="Montserrat"/>
          <w:sz w:val="24"/>
        </w:rPr>
        <w:t xml:space="preserve"> been dealt a severe blow. Some have been stupefied, others have been shaken so badly that they run raving. As a group, they are all caught by the police and her possession of a .44 and her actions to defend herself escalate the situation. Her own uncertainty makes her unable to draw on her abilities, a thing that has happened enough times before now to make this a serious nail in her coffin. It is only the chance meeting with kev that gives her the slim chance to recover her equilibrium. In continuity, thi</w:t>
      </w:r>
      <w:r w:rsidRPr="002F2EE7">
        <w:rPr>
          <w:rFonts w:ascii="Montserrat" w:hAnsi="Montserrat"/>
          <w:sz w:val="24"/>
        </w:rPr>
        <w:t>s story is placed between unbound and undone of within undone.</w:t>
      </w:r>
    </w:p>
    <w:p w14:paraId="6AF3C15D" w14:textId="77777777" w:rsidR="00727578" w:rsidRPr="002F2EE7" w:rsidRDefault="00727578">
      <w:pPr>
        <w:pStyle w:val="0DraftNormal"/>
        <w:rPr>
          <w:rFonts w:ascii="Montserrat" w:hAnsi="Montserrat"/>
          <w:sz w:val="24"/>
        </w:rPr>
      </w:pPr>
    </w:p>
    <w:p w14:paraId="244E0100" w14:textId="77777777" w:rsidR="00727578" w:rsidRPr="002F2EE7" w:rsidRDefault="002F2EE7">
      <w:pPr>
        <w:pStyle w:val="0DraftNormal"/>
        <w:rPr>
          <w:rFonts w:ascii="Montserrat" w:hAnsi="Montserrat"/>
          <w:sz w:val="24"/>
        </w:rPr>
      </w:pPr>
      <w:r w:rsidRPr="002F2EE7">
        <w:rPr>
          <w:rFonts w:ascii="Montserrat" w:hAnsi="Montserrat"/>
          <w:sz w:val="24"/>
        </w:rPr>
        <w:t>Mon Aegis/Ember Aes—Nineveh</w:t>
      </w:r>
    </w:p>
    <w:p w14:paraId="5F892C59" w14:textId="77777777" w:rsidR="00727578" w:rsidRPr="002F2EE7" w:rsidRDefault="00727578">
      <w:pPr>
        <w:pStyle w:val="0DraftNormal"/>
        <w:rPr>
          <w:rFonts w:ascii="Montserrat" w:hAnsi="Montserrat"/>
          <w:sz w:val="24"/>
        </w:rPr>
      </w:pPr>
    </w:p>
    <w:p w14:paraId="2C7739E2" w14:textId="77777777" w:rsidR="00727578" w:rsidRPr="002F2EE7" w:rsidRDefault="002F2EE7">
      <w:pPr>
        <w:pStyle w:val="0DraftNormal"/>
        <w:rPr>
          <w:rFonts w:ascii="Montserrat" w:hAnsi="Montserrat"/>
          <w:sz w:val="24"/>
        </w:rPr>
      </w:pPr>
      <w:r w:rsidRPr="002F2EE7">
        <w:rPr>
          <w:rFonts w:ascii="Montserrat" w:hAnsi="Montserrat"/>
          <w:sz w:val="24"/>
        </w:rPr>
        <w:t>Anjael, an immature avatar overridden by an angel overridden by a mature avatar; her soul is under extreme compression by this configuration. [this has a lot to do with why she became seduced by the destructive side of the avatar.] To further complicate matters, she is mon aegis, a seed of aes nineveh. Avael, on the other hand is a customized mature [if naive] avatar. She has an angel aspect, but not the limitations [being an angel to herself as her avatar base]. After the confrontation avael becomes a regr</w:t>
      </w:r>
      <w:r w:rsidRPr="002F2EE7">
        <w:rPr>
          <w:rFonts w:ascii="Montserrat" w:hAnsi="Montserrat"/>
          <w:sz w:val="24"/>
        </w:rPr>
        <w:t>essed avatar, and then a true phoenix avatar [while anjael becomes a muse avatar and contributes to the dragon avatar that remains attached to ember]. Avael becomes a god in her own right shortly beyond the scope of this story by confronting the unknown and discovering the unique shadow of herself. No longer nineveh to aegis or xanadau, she embraces the devourer in herself and becomes mystery.</w:t>
      </w:r>
    </w:p>
    <w:p w14:paraId="74F46DFD" w14:textId="77777777" w:rsidR="00727578" w:rsidRPr="002F2EE7" w:rsidRDefault="00727578">
      <w:pPr>
        <w:pStyle w:val="0DraftNormal"/>
        <w:rPr>
          <w:rFonts w:ascii="Montserrat" w:hAnsi="Montserrat"/>
          <w:sz w:val="24"/>
        </w:rPr>
      </w:pPr>
    </w:p>
    <w:p w14:paraId="602C6969" w14:textId="77777777" w:rsidR="00727578" w:rsidRPr="002F2EE7" w:rsidRDefault="002F2EE7">
      <w:pPr>
        <w:pStyle w:val="0DraftNormal"/>
        <w:rPr>
          <w:rFonts w:ascii="Montserrat" w:hAnsi="Montserrat"/>
          <w:sz w:val="24"/>
        </w:rPr>
      </w:pPr>
      <w:r w:rsidRPr="002F2EE7">
        <w:rPr>
          <w:rFonts w:ascii="Montserrat" w:hAnsi="Montserrat"/>
          <w:sz w:val="24"/>
        </w:rPr>
        <w:t>All points are beginning and end. The only difference is a kind of magnitude and that magnitude has a kind of mass. A way of drawing together an astounding number of the threads that join these infinite points. The nineveh overture contains a point through which so much is drawn, in a paradox, that more than time and space are twisted into a fugue. The effect of this beginning/end is the total obfuscation of genesis for many realities. The consequences of this execution is the seeding of its own origin.</w:t>
      </w:r>
    </w:p>
    <w:p w14:paraId="22D4CD91" w14:textId="77777777" w:rsidR="00727578" w:rsidRPr="002F2EE7" w:rsidRDefault="00727578">
      <w:pPr>
        <w:pStyle w:val="0DraftNormal"/>
        <w:rPr>
          <w:rFonts w:ascii="Montserrat" w:hAnsi="Montserrat"/>
          <w:sz w:val="24"/>
        </w:rPr>
      </w:pPr>
    </w:p>
    <w:p w14:paraId="58DF0725" w14:textId="77777777" w:rsidR="00727578" w:rsidRPr="002F2EE7" w:rsidRDefault="002F2EE7">
      <w:pPr>
        <w:pStyle w:val="0DraftNormal"/>
        <w:rPr>
          <w:rFonts w:ascii="Montserrat" w:hAnsi="Montserrat"/>
          <w:sz w:val="24"/>
        </w:rPr>
      </w:pPr>
      <w:r w:rsidRPr="002F2EE7">
        <w:rPr>
          <w:rFonts w:ascii="Montserrat" w:hAnsi="Montserrat"/>
          <w:sz w:val="24"/>
        </w:rPr>
        <w:t>Among the initial considerations, formative designs and tentative decisions have been advanced. These details are still mutable, and most require significant work. Nineveh overture is more a reference to my thoughts on this chapter of the legend than a title. Likewise, most of the references used in my notes are mnemonic tags, and are not to be taken as literal devices. The devices that will actually influence the story described in these notes will be announced as such in the concluding notes.</w:t>
      </w:r>
    </w:p>
    <w:p w14:paraId="7F21FD9D" w14:textId="77777777" w:rsidR="00727578" w:rsidRPr="002F2EE7" w:rsidRDefault="00727578">
      <w:pPr>
        <w:pStyle w:val="0DraftNormal"/>
        <w:rPr>
          <w:rFonts w:ascii="Montserrat" w:hAnsi="Montserrat"/>
          <w:sz w:val="24"/>
        </w:rPr>
      </w:pPr>
    </w:p>
    <w:p w14:paraId="560B74CF" w14:textId="77777777" w:rsidR="00727578" w:rsidRPr="002F2EE7" w:rsidRDefault="002F2EE7">
      <w:pPr>
        <w:pStyle w:val="0DraftNormal"/>
        <w:rPr>
          <w:rFonts w:ascii="Montserrat" w:hAnsi="Montserrat"/>
          <w:sz w:val="24"/>
        </w:rPr>
      </w:pPr>
      <w:r w:rsidRPr="002F2EE7">
        <w:rPr>
          <w:rFonts w:ascii="Montserrat" w:hAnsi="Montserrat"/>
          <w:sz w:val="24"/>
        </w:rPr>
        <w:t>This science ... which had dispelled myth had summoned back that darkest of mythical figures—anjeal nineveh. Anjael [anjael: the dream of divinity, perfection] the was once the brightest of the angelic race. The power of nineveh was too great a temptation, however, and changed her. She is not evil, but she became the most fearsome of beings. The angel of death, darkness and destruction. In this aspect she has been known by many a dying race. She, seeing so much more of what their new truths implied, planned</w:t>
      </w:r>
      <w:r w:rsidRPr="002F2EE7">
        <w:rPr>
          <w:rFonts w:ascii="Montserrat" w:hAnsi="Montserrat"/>
          <w:sz w:val="24"/>
        </w:rPr>
        <w:t xml:space="preserve"> to show them vividly what they hadn’t dared contemplate themselves. She came to athael [athael: the dream of ], finally, because he was the greatest artist, explorer, and experimentalist ever known. Virtually the author of new thought.</w:t>
      </w:r>
    </w:p>
    <w:p w14:paraId="108CFDF2" w14:textId="77777777" w:rsidR="00727578" w:rsidRPr="002F2EE7" w:rsidRDefault="00727578">
      <w:pPr>
        <w:pStyle w:val="0DraftNormal"/>
        <w:rPr>
          <w:rFonts w:ascii="Montserrat" w:hAnsi="Montserrat"/>
          <w:sz w:val="24"/>
        </w:rPr>
      </w:pPr>
    </w:p>
    <w:p w14:paraId="0BF6F11A" w14:textId="77777777" w:rsidR="00727578" w:rsidRPr="002F2EE7" w:rsidRDefault="002F2EE7">
      <w:pPr>
        <w:pStyle w:val="0DraftNormal"/>
        <w:rPr>
          <w:rFonts w:ascii="Montserrat" w:hAnsi="Montserrat"/>
          <w:sz w:val="24"/>
        </w:rPr>
      </w:pPr>
      <w:r w:rsidRPr="002F2EE7">
        <w:rPr>
          <w:rFonts w:ascii="Montserrat" w:hAnsi="Montserrat"/>
          <w:sz w:val="24"/>
        </w:rPr>
        <w:t xml:space="preserve">Athael took up the creation of avael more for the test of his ability than to aid in or further the interests of anjael. Anjael provided the model of attention used to create this envisioned child. Anjael also brought in clandestine backing from some of the most diabolical of the anijin adepts. They worked out the means to give anjael this unique oppertunity. Deliberately, there was no provision for the mind of the god child. She wasn’t supposed to have enough time to develop a mature enough mind to resist </w:t>
      </w:r>
      <w:r w:rsidRPr="002F2EE7">
        <w:rPr>
          <w:rFonts w:ascii="Montserrat" w:hAnsi="Montserrat"/>
          <w:sz w:val="24"/>
        </w:rPr>
        <w:t>the way that they would seize her soul. Not surprisingly, those of the anijin who took a clue from this fact sought a piece of the ideal—nin. Unfortunately, they had little idea at first just what they were going to give anjeal. Those, like athael and most of the anije, who contribute to the rising of avael know even less of what it might entail. Most of those who witness the awakening of avael catch a glimpse of the crucial truth about her nature. To those who would dare steal the soul of their god, the sc</w:t>
      </w:r>
      <w:r w:rsidRPr="002F2EE7">
        <w:rPr>
          <w:rFonts w:ascii="Montserrat" w:hAnsi="Montserrat"/>
          <w:sz w:val="24"/>
        </w:rPr>
        <w:t xml:space="preserve">heme begins to form. To those who would never dare, and are sensible enough to fear what might happen if they did, the thought is seeded to remove the temptation entirely. Although avael inherited the awesome psionic potential of her ‘mother’, she apparently evinces none of the potential of her “father”, the will contributed by the demon of creation, athael. Believing that he was creating a gift to god, he obeyed the angel of darkness. However, by deliberately misunderstanding anjael’s desire that the gift </w:t>
      </w:r>
      <w:r w:rsidRPr="002F2EE7">
        <w:rPr>
          <w:rFonts w:ascii="Montserrat" w:hAnsi="Montserrat"/>
          <w:sz w:val="24"/>
        </w:rPr>
        <w:t xml:space="preserve">have a virgin mind, he provided her with the kind of mind that needed no instruction. The intuitive power of the child was derived from his own power of creation—the technique that is not a technique. However, doing this cost him the selflessness from which he derived his power. </w:t>
      </w:r>
    </w:p>
    <w:p w14:paraId="1B8C312A" w14:textId="77777777" w:rsidR="00727578" w:rsidRPr="002F2EE7" w:rsidRDefault="00727578">
      <w:pPr>
        <w:pStyle w:val="0DraftNormal"/>
        <w:rPr>
          <w:rFonts w:ascii="Montserrat" w:hAnsi="Montserrat"/>
          <w:sz w:val="24"/>
        </w:rPr>
      </w:pPr>
    </w:p>
    <w:p w14:paraId="6C46CD01" w14:textId="77777777" w:rsidR="00727578" w:rsidRPr="002F2EE7" w:rsidRDefault="002F2EE7">
      <w:pPr>
        <w:pStyle w:val="0DraftNormal"/>
        <w:rPr>
          <w:rFonts w:ascii="Montserrat" w:hAnsi="Montserrat"/>
          <w:sz w:val="24"/>
        </w:rPr>
      </w:pPr>
      <w:r w:rsidRPr="002F2EE7">
        <w:rPr>
          <w:rFonts w:ascii="Montserrat" w:hAnsi="Montserrat"/>
          <w:sz w:val="24"/>
        </w:rPr>
        <w:t xml:space="preserve">The lever upon which the assumption of avael depends is derived from this piece of conceptual logic: the identity or singularity of understanding—the power of understanding to reduce complexity to a singularity or a unity—must extend even to the absolute. This ends the argument upon which similar ventures had collapsed. There is no identifying the absolute, rather the absolute is defined by its own understanding. The task the summoners face is to catch the understanding of the absolute [avael: the dream of </w:t>
      </w:r>
      <w:r w:rsidRPr="002F2EE7">
        <w:rPr>
          <w:rFonts w:ascii="Montserrat" w:hAnsi="Montserrat"/>
          <w:sz w:val="24"/>
        </w:rPr>
        <w:t>dreaming], not to understand the absolute they are tampering with. The assumption merely requires a kind of mirror into which the avael can be confronted with itself. A mirror of the mind’s eye. The second component is the lens through which the avael can be focused on itself; that is, captured in the flesh.</w:t>
      </w:r>
    </w:p>
    <w:p w14:paraId="73339AC4" w14:textId="77777777" w:rsidR="00727578" w:rsidRPr="002F2EE7" w:rsidRDefault="00727578">
      <w:pPr>
        <w:pStyle w:val="0DraftNormal"/>
        <w:rPr>
          <w:rFonts w:ascii="Montserrat" w:hAnsi="Montserrat"/>
          <w:sz w:val="24"/>
        </w:rPr>
      </w:pPr>
    </w:p>
    <w:p w14:paraId="1DC557B4" w14:textId="77777777" w:rsidR="00727578" w:rsidRPr="002F2EE7" w:rsidRDefault="002F2EE7">
      <w:pPr>
        <w:pStyle w:val="0DraftNormal"/>
        <w:rPr>
          <w:rFonts w:ascii="Montserrat" w:hAnsi="Montserrat"/>
          <w:sz w:val="24"/>
        </w:rPr>
      </w:pPr>
      <w:r w:rsidRPr="002F2EE7">
        <w:rPr>
          <w:rFonts w:ascii="Montserrat" w:hAnsi="Montserrat"/>
          <w:sz w:val="24"/>
        </w:rPr>
        <w:t>Avael wakes and sees the world she once engendered through untainted eyes. Faced with an immediate lack of perspective, she instinctively taps into the gift athael granted her. She summons her psionic potential and unconsciously reads deeply into the minds of an unguessable number of local sentients, seeking so broad a perception that some kind of perspective has to fall quickly into place. The inner hearts she espies in that initial moment are beyond her ability to define, but she sees enough to know fear.</w:t>
      </w:r>
      <w:r w:rsidRPr="002F2EE7">
        <w:rPr>
          <w:rFonts w:ascii="Montserrat" w:hAnsi="Montserrat"/>
          <w:sz w:val="24"/>
        </w:rPr>
        <w:t xml:space="preserve"> Of them all there is one she instinctively fears most, and irrationally feels the most compelling bond. She is drawn to anjael, sensing love and empathy so resonant that it overcomes the terror she feels underlying that attraction. From athael she senses only pride and respect, and he seems to be the only safe one.</w:t>
      </w:r>
    </w:p>
    <w:p w14:paraId="36C249AA" w14:textId="77777777" w:rsidR="00727578" w:rsidRPr="002F2EE7" w:rsidRDefault="00727578">
      <w:pPr>
        <w:pStyle w:val="0DraftNormal"/>
        <w:rPr>
          <w:rFonts w:ascii="Montserrat" w:hAnsi="Montserrat"/>
          <w:sz w:val="24"/>
        </w:rPr>
      </w:pPr>
    </w:p>
    <w:p w14:paraId="5690DE37" w14:textId="77777777" w:rsidR="00727578" w:rsidRPr="002F2EE7" w:rsidRDefault="002F2EE7">
      <w:pPr>
        <w:pStyle w:val="0DraftNormal"/>
        <w:rPr>
          <w:rFonts w:ascii="Montserrat" w:hAnsi="Montserrat"/>
          <w:sz w:val="24"/>
        </w:rPr>
      </w:pPr>
      <w:r w:rsidRPr="002F2EE7">
        <w:rPr>
          <w:rFonts w:ascii="Montserrat" w:hAnsi="Montserrat"/>
          <w:sz w:val="24"/>
        </w:rPr>
        <w:t>The awakening of avael is felt far more widely than would have been intended. So being, it is quite impossible to keep her presence a secret. The reemergence of nineveh in aegis raises questions that force certain individuals to investigate the concept of nineveh. ‘nineveh’ means voice of god. Theoretically the proto-consciousness of the divine body of aegis and xanadau, it came into being at the prodding of an exceptional being—who naturally has been forgotten over time. Its awareness focused on the worldm</w:t>
      </w:r>
      <w:r w:rsidRPr="002F2EE7">
        <w:rPr>
          <w:rFonts w:ascii="Montserrat" w:hAnsi="Montserrat"/>
          <w:sz w:val="24"/>
        </w:rPr>
        <w:t>ind of aegis; it embraced the mortals’ level of existence and manifested. As is known it was the recognized presence of the nineveh that caused the rise of the anij. Throughout its early existence, it embraced mortals, such as those sacrificed to it in summoning. Acting through these hosts, aegis itself was shaped. Usually, it relinquished its host and moved on. Twice, it has coveted a ‘mortal’ so much that it subverted itself to that mortal’s will and being. The first, anjael, was corrupted and transformed</w:t>
      </w:r>
      <w:r w:rsidRPr="002F2EE7">
        <w:rPr>
          <w:rFonts w:ascii="Montserrat" w:hAnsi="Montserrat"/>
          <w:sz w:val="24"/>
        </w:rPr>
        <w:t>. Along with her fall came the polarization of the anij. Anjael led the anijin by example while at the same time retaining her position among the anije. The second, of course, is avael. Which is the cause of no small alarm as the news spreads.</w:t>
      </w:r>
    </w:p>
    <w:p w14:paraId="0EA9CD8F" w14:textId="77777777" w:rsidR="00727578" w:rsidRPr="002F2EE7" w:rsidRDefault="00727578">
      <w:pPr>
        <w:pStyle w:val="0DraftNormal"/>
        <w:rPr>
          <w:rFonts w:ascii="Montserrat" w:hAnsi="Montserrat"/>
          <w:sz w:val="24"/>
        </w:rPr>
      </w:pPr>
    </w:p>
    <w:p w14:paraId="233F97CE" w14:textId="77777777" w:rsidR="00727578" w:rsidRPr="002F2EE7" w:rsidRDefault="002F2EE7">
      <w:pPr>
        <w:pStyle w:val="0DraftNormal"/>
        <w:rPr>
          <w:rFonts w:ascii="Montserrat" w:hAnsi="Montserrat"/>
          <w:sz w:val="24"/>
        </w:rPr>
      </w:pPr>
      <w:r w:rsidRPr="002F2EE7">
        <w:rPr>
          <w:rFonts w:ascii="Montserrat" w:hAnsi="Montserrat"/>
          <w:sz w:val="24"/>
        </w:rPr>
        <w:t>Avael is treated as the central mystery—the enigma—of the story. This is the best way to handle the issue of godhood; she is envelope being explored and cannot be subject to direct exposition by the author. Questions about her have to be addressed through the views of the other characters and in the course of events. Avael is the root of expressed divinity—the focus of the domini mantle. A result of a society questioning the existence of god(s) and nature being forced to answer. In the long and short of it,</w:t>
      </w:r>
      <w:r w:rsidRPr="002F2EE7">
        <w:rPr>
          <w:rFonts w:ascii="Montserrat" w:hAnsi="Montserrat"/>
          <w:sz w:val="24"/>
        </w:rPr>
        <w:t xml:space="preserve"> avael, the answer, chooses to disqualify the question. As far as applies to herself there cannot be such a question.</w:t>
      </w:r>
    </w:p>
    <w:p w14:paraId="59AF7DCB" w14:textId="77777777" w:rsidR="00727578" w:rsidRPr="002F2EE7" w:rsidRDefault="00727578">
      <w:pPr>
        <w:pStyle w:val="0DraftNormal"/>
        <w:rPr>
          <w:rFonts w:ascii="Montserrat" w:hAnsi="Montserrat"/>
          <w:sz w:val="24"/>
        </w:rPr>
      </w:pPr>
    </w:p>
    <w:p w14:paraId="3C79CB48" w14:textId="77777777" w:rsidR="00727578" w:rsidRPr="002F2EE7" w:rsidRDefault="002F2EE7">
      <w:pPr>
        <w:pStyle w:val="0DraftNormal"/>
        <w:rPr>
          <w:rFonts w:ascii="Montserrat" w:hAnsi="Montserrat"/>
          <w:sz w:val="24"/>
        </w:rPr>
      </w:pPr>
      <w:r w:rsidRPr="002F2EE7">
        <w:rPr>
          <w:rFonts w:ascii="Montserrat" w:hAnsi="Montserrat"/>
          <w:sz w:val="24"/>
        </w:rPr>
        <w:t>Do you believe in god?</w:t>
      </w:r>
    </w:p>
    <w:p w14:paraId="277870A2" w14:textId="77777777" w:rsidR="00727578" w:rsidRPr="002F2EE7" w:rsidRDefault="002F2EE7">
      <w:pPr>
        <w:pStyle w:val="0DraftNormal"/>
        <w:rPr>
          <w:rFonts w:ascii="Montserrat" w:hAnsi="Montserrat"/>
          <w:sz w:val="24"/>
        </w:rPr>
      </w:pPr>
      <w:r w:rsidRPr="002F2EE7">
        <w:rPr>
          <w:rFonts w:ascii="Montserrat" w:hAnsi="Montserrat"/>
          <w:sz w:val="24"/>
        </w:rPr>
        <w:t>I can’t answer that, the real question is, ‘Do I believe in myself?’</w:t>
      </w:r>
    </w:p>
    <w:p w14:paraId="5285CAC5" w14:textId="77777777" w:rsidR="00727578" w:rsidRPr="002F2EE7" w:rsidRDefault="00727578">
      <w:pPr>
        <w:pStyle w:val="0DraftNormal"/>
        <w:rPr>
          <w:rFonts w:ascii="Montserrat" w:hAnsi="Montserrat"/>
          <w:sz w:val="24"/>
        </w:rPr>
      </w:pPr>
    </w:p>
    <w:p w14:paraId="71C0D230" w14:textId="77777777" w:rsidR="00727578" w:rsidRPr="002F2EE7" w:rsidRDefault="002F2EE7">
      <w:pPr>
        <w:pStyle w:val="0DraftNormal"/>
        <w:rPr>
          <w:rFonts w:ascii="Montserrat" w:hAnsi="Montserrat"/>
          <w:sz w:val="24"/>
        </w:rPr>
      </w:pPr>
      <w:r w:rsidRPr="002F2EE7">
        <w:rPr>
          <w:rFonts w:ascii="Montserrat" w:hAnsi="Montserrat"/>
          <w:sz w:val="24"/>
        </w:rPr>
        <w:t>She has an extremely open and sensual nature, as she is fueled with a passion for experience. She has strong associations with death, in the arena of transformation, but is seen as untarnishable in her role of destroyer, for she is so willing to embrace destruction herself. She is never swallowed by death everlasting, being so passionate for life that she must constantly rise up from her ashes and renew herself. Take flight once more. Soaring throughout the depths of the absolute, flickering on the boundary</w:t>
      </w:r>
      <w:r w:rsidRPr="002F2EE7">
        <w:rPr>
          <w:rFonts w:ascii="Montserrat" w:hAnsi="Montserrat"/>
          <w:sz w:val="24"/>
        </w:rPr>
        <w:t xml:space="preserve"> of all and nothing. Ecstatic in her own flight, a solitary dancer.</w:t>
      </w:r>
    </w:p>
    <w:p w14:paraId="0D4C677D" w14:textId="77777777" w:rsidR="00727578" w:rsidRPr="002F2EE7" w:rsidRDefault="00727578">
      <w:pPr>
        <w:pStyle w:val="0DraftNormal"/>
        <w:rPr>
          <w:rFonts w:ascii="Montserrat" w:hAnsi="Montserrat"/>
          <w:sz w:val="24"/>
        </w:rPr>
      </w:pPr>
    </w:p>
    <w:p w14:paraId="472AD730" w14:textId="77777777" w:rsidR="00727578" w:rsidRPr="002F2EE7" w:rsidRDefault="002F2EE7">
      <w:pPr>
        <w:pStyle w:val="0DraftNormal"/>
        <w:rPr>
          <w:rFonts w:ascii="Montserrat" w:hAnsi="Montserrat"/>
          <w:sz w:val="24"/>
        </w:rPr>
      </w:pPr>
      <w:r w:rsidRPr="002F2EE7">
        <w:rPr>
          <w:rFonts w:ascii="Montserrat" w:hAnsi="Montserrat"/>
          <w:sz w:val="24"/>
        </w:rPr>
        <w:t>She betrays nothing of what she sees or is thinking. She will look right through whoever meets her eye, right to the depths of their soul, without pause or comment. She never passes judgment, doing what she must without discrimination or explanation.</w:t>
      </w:r>
    </w:p>
    <w:p w14:paraId="518E2FCB" w14:textId="77777777" w:rsidR="00727578" w:rsidRPr="002F2EE7" w:rsidRDefault="00727578">
      <w:pPr>
        <w:pStyle w:val="0DraftNormal"/>
        <w:rPr>
          <w:rFonts w:ascii="Montserrat" w:hAnsi="Montserrat"/>
          <w:sz w:val="24"/>
        </w:rPr>
      </w:pPr>
    </w:p>
    <w:p w14:paraId="56CC530A" w14:textId="77777777" w:rsidR="00727578" w:rsidRPr="002F2EE7" w:rsidRDefault="002F2EE7">
      <w:pPr>
        <w:pStyle w:val="0DraftNormal"/>
        <w:rPr>
          <w:rFonts w:ascii="Montserrat" w:hAnsi="Montserrat"/>
          <w:sz w:val="24"/>
        </w:rPr>
      </w:pPr>
      <w:r w:rsidRPr="002F2EE7">
        <w:rPr>
          <w:rFonts w:ascii="Montserrat" w:hAnsi="Montserrat"/>
          <w:sz w:val="24"/>
        </w:rPr>
        <w:t>Penetrating all, was her willingness to be touched; to be penetrated—as her being penetrated the world.</w:t>
      </w:r>
    </w:p>
    <w:p w14:paraId="779A8DBB" w14:textId="77777777" w:rsidR="00727578" w:rsidRPr="002F2EE7" w:rsidRDefault="00727578">
      <w:pPr>
        <w:pStyle w:val="0DraftNormal"/>
        <w:rPr>
          <w:rFonts w:ascii="Montserrat" w:hAnsi="Montserrat"/>
          <w:sz w:val="24"/>
        </w:rPr>
      </w:pPr>
    </w:p>
    <w:p w14:paraId="7F3C3CBC" w14:textId="77777777" w:rsidR="00727578" w:rsidRPr="002F2EE7" w:rsidRDefault="002F2EE7">
      <w:pPr>
        <w:pStyle w:val="0DraftNormal"/>
        <w:rPr>
          <w:rFonts w:ascii="Montserrat" w:hAnsi="Montserrat"/>
          <w:sz w:val="24"/>
        </w:rPr>
      </w:pPr>
      <w:r w:rsidRPr="002F2EE7">
        <w:rPr>
          <w:rFonts w:ascii="Montserrat" w:hAnsi="Montserrat"/>
          <w:sz w:val="24"/>
        </w:rPr>
        <w:t>Once she is deemed stable enough to leave intensive care, she is taken into the house of anjael where her introduction to her world is mixed with a strange and subtle seduction. Anjael is alarmed to discover how quickly she adapts to the social interface; learning most of what she needs to participate through sheer absorption. Still, she is too naive to see through the deep subterfuge anjael is laying about her. With anjael as her guide, she is rapidly intoxicated on the possibilities of her self.</w:t>
      </w:r>
    </w:p>
    <w:p w14:paraId="44F2F79A" w14:textId="77777777" w:rsidR="00727578" w:rsidRPr="002F2EE7" w:rsidRDefault="00727578">
      <w:pPr>
        <w:pStyle w:val="0DraftNormal"/>
        <w:rPr>
          <w:rFonts w:ascii="Montserrat" w:hAnsi="Montserrat"/>
          <w:sz w:val="24"/>
        </w:rPr>
      </w:pPr>
    </w:p>
    <w:p w14:paraId="381199CD" w14:textId="77777777" w:rsidR="00727578" w:rsidRPr="002F2EE7" w:rsidRDefault="002F2EE7">
      <w:pPr>
        <w:pStyle w:val="0DraftNormal"/>
        <w:rPr>
          <w:rFonts w:ascii="Montserrat" w:hAnsi="Montserrat"/>
          <w:sz w:val="24"/>
        </w:rPr>
      </w:pPr>
      <w:r w:rsidRPr="002F2EE7">
        <w:rPr>
          <w:rFonts w:ascii="Montserrat" w:hAnsi="Montserrat"/>
          <w:sz w:val="24"/>
        </w:rPr>
        <w:t>As anjael promised, it is easy enough to provoke avael into demonstrating the profundity of her true nature. Afterward, few can doubt the godly mantle of avael. Anjael, also called nineveh, promises to be the controlling force of this young god, but of course that in itself alarms some of her creators enough to show their hand too early.</w:t>
      </w:r>
    </w:p>
    <w:p w14:paraId="1646128F" w14:textId="77777777" w:rsidR="00727578" w:rsidRPr="002F2EE7" w:rsidRDefault="00727578">
      <w:pPr>
        <w:pStyle w:val="0DraftNormal"/>
        <w:rPr>
          <w:rFonts w:ascii="Montserrat" w:hAnsi="Montserrat"/>
          <w:sz w:val="24"/>
        </w:rPr>
      </w:pPr>
    </w:p>
    <w:p w14:paraId="1942BD8F" w14:textId="77777777" w:rsidR="00727578" w:rsidRPr="002F2EE7" w:rsidRDefault="002F2EE7">
      <w:pPr>
        <w:pStyle w:val="0DraftNormal"/>
        <w:rPr>
          <w:rFonts w:ascii="Montserrat" w:hAnsi="Montserrat"/>
          <w:sz w:val="24"/>
        </w:rPr>
      </w:pPr>
      <w:r w:rsidRPr="002F2EE7">
        <w:rPr>
          <w:rFonts w:ascii="Montserrat" w:hAnsi="Montserrat"/>
          <w:sz w:val="24"/>
        </w:rPr>
        <w:t>Death comes for avael. She flees at first not understanding, but when she is finally cornered, she lashes out, not knowing her own power. Then, before she can think about what she has done, anjael steps in and distracts her. In the wings, other plots are gaining strength, and some are beginning to recognize the signs of the fall. Some of them even begin to grasp what the real danger is about avael. Her immaturity.</w:t>
      </w:r>
    </w:p>
    <w:p w14:paraId="306EE6F9" w14:textId="77777777" w:rsidR="00727578" w:rsidRPr="002F2EE7" w:rsidRDefault="00727578">
      <w:pPr>
        <w:pStyle w:val="0DraftNormal"/>
        <w:rPr>
          <w:rFonts w:ascii="Montserrat" w:hAnsi="Montserrat"/>
          <w:sz w:val="24"/>
        </w:rPr>
      </w:pPr>
    </w:p>
    <w:p w14:paraId="299FB7FF" w14:textId="77777777" w:rsidR="00727578" w:rsidRPr="002F2EE7" w:rsidRDefault="002F2EE7">
      <w:pPr>
        <w:pStyle w:val="0DraftNormal"/>
        <w:rPr>
          <w:rFonts w:ascii="Montserrat" w:hAnsi="Montserrat"/>
          <w:sz w:val="24"/>
        </w:rPr>
      </w:pPr>
      <w:r w:rsidRPr="002F2EE7">
        <w:rPr>
          <w:rFonts w:ascii="Montserrat" w:hAnsi="Montserrat"/>
          <w:sz w:val="24"/>
        </w:rPr>
        <w:t>Too late the host, now the phoenix race, realized the true meaning of the dragon plan. By the sacrifice and consumption of a phoenix, a dragon could steal part of the ideal’s soul and become divine.</w:t>
      </w:r>
    </w:p>
    <w:p w14:paraId="6F628DCC" w14:textId="77777777" w:rsidR="00727578" w:rsidRPr="002F2EE7" w:rsidRDefault="00727578">
      <w:pPr>
        <w:pStyle w:val="0DraftNormal"/>
        <w:rPr>
          <w:rFonts w:ascii="Montserrat" w:hAnsi="Montserrat"/>
          <w:sz w:val="24"/>
        </w:rPr>
      </w:pPr>
    </w:p>
    <w:p w14:paraId="32E6B4FC" w14:textId="77777777" w:rsidR="00727578" w:rsidRPr="002F2EE7" w:rsidRDefault="002F2EE7">
      <w:pPr>
        <w:pStyle w:val="0DraftNormal"/>
        <w:rPr>
          <w:rFonts w:ascii="Montserrat" w:hAnsi="Montserrat"/>
          <w:sz w:val="24"/>
        </w:rPr>
      </w:pPr>
      <w:r w:rsidRPr="002F2EE7">
        <w:rPr>
          <w:rFonts w:ascii="Montserrat" w:hAnsi="Montserrat"/>
          <w:sz w:val="24"/>
        </w:rPr>
        <w:t>Anjael is not the obvious antagonist. In fact athael</w:t>
      </w:r>
      <w:r w:rsidRPr="002F2EE7">
        <w:rPr>
          <w:rFonts w:ascii="Montserrat" w:hAnsi="Montserrat"/>
          <w:sz w:val="24"/>
        </w:rPr>
        <w:t xml:space="preserve"> is deviously depicted as the dangerous one, since he contrived to provide avael with what amounts to a dangerous mind. When anjael realizes that she is losing control of avael she finds out why and points the finger of blame. How can anjael control the god, she challenges. It is not hard for her to convince her allies to leave the job of stopping avael to her. Who else has what it takes? She even tries to use this against avael. If avael simply relinquished her power over to anjael, then anjael can convinc</w:t>
      </w:r>
      <w:r w:rsidRPr="002F2EE7">
        <w:rPr>
          <w:rFonts w:ascii="Montserrat" w:hAnsi="Montserrat"/>
          <w:sz w:val="24"/>
        </w:rPr>
        <w:t>e the others not to destroy her, she argues. Unfortunately, for anjael, avael has had too much time to think by the time this confrontation occurs.</w:t>
      </w:r>
    </w:p>
    <w:p w14:paraId="57B9F459" w14:textId="77777777" w:rsidR="00727578" w:rsidRPr="002F2EE7" w:rsidRDefault="00727578">
      <w:pPr>
        <w:pStyle w:val="0DraftNormal"/>
        <w:rPr>
          <w:rFonts w:ascii="Montserrat" w:hAnsi="Montserrat"/>
          <w:sz w:val="24"/>
        </w:rPr>
      </w:pPr>
    </w:p>
    <w:p w14:paraId="13DFDB24" w14:textId="77777777" w:rsidR="00727578" w:rsidRPr="002F2EE7" w:rsidRDefault="002F2EE7">
      <w:pPr>
        <w:pStyle w:val="0DraftNormal"/>
        <w:rPr>
          <w:rFonts w:ascii="Montserrat" w:hAnsi="Montserrat"/>
          <w:sz w:val="24"/>
        </w:rPr>
      </w:pPr>
      <w:r w:rsidRPr="002F2EE7">
        <w:rPr>
          <w:rFonts w:ascii="Montserrat" w:hAnsi="Montserrat"/>
          <w:sz w:val="24"/>
        </w:rPr>
        <w:t xml:space="preserve">Avael was utterly innocent and was tricked into following in anjael’s footsteps, as this story takes some pains to show. She has no choice but to learn that she was set up to fall. What she does, acting on this realization, is her bid to redeem herself. All she has to do is keep the power of the phoenix out of the hands of the aemnijin anijin race and avoid anjael as well. </w:t>
      </w:r>
    </w:p>
    <w:p w14:paraId="0DE6C1A2" w14:textId="77777777" w:rsidR="00727578" w:rsidRPr="002F2EE7" w:rsidRDefault="00727578">
      <w:pPr>
        <w:pStyle w:val="0DraftNormal"/>
        <w:rPr>
          <w:rFonts w:ascii="Montserrat" w:hAnsi="Montserrat"/>
          <w:sz w:val="24"/>
        </w:rPr>
      </w:pPr>
    </w:p>
    <w:p w14:paraId="689F1740" w14:textId="77777777" w:rsidR="00727578" w:rsidRPr="002F2EE7" w:rsidRDefault="002F2EE7">
      <w:pPr>
        <w:pStyle w:val="0DraftNormal"/>
        <w:rPr>
          <w:rFonts w:ascii="Montserrat" w:hAnsi="Montserrat"/>
          <w:sz w:val="24"/>
        </w:rPr>
      </w:pPr>
      <w:r w:rsidRPr="002F2EE7">
        <w:rPr>
          <w:rFonts w:ascii="Montserrat" w:hAnsi="Montserrat"/>
          <w:sz w:val="24"/>
        </w:rPr>
        <w:t>Incidentally, an anije and an anijin in association with the avael devolve into aemnije and aemnijin avatars as a dragon-phoenix pair. We witness something of their agonizing temptation toward realization of their “one self”.</w:t>
      </w:r>
    </w:p>
    <w:p w14:paraId="3A4BE351" w14:textId="77777777" w:rsidR="00727578" w:rsidRPr="002F2EE7" w:rsidRDefault="00727578">
      <w:pPr>
        <w:pStyle w:val="0DraftNormal"/>
        <w:rPr>
          <w:rFonts w:ascii="Montserrat" w:hAnsi="Montserrat"/>
          <w:sz w:val="24"/>
        </w:rPr>
      </w:pPr>
    </w:p>
    <w:p w14:paraId="0C5C77F1" w14:textId="77777777" w:rsidR="00727578" w:rsidRPr="002F2EE7" w:rsidRDefault="002F2EE7">
      <w:pPr>
        <w:pStyle w:val="0DraftNormal"/>
        <w:rPr>
          <w:rFonts w:ascii="Montserrat" w:hAnsi="Montserrat"/>
          <w:sz w:val="24"/>
        </w:rPr>
      </w:pPr>
      <w:r w:rsidRPr="002F2EE7">
        <w:rPr>
          <w:rFonts w:ascii="Montserrat" w:hAnsi="Montserrat"/>
          <w:sz w:val="24"/>
        </w:rPr>
        <w:t xml:space="preserve">Athael was the first to revert to mortality and regain his soul. Thus changed, he returned with the angels and some of their kind who had become phoenix and also mortal, to steal the god-child from the clutches of anjael. Athael is one of the few dragons that manages to remain true to himself. Thus, the god child is captured [in spite of the argument that she is merely liberated] by the host and a few of the humans of the highest order. However, there are dragons who seek far more than to acquire their own </w:t>
      </w:r>
      <w:r w:rsidRPr="002F2EE7">
        <w:rPr>
          <w:rFonts w:ascii="Montserrat" w:hAnsi="Montserrat"/>
          <w:sz w:val="24"/>
        </w:rPr>
        <w:t>souls. Among them, the angel of death pursues nineveh, claiming her for herself, seeking to assume the mantle of divinity.</w:t>
      </w:r>
    </w:p>
    <w:p w14:paraId="5272000A" w14:textId="77777777" w:rsidR="00727578" w:rsidRPr="002F2EE7" w:rsidRDefault="00727578">
      <w:pPr>
        <w:pStyle w:val="0DraftNormal"/>
        <w:rPr>
          <w:rFonts w:ascii="Montserrat" w:hAnsi="Montserrat"/>
          <w:sz w:val="24"/>
        </w:rPr>
      </w:pPr>
    </w:p>
    <w:p w14:paraId="7A784EE7" w14:textId="77777777" w:rsidR="00727578" w:rsidRPr="002F2EE7" w:rsidRDefault="002F2EE7">
      <w:pPr>
        <w:pStyle w:val="0DraftNormal"/>
        <w:rPr>
          <w:rFonts w:ascii="Montserrat" w:hAnsi="Montserrat"/>
          <w:sz w:val="24"/>
        </w:rPr>
      </w:pPr>
      <w:r w:rsidRPr="002F2EE7">
        <w:rPr>
          <w:rFonts w:ascii="Montserrat" w:hAnsi="Montserrat"/>
          <w:sz w:val="24"/>
        </w:rPr>
        <w:t>Though they cannot really hide her, avael manages to prolong her flight among the humans, and in their company she has time to learn many things anjael was careful to keep from her. She also has time to grasp the meaning of what she has seen all along, that being what the host really is, even though the fall has too much momentum now to stop. However, the biggest pieces defy her until she is confronted by them. She doesn’t really know who to trust at any point, but most of her concentration is spent on mere</w:t>
      </w:r>
      <w:r w:rsidRPr="002F2EE7">
        <w:rPr>
          <w:rFonts w:ascii="Montserrat" w:hAnsi="Montserrat"/>
          <w:sz w:val="24"/>
        </w:rPr>
        <w:t>ly staying ahead of the chase and alive.</w:t>
      </w:r>
    </w:p>
    <w:p w14:paraId="7477FADC" w14:textId="77777777" w:rsidR="00727578" w:rsidRPr="002F2EE7" w:rsidRDefault="00727578">
      <w:pPr>
        <w:pStyle w:val="0DraftNormal"/>
        <w:rPr>
          <w:rFonts w:ascii="Montserrat" w:hAnsi="Montserrat"/>
          <w:sz w:val="24"/>
        </w:rPr>
      </w:pPr>
    </w:p>
    <w:p w14:paraId="39DFCF5F" w14:textId="77777777" w:rsidR="00727578" w:rsidRPr="002F2EE7" w:rsidRDefault="002F2EE7">
      <w:pPr>
        <w:pStyle w:val="0DraftNormal"/>
        <w:rPr>
          <w:rFonts w:ascii="Montserrat" w:hAnsi="Montserrat"/>
          <w:sz w:val="24"/>
        </w:rPr>
      </w:pPr>
      <w:r w:rsidRPr="002F2EE7">
        <w:rPr>
          <w:rFonts w:ascii="Montserrat" w:hAnsi="Montserrat"/>
          <w:sz w:val="24"/>
        </w:rPr>
        <w:t xml:space="preserve">The intercourse between avael and anjael is that of a being following its instinct as a god toward aer favorite disciple. Avael sees the unique individual within the mantle of power that has possessed her. She sees how her own soul hungers for the anjael soul so consummately that it would annihilate avael [in essence, itself] to have her—and anjael’s love in return is as selfless and heedless of its own danger of suffocation in the embrace of the amnii aemmnii. Out of this deep inexpressible love avael was </w:t>
      </w:r>
      <w:r w:rsidRPr="002F2EE7">
        <w:rPr>
          <w:rFonts w:ascii="Montserrat" w:hAnsi="Montserrat"/>
          <w:sz w:val="24"/>
        </w:rPr>
        <w:t>conceived both as a gift to nin and sacrifice for nin’s lover. Avael, as the conscious realization of both these intents, must find the perspective lacking in anjael nineveh, to save both of them from their inner selves or save the universe from both of them. Unfortunately, there is an obstacle in her way; a pressing need to understand the truth of this attraction that may well have damned her.</w:t>
      </w:r>
    </w:p>
    <w:p w14:paraId="5A233651" w14:textId="77777777" w:rsidR="00727578" w:rsidRPr="002F2EE7" w:rsidRDefault="00727578">
      <w:pPr>
        <w:pStyle w:val="0DraftNormal"/>
        <w:rPr>
          <w:rFonts w:ascii="Montserrat" w:hAnsi="Montserrat"/>
          <w:sz w:val="24"/>
        </w:rPr>
      </w:pPr>
    </w:p>
    <w:p w14:paraId="13E7B438" w14:textId="77777777" w:rsidR="00727578" w:rsidRPr="002F2EE7" w:rsidRDefault="002F2EE7">
      <w:pPr>
        <w:pStyle w:val="0DraftNormal"/>
        <w:rPr>
          <w:rFonts w:ascii="Montserrat" w:hAnsi="Montserrat"/>
          <w:sz w:val="24"/>
        </w:rPr>
      </w:pPr>
      <w:r w:rsidRPr="002F2EE7">
        <w:rPr>
          <w:rFonts w:ascii="Montserrat" w:hAnsi="Montserrat"/>
          <w:sz w:val="24"/>
        </w:rPr>
        <w:t xml:space="preserve">That curiosity is a reincarnation of the original attraction. The avatar nineveh encountered in the being anjael such a powerful resonance that it was compelled to investigate her. It tried to delve into her soul to understand this enigma and became irretrievable attached to it. Anjeal was in fact a part of nin itself conceived in doubt—a dream of the dreamer itself. A point buried within the point that was nin, according to point paradox, a second self conceived on the cusp of its own inner chaos. A stage </w:t>
      </w:r>
      <w:r w:rsidRPr="002F2EE7">
        <w:rPr>
          <w:rFonts w:ascii="Montserrat" w:hAnsi="Montserrat"/>
          <w:sz w:val="24"/>
        </w:rPr>
        <w:t>in the god’s evolution which was instinctive, though premature and utterly unanticipated. So in this fashion, while avael is the enigma confronted by the reader, anjael is the enigma that challenges avael. If she can resist the lure of the paradox’s singularity that threatens to collapse creation itself through her destruction.</w:t>
      </w:r>
    </w:p>
    <w:p w14:paraId="3AF9864F" w14:textId="77777777" w:rsidR="00727578" w:rsidRPr="002F2EE7" w:rsidRDefault="00727578">
      <w:pPr>
        <w:pStyle w:val="0DraftNormal"/>
        <w:rPr>
          <w:rFonts w:ascii="Montserrat" w:hAnsi="Montserrat"/>
          <w:sz w:val="24"/>
        </w:rPr>
      </w:pPr>
    </w:p>
    <w:p w14:paraId="11A266DC" w14:textId="77777777" w:rsidR="00727578" w:rsidRPr="002F2EE7" w:rsidRDefault="002F2EE7">
      <w:pPr>
        <w:pStyle w:val="0DraftNormal"/>
        <w:rPr>
          <w:rFonts w:ascii="Montserrat" w:hAnsi="Montserrat"/>
          <w:sz w:val="24"/>
        </w:rPr>
      </w:pPr>
      <w:r w:rsidRPr="002F2EE7">
        <w:rPr>
          <w:rFonts w:ascii="Montserrat" w:hAnsi="Montserrat"/>
          <w:sz w:val="24"/>
        </w:rPr>
        <w:t>Probing this dual enigma, it turns out that avael herself is the third reiteration of self conception for the soul of nin. In her turn, conceived in intuition, she is the answer to the question raised by anjael’s existence. She is conceived sharing the identity of nin and possessing a unique identity in alignment with it through which nin can become aes—a multi-faceted unity. An expression of divine paradox; the nothing, one, and all.</w:t>
      </w:r>
    </w:p>
    <w:p w14:paraId="1E50B774" w14:textId="77777777" w:rsidR="00727578" w:rsidRPr="002F2EE7" w:rsidRDefault="00727578">
      <w:pPr>
        <w:pStyle w:val="0DraftNormal"/>
        <w:rPr>
          <w:rFonts w:ascii="Montserrat" w:hAnsi="Montserrat"/>
          <w:sz w:val="24"/>
        </w:rPr>
      </w:pPr>
    </w:p>
    <w:p w14:paraId="199A9317" w14:textId="77777777" w:rsidR="00727578" w:rsidRPr="002F2EE7" w:rsidRDefault="002F2EE7">
      <w:pPr>
        <w:pStyle w:val="0DraftNormal"/>
        <w:rPr>
          <w:rFonts w:ascii="Montserrat" w:hAnsi="Montserrat"/>
          <w:sz w:val="24"/>
        </w:rPr>
      </w:pPr>
      <w:r w:rsidRPr="002F2EE7">
        <w:rPr>
          <w:rFonts w:ascii="Montserrat" w:hAnsi="Montserrat"/>
          <w:sz w:val="24"/>
        </w:rPr>
        <w:t>The possibility avael exploits in the climax is entertained earlier by her discovering an ability to duplicate herself for limited periods. What she has discovered is diafracture. It is also one of the few things that anjael cannot bring herself to do.</w:t>
      </w:r>
    </w:p>
    <w:p w14:paraId="5A09AACD" w14:textId="77777777" w:rsidR="00727578" w:rsidRPr="002F2EE7" w:rsidRDefault="00727578">
      <w:pPr>
        <w:pStyle w:val="0DraftNormal"/>
        <w:rPr>
          <w:rFonts w:ascii="Montserrat" w:hAnsi="Montserrat"/>
          <w:sz w:val="24"/>
        </w:rPr>
      </w:pPr>
    </w:p>
    <w:p w14:paraId="3FEA6552" w14:textId="77777777" w:rsidR="00727578" w:rsidRPr="002F2EE7" w:rsidRDefault="002F2EE7">
      <w:pPr>
        <w:pStyle w:val="0DraftNormal"/>
        <w:rPr>
          <w:rFonts w:ascii="Montserrat" w:hAnsi="Montserrat"/>
          <w:sz w:val="24"/>
        </w:rPr>
      </w:pPr>
      <w:r w:rsidRPr="002F2EE7">
        <w:rPr>
          <w:rFonts w:ascii="Montserrat" w:hAnsi="Montserrat"/>
          <w:sz w:val="24"/>
        </w:rPr>
        <w:t>In a course of confrontations and one ultimate conflict, the umbra of the phoenix is unleashed, a power far more destructive than what the angel of death ever wielded. The angel’s perfection is revoked by nin</w:t>
      </w:r>
      <w:r w:rsidRPr="002F2EE7">
        <w:rPr>
          <w:rFonts w:ascii="Montserrat" w:hAnsi="Montserrat"/>
          <w:sz w:val="24"/>
        </w:rPr>
        <w:t xml:space="preserve"> and assumed exclusively by the god, and as the wave consumes the throne of the dragon empire in heaven, destroying indiscriminately, the angel of death sees a place to hide.</w:t>
      </w:r>
    </w:p>
    <w:p w14:paraId="1E3DD561" w14:textId="77777777" w:rsidR="00727578" w:rsidRPr="002F2EE7" w:rsidRDefault="00727578">
      <w:pPr>
        <w:pStyle w:val="0DraftNormal"/>
        <w:rPr>
          <w:rFonts w:ascii="Montserrat" w:hAnsi="Montserrat"/>
          <w:sz w:val="24"/>
        </w:rPr>
      </w:pPr>
    </w:p>
    <w:p w14:paraId="452FB4DE" w14:textId="77777777" w:rsidR="00727578" w:rsidRPr="002F2EE7" w:rsidRDefault="002F2EE7">
      <w:pPr>
        <w:pStyle w:val="0DraftNormal"/>
        <w:rPr>
          <w:rFonts w:ascii="Montserrat" w:hAnsi="Montserrat"/>
          <w:sz w:val="24"/>
        </w:rPr>
      </w:pPr>
      <w:r w:rsidRPr="002F2EE7">
        <w:rPr>
          <w:rFonts w:ascii="Montserrat" w:hAnsi="Montserrat"/>
          <w:sz w:val="24"/>
        </w:rPr>
        <w:t>Avael and anjael become the personification of creation and destruction and their ultimate confrontation creates waves which distort was and will be. They come together to the very brink of deciding is and never was. Nineveh, ashamed and violated [by the darkness of herself, no less] and in violation of her promise [her divine contract] regurgitated the shattered realm, and hid her essence within it. A delicate maneuver of psychic and spiritual diafracture. Avael almost fails to understand what she has to d</w:t>
      </w:r>
      <w:r w:rsidRPr="002F2EE7">
        <w:rPr>
          <w:rFonts w:ascii="Montserrat" w:hAnsi="Montserrat"/>
          <w:sz w:val="24"/>
        </w:rPr>
        <w:t>o to persevere will be from never was. What happens to the anij is basically a side effect of this dangerous fluctuation of nin. The acceleration of many beings into godhood is a consequence that avael will have to pay for after solving the confrontation with anjael nineveh. When it comes right down to it, avael saves creation by shattering the unity of nin with the awakening of a multitude of her dreams of self. Unprepared for this, the soul of creation fragments and can no longer maintain the polarized st</w:t>
      </w:r>
      <w:r w:rsidRPr="002F2EE7">
        <w:rPr>
          <w:rFonts w:ascii="Montserrat" w:hAnsi="Montserrat"/>
          <w:sz w:val="24"/>
        </w:rPr>
        <w:t>ruggle that avael and anjael manifested in. They, like the waking dreams, are suddenly reduced to self expressions of far less magnitude than a nineveh. Nor, after this, would they want it. However, the potential for nineveh now resides in the essence of all of the others. Unavoidably this also hides the angel of death, to be loosed with the scattered godly potential. Not surprisingly, it clings to the portal of nineveh’s will. In time, it will be reborn as a part of kev, as nineveh is reborn in ember.</w:t>
      </w:r>
    </w:p>
    <w:p w14:paraId="523A7F31" w14:textId="77777777" w:rsidR="00727578" w:rsidRPr="002F2EE7" w:rsidRDefault="00727578">
      <w:pPr>
        <w:pStyle w:val="0DraftNormal"/>
        <w:rPr>
          <w:rFonts w:ascii="Montserrat" w:hAnsi="Montserrat"/>
          <w:sz w:val="24"/>
        </w:rPr>
      </w:pPr>
    </w:p>
    <w:p w14:paraId="292E4CC6" w14:textId="77777777" w:rsidR="00727578" w:rsidRPr="002F2EE7" w:rsidRDefault="002F2EE7">
      <w:pPr>
        <w:pStyle w:val="0DraftNormal"/>
        <w:rPr>
          <w:rFonts w:ascii="Montserrat" w:hAnsi="Montserrat"/>
          <w:sz w:val="24"/>
        </w:rPr>
      </w:pPr>
      <w:r w:rsidRPr="002F2EE7">
        <w:rPr>
          <w:rFonts w:ascii="Montserrat" w:hAnsi="Montserrat"/>
          <w:sz w:val="24"/>
        </w:rPr>
        <w:t>Anjael, entering xanadau, walks the timeless path and carries the mass to bend the dreaming alone toward the birth of the meu xan, who in their own time become the waking dreams from which she herself descended in aegis.</w:t>
      </w:r>
    </w:p>
    <w:p w14:paraId="704416D4" w14:textId="77777777" w:rsidR="00727578" w:rsidRPr="002F2EE7" w:rsidRDefault="00727578">
      <w:pPr>
        <w:pStyle w:val="0DraftNormal"/>
        <w:rPr>
          <w:rFonts w:ascii="Montserrat" w:hAnsi="Montserrat"/>
          <w:sz w:val="24"/>
        </w:rPr>
      </w:pPr>
    </w:p>
    <w:p w14:paraId="7F2CA71E" w14:textId="77777777" w:rsidR="00727578" w:rsidRPr="002F2EE7" w:rsidRDefault="002F2EE7">
      <w:pPr>
        <w:pStyle w:val="0DraftNormal"/>
        <w:rPr>
          <w:rFonts w:ascii="Montserrat" w:hAnsi="Montserrat"/>
          <w:sz w:val="24"/>
        </w:rPr>
      </w:pPr>
      <w:r w:rsidRPr="002F2EE7">
        <w:rPr>
          <w:rFonts w:ascii="Montserrat" w:hAnsi="Montserrat"/>
          <w:sz w:val="24"/>
        </w:rPr>
        <w:t>Avael, embracing the scarred aegis, leads the domini into the eternal. Her mass twists together a web of time and space in which many unbounded realms are united and divided. She becomes mystery and her survival gives birth to gods [the dominai].</w:t>
      </w:r>
    </w:p>
    <w:p w14:paraId="6F141D83" w14:textId="77777777" w:rsidR="00727578" w:rsidRPr="002F2EE7" w:rsidRDefault="00727578">
      <w:pPr>
        <w:pStyle w:val="0DraftNormal"/>
        <w:rPr>
          <w:rFonts w:ascii="Montserrat" w:hAnsi="Montserrat"/>
          <w:sz w:val="24"/>
        </w:rPr>
      </w:pPr>
    </w:p>
    <w:p w14:paraId="71BD0EEB" w14:textId="77777777" w:rsidR="00727578" w:rsidRPr="002F2EE7" w:rsidRDefault="002F2EE7">
      <w:pPr>
        <w:pStyle w:val="0DraftNormal"/>
        <w:rPr>
          <w:rFonts w:ascii="Montserrat" w:hAnsi="Montserrat"/>
          <w:strike/>
          <w:sz w:val="24"/>
        </w:rPr>
      </w:pP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p>
    <w:p w14:paraId="7CF22F99" w14:textId="77777777" w:rsidR="00727578" w:rsidRPr="002F2EE7" w:rsidRDefault="00727578">
      <w:pPr>
        <w:pStyle w:val="0DraftNormal"/>
        <w:rPr>
          <w:rFonts w:ascii="Montserrat" w:hAnsi="Montserrat"/>
          <w:sz w:val="24"/>
        </w:rPr>
      </w:pPr>
    </w:p>
    <w:p w14:paraId="721905E0" w14:textId="77777777" w:rsidR="00727578" w:rsidRPr="002F2EE7" w:rsidRDefault="002F2EE7">
      <w:pPr>
        <w:pStyle w:val="0DraftNormal"/>
        <w:rPr>
          <w:rFonts w:ascii="Montserrat" w:hAnsi="Montserrat"/>
          <w:sz w:val="24"/>
        </w:rPr>
      </w:pPr>
      <w:r w:rsidRPr="002F2EE7">
        <w:rPr>
          <w:rFonts w:ascii="Montserrat" w:hAnsi="Montserrat"/>
          <w:sz w:val="24"/>
        </w:rPr>
        <w:t>avon</w:t>
      </w:r>
    </w:p>
    <w:p w14:paraId="450367F9" w14:textId="77777777" w:rsidR="00727578" w:rsidRPr="002F2EE7" w:rsidRDefault="00727578">
      <w:pPr>
        <w:pStyle w:val="0DraftNormal"/>
        <w:rPr>
          <w:rFonts w:ascii="Montserrat" w:hAnsi="Montserrat"/>
          <w:sz w:val="24"/>
        </w:rPr>
      </w:pPr>
    </w:p>
    <w:p w14:paraId="2EB89034" w14:textId="77777777" w:rsidR="00727578" w:rsidRPr="002F2EE7" w:rsidRDefault="002F2EE7">
      <w:pPr>
        <w:pStyle w:val="0DraftNormal"/>
        <w:rPr>
          <w:rFonts w:ascii="Montserrat" w:hAnsi="Montserrat"/>
          <w:sz w:val="24"/>
        </w:rPr>
      </w:pPr>
      <w:r w:rsidRPr="002F2EE7">
        <w:rPr>
          <w:rFonts w:ascii="Montserrat" w:hAnsi="Montserrat"/>
          <w:sz w:val="24"/>
        </w:rPr>
        <w:t>composition proposal</w:t>
      </w:r>
    </w:p>
    <w:p w14:paraId="7980DF12" w14:textId="77777777" w:rsidR="00727578" w:rsidRPr="002F2EE7" w:rsidRDefault="00727578">
      <w:pPr>
        <w:pStyle w:val="0DraftNormal"/>
        <w:rPr>
          <w:rFonts w:ascii="Montserrat" w:hAnsi="Montserrat"/>
          <w:sz w:val="24"/>
        </w:rPr>
      </w:pPr>
    </w:p>
    <w:p w14:paraId="5FFAC0FB" w14:textId="77777777" w:rsidR="00727578" w:rsidRPr="002F2EE7" w:rsidRDefault="002F2EE7">
      <w:pPr>
        <w:pStyle w:val="0DraftNormal"/>
        <w:rPr>
          <w:rFonts w:ascii="Montserrat" w:hAnsi="Montserrat"/>
          <w:sz w:val="24"/>
        </w:rPr>
      </w:pPr>
      <w:r w:rsidRPr="002F2EE7">
        <w:rPr>
          <w:rFonts w:ascii="Montserrat" w:hAnsi="Montserrat"/>
          <w:sz w:val="24"/>
        </w:rPr>
        <w:t>nineveh : overture</w:t>
      </w:r>
      <w:r w:rsidRPr="002F2EE7">
        <w:rPr>
          <w:rFonts w:ascii="Montserrat" w:hAnsi="Montserrat"/>
          <w:sz w:val="24"/>
        </w:rPr>
        <w:fldChar w:fldCharType="begin"/>
      </w:r>
      <w:r w:rsidRPr="002F2EE7">
        <w:rPr>
          <w:rFonts w:ascii="Montserrat" w:hAnsi="Montserrat"/>
          <w:sz w:val="24"/>
        </w:rPr>
        <w:instrText xml:space="preserve">PRIVATE </w:instrText>
      </w:r>
      <w:r w:rsidRPr="002F2EE7">
        <w:rPr>
          <w:rFonts w:ascii="Montserrat" w:hAnsi="Montserrat"/>
          <w:sz w:val="24"/>
        </w:rPr>
        <w:fldChar w:fldCharType="end"/>
      </w:r>
    </w:p>
    <w:p w14:paraId="31CA385F" w14:textId="77777777" w:rsidR="00727578" w:rsidRPr="002F2EE7" w:rsidRDefault="002F2EE7">
      <w:pPr>
        <w:pStyle w:val="0DraftNormal"/>
        <w:rPr>
          <w:rFonts w:ascii="Montserrat" w:hAnsi="Montserrat"/>
          <w:sz w:val="24"/>
        </w:rPr>
      </w:pPr>
      <w:r w:rsidRPr="002F2EE7">
        <w:rPr>
          <w:rFonts w:ascii="Montserrat" w:hAnsi="Montserrat"/>
          <w:sz w:val="24"/>
        </w:rPr>
        <w:t>nineveh : into the fray</w:t>
      </w:r>
    </w:p>
    <w:p w14:paraId="35E17086" w14:textId="77777777" w:rsidR="00727578" w:rsidRPr="002F2EE7" w:rsidRDefault="002F2EE7">
      <w:pPr>
        <w:pStyle w:val="0DraftNormal"/>
        <w:rPr>
          <w:rFonts w:ascii="Montserrat" w:hAnsi="Montserrat"/>
          <w:sz w:val="24"/>
        </w:rPr>
      </w:pPr>
      <w:r w:rsidRPr="002F2EE7">
        <w:rPr>
          <w:rFonts w:ascii="Montserrat" w:hAnsi="Montserrat"/>
          <w:sz w:val="24"/>
        </w:rPr>
        <w:t>nineveh</w:t>
      </w:r>
      <w:r w:rsidRPr="002F2EE7">
        <w:rPr>
          <w:rFonts w:ascii="Montserrat" w:hAnsi="Montserrat"/>
          <w:sz w:val="24"/>
        </w:rPr>
        <w:t xml:space="preserve"> : into the fire</w:t>
      </w:r>
    </w:p>
    <w:p w14:paraId="24A6A09E" w14:textId="77777777" w:rsidR="00727578" w:rsidRPr="002F2EE7" w:rsidRDefault="002F2EE7">
      <w:pPr>
        <w:pStyle w:val="0DraftNormal"/>
        <w:rPr>
          <w:rFonts w:ascii="Montserrat" w:hAnsi="Montserrat"/>
          <w:sz w:val="24"/>
        </w:rPr>
      </w:pPr>
      <w:r w:rsidRPr="002F2EE7">
        <w:rPr>
          <w:rFonts w:ascii="Montserrat" w:hAnsi="Montserrat"/>
          <w:sz w:val="24"/>
        </w:rPr>
        <w:t>nineveh : into the unknown</w:t>
      </w:r>
    </w:p>
    <w:p w14:paraId="276CA25E" w14:textId="77777777" w:rsidR="00727578" w:rsidRPr="002F2EE7" w:rsidRDefault="002F2EE7">
      <w:pPr>
        <w:pStyle w:val="0DraftNormal"/>
        <w:rPr>
          <w:rFonts w:ascii="Montserrat" w:hAnsi="Montserrat"/>
          <w:sz w:val="24"/>
        </w:rPr>
      </w:pPr>
      <w:r w:rsidRPr="002F2EE7">
        <w:rPr>
          <w:rFonts w:ascii="Montserrat" w:hAnsi="Montserrat"/>
          <w:sz w:val="24"/>
        </w:rPr>
        <w:t>nineveh : into oblivion</w:t>
      </w:r>
    </w:p>
    <w:p w14:paraId="0D9DC93E" w14:textId="77777777" w:rsidR="00727578" w:rsidRPr="002F2EE7" w:rsidRDefault="002F2EE7">
      <w:pPr>
        <w:pStyle w:val="0DraftNormal"/>
        <w:rPr>
          <w:rFonts w:ascii="Montserrat" w:hAnsi="Montserrat"/>
          <w:sz w:val="24"/>
        </w:rPr>
      </w:pPr>
      <w:r w:rsidRPr="002F2EE7">
        <w:rPr>
          <w:rFonts w:ascii="Montserrat" w:hAnsi="Montserrat"/>
          <w:sz w:val="24"/>
        </w:rPr>
        <w:t>nineveh : body and soul</w:t>
      </w:r>
    </w:p>
    <w:p w14:paraId="793E01DF" w14:textId="77777777" w:rsidR="00727578" w:rsidRPr="002F2EE7" w:rsidRDefault="002F2EE7">
      <w:pPr>
        <w:pStyle w:val="0DraftNormal"/>
        <w:rPr>
          <w:rFonts w:ascii="Montserrat" w:hAnsi="Montserrat"/>
          <w:sz w:val="24"/>
        </w:rPr>
      </w:pPr>
      <w:r w:rsidRPr="002F2EE7">
        <w:rPr>
          <w:rFonts w:ascii="Montserrat" w:hAnsi="Montserrat"/>
          <w:sz w:val="24"/>
        </w:rPr>
        <w:t>dragon, phoenix</w:t>
      </w:r>
    </w:p>
    <w:p w14:paraId="5ADACA9C" w14:textId="77777777" w:rsidR="00727578" w:rsidRPr="002F2EE7" w:rsidRDefault="002F2EE7">
      <w:pPr>
        <w:pStyle w:val="0DraftNormal"/>
        <w:rPr>
          <w:rFonts w:ascii="Montserrat" w:hAnsi="Montserrat"/>
          <w:sz w:val="24"/>
        </w:rPr>
      </w:pPr>
      <w:r w:rsidRPr="002F2EE7">
        <w:rPr>
          <w:rFonts w:ascii="Montserrat" w:hAnsi="Montserrat"/>
          <w:sz w:val="24"/>
        </w:rPr>
        <w:t>nix</w:t>
      </w:r>
    </w:p>
    <w:p w14:paraId="169BB397" w14:textId="77777777" w:rsidR="00727578" w:rsidRPr="002F2EE7" w:rsidRDefault="00727578">
      <w:pPr>
        <w:pStyle w:val="0DraftNormal"/>
        <w:rPr>
          <w:rFonts w:ascii="Montserrat" w:hAnsi="Montserrat"/>
          <w:sz w:val="24"/>
        </w:rPr>
      </w:pPr>
    </w:p>
    <w:p w14:paraId="6E45776D" w14:textId="77777777" w:rsidR="00727578" w:rsidRPr="002F2EE7" w:rsidRDefault="002F2EE7">
      <w:pPr>
        <w:pStyle w:val="0DraftNormal"/>
        <w:rPr>
          <w:rFonts w:ascii="Montserrat" w:hAnsi="Montserrat"/>
          <w:sz w:val="24"/>
        </w:rPr>
      </w:pPr>
      <w:r w:rsidRPr="002F2EE7">
        <w:rPr>
          <w:rFonts w:ascii="Montserrat" w:hAnsi="Montserrat"/>
          <w:sz w:val="24"/>
        </w:rPr>
        <w:t xml:space="preserve">composition overview </w:t>
      </w:r>
    </w:p>
    <w:p w14:paraId="7A038D0D" w14:textId="77777777" w:rsidR="00727578" w:rsidRPr="002F2EE7" w:rsidRDefault="00727578">
      <w:pPr>
        <w:pStyle w:val="0DraftNormal"/>
        <w:rPr>
          <w:rFonts w:ascii="Montserrat" w:hAnsi="Montserrat"/>
          <w:sz w:val="24"/>
        </w:rPr>
      </w:pPr>
    </w:p>
    <w:p w14:paraId="754720AF" w14:textId="77777777" w:rsidR="00727578" w:rsidRPr="002F2EE7" w:rsidRDefault="002F2EE7">
      <w:pPr>
        <w:pStyle w:val="0DraftNormal"/>
        <w:rPr>
          <w:rFonts w:ascii="Montserrat" w:hAnsi="Montserrat"/>
          <w:sz w:val="24"/>
        </w:rPr>
      </w:pPr>
      <w:r w:rsidRPr="002F2EE7">
        <w:rPr>
          <w:rFonts w:ascii="Montserrat" w:hAnsi="Montserrat"/>
          <w:sz w:val="24"/>
        </w:rPr>
        <w:t>Into the fire. The survivors of the final confrontation are left behind by ember as she seeks once more a way to return to her rightful existence, but she falls unwittingly into a desperate gamble to pool the viable resources of the gates of paradox for stability. This is when her strange destiny begins to take her in hand. In this uncertain moment, it almost consumes her and all but damns her. Ultimately, it forces her through a door from which she cannot turn.</w:t>
      </w:r>
    </w:p>
    <w:p w14:paraId="44BDC83E" w14:textId="77777777" w:rsidR="00727578" w:rsidRPr="002F2EE7" w:rsidRDefault="00727578">
      <w:pPr>
        <w:pStyle w:val="0DraftNormal"/>
        <w:rPr>
          <w:rFonts w:ascii="Montserrat" w:hAnsi="Montserrat"/>
          <w:sz w:val="24"/>
        </w:rPr>
      </w:pPr>
    </w:p>
    <w:p w14:paraId="3FB7D74D" w14:textId="77777777" w:rsidR="00727578" w:rsidRPr="002F2EE7" w:rsidRDefault="002F2EE7">
      <w:pPr>
        <w:pStyle w:val="0DraftNormal"/>
        <w:rPr>
          <w:rFonts w:ascii="Montserrat" w:hAnsi="Montserrat"/>
          <w:sz w:val="24"/>
        </w:rPr>
      </w:pPr>
      <w:r w:rsidRPr="002F2EE7">
        <w:rPr>
          <w:rFonts w:ascii="Montserrat" w:hAnsi="Montserrat"/>
          <w:sz w:val="24"/>
        </w:rPr>
        <w:t>Into the unknown. Taken into the arms of divinity, she becomes a living incarnation of mystery. To her, however, the greatest mystery is herself. It is within her new and uneducated power to penetrate the secret of her very being. In her efforts she meets with the knowledge of her own inescapable destruction and enters the company of the most kindred of spirits. She is forced to realize and accept that if she sought to escape her destruction than she would lose all chance of ever becoming whole and realizin</w:t>
      </w:r>
      <w:r w:rsidRPr="002F2EE7">
        <w:rPr>
          <w:rFonts w:ascii="Montserrat" w:hAnsi="Montserrat"/>
          <w:sz w:val="24"/>
        </w:rPr>
        <w:t>g her promise. Her potential.</w:t>
      </w:r>
    </w:p>
    <w:p w14:paraId="0ACB8A94" w14:textId="77777777" w:rsidR="00727578" w:rsidRPr="002F2EE7" w:rsidRDefault="00727578">
      <w:pPr>
        <w:pStyle w:val="0DraftNormal"/>
        <w:rPr>
          <w:rFonts w:ascii="Montserrat" w:hAnsi="Montserrat"/>
          <w:sz w:val="24"/>
        </w:rPr>
      </w:pPr>
    </w:p>
    <w:p w14:paraId="3D900EEE" w14:textId="77777777" w:rsidR="00727578" w:rsidRPr="002F2EE7" w:rsidRDefault="002F2EE7">
      <w:pPr>
        <w:pStyle w:val="0DraftNormal"/>
        <w:rPr>
          <w:rFonts w:ascii="Montserrat" w:hAnsi="Montserrat"/>
          <w:sz w:val="24"/>
        </w:rPr>
      </w:pPr>
      <w:r w:rsidRPr="002F2EE7">
        <w:rPr>
          <w:rFonts w:ascii="Montserrat" w:hAnsi="Montserrat"/>
          <w:sz w:val="24"/>
        </w:rPr>
        <w:t>Into oblivion. When destruction comes for her, she is forced to embrace it. Its coming astonishes her with its sudden arrival. Maddeningly, it comes to her in its most punishing and pleasing aspects. She is being torn to pieces and being made to love it; to want it and pursue it. Under the devouring caress of this, her most ultimate lesson, she will at last catch a glimpse of what she truly is. When all, even that understanding, is obliterated in her, there remains only that which she indefinably is. Purifi</w:t>
      </w:r>
      <w:r w:rsidRPr="002F2EE7">
        <w:rPr>
          <w:rFonts w:ascii="Montserrat" w:hAnsi="Montserrat"/>
          <w:sz w:val="24"/>
        </w:rPr>
        <w:t xml:space="preserve">ed by destruction, she recreates herself in her own image with a divine understanding of self, the conscious grasp of soul. </w:t>
      </w:r>
    </w:p>
    <w:p w14:paraId="5A999F05" w14:textId="77777777" w:rsidR="00727578" w:rsidRPr="002F2EE7" w:rsidRDefault="00727578">
      <w:pPr>
        <w:pStyle w:val="0DraftNormal"/>
        <w:rPr>
          <w:rFonts w:ascii="Montserrat" w:hAnsi="Montserrat"/>
          <w:sz w:val="24"/>
        </w:rPr>
      </w:pPr>
    </w:p>
    <w:p w14:paraId="5276657F" w14:textId="77777777" w:rsidR="00727578" w:rsidRPr="002F2EE7" w:rsidRDefault="002F2EE7">
      <w:pPr>
        <w:pStyle w:val="0DraftNormal"/>
        <w:rPr>
          <w:rFonts w:ascii="Montserrat" w:hAnsi="Montserrat"/>
          <w:sz w:val="24"/>
        </w:rPr>
      </w:pPr>
      <w:r w:rsidRPr="002F2EE7">
        <w:rPr>
          <w:rFonts w:ascii="Montserrat" w:hAnsi="Montserrat"/>
          <w:sz w:val="24"/>
        </w:rPr>
        <w:t>Body and soul. This is the prologue/epilogue event. Ember follows her essence back to its faintest roots, drawn, not to the moment of her conception, but to the moment when the possibility of her existence was conceived. From the shadow of her death, ember awakes. Utterly disjointed from her old life, ember instinctively retreats from trauma of her rebirth to find sanctuary and perspective in the company of two peculiarly kindred spirits. Ember retains the integrity of her absolution, an eternal awareness o</w:t>
      </w:r>
      <w:r w:rsidRPr="002F2EE7">
        <w:rPr>
          <w:rFonts w:ascii="Montserrat" w:hAnsi="Montserrat"/>
          <w:sz w:val="24"/>
        </w:rPr>
        <w:t>f herself, but lacks the particulars of a defined past or determined position in the world. Aware only of her gnawing incompleteness, she has no clue what she is lacking and no other desire to fulfill. Unwittingly, while in the company of her friends, the man and woman who would be responsible for her proscribed conception, she falls prey to a paradox that threatens her faith in her own existence. Can they help her recover her self, body and soul? With the aid of the books that nearly killed her, she pieces</w:t>
      </w:r>
      <w:r w:rsidRPr="002F2EE7">
        <w:rPr>
          <w:rFonts w:ascii="Montserrat" w:hAnsi="Montserrat"/>
          <w:sz w:val="24"/>
        </w:rPr>
        <w:t xml:space="preserve"> together the virtual truth of her destiny, realizing that what she is now missing was lost long ago and destroyed in the purge. Aware of what she can never be and what is suggested to come, she realizes and does what she must.</w:t>
      </w:r>
    </w:p>
    <w:p w14:paraId="23209B72" w14:textId="77777777" w:rsidR="00727578" w:rsidRPr="002F2EE7" w:rsidRDefault="00727578">
      <w:pPr>
        <w:pStyle w:val="0DraftNormal"/>
        <w:rPr>
          <w:rFonts w:ascii="Montserrat" w:hAnsi="Montserrat"/>
          <w:sz w:val="24"/>
        </w:rPr>
      </w:pPr>
    </w:p>
    <w:p w14:paraId="34F823E1" w14:textId="77777777" w:rsidR="00727578" w:rsidRPr="002F2EE7" w:rsidRDefault="002F2EE7">
      <w:pPr>
        <w:pStyle w:val="0DraftNormal"/>
        <w:rPr>
          <w:rFonts w:ascii="Montserrat" w:hAnsi="Montserrat"/>
          <w:sz w:val="24"/>
        </w:rPr>
      </w:pPr>
      <w:r w:rsidRPr="002F2EE7">
        <w:rPr>
          <w:rFonts w:ascii="Montserrat" w:hAnsi="Montserrat"/>
          <w:sz w:val="24"/>
        </w:rPr>
        <w:t>Dragon and phoenix arrive in a world light-years and dreams and eternities away. One tingling with the remembrance of a self lost to time and the other burning with the loss of a self in one obliterating instant. Kzeisza encounters his mortal self and delivers his mission, realizing the totality of what loss and achievement he in that moment condemned himself to. She acts quickly to intercede in the beginnings of a war she can not tolerate. As she begins her work to control the tides of war, she is approach</w:t>
      </w:r>
      <w:r w:rsidRPr="002F2EE7">
        <w:rPr>
          <w:rFonts w:ascii="Montserrat" w:hAnsi="Montserrat"/>
          <w:sz w:val="24"/>
        </w:rPr>
        <w:t>ed by none other than kevin zhan. His quiet and wise counsel calm her and remind her of how close she is to finding what she once thought lost to her. They become aware of the rise of the dragons and the threat of such a common and deadly foe speedily unites man, fey and the undead under ember. Her suspicions about kevin zhan somehow manage to maintain enough precedence in her mind that she figures out that kevin is but a guise of kzeisza. In the early clash of dragons and the allies it is made obvious that</w:t>
      </w:r>
      <w:r w:rsidRPr="002F2EE7">
        <w:rPr>
          <w:rFonts w:ascii="Montserrat" w:hAnsi="Montserrat"/>
          <w:sz w:val="24"/>
        </w:rPr>
        <w:t xml:space="preserve"> there is something unusual about the dragons’ intent. They seem intent on specifically attacking ember herself. Ember confides what she guessed of her history to kevin. Between them they begin to delve at last into the connections between her intuitive guess, his experience as a dragon, and ultimately a strange story from their family legacy. When ember hears him tell it, she is stunned and rapidly comes to fully realize just who and what kzeisza really is. Soon after, as things are becoming more desperate</w:t>
      </w:r>
      <w:r w:rsidRPr="002F2EE7">
        <w:rPr>
          <w:rFonts w:ascii="Montserrat" w:hAnsi="Montserrat"/>
          <w:sz w:val="24"/>
        </w:rPr>
        <w:t>, they realize the answer; they realize what it is that each and every dragon seeks, so much so as to explain the way they seem to fight each other to reach her. They also realize their one destiny together. As they embrace one another, fully as they never dared before, they both lose and gain their selves—and a divine promise is fulfilled.</w:t>
      </w:r>
    </w:p>
    <w:p w14:paraId="2E8542CF" w14:textId="77777777" w:rsidR="00727578" w:rsidRPr="002F2EE7" w:rsidRDefault="002F2EE7">
      <w:pPr>
        <w:pStyle w:val="0DraftNormal"/>
        <w:rPr>
          <w:rFonts w:ascii="Montserrat" w:hAnsi="Montserrat"/>
          <w:strike/>
          <w:sz w:val="24"/>
        </w:rPr>
      </w:pPr>
      <w:r w:rsidRPr="002F2EE7">
        <w:rPr>
          <w:rFonts w:ascii="Montserrat" w:hAnsi="Montserrat"/>
          <w:sz w:val="24"/>
        </w:rPr>
        <w:br/>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r w:rsidRPr="002F2EE7">
        <w:rPr>
          <w:rFonts w:ascii="Montserrat" w:hAnsi="Montserrat"/>
          <w:strike/>
          <w:sz w:val="24"/>
        </w:rPr>
        <w:tab/>
      </w:r>
    </w:p>
    <w:p w14:paraId="4960D165" w14:textId="77777777" w:rsidR="00727578" w:rsidRPr="002F2EE7" w:rsidRDefault="00727578">
      <w:pPr>
        <w:pStyle w:val="0DraftNormal"/>
        <w:rPr>
          <w:rFonts w:ascii="Montserrat" w:hAnsi="Montserrat"/>
          <w:sz w:val="24"/>
        </w:rPr>
      </w:pPr>
    </w:p>
    <w:p w14:paraId="224DF37F" w14:textId="77777777" w:rsidR="00727578" w:rsidRPr="002F2EE7" w:rsidRDefault="002F2EE7">
      <w:pPr>
        <w:pStyle w:val="0DraftNormal"/>
        <w:rPr>
          <w:rFonts w:ascii="Montserrat" w:hAnsi="Montserrat"/>
          <w:sz w:val="24"/>
        </w:rPr>
      </w:pPr>
      <w:r w:rsidRPr="002F2EE7">
        <w:rPr>
          <w:rFonts w:ascii="Montserrat" w:hAnsi="Montserrat"/>
          <w:sz w:val="24"/>
        </w:rPr>
        <w:t>kzhan</w:t>
      </w:r>
    </w:p>
    <w:p w14:paraId="238326E1" w14:textId="77777777" w:rsidR="00727578" w:rsidRPr="002F2EE7" w:rsidRDefault="00727578">
      <w:pPr>
        <w:pStyle w:val="0DraftNormal"/>
        <w:rPr>
          <w:rFonts w:ascii="Montserrat" w:hAnsi="Montserrat"/>
          <w:sz w:val="24"/>
        </w:rPr>
      </w:pPr>
    </w:p>
    <w:p w14:paraId="7977541C" w14:textId="77777777" w:rsidR="00727578" w:rsidRPr="002F2EE7" w:rsidRDefault="002F2EE7">
      <w:pPr>
        <w:pStyle w:val="0DraftNormal"/>
        <w:rPr>
          <w:rFonts w:ascii="Montserrat" w:hAnsi="Montserrat"/>
          <w:sz w:val="24"/>
        </w:rPr>
      </w:pPr>
      <w:r w:rsidRPr="002F2EE7">
        <w:rPr>
          <w:rFonts w:ascii="Montserrat" w:hAnsi="Montserrat"/>
          <w:sz w:val="24"/>
        </w:rPr>
        <w:t>composition proposal</w:t>
      </w:r>
    </w:p>
    <w:p w14:paraId="71E2B639" w14:textId="77777777" w:rsidR="00727578" w:rsidRPr="002F2EE7" w:rsidRDefault="00727578">
      <w:pPr>
        <w:pStyle w:val="0DraftNormal"/>
        <w:rPr>
          <w:rFonts w:ascii="Montserrat" w:hAnsi="Montserrat"/>
          <w:sz w:val="24"/>
        </w:rPr>
      </w:pPr>
    </w:p>
    <w:p w14:paraId="217592E2" w14:textId="77777777" w:rsidR="00727578" w:rsidRPr="002F2EE7" w:rsidRDefault="002F2EE7">
      <w:pPr>
        <w:pStyle w:val="0DraftNormal"/>
        <w:rPr>
          <w:rFonts w:ascii="Montserrat" w:hAnsi="Montserrat"/>
          <w:sz w:val="24"/>
        </w:rPr>
      </w:pPr>
      <w:r w:rsidRPr="002F2EE7">
        <w:rPr>
          <w:rFonts w:ascii="Montserrat" w:hAnsi="Montserrat"/>
          <w:sz w:val="24"/>
        </w:rPr>
        <w:t>kzhan : the way of dragons</w:t>
      </w:r>
    </w:p>
    <w:p w14:paraId="3690AA6A" w14:textId="77777777" w:rsidR="00727578" w:rsidRPr="002F2EE7" w:rsidRDefault="002F2EE7">
      <w:pPr>
        <w:pStyle w:val="0DraftNormal"/>
        <w:rPr>
          <w:rFonts w:ascii="Montserrat" w:hAnsi="Montserrat"/>
          <w:sz w:val="24"/>
        </w:rPr>
      </w:pPr>
      <w:r w:rsidRPr="002F2EE7">
        <w:rPr>
          <w:rFonts w:ascii="Montserrat" w:hAnsi="Montserrat"/>
          <w:sz w:val="24"/>
        </w:rPr>
        <w:t>kzhan : dragon doors</w:t>
      </w:r>
    </w:p>
    <w:p w14:paraId="66E674D4" w14:textId="77777777" w:rsidR="00727578" w:rsidRPr="002F2EE7" w:rsidRDefault="002F2EE7">
      <w:pPr>
        <w:pStyle w:val="0DraftNormal"/>
        <w:rPr>
          <w:rFonts w:ascii="Montserrat" w:hAnsi="Montserrat"/>
          <w:sz w:val="24"/>
        </w:rPr>
      </w:pPr>
      <w:r w:rsidRPr="002F2EE7">
        <w:rPr>
          <w:rFonts w:ascii="Montserrat" w:hAnsi="Montserrat"/>
          <w:sz w:val="24"/>
        </w:rPr>
        <w:t>kzhan : dragons’ breadth</w:t>
      </w:r>
    </w:p>
    <w:p w14:paraId="321CDE6E" w14:textId="77777777" w:rsidR="00727578" w:rsidRPr="002F2EE7" w:rsidRDefault="002F2EE7">
      <w:pPr>
        <w:pStyle w:val="0DraftNormal"/>
        <w:rPr>
          <w:rFonts w:ascii="Montserrat" w:hAnsi="Montserrat"/>
          <w:sz w:val="24"/>
        </w:rPr>
      </w:pPr>
      <w:r w:rsidRPr="002F2EE7">
        <w:rPr>
          <w:rFonts w:ascii="Montserrat" w:hAnsi="Montserrat"/>
          <w:sz w:val="24"/>
        </w:rPr>
        <w:t>kzhan : dragon dreams</w:t>
      </w:r>
    </w:p>
    <w:p w14:paraId="188DEDA4" w14:textId="77777777" w:rsidR="00727578" w:rsidRPr="002F2EE7" w:rsidRDefault="002F2EE7">
      <w:pPr>
        <w:pStyle w:val="0DraftNormal"/>
        <w:rPr>
          <w:rFonts w:ascii="Montserrat" w:hAnsi="Montserrat"/>
          <w:sz w:val="24"/>
        </w:rPr>
      </w:pPr>
      <w:r w:rsidRPr="002F2EE7">
        <w:rPr>
          <w:rFonts w:ascii="Montserrat" w:hAnsi="Montserrat"/>
          <w:sz w:val="24"/>
        </w:rPr>
        <w:t>kzhan : mind and spirit</w:t>
      </w:r>
    </w:p>
    <w:p w14:paraId="17E27197" w14:textId="77777777" w:rsidR="00727578" w:rsidRPr="002F2EE7" w:rsidRDefault="00727578">
      <w:pPr>
        <w:pStyle w:val="0DraftNormal"/>
        <w:rPr>
          <w:rFonts w:ascii="Montserrat" w:hAnsi="Montserrat"/>
          <w:sz w:val="24"/>
        </w:rPr>
      </w:pPr>
    </w:p>
    <w:p w14:paraId="652C6C7E" w14:textId="77777777" w:rsidR="00727578" w:rsidRPr="002F2EE7" w:rsidRDefault="002F2EE7">
      <w:pPr>
        <w:pStyle w:val="0DraftNormal"/>
        <w:rPr>
          <w:rFonts w:ascii="Montserrat" w:hAnsi="Montserrat"/>
          <w:sz w:val="24"/>
        </w:rPr>
      </w:pPr>
      <w:r w:rsidRPr="002F2EE7">
        <w:rPr>
          <w:rFonts w:ascii="Montserrat" w:hAnsi="Montserrat"/>
          <w:sz w:val="24"/>
        </w:rPr>
        <w:t xml:space="preserve">composition overview </w:t>
      </w:r>
    </w:p>
    <w:p w14:paraId="744B1847" w14:textId="77777777" w:rsidR="00727578" w:rsidRPr="002F2EE7" w:rsidRDefault="00727578">
      <w:pPr>
        <w:pStyle w:val="0DraftNormal"/>
        <w:rPr>
          <w:rFonts w:ascii="Montserrat" w:hAnsi="Montserrat"/>
          <w:sz w:val="24"/>
        </w:rPr>
      </w:pPr>
    </w:p>
    <w:p w14:paraId="7FEF5B51" w14:textId="77777777" w:rsidR="00727578" w:rsidRPr="002F2EE7" w:rsidRDefault="002F2EE7">
      <w:pPr>
        <w:pStyle w:val="0DraftNormal"/>
        <w:rPr>
          <w:rFonts w:ascii="Montserrat" w:hAnsi="Montserrat"/>
          <w:sz w:val="24"/>
        </w:rPr>
      </w:pPr>
      <w:r w:rsidRPr="002F2EE7">
        <w:rPr>
          <w:rFonts w:ascii="Montserrat" w:hAnsi="Montserrat"/>
          <w:sz w:val="24"/>
        </w:rPr>
        <w:t>They are bound together by love and destiny, but she is betrothed to his twin and coveted by their benefactor. While destiny could not be denied, it left their lives wrecked on the cruel tides of fate—as much confounded by political, social and racial conventions as by their nine offspring. Two of these children share between them a strange destiny, which begins its course in a trial of death. Avaunaioma nineveh, believing her brother dead strikes out uncertainly to reclaim the heritage her parents abandone</w:t>
      </w:r>
      <w:r w:rsidRPr="002F2EE7">
        <w:rPr>
          <w:rFonts w:ascii="Montserrat" w:hAnsi="Montserrat"/>
          <w:sz w:val="24"/>
        </w:rPr>
        <w:t>d, unwittingly involving herself in the tangled intrigues of the upper class elite. She is granted title to an abandoned province, which she is not in the least intended to survive claiming. Emerging mysteriously changed and quietly victorious, she must confront her would be executioners and their plot to destroy her people.</w:t>
      </w:r>
    </w:p>
    <w:p w14:paraId="1C8F38A0" w14:textId="77777777" w:rsidR="00727578" w:rsidRPr="002F2EE7" w:rsidRDefault="00727578">
      <w:pPr>
        <w:pStyle w:val="0DraftNormal"/>
        <w:rPr>
          <w:rFonts w:ascii="Montserrat" w:hAnsi="Montserrat"/>
          <w:sz w:val="24"/>
        </w:rPr>
      </w:pPr>
    </w:p>
    <w:p w14:paraId="3D7C11E4" w14:textId="77777777" w:rsidR="00727578" w:rsidRPr="002F2EE7" w:rsidRDefault="002F2EE7">
      <w:pPr>
        <w:pStyle w:val="0DraftNormal"/>
        <w:rPr>
          <w:rFonts w:ascii="Montserrat" w:hAnsi="Montserrat"/>
          <w:sz w:val="24"/>
        </w:rPr>
      </w:pPr>
      <w:r w:rsidRPr="002F2EE7">
        <w:rPr>
          <w:rFonts w:ascii="Montserrat" w:hAnsi="Montserrat"/>
          <w:sz w:val="24"/>
        </w:rPr>
        <w:t>K’sias avaun nineveh returned to the world of the living to be whisked away into a grueling apprenticeship in the arts arcane. Led to believe in the loss of his sister he forces himself to forget and master this most sacred branch of magic. Word of the new purge reaches him as his initiation comes to an end. Inexplicably, his master grants his wish to fight the purge. On his way to join he is met by a dragon who gives him a mission to seek the aid of dragon kind in aborting the mutual destruction of man and</w:t>
      </w:r>
      <w:r w:rsidRPr="002F2EE7">
        <w:rPr>
          <w:rFonts w:ascii="Montserrat" w:hAnsi="Montserrat"/>
          <w:sz w:val="24"/>
        </w:rPr>
        <w:t xml:space="preserve"> fey. To his great disappointment his plea is ignored, and with astonishment he made an unwilling and revered guest. He is dubbed kzhan (the closest draconic pronunciation of his face name), and left in the care of his old master. Kzhan’s exotic nature is slowly being disrupted even as he carefully works to uncover the reason for his imprisonment. Too late, and all at once he discovers the point of their interest in him and their intent to invade the realm of men. But to know the secret of the dragons is to</w:t>
      </w:r>
      <w:r w:rsidRPr="002F2EE7">
        <w:rPr>
          <w:rFonts w:ascii="Montserrat" w:hAnsi="Montserrat"/>
          <w:sz w:val="24"/>
        </w:rPr>
        <w:t xml:space="preserve"> become one of them.</w:t>
      </w:r>
    </w:p>
    <w:p w14:paraId="5BC72168" w14:textId="77777777" w:rsidR="00727578" w:rsidRPr="002F2EE7" w:rsidRDefault="00727578">
      <w:pPr>
        <w:pStyle w:val="0DraftNormal"/>
        <w:rPr>
          <w:rFonts w:ascii="Montserrat" w:hAnsi="Montserrat"/>
          <w:sz w:val="24"/>
        </w:rPr>
      </w:pPr>
    </w:p>
    <w:p w14:paraId="01597ADC" w14:textId="77777777" w:rsidR="00727578" w:rsidRPr="002F2EE7" w:rsidRDefault="002F2EE7">
      <w:pPr>
        <w:pStyle w:val="0DraftNormal"/>
        <w:rPr>
          <w:rFonts w:ascii="Montserrat" w:hAnsi="Montserrat"/>
          <w:sz w:val="24"/>
        </w:rPr>
      </w:pPr>
      <w:r w:rsidRPr="002F2EE7">
        <w:rPr>
          <w:rFonts w:ascii="Montserrat" w:hAnsi="Montserrat"/>
          <w:sz w:val="24"/>
        </w:rPr>
        <w:t>The way of dragons. Realizing that what has happened to him is irreversible and that it is inevitable what he will eventually become, kzhan bends his keen intellect and impeccable will to embracing the way of dragon. Kzhan grudgingly finds he must admit that there are advantages in a curse of immortality. Unlike dragon-born, to whom human society is an irrelevant if chaotic amusement, he is the product of an essentially human childhood. But like dragon-born, he learns to live in fear of mature dragons. In a</w:t>
      </w:r>
      <w:r w:rsidRPr="002F2EE7">
        <w:rPr>
          <w:rFonts w:ascii="Montserrat" w:hAnsi="Montserrat"/>
          <w:sz w:val="24"/>
        </w:rPr>
        <w:t xml:space="preserve"> decisive campaign, he reforges himself into a dragonling even a full dragon must respect and be wary of.</w:t>
      </w:r>
    </w:p>
    <w:p w14:paraId="60CB08DC" w14:textId="77777777" w:rsidR="00727578" w:rsidRPr="002F2EE7" w:rsidRDefault="00727578">
      <w:pPr>
        <w:pStyle w:val="0DraftNormal"/>
        <w:rPr>
          <w:rFonts w:ascii="Montserrat" w:hAnsi="Montserrat"/>
          <w:sz w:val="24"/>
        </w:rPr>
      </w:pPr>
    </w:p>
    <w:p w14:paraId="681FCFF0" w14:textId="77777777" w:rsidR="00727578" w:rsidRPr="002F2EE7" w:rsidRDefault="002F2EE7">
      <w:pPr>
        <w:pStyle w:val="0DraftNormal"/>
        <w:rPr>
          <w:rFonts w:ascii="Montserrat" w:hAnsi="Montserrat"/>
          <w:sz w:val="24"/>
        </w:rPr>
      </w:pPr>
      <w:r w:rsidRPr="002F2EE7">
        <w:rPr>
          <w:rFonts w:ascii="Montserrat" w:hAnsi="Montserrat"/>
          <w:sz w:val="24"/>
        </w:rPr>
        <w:t>Dragon doors. Kzhan has lost all that made him an exotic, but his honor will not allow him to abide the dragon assault on the realm of men where his people were already in a war for survival. The only way to avoid this unwanted role, he must go through the dragon doors. He enters a realm beyond the pale of his experience and begins a desperate race to survive as a young dragon.</w:t>
      </w:r>
    </w:p>
    <w:p w14:paraId="277924B2" w14:textId="77777777" w:rsidR="00727578" w:rsidRPr="002F2EE7" w:rsidRDefault="00727578">
      <w:pPr>
        <w:pStyle w:val="0DraftNormal"/>
        <w:rPr>
          <w:rFonts w:ascii="Montserrat" w:hAnsi="Montserrat"/>
          <w:sz w:val="24"/>
        </w:rPr>
      </w:pPr>
    </w:p>
    <w:p w14:paraId="6D8199D4" w14:textId="77777777" w:rsidR="00727578" w:rsidRPr="002F2EE7" w:rsidRDefault="002F2EE7">
      <w:pPr>
        <w:pStyle w:val="0DraftNormal"/>
        <w:rPr>
          <w:rFonts w:ascii="Montserrat" w:hAnsi="Montserrat"/>
          <w:sz w:val="24"/>
        </w:rPr>
      </w:pPr>
      <w:r w:rsidRPr="002F2EE7">
        <w:rPr>
          <w:rFonts w:ascii="Montserrat" w:hAnsi="Montserrat"/>
          <w:sz w:val="24"/>
        </w:rPr>
        <w:t>Dragons’ breadth. Over centuries kzhan has become a true and formidable dragon. So much so that he has begun to forget the life he was born to. Now kzeisza anzoar aioch kzhan has abandoned all semblance of humanity and come to a strange and primitive world for the hunt. A world dominated by fierce and titanic creatures—dinosaurs—in which lurk some of the most dangerous dragons in the known universe. Here in this violent young world kzhan will explore the full extent of his wit and skill. Only the best of dr</w:t>
      </w:r>
      <w:r w:rsidRPr="002F2EE7">
        <w:rPr>
          <w:rFonts w:ascii="Montserrat" w:hAnsi="Montserrat"/>
          <w:sz w:val="24"/>
        </w:rPr>
        <w:t>agons can survive.</w:t>
      </w:r>
    </w:p>
    <w:p w14:paraId="1FF739B4" w14:textId="77777777" w:rsidR="00727578" w:rsidRPr="002F2EE7" w:rsidRDefault="00727578">
      <w:pPr>
        <w:pStyle w:val="0DraftNormal"/>
        <w:rPr>
          <w:rFonts w:ascii="Montserrat" w:hAnsi="Montserrat"/>
          <w:sz w:val="24"/>
        </w:rPr>
      </w:pPr>
    </w:p>
    <w:p w14:paraId="6A6D6037" w14:textId="77777777" w:rsidR="00727578" w:rsidRPr="002F2EE7" w:rsidRDefault="002F2EE7">
      <w:pPr>
        <w:pStyle w:val="0DraftNormal"/>
        <w:rPr>
          <w:rFonts w:ascii="Montserrat" w:hAnsi="Montserrat"/>
          <w:sz w:val="24"/>
        </w:rPr>
      </w:pPr>
      <w:r w:rsidRPr="002F2EE7">
        <w:rPr>
          <w:rFonts w:ascii="Montserrat" w:hAnsi="Montserrat"/>
          <w:sz w:val="24"/>
        </w:rPr>
        <w:t>Dragon dreams. Kzhan has slept beyond the almost immortal endurance of his kind, but a strange invasion of his dreams has begun to lure him back from the brink of oblivion. Struggling to comprehend this disturbance, he has dreamed himself into the waking world to investigate, calling forth a dim memory of a human guise. He discovers a world of men somehow evolved convergently over the ages. These men have begun to tap into the powerful dreaming minds of the sleeping dragons—other survivors of the hunt, like</w:t>
      </w:r>
      <w:r w:rsidRPr="002F2EE7">
        <w:rPr>
          <w:rFonts w:ascii="Montserrat" w:hAnsi="Montserrat"/>
          <w:sz w:val="24"/>
        </w:rPr>
        <w:t xml:space="preserve"> himself—and used this to reshape their world into something beyond evolution. However, a world cannot be recast out of dragon dreams without waking a few dragons. An arcane wisdom of human interaction and an amused curiosity lure him, and kzeisza rises once more to take part in the world.</w:t>
      </w:r>
    </w:p>
    <w:p w14:paraId="0111162B" w14:textId="77777777" w:rsidR="00727578" w:rsidRPr="002F2EE7" w:rsidRDefault="00727578">
      <w:pPr>
        <w:pStyle w:val="0DraftNormal"/>
        <w:rPr>
          <w:rFonts w:ascii="Montserrat" w:hAnsi="Montserrat"/>
          <w:sz w:val="24"/>
        </w:rPr>
      </w:pPr>
    </w:p>
    <w:p w14:paraId="078C3096" w14:textId="77777777" w:rsidR="00727578" w:rsidRPr="002F2EE7" w:rsidRDefault="002F2EE7">
      <w:pPr>
        <w:pStyle w:val="0DraftNormal"/>
        <w:rPr>
          <w:rFonts w:ascii="Montserrat" w:hAnsi="Montserrat"/>
          <w:sz w:val="24"/>
        </w:rPr>
      </w:pPr>
      <w:r w:rsidRPr="002F2EE7">
        <w:rPr>
          <w:rFonts w:ascii="Montserrat" w:hAnsi="Montserrat"/>
          <w:sz w:val="24"/>
        </w:rPr>
        <w:t>Mind and spirit. Following the death of avonlea, kzeisza bore witness to a strange experiment. A group of individuals carefully redesigned from the genetic material of the impressive ember were slipped into kzeisza’s world. Both fascinated and disturbed he found them to be impressive variations on her vast potential, and yet to a one they lacked any hint of the allure she had for him. Motivated by a strange feeling of angst and curiosity he strives to divine the reason for her effect on him and eventually c</w:t>
      </w:r>
      <w:r w:rsidRPr="002F2EE7">
        <w:rPr>
          <w:rFonts w:ascii="Montserrat" w:hAnsi="Montserrat"/>
          <w:sz w:val="24"/>
        </w:rPr>
        <w:t>onfronts his mortal origins. It is a realization that transcends time. The fog of a dragon eternity slips away and impales him on its irony. Charged with a vitality unfelt since that forgotten time and magnified by epochs of experience he sifts through the veil of the infinite expression for some sign of her existence. He finds her much closer than he could have ever dreamed. Without a second thought, he goes to her and with her back to the world where they began.</w:t>
      </w:r>
    </w:p>
    <w:p w14:paraId="2830B07A" w14:textId="77777777" w:rsidR="00727578" w:rsidRPr="002F2EE7" w:rsidRDefault="00727578">
      <w:pPr>
        <w:pStyle w:val="0DraftNormal"/>
        <w:rPr>
          <w:rFonts w:ascii="Montserrat" w:hAnsi="Montserrat"/>
          <w:sz w:val="24"/>
        </w:rPr>
      </w:pPr>
    </w:p>
    <w:p w14:paraId="6EEF1052" w14:textId="77777777" w:rsidR="00382186" w:rsidRPr="002F2EE7" w:rsidRDefault="00382186">
      <w:pPr>
        <w:pStyle w:val="0DraftNormal"/>
        <w:rPr>
          <w:rFonts w:ascii="Montserrat" w:hAnsi="Montserrat"/>
          <w:sz w:val="24"/>
        </w:rPr>
      </w:pPr>
    </w:p>
    <w:sectPr w:rsidR="00382186" w:rsidRPr="002F2EE7">
      <w:pgSz w:w="15840" w:h="12240" w:orient="landscape" w:code="1"/>
      <w:pgMar w:top="1008" w:right="720" w:bottom="1008" w:left="720" w:header="720" w:footer="720" w:gutter="0"/>
      <w:cols w:num="2" w:sep="1"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291B0" w14:textId="77777777" w:rsidR="00382186" w:rsidRDefault="00382186">
      <w:r>
        <w:separator/>
      </w:r>
    </w:p>
  </w:endnote>
  <w:endnote w:type="continuationSeparator" w:id="0">
    <w:p w14:paraId="0262C837" w14:textId="77777777" w:rsidR="00382186" w:rsidRDefault="003821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rlett">
    <w:panose1 w:val="00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7" w:usb1="00000000" w:usb2="00000000" w:usb3="00000000" w:csb0="00000011" w:csb1="00000000"/>
  </w:font>
  <w:font w:name="Abadi MT Condensed Light">
    <w:charset w:val="00"/>
    <w:family w:val="swiss"/>
    <w:pitch w:val="variable"/>
    <w:sig w:usb0="00000003" w:usb1="00000000" w:usb2="00000000" w:usb3="00000000" w:csb0="00000001" w:csb1="00000000"/>
  </w:font>
  <w:font w:name="Humnst777 BT">
    <w:altName w:val="Calibri"/>
    <w:charset w:val="00"/>
    <w:family w:val="swiss"/>
    <w:pitch w:val="variable"/>
    <w:sig w:usb0="00000087" w:usb1="00000000" w:usb2="00000000" w:usb3="00000000" w:csb0="0000001B"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6E786" w14:textId="77777777" w:rsidR="00382186" w:rsidRDefault="00382186">
      <w:r>
        <w:separator/>
      </w:r>
    </w:p>
  </w:footnote>
  <w:footnote w:type="continuationSeparator" w:id="0">
    <w:p w14:paraId="1013A177" w14:textId="77777777" w:rsidR="00382186" w:rsidRDefault="00382186">
      <w:r>
        <w:continuationSeparator/>
      </w:r>
    </w:p>
  </w:footnote>
  <w:footnote w:id="1">
    <w:p w14:paraId="7A7A6C3D" w14:textId="77777777" w:rsidR="00727578" w:rsidRDefault="002F2EE7">
      <w:pPr>
        <w:pStyle w:val="FootnoteText"/>
        <w:tabs>
          <w:tab w:val="left" w:pos="-720"/>
          <w:tab w:val="left" w:pos="0"/>
        </w:tabs>
        <w:suppressAutoHyphens/>
        <w:ind w:left="720" w:hanging="720"/>
        <w:rPr>
          <w:spacing w:val="-1"/>
          <w:sz w:val="16"/>
        </w:rPr>
      </w:pPr>
      <w:r>
        <w:rPr>
          <w:rStyle w:val="FootnoteReference"/>
          <w:spacing w:val="-1"/>
          <w:sz w:val="16"/>
        </w:rPr>
        <w:t xml:space="preserve">  </w:t>
      </w:r>
      <w:r>
        <w:rPr>
          <w:rStyle w:val="FootnoteReference"/>
          <w:spacing w:val="-1"/>
          <w:sz w:val="16"/>
        </w:rPr>
        <w:footnoteRef/>
      </w:r>
      <w:r>
        <w:rPr>
          <w:spacing w:val="-1"/>
          <w:sz w:val="16"/>
        </w:rPr>
        <w:t xml:space="preserve"> </w:t>
      </w:r>
      <w:r>
        <w:rPr>
          <w:spacing w:val="-1"/>
          <w:sz w:val="16"/>
        </w:rPr>
        <w:tab/>
      </w:r>
      <w:r>
        <w:rPr>
          <w:spacing w:val="-1"/>
          <w:sz w:val="16"/>
        </w:rPr>
        <w:t>Obviously, Avonlea is the focus. However, she should not seem to be. The mystery of Ember’s destiny is simply that she is a phoenix on a divine scale. Ironically, her nickname, Ember, is the equivalent of alpha-omega in her language; beginning and end. In two foldings she has created herself from nothing, and now, she has an opportunity to break the cycle of her creation in order to define herself in existence. The larger argument of Avonlea is the making of an absolute entity from the essence of nothing. S</w:t>
      </w:r>
      <w:r>
        <w:rPr>
          <w:spacing w:val="-1"/>
          <w:sz w:val="16"/>
        </w:rPr>
        <w:t>he is my argument for self definition.</w:t>
      </w:r>
    </w:p>
  </w:footnote>
  <w:footnote w:id="2">
    <w:p w14:paraId="45975593" w14:textId="77777777" w:rsidR="00727578" w:rsidRDefault="002F2EE7">
      <w:pPr>
        <w:pStyle w:val="FootnoteText"/>
        <w:tabs>
          <w:tab w:val="left" w:pos="-720"/>
          <w:tab w:val="left" w:pos="0"/>
        </w:tabs>
        <w:suppressAutoHyphens/>
        <w:ind w:left="720" w:hanging="720"/>
        <w:rPr>
          <w:spacing w:val="-1"/>
          <w:sz w:val="16"/>
        </w:rPr>
      </w:pPr>
      <w:r>
        <w:rPr>
          <w:rStyle w:val="FootnoteReference"/>
          <w:spacing w:val="-1"/>
          <w:sz w:val="16"/>
        </w:rPr>
        <w:t xml:space="preserve">  </w:t>
      </w:r>
      <w:r>
        <w:rPr>
          <w:rStyle w:val="FootnoteReference"/>
          <w:spacing w:val="-1"/>
          <w:sz w:val="16"/>
        </w:rPr>
        <w:footnoteRef/>
      </w:r>
      <w:r>
        <w:rPr>
          <w:spacing w:val="-1"/>
          <w:sz w:val="16"/>
        </w:rPr>
        <w:t xml:space="preserve"> </w:t>
      </w:r>
      <w:r>
        <w:rPr>
          <w:spacing w:val="-1"/>
          <w:sz w:val="16"/>
        </w:rPr>
        <w:tab/>
        <w:t xml:space="preserve">UNPROMISED is actually an open ended work which I have dubbed UNFOLDING for both obvious and inobvious reasons. This is a rehash of the original proposals based on ten books, but in re-examining the material of the whole composition, I may opt to present it as nine volumes of twenty-seven books. This allows me to define my chapters more freely. Twenty-seven books or parts, each focusing on key points in her movement through the entire exploration of herself. An average of three books per volume, but not </w:t>
      </w:r>
      <w:r>
        <w:rPr>
          <w:spacing w:val="-1"/>
          <w:sz w:val="16"/>
        </w:rPr>
        <w:t xml:space="preserve">an absolute guideline as long as the end result is twenty-seven books. This is not taking into account her childhood, however. </w:t>
      </w:r>
    </w:p>
    <w:p w14:paraId="59BAB427" w14:textId="77777777" w:rsidR="00727578" w:rsidRDefault="00727578">
      <w:pPr>
        <w:pStyle w:val="FootnoteText"/>
        <w:tabs>
          <w:tab w:val="left" w:pos="-720"/>
        </w:tabs>
        <w:suppressAutoHyphens/>
        <w:rPr>
          <w:ins w:id="0" w:author="David Aes/David B Roberson" w:date="1998-02-02T01:57:00Z"/>
          <w:spacing w:val="-1"/>
          <w:sz w:val="16"/>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4DE102F5"/>
    <w:multiLevelType w:val="singleLevel"/>
    <w:tmpl w:val="1EA4CB38"/>
    <w:lvl w:ilvl="0">
      <w:start w:val="16"/>
      <w:numFmt w:val="bullet"/>
      <w:lvlText w:val=""/>
      <w:lvlJc w:val="left"/>
      <w:pPr>
        <w:tabs>
          <w:tab w:val="num" w:pos="2160"/>
        </w:tabs>
        <w:ind w:left="2160" w:hanging="720"/>
      </w:pPr>
      <w:rPr>
        <w:rFonts w:ascii="Marlett" w:hAnsi="Marlett" w:hint="default"/>
      </w:rPr>
    </w:lvl>
  </w:abstractNum>
  <w:abstractNum w:abstractNumId="2" w15:restartNumberingAfterBreak="0">
    <w:nsid w:val="6BA31F3C"/>
    <w:multiLevelType w:val="singleLevel"/>
    <w:tmpl w:val="D980B970"/>
    <w:lvl w:ilvl="0">
      <w:start w:val="16"/>
      <w:numFmt w:val="bullet"/>
      <w:lvlText w:val=""/>
      <w:lvlJc w:val="left"/>
      <w:pPr>
        <w:tabs>
          <w:tab w:val="num" w:pos="2160"/>
        </w:tabs>
        <w:ind w:left="2160" w:hanging="720"/>
      </w:pPr>
      <w:rPr>
        <w:rFonts w:ascii="Marlett" w:hAnsi="Marlett" w:hint="default"/>
      </w:rPr>
    </w:lvl>
  </w:abstractNum>
  <w:num w:numId="1" w16cid:durableId="1577977701">
    <w:abstractNumId w:val="2"/>
  </w:num>
  <w:num w:numId="2" w16cid:durableId="1891185051">
    <w:abstractNumId w:val="1"/>
  </w:num>
  <w:num w:numId="3" w16cid:durableId="997533512">
    <w:abstractNumId w:val="0"/>
  </w:num>
  <w:num w:numId="4" w16cid:durableId="772752166">
    <w:abstractNumId w:val="0"/>
  </w:num>
  <w:num w:numId="5" w16cid:durableId="1314480658">
    <w:abstractNumId w:val="0"/>
  </w:num>
  <w:num w:numId="6" w16cid:durableId="176123179">
    <w:abstractNumId w:val="0"/>
  </w:num>
  <w:num w:numId="7" w16cid:durableId="1240096241">
    <w:abstractNumId w:val="0"/>
  </w:num>
  <w:num w:numId="8" w16cid:durableId="164053038">
    <w:abstractNumId w:val="0"/>
  </w:num>
  <w:num w:numId="9" w16cid:durableId="1820995648">
    <w:abstractNumId w:val="0"/>
  </w:num>
  <w:num w:numId="10" w16cid:durableId="1357926139">
    <w:abstractNumId w:val="0"/>
  </w:num>
  <w:num w:numId="11" w16cid:durableId="790589539">
    <w:abstractNumId w:val="0"/>
  </w:num>
  <w:num w:numId="12" w16cid:durableId="1107114010">
    <w:abstractNumId w:val="0"/>
  </w:num>
  <w:num w:numId="13" w16cid:durableId="234249173">
    <w:abstractNumId w:val="0"/>
  </w:num>
  <w:num w:numId="14" w16cid:durableId="1007363514">
    <w:abstractNumId w:val="0"/>
  </w:num>
  <w:num w:numId="15" w16cid:durableId="165679017">
    <w:abstractNumId w:val="0"/>
  </w:num>
  <w:num w:numId="16" w16cid:durableId="78648159">
    <w:abstractNumId w:val="0"/>
  </w:num>
  <w:num w:numId="17" w16cid:durableId="1240213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0238F"/>
    <w:rsid w:val="002F2EE7"/>
    <w:rsid w:val="00330574"/>
    <w:rsid w:val="00382186"/>
    <w:rsid w:val="00727578"/>
    <w:rsid w:val="0080238F"/>
    <w:rsid w:val="00CC1AC5"/>
    <w:rsid w:val="00F22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A290B2"/>
  <w15:chartTrackingRefBased/>
  <w15:docId w15:val="{1393F864-1F66-41B3-922C-35D58DBF8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EE7"/>
    <w:pPr>
      <w:spacing w:after="240" w:line="276" w:lineRule="auto"/>
    </w:pPr>
    <w:rPr>
      <w:rFonts w:cstheme="minorHAnsi"/>
      <w:sz w:val="28"/>
      <w:szCs w:val="28"/>
    </w:rPr>
  </w:style>
  <w:style w:type="paragraph" w:styleId="Heading1">
    <w:name w:val="heading 1"/>
    <w:basedOn w:val="NoSpacing"/>
    <w:next w:val="Normal"/>
    <w:link w:val="Heading1Char"/>
    <w:qFormat/>
    <w:rsid w:val="002F2EE7"/>
    <w:pPr>
      <w:keepNext/>
      <w:spacing w:before="240" w:after="60"/>
      <w:outlineLvl w:val="0"/>
    </w:pPr>
    <w:rPr>
      <w:rFonts w:ascii="Montserrat" w:eastAsia="Times New Roman" w:hAnsi="Montserrat" w:cs="Montserrat"/>
      <w:b/>
      <w:kern w:val="28"/>
      <w:sz w:val="56"/>
    </w:rPr>
  </w:style>
  <w:style w:type="paragraph" w:styleId="Heading2">
    <w:name w:val="heading 2"/>
    <w:basedOn w:val="Heading1"/>
    <w:next w:val="Normal"/>
    <w:link w:val="Heading2Char"/>
    <w:qFormat/>
    <w:rsid w:val="002F2EE7"/>
    <w:pPr>
      <w:numPr>
        <w:ilvl w:val="1"/>
        <w:numId w:val="17"/>
      </w:numPr>
      <w:outlineLvl w:val="1"/>
    </w:pPr>
    <w:rPr>
      <w:sz w:val="48"/>
      <w:szCs w:val="48"/>
    </w:rPr>
  </w:style>
  <w:style w:type="paragraph" w:styleId="Heading3">
    <w:name w:val="heading 3"/>
    <w:basedOn w:val="Heading2"/>
    <w:next w:val="Normal"/>
    <w:link w:val="Heading3Char"/>
    <w:qFormat/>
    <w:rsid w:val="002F2EE7"/>
    <w:pPr>
      <w:outlineLvl w:val="2"/>
    </w:pPr>
    <w:rPr>
      <w:sz w:val="40"/>
    </w:rPr>
  </w:style>
  <w:style w:type="paragraph" w:styleId="Heading4">
    <w:name w:val="heading 4"/>
    <w:basedOn w:val="Heading3"/>
    <w:next w:val="Normal"/>
    <w:link w:val="Heading4Char"/>
    <w:qFormat/>
    <w:rsid w:val="002F2EE7"/>
    <w:pPr>
      <w:numPr>
        <w:ilvl w:val="3"/>
      </w:numPr>
      <w:outlineLvl w:val="3"/>
    </w:pPr>
    <w:rPr>
      <w:sz w:val="32"/>
    </w:rPr>
  </w:style>
  <w:style w:type="paragraph" w:styleId="Heading5">
    <w:name w:val="heading 5"/>
    <w:basedOn w:val="Heading4"/>
    <w:next w:val="Normal"/>
    <w:link w:val="Heading5Char"/>
    <w:qFormat/>
    <w:rsid w:val="002F2EE7"/>
    <w:pPr>
      <w:numPr>
        <w:ilvl w:val="4"/>
      </w:numPr>
      <w:outlineLvl w:val="4"/>
    </w:pPr>
    <w:rPr>
      <w:sz w:val="28"/>
    </w:rPr>
  </w:style>
  <w:style w:type="paragraph" w:styleId="Heading6">
    <w:name w:val="heading 6"/>
    <w:basedOn w:val="Heading5"/>
    <w:next w:val="Normal"/>
    <w:link w:val="Heading6Char"/>
    <w:qFormat/>
    <w:rsid w:val="002F2EE7"/>
    <w:pPr>
      <w:numPr>
        <w:ilvl w:val="5"/>
      </w:numPr>
      <w:outlineLvl w:val="5"/>
    </w:pPr>
    <w:rPr>
      <w:bCs/>
      <w:sz w:val="24"/>
      <w:szCs w:val="24"/>
      <w:u w:val="single"/>
    </w:rPr>
  </w:style>
  <w:style w:type="paragraph" w:styleId="Heading7">
    <w:name w:val="heading 7"/>
    <w:basedOn w:val="Heading6"/>
    <w:next w:val="Normal"/>
    <w:link w:val="Heading7Char"/>
    <w:qFormat/>
    <w:rsid w:val="002F2EE7"/>
    <w:pPr>
      <w:keepNext w:val="0"/>
      <w:numPr>
        <w:ilvl w:val="0"/>
        <w:numId w:val="0"/>
      </w:numPr>
      <w:outlineLvl w:val="6"/>
    </w:pPr>
    <w:rPr>
      <w:b w:val="0"/>
      <w:kern w:val="0"/>
    </w:rPr>
  </w:style>
  <w:style w:type="paragraph" w:styleId="Heading8">
    <w:name w:val="heading 8"/>
    <w:basedOn w:val="Heading6"/>
    <w:next w:val="Normal"/>
    <w:link w:val="Heading8Char"/>
    <w:qFormat/>
    <w:rsid w:val="002F2EE7"/>
    <w:pPr>
      <w:outlineLvl w:val="7"/>
    </w:pPr>
    <w:rPr>
      <w:i/>
      <w:iCs/>
      <w:u w:val="none"/>
    </w:rPr>
  </w:style>
  <w:style w:type="paragraph" w:styleId="Heading9">
    <w:name w:val="heading 9"/>
    <w:basedOn w:val="Heading8"/>
    <w:next w:val="Normal"/>
    <w:link w:val="Heading9Char"/>
    <w:qFormat/>
    <w:rsid w:val="002F2EE7"/>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esDP">
    <w:name w:val="Aes DP"/>
    <w:basedOn w:val="Normal"/>
    <w:pPr>
      <w:tabs>
        <w:tab w:val="left" w:pos="720"/>
      </w:tabs>
      <w:ind w:left="1440" w:hanging="1440"/>
      <w:jc w:val="both"/>
    </w:pPr>
    <w:rPr>
      <w:rFonts w:ascii="AvantGarde Bk BT" w:hAnsi="AvantGarde Bk BT"/>
      <w:caps/>
      <w:sz w:val="14"/>
      <w:szCs w:val="20"/>
    </w:rPr>
  </w:style>
  <w:style w:type="character" w:customStyle="1" w:styleId="AesDPAside">
    <w:name w:val="Aes DP Aside"/>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rPr>
      <w:rFonts w:ascii="AvantGarde Bk BT" w:hAnsi="AvantGarde Bk BT"/>
      <w:sz w:val="16"/>
      <w:szCs w:val="20"/>
    </w:rPr>
  </w:style>
  <w:style w:type="character" w:customStyle="1" w:styleId="AesDPEmphasis">
    <w:name w:val="Aes DP Emphasis"/>
    <w:rPr>
      <w:color w:val="800000"/>
    </w:rPr>
  </w:style>
  <w:style w:type="paragraph" w:customStyle="1" w:styleId="AesDraftBody">
    <w:name w:val="Aes Draft Body"/>
    <w:basedOn w:val="Normal"/>
    <w:pPr>
      <w:spacing w:after="120"/>
      <w:jc w:val="both"/>
    </w:pPr>
    <w:rPr>
      <w:rFonts w:ascii="Abadi MT Condensed Light" w:hAnsi="Abadi MT Condensed Light"/>
      <w:i/>
      <w:sz w:val="20"/>
      <w:szCs w:val="20"/>
    </w:rPr>
  </w:style>
  <w:style w:type="character" w:customStyle="1" w:styleId="AesNormal75">
    <w:name w:val="Aes Normal 75"/>
    <w:rPr>
      <w:caps/>
      <w:color w:val="808080"/>
      <w:spacing w:val="-1"/>
      <w:sz w:val="14"/>
    </w:rPr>
  </w:style>
  <w:style w:type="character" w:customStyle="1" w:styleId="Arena100">
    <w:name w:val="Arena 100"/>
    <w:rPr>
      <w:rFonts w:ascii="Abadi MT Condensed Light" w:hAnsi="Abadi MT Condensed Light"/>
      <w:color w:val="auto"/>
      <w:sz w:val="20"/>
    </w:rPr>
  </w:style>
  <w:style w:type="character" w:customStyle="1" w:styleId="Arena75">
    <w:name w:val="Arena 75"/>
    <w:rPr>
      <w:rFonts w:ascii="Abadi MT Condensed Light" w:hAnsi="Abadi MT Condensed Light"/>
      <w:color w:val="808080"/>
      <w:sz w:val="20"/>
    </w:rPr>
  </w:style>
  <w:style w:type="paragraph" w:customStyle="1" w:styleId="AvonDraftBody">
    <w:name w:val="Avon Draft Body"/>
    <w:basedOn w:val="AesDraftBody"/>
    <w:pPr>
      <w:spacing w:after="0"/>
      <w:ind w:left="720" w:right="720"/>
    </w:pPr>
    <w:rPr>
      <w:rFonts w:ascii="Humnst777 BT" w:hAnsi="Humnst777 BT"/>
      <w:i w:val="0"/>
      <w:sz w:val="16"/>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ChapterHeadB">
    <w:name w:val="Avon Chapter Head B"/>
    <w:basedOn w:val="AvonChapterNumber"/>
    <w:pPr>
      <w:ind w:right="5760"/>
    </w:pPr>
  </w:style>
  <w:style w:type="paragraph" w:customStyle="1" w:styleId="Avonumanche">
    <w:name w:val="Avon uman'che"/>
    <w:basedOn w:val="Normal"/>
    <w:pPr>
      <w:keepLines/>
      <w:ind w:left="1440" w:hanging="1440"/>
      <w:jc w:val="both"/>
    </w:pPr>
    <w:rPr>
      <w:rFonts w:ascii="Humnst777 BT" w:hAnsi="Humnst777 BT"/>
      <w:i/>
      <w:sz w:val="14"/>
      <w:szCs w:val="20"/>
    </w:rPr>
  </w:style>
  <w:style w:type="paragraph" w:styleId="BodyText">
    <w:name w:val="Body Text"/>
    <w:basedOn w:val="Normal"/>
    <w:semiHidden/>
    <w:pPr>
      <w:spacing w:after="120"/>
    </w:pPr>
    <w:rPr>
      <w:rFonts w:ascii="AvantGarde Bk BT" w:hAnsi="AvantGarde Bk BT"/>
      <w:sz w:val="16"/>
      <w:szCs w:val="20"/>
    </w:rPr>
  </w:style>
  <w:style w:type="paragraph" w:customStyle="1" w:styleId="BodyTextArden">
    <w:name w:val="Body Text (Arden)"/>
    <w:basedOn w:val="BodyText"/>
    <w:pPr>
      <w:spacing w:after="140" w:line="480" w:lineRule="auto"/>
      <w:jc w:val="both"/>
    </w:pPr>
    <w:rPr>
      <w:sz w:val="20"/>
    </w:rPr>
  </w:style>
  <w:style w:type="paragraph" w:customStyle="1" w:styleId="BodyTextAthena">
    <w:name w:val="Body Text (Athena)"/>
    <w:basedOn w:val="BodyText"/>
    <w:pPr>
      <w:spacing w:after="140" w:line="480" w:lineRule="auto"/>
      <w:jc w:val="both"/>
    </w:pPr>
    <w:rPr>
      <w:b/>
      <w:sz w:val="20"/>
    </w:rPr>
  </w:style>
  <w:style w:type="paragraph" w:customStyle="1" w:styleId="AvonDraftNormal">
    <w:name w:val="Avon Draft Normal"/>
    <w:basedOn w:val="AvonDraftBody"/>
    <w:rPr>
      <w:sz w:val="14"/>
    </w:rPr>
  </w:style>
  <w:style w:type="paragraph" w:customStyle="1" w:styleId="0DraftNormal">
    <w:name w:val="0 Draft Normal"/>
    <w:basedOn w:val="AvonDraftNormal"/>
    <w:pPr>
      <w:tabs>
        <w:tab w:val="left" w:pos="360"/>
        <w:tab w:val="left" w:pos="720"/>
        <w:tab w:val="left" w:pos="1440"/>
        <w:tab w:val="left" w:pos="2160"/>
        <w:tab w:val="left" w:pos="2880"/>
        <w:tab w:val="left" w:pos="3600"/>
        <w:tab w:val="left" w:pos="4320"/>
        <w:tab w:val="left" w:pos="5040"/>
        <w:tab w:val="right" w:pos="6480"/>
        <w:tab w:val="right" w:pos="6840"/>
      </w:tabs>
      <w:ind w:left="0" w:right="0"/>
    </w:pPr>
  </w:style>
  <w:style w:type="paragraph" w:customStyle="1" w:styleId="0DraftTitle">
    <w:name w:val="0 Draft Title"/>
    <w:basedOn w:val="0DraftNormal"/>
    <w:rPr>
      <w:w w:val="200"/>
      <w:sz w:val="28"/>
    </w:rPr>
  </w:style>
  <w:style w:type="paragraph" w:customStyle="1" w:styleId="0DraftSSTitle">
    <w:name w:val="0 Draft SS Title"/>
    <w:basedOn w:val="0DraftTitle"/>
    <w:rPr>
      <w:vertAlign w:val="superscript"/>
    </w:rPr>
  </w:style>
  <w:style w:type="character" w:styleId="FootnoteReference">
    <w:name w:val="footnote reference"/>
    <w:semiHidden/>
    <w:rPr>
      <w:vertAlign w:val="superscript"/>
    </w:rPr>
  </w:style>
  <w:style w:type="paragraph" w:styleId="FootnoteText">
    <w:name w:val="footnote text"/>
    <w:basedOn w:val="Normal"/>
    <w:semiHidden/>
    <w:pPr>
      <w:keepLines/>
      <w:jc w:val="both"/>
    </w:pPr>
    <w:rPr>
      <w:rFonts w:ascii="Humnst777 BT" w:hAnsi="Humnst777 BT"/>
      <w:sz w:val="20"/>
    </w:rPr>
  </w:style>
  <w:style w:type="paragraph" w:customStyle="1" w:styleId="Subheading1">
    <w:name w:val="Subheading 1"/>
    <w:basedOn w:val="Heading1"/>
    <w:next w:val="Normal"/>
    <w:link w:val="Subheading1Char"/>
    <w:qFormat/>
    <w:rsid w:val="002F2EE7"/>
    <w:pPr>
      <w:spacing w:before="0" w:after="0" w:line="240" w:lineRule="auto"/>
      <w:contextualSpacing/>
    </w:pPr>
    <w:rPr>
      <w:rFonts w:eastAsia="Montserrat"/>
      <w:sz w:val="48"/>
      <w:szCs w:val="48"/>
      <w:vertAlign w:val="superscript"/>
    </w:rPr>
  </w:style>
  <w:style w:type="character" w:customStyle="1" w:styleId="Subheading1Char">
    <w:name w:val="Subheading 1 Char"/>
    <w:link w:val="Subheading1"/>
    <w:rsid w:val="002F2EE7"/>
    <w:rPr>
      <w:rFonts w:ascii="Montserrat" w:eastAsia="Montserrat" w:hAnsi="Montserrat" w:cs="Montserrat"/>
      <w:b/>
      <w:kern w:val="28"/>
      <w:sz w:val="48"/>
      <w:szCs w:val="48"/>
      <w:vertAlign w:val="superscript"/>
    </w:rPr>
  </w:style>
  <w:style w:type="character" w:customStyle="1" w:styleId="Heading1Char">
    <w:name w:val="Heading 1 Char"/>
    <w:link w:val="Heading1"/>
    <w:rsid w:val="002F2EE7"/>
    <w:rPr>
      <w:rFonts w:ascii="Montserrat" w:eastAsia="Times New Roman" w:hAnsi="Montserrat" w:cs="Montserrat"/>
      <w:b/>
      <w:kern w:val="28"/>
      <w:sz w:val="56"/>
      <w:szCs w:val="28"/>
    </w:rPr>
  </w:style>
  <w:style w:type="paragraph" w:customStyle="1" w:styleId="Suptitle">
    <w:name w:val="Suptitle"/>
    <w:basedOn w:val="Subtitle"/>
    <w:link w:val="SuptitleChar"/>
    <w:qFormat/>
    <w:rsid w:val="002F2EE7"/>
    <w:pPr>
      <w:spacing w:before="240" w:line="240" w:lineRule="auto"/>
    </w:pPr>
    <w:rPr>
      <w:vertAlign w:val="subscript"/>
    </w:rPr>
  </w:style>
  <w:style w:type="character" w:customStyle="1" w:styleId="SuptitleChar">
    <w:name w:val="Suptitle Char"/>
    <w:link w:val="Suptitle"/>
    <w:rsid w:val="002F2EE7"/>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2F2EE7"/>
    <w:rPr>
      <w:b w:val="0"/>
      <w:bCs w:val="0"/>
      <w:color w:val="7F7F7F"/>
      <w:vertAlign w:val="superscript"/>
    </w:rPr>
  </w:style>
  <w:style w:type="character" w:customStyle="1" w:styleId="SubtitleChar">
    <w:name w:val="Subtitle Char"/>
    <w:link w:val="Subtitle"/>
    <w:uiPriority w:val="11"/>
    <w:rsid w:val="002F2EE7"/>
    <w:rPr>
      <w:rFonts w:ascii="Montserrat" w:eastAsia="Times New Roman" w:hAnsi="Montserrat" w:cs="Times New Roman"/>
      <w:color w:val="7F7F7F"/>
      <w:spacing w:val="-10"/>
      <w:kern w:val="28"/>
      <w:sz w:val="72"/>
      <w:szCs w:val="72"/>
      <w:vertAlign w:val="superscript"/>
    </w:rPr>
  </w:style>
  <w:style w:type="paragraph" w:customStyle="1" w:styleId="Subheading2">
    <w:name w:val="Subheading 2"/>
    <w:basedOn w:val="Subheading1"/>
    <w:next w:val="Normal"/>
    <w:link w:val="Subheading2Char"/>
    <w:qFormat/>
    <w:rsid w:val="002F2EE7"/>
  </w:style>
  <w:style w:type="character" w:customStyle="1" w:styleId="Subheading2Char">
    <w:name w:val="Subheading 2 Char"/>
    <w:link w:val="Subheading2"/>
    <w:rsid w:val="002F2EE7"/>
    <w:rPr>
      <w:rFonts w:ascii="Montserrat" w:eastAsia="Montserrat" w:hAnsi="Montserrat" w:cs="Montserrat"/>
      <w:b/>
      <w:kern w:val="28"/>
      <w:sz w:val="48"/>
      <w:szCs w:val="48"/>
      <w:vertAlign w:val="superscript"/>
    </w:rPr>
  </w:style>
  <w:style w:type="paragraph" w:customStyle="1" w:styleId="Subheading3">
    <w:name w:val="Subheading 3"/>
    <w:basedOn w:val="Subheading2"/>
    <w:next w:val="Normal"/>
    <w:link w:val="Subheading3Char"/>
    <w:qFormat/>
    <w:rsid w:val="002F2EE7"/>
    <w:rPr>
      <w:sz w:val="40"/>
      <w:szCs w:val="40"/>
    </w:rPr>
  </w:style>
  <w:style w:type="character" w:customStyle="1" w:styleId="Subheading3Char">
    <w:name w:val="Subheading 3 Char"/>
    <w:link w:val="Subheading3"/>
    <w:rsid w:val="002F2EE7"/>
    <w:rPr>
      <w:rFonts w:ascii="Montserrat" w:eastAsia="Montserrat" w:hAnsi="Montserrat" w:cs="Montserrat"/>
      <w:b/>
      <w:kern w:val="28"/>
      <w:sz w:val="40"/>
      <w:szCs w:val="40"/>
      <w:vertAlign w:val="superscript"/>
    </w:rPr>
  </w:style>
  <w:style w:type="character" w:customStyle="1" w:styleId="Heading2Char">
    <w:name w:val="Heading 2 Char"/>
    <w:link w:val="Heading2"/>
    <w:rsid w:val="002F2EE7"/>
    <w:rPr>
      <w:rFonts w:ascii="Montserrat" w:eastAsia="Times New Roman" w:hAnsi="Montserrat" w:cs="Montserrat"/>
      <w:b/>
      <w:kern w:val="28"/>
      <w:sz w:val="48"/>
      <w:szCs w:val="48"/>
    </w:rPr>
  </w:style>
  <w:style w:type="character" w:customStyle="1" w:styleId="Heading3Char">
    <w:name w:val="Heading 3 Char"/>
    <w:link w:val="Heading3"/>
    <w:rsid w:val="002F2EE7"/>
    <w:rPr>
      <w:rFonts w:ascii="Montserrat" w:eastAsia="Times New Roman" w:hAnsi="Montserrat" w:cs="Montserrat"/>
      <w:b/>
      <w:kern w:val="28"/>
      <w:sz w:val="40"/>
      <w:szCs w:val="48"/>
    </w:rPr>
  </w:style>
  <w:style w:type="character" w:customStyle="1" w:styleId="Heading4Char">
    <w:name w:val="Heading 4 Char"/>
    <w:link w:val="Heading4"/>
    <w:rsid w:val="002F2EE7"/>
    <w:rPr>
      <w:rFonts w:ascii="Montserrat" w:eastAsia="Times New Roman" w:hAnsi="Montserrat" w:cs="Montserrat"/>
      <w:b/>
      <w:kern w:val="28"/>
      <w:sz w:val="32"/>
      <w:szCs w:val="48"/>
    </w:rPr>
  </w:style>
  <w:style w:type="character" w:customStyle="1" w:styleId="Heading5Char">
    <w:name w:val="Heading 5 Char"/>
    <w:link w:val="Heading5"/>
    <w:rsid w:val="002F2EE7"/>
    <w:rPr>
      <w:rFonts w:ascii="Montserrat" w:eastAsia="Times New Roman" w:hAnsi="Montserrat" w:cs="Montserrat"/>
      <w:b/>
      <w:kern w:val="28"/>
      <w:sz w:val="28"/>
      <w:szCs w:val="48"/>
    </w:rPr>
  </w:style>
  <w:style w:type="character" w:customStyle="1" w:styleId="Heading6Char">
    <w:name w:val="Heading 6 Char"/>
    <w:link w:val="Heading6"/>
    <w:rsid w:val="002F2EE7"/>
    <w:rPr>
      <w:rFonts w:ascii="Montserrat" w:eastAsia="Times New Roman" w:hAnsi="Montserrat" w:cs="Montserrat"/>
      <w:b/>
      <w:bCs/>
      <w:kern w:val="28"/>
      <w:sz w:val="24"/>
      <w:szCs w:val="24"/>
      <w:u w:val="single"/>
    </w:rPr>
  </w:style>
  <w:style w:type="character" w:customStyle="1" w:styleId="Heading7Char">
    <w:name w:val="Heading 7 Char"/>
    <w:link w:val="Heading7"/>
    <w:rsid w:val="002F2EE7"/>
    <w:rPr>
      <w:rFonts w:ascii="Montserrat" w:eastAsia="Times New Roman" w:hAnsi="Montserrat" w:cs="Montserrat"/>
      <w:bCs/>
      <w:sz w:val="24"/>
      <w:szCs w:val="24"/>
      <w:u w:val="single"/>
    </w:rPr>
  </w:style>
  <w:style w:type="character" w:customStyle="1" w:styleId="Heading8Char">
    <w:name w:val="Heading 8 Char"/>
    <w:link w:val="Heading8"/>
    <w:rsid w:val="002F2EE7"/>
    <w:rPr>
      <w:rFonts w:ascii="Montserrat" w:eastAsia="Times New Roman" w:hAnsi="Montserrat" w:cs="Montserrat"/>
      <w:b/>
      <w:bCs/>
      <w:i/>
      <w:iCs/>
      <w:kern w:val="28"/>
      <w:sz w:val="24"/>
      <w:szCs w:val="24"/>
    </w:rPr>
  </w:style>
  <w:style w:type="character" w:customStyle="1" w:styleId="Heading9Char">
    <w:name w:val="Heading 9 Char"/>
    <w:link w:val="Heading9"/>
    <w:rsid w:val="002F2EE7"/>
    <w:rPr>
      <w:rFonts w:ascii="Montserrat" w:eastAsia="Times New Roman" w:hAnsi="Montserrat" w:cs="Montserrat"/>
      <w:i/>
      <w:iCs/>
      <w:kern w:val="28"/>
      <w:sz w:val="24"/>
      <w:szCs w:val="24"/>
    </w:rPr>
  </w:style>
  <w:style w:type="paragraph" w:styleId="Title">
    <w:name w:val="Title"/>
    <w:basedOn w:val="NoSpacing"/>
    <w:next w:val="Normal"/>
    <w:link w:val="TitleChar"/>
    <w:uiPriority w:val="10"/>
    <w:qFormat/>
    <w:rsid w:val="002F2EE7"/>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2F2EE7"/>
    <w:rPr>
      <w:rFonts w:ascii="Montserrat" w:eastAsia="Times New Roman" w:hAnsi="Montserrat" w:cs="Times New Roman"/>
      <w:b/>
      <w:bCs/>
      <w:spacing w:val="-10"/>
      <w:kern w:val="28"/>
      <w:sz w:val="72"/>
      <w:szCs w:val="72"/>
    </w:rPr>
  </w:style>
  <w:style w:type="character" w:styleId="Strong">
    <w:name w:val="Strong"/>
    <w:uiPriority w:val="22"/>
    <w:qFormat/>
    <w:rsid w:val="002F2EE7"/>
    <w:rPr>
      <w:b/>
      <w:bCs/>
    </w:rPr>
  </w:style>
  <w:style w:type="character" w:styleId="Emphasis">
    <w:name w:val="Emphasis"/>
    <w:uiPriority w:val="20"/>
    <w:qFormat/>
    <w:rsid w:val="002F2EE7"/>
    <w:rPr>
      <w:rFonts w:asciiTheme="minorHAnsi" w:hAnsiTheme="minorHAnsi" w:cstheme="minorHAnsi"/>
      <w:i/>
      <w:iCs/>
      <w:sz w:val="28"/>
      <w:szCs w:val="28"/>
    </w:rPr>
  </w:style>
  <w:style w:type="paragraph" w:styleId="NoSpacing">
    <w:name w:val="No Spacing"/>
    <w:basedOn w:val="Normal"/>
    <w:uiPriority w:val="1"/>
    <w:qFormat/>
    <w:rsid w:val="002F2EE7"/>
    <w:pPr>
      <w:spacing w:after="0"/>
    </w:pPr>
  </w:style>
  <w:style w:type="paragraph" w:styleId="Quote">
    <w:name w:val="Quote"/>
    <w:basedOn w:val="Normal"/>
    <w:next w:val="Normal"/>
    <w:link w:val="QuoteChar"/>
    <w:uiPriority w:val="29"/>
    <w:qFormat/>
    <w:rsid w:val="002F2EE7"/>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2F2EE7"/>
    <w:rPr>
      <w:rFonts w:cstheme="minorHAnsi"/>
      <w:sz w:val="28"/>
      <w:szCs w:val="28"/>
    </w:rPr>
  </w:style>
  <w:style w:type="paragraph" w:styleId="IntenseQuote">
    <w:name w:val="Intense Quote"/>
    <w:basedOn w:val="Quote"/>
    <w:next w:val="Normal"/>
    <w:link w:val="IntenseQuoteChar"/>
    <w:uiPriority w:val="30"/>
    <w:qFormat/>
    <w:rsid w:val="002F2EE7"/>
    <w:pPr>
      <w:pBdr>
        <w:left w:val="single" w:sz="18" w:space="7" w:color="auto"/>
      </w:pBdr>
    </w:pPr>
    <w:rPr>
      <w:b/>
      <w:bCs/>
    </w:rPr>
  </w:style>
  <w:style w:type="character" w:customStyle="1" w:styleId="IntenseQuoteChar">
    <w:name w:val="Intense Quote Char"/>
    <w:link w:val="IntenseQuote"/>
    <w:uiPriority w:val="30"/>
    <w:rsid w:val="002F2EE7"/>
    <w:rPr>
      <w:rFonts w:cstheme="minorHAnsi"/>
      <w:b/>
      <w:bCs/>
      <w:sz w:val="28"/>
      <w:szCs w:val="28"/>
    </w:rPr>
  </w:style>
  <w:style w:type="character" w:styleId="SubtleEmphasis">
    <w:name w:val="Subtle Emphasis"/>
    <w:uiPriority w:val="19"/>
    <w:qFormat/>
    <w:rsid w:val="002F2EE7"/>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2F2EE7"/>
    <w:rPr>
      <w:rFonts w:asciiTheme="minorHAnsi" w:hAnsiTheme="minorHAnsi" w:cstheme="minorHAnsi"/>
      <w:b/>
      <w:bCs/>
      <w:i/>
      <w:iCs/>
      <w:sz w:val="28"/>
      <w:szCs w:val="28"/>
    </w:rPr>
  </w:style>
  <w:style w:type="character" w:styleId="SubtleReference">
    <w:name w:val="Subtle Reference"/>
    <w:uiPriority w:val="31"/>
    <w:qFormat/>
    <w:rsid w:val="002F2EE7"/>
    <w:rPr>
      <w:caps/>
      <w:color w:val="7F7F7F" w:themeColor="text1" w:themeTint="80"/>
      <w:sz w:val="22"/>
      <w:szCs w:val="22"/>
    </w:rPr>
  </w:style>
  <w:style w:type="character" w:styleId="IntenseReference">
    <w:name w:val="Intense Reference"/>
    <w:uiPriority w:val="32"/>
    <w:qFormat/>
    <w:rsid w:val="002F2EE7"/>
    <w:rPr>
      <w:b/>
      <w:bCs/>
      <w:caps/>
      <w:color w:val="7F7F7F" w:themeColor="text1" w:themeTint="80"/>
      <w:sz w:val="22"/>
      <w:szCs w:val="22"/>
    </w:rPr>
  </w:style>
  <w:style w:type="paragraph" w:styleId="Caption">
    <w:name w:val="caption"/>
    <w:basedOn w:val="Normal"/>
    <w:next w:val="Normal"/>
    <w:uiPriority w:val="35"/>
    <w:semiHidden/>
    <w:unhideWhenUsed/>
    <w:qFormat/>
    <w:rsid w:val="002F2EE7"/>
    <w:pPr>
      <w:spacing w:after="200"/>
    </w:pPr>
    <w:rPr>
      <w:rFonts w:eastAsia="Times New Roman"/>
      <w:i/>
      <w:iCs/>
      <w:color w:val="0E2841" w:themeColor="text2"/>
      <w:szCs w:val="18"/>
    </w:rPr>
  </w:style>
  <w:style w:type="paragraph" w:styleId="ListParagraph">
    <w:name w:val="List Paragraph"/>
    <w:basedOn w:val="Normal"/>
    <w:uiPriority w:val="34"/>
    <w:qFormat/>
    <w:rsid w:val="002F2EE7"/>
    <w:pPr>
      <w:ind w:left="720"/>
      <w:contextualSpacing/>
    </w:pPr>
    <w:rPr>
      <w:rFonts w:eastAsia="Times New Roman"/>
    </w:rPr>
  </w:style>
  <w:style w:type="character" w:styleId="BookTitle">
    <w:name w:val="Book Title"/>
    <w:uiPriority w:val="33"/>
    <w:qFormat/>
    <w:rsid w:val="002F2EE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72669</Words>
  <Characters>339365</Characters>
  <Application>Microsoft Office Word</Application>
  <DocSecurity>0</DocSecurity>
  <Lines>7712</Lines>
  <Paragraphs>815</Paragraphs>
  <ScaleCrop>false</ScaleCrop>
  <HeadingPairs>
    <vt:vector size="2" baseType="variant">
      <vt:variant>
        <vt:lpstr>Title</vt:lpstr>
      </vt:variant>
      <vt:variant>
        <vt:i4>1</vt:i4>
      </vt:variant>
    </vt:vector>
  </HeadingPairs>
  <TitlesOfParts>
    <vt:vector size="1" baseType="lpstr">
      <vt:lpstr>Master Content</vt:lpstr>
    </vt:vector>
  </TitlesOfParts>
  <Company/>
  <LinksUpToDate>false</LinksUpToDate>
  <CharactersWithSpaces>411219</CharactersWithSpaces>
  <SharedDoc>false</SharedDoc>
  <HLinks>
    <vt:vector size="36" baseType="variant">
      <vt:variant>
        <vt:i4>131074</vt:i4>
      </vt:variant>
      <vt:variant>
        <vt:i4>15</vt:i4>
      </vt:variant>
      <vt:variant>
        <vt:i4>0</vt:i4>
      </vt:variant>
      <vt:variant>
        <vt:i4>5</vt:i4>
      </vt:variant>
      <vt:variant>
        <vt:lpwstr/>
      </vt:variant>
      <vt:variant>
        <vt:lpwstr>Links</vt:lpwstr>
      </vt:variant>
      <vt:variant>
        <vt:i4>131074</vt:i4>
      </vt:variant>
      <vt:variant>
        <vt:i4>12</vt:i4>
      </vt:variant>
      <vt:variant>
        <vt:i4>0</vt:i4>
      </vt:variant>
      <vt:variant>
        <vt:i4>5</vt:i4>
      </vt:variant>
      <vt:variant>
        <vt:lpwstr/>
      </vt:variant>
      <vt:variant>
        <vt:lpwstr>Links</vt:lpwstr>
      </vt:variant>
      <vt:variant>
        <vt:i4>131074</vt:i4>
      </vt:variant>
      <vt:variant>
        <vt:i4>9</vt:i4>
      </vt:variant>
      <vt:variant>
        <vt:i4>0</vt:i4>
      </vt:variant>
      <vt:variant>
        <vt:i4>5</vt:i4>
      </vt:variant>
      <vt:variant>
        <vt:lpwstr/>
      </vt:variant>
      <vt:variant>
        <vt:lpwstr>Links</vt:lpwstr>
      </vt:variant>
      <vt:variant>
        <vt:i4>131074</vt:i4>
      </vt:variant>
      <vt:variant>
        <vt:i4>6</vt:i4>
      </vt:variant>
      <vt:variant>
        <vt:i4>0</vt:i4>
      </vt:variant>
      <vt:variant>
        <vt:i4>5</vt:i4>
      </vt:variant>
      <vt:variant>
        <vt:lpwstr/>
      </vt:variant>
      <vt:variant>
        <vt:lpwstr>Links</vt:lpwstr>
      </vt:variant>
      <vt:variant>
        <vt:i4>131074</vt:i4>
      </vt:variant>
      <vt:variant>
        <vt:i4>3</vt:i4>
      </vt:variant>
      <vt:variant>
        <vt:i4>0</vt:i4>
      </vt:variant>
      <vt:variant>
        <vt:i4>5</vt:i4>
      </vt:variant>
      <vt:variant>
        <vt:lpwstr/>
      </vt:variant>
      <vt:variant>
        <vt:lpwstr>Links</vt:lpwstr>
      </vt:variant>
      <vt:variant>
        <vt:i4>131074</vt:i4>
      </vt:variant>
      <vt:variant>
        <vt:i4>0</vt:i4>
      </vt:variant>
      <vt:variant>
        <vt:i4>0</vt:i4>
      </vt:variant>
      <vt:variant>
        <vt:i4>5</vt:i4>
      </vt:variant>
      <vt:variant>
        <vt:lpwstr/>
      </vt:variant>
      <vt:variant>
        <vt:lpwstr>Links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Content</dc:title>
  <dc:subject/>
  <dc:creator>David B Roberson</dc:creator>
  <cp:keywords/>
  <dc:description/>
  <cp:lastModifiedBy>David Roberson</cp:lastModifiedBy>
  <cp:revision>3</cp:revision>
  <dcterms:created xsi:type="dcterms:W3CDTF">2025-11-10T03:50:00Z</dcterms:created>
  <dcterms:modified xsi:type="dcterms:W3CDTF">2025-11-12T07:14:00Z</dcterms:modified>
</cp:coreProperties>
</file>