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23EA" w14:textId="77777777" w:rsidR="00BE0467" w:rsidRPr="00C66689" w:rsidRDefault="00C66689" w:rsidP="00726732">
      <w:pPr>
        <w:pStyle w:val="NoSpacing"/>
        <w:rPr>
          <w:rFonts w:ascii="Montserrat" w:hAnsi="Montserrat"/>
          <w:sz w:val="24"/>
        </w:rPr>
      </w:pPr>
      <w:r w:rsidRPr="00C66689">
        <w:rPr>
          <w:rFonts w:ascii="Montserrat" w:hAnsi="Montserrat"/>
          <w:sz w:val="24"/>
        </w:rPr>
        <w:t>Master Content 01</w:t>
      </w:r>
    </w:p>
    <w:p w14:paraId="5E1D7F61" w14:textId="77777777" w:rsidR="00BE0467" w:rsidRPr="00C66689" w:rsidRDefault="00C66689" w:rsidP="00726732">
      <w:pPr>
        <w:pStyle w:val="NoSpacing"/>
        <w:rPr>
          <w:rFonts w:ascii="Montserrat" w:hAnsi="Montserrat"/>
          <w:sz w:val="24"/>
        </w:rPr>
      </w:pPr>
      <w:r w:rsidRPr="00C66689">
        <w:rPr>
          <w:rFonts w:ascii="Montserrat" w:hAnsi="Montserrat"/>
          <w:sz w:val="24"/>
        </w:rPr>
        <w:t>Original Impulses &amp; Proposal Alternatives</w:t>
      </w:r>
    </w:p>
    <w:p w14:paraId="2CAC8EFF" w14:textId="77777777" w:rsidR="00BE0467" w:rsidRPr="00C66689" w:rsidRDefault="00BE0467" w:rsidP="00726732">
      <w:pPr>
        <w:pStyle w:val="NoSpacing"/>
        <w:rPr>
          <w:rFonts w:ascii="Montserrat" w:hAnsi="Montserrat"/>
          <w:sz w:val="24"/>
        </w:rPr>
      </w:pPr>
    </w:p>
    <w:p w14:paraId="72F68F8B" w14:textId="77777777" w:rsidR="00BE0467" w:rsidRPr="00C66689" w:rsidRDefault="00C66689" w:rsidP="00726732">
      <w:pPr>
        <w:pStyle w:val="NoSpacing"/>
        <w:rPr>
          <w:rFonts w:ascii="Montserrat" w:hAnsi="Montserrat"/>
          <w:sz w:val="24"/>
        </w:rPr>
      </w:pPr>
      <w:r w:rsidRPr="00C66689">
        <w:rPr>
          <w:rFonts w:ascii="Montserrat" w:hAnsi="Montserrat"/>
          <w:sz w:val="24"/>
        </w:rPr>
        <w:t>Avon’nai Book I</w:t>
      </w:r>
      <w:r w:rsidRPr="00C66689">
        <w:rPr>
          <w:rFonts w:ascii="Montserrat" w:hAnsi="Montserrat"/>
          <w:sz w:val="24"/>
        </w:rPr>
        <w:tab/>
        <w:t>Avon’mai</w:t>
      </w:r>
      <w:r w:rsidRPr="00C66689">
        <w:rPr>
          <w:rFonts w:ascii="Montserrat" w:hAnsi="Montserrat"/>
          <w:sz w:val="24"/>
        </w:rPr>
        <w:tab/>
      </w:r>
    </w:p>
    <w:p w14:paraId="77EDCF90"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Forced by the onset of heat to return to the world of her birth, ember faces persecution and exile when the truth of her forbidden conception is disclosed. Stripped of her “humanity” she falls prey to a terrible and unsuspected predator in the jungles of her alien home. </w:t>
      </w:r>
    </w:p>
    <w:p w14:paraId="7940C21E" w14:textId="77777777" w:rsidR="00BE0467" w:rsidRPr="00C66689" w:rsidRDefault="00BE0467" w:rsidP="00726732">
      <w:pPr>
        <w:pStyle w:val="NoSpacing"/>
        <w:rPr>
          <w:rFonts w:ascii="Montserrat" w:hAnsi="Montserrat"/>
          <w:sz w:val="24"/>
        </w:rPr>
      </w:pPr>
    </w:p>
    <w:p w14:paraId="4463EE03" w14:textId="77777777" w:rsidR="00BE0467" w:rsidRPr="00C66689" w:rsidRDefault="00C66689" w:rsidP="00726732">
      <w:pPr>
        <w:pStyle w:val="NoSpacing"/>
        <w:rPr>
          <w:rFonts w:ascii="Montserrat" w:hAnsi="Montserrat"/>
          <w:sz w:val="24"/>
        </w:rPr>
      </w:pPr>
      <w:r w:rsidRPr="00C66689">
        <w:rPr>
          <w:rFonts w:ascii="Montserrat" w:hAnsi="Montserrat"/>
          <w:sz w:val="24"/>
        </w:rPr>
        <w:t>Avon’nai Book II</w:t>
      </w:r>
      <w:r w:rsidRPr="00C66689">
        <w:rPr>
          <w:rFonts w:ascii="Montserrat" w:hAnsi="Montserrat"/>
          <w:sz w:val="24"/>
        </w:rPr>
        <w:tab/>
        <w:t>Avon’mnai</w:t>
      </w:r>
      <w:r w:rsidRPr="00C66689">
        <w:rPr>
          <w:rFonts w:ascii="Montserrat" w:hAnsi="Montserrat"/>
          <w:sz w:val="24"/>
        </w:rPr>
        <w:tab/>
      </w:r>
    </w:p>
    <w:p w14:paraId="48AEBF55"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Driven by desperation, ember stumbles across a threshold barring her world from the domains of her ancient ancestors. Taken under the wing of a godlike mentor, ember learns the reasons for her condemnation and exile. Her divine lover terrifies her with the knowledge of her awesome potential. </w:t>
      </w:r>
    </w:p>
    <w:p w14:paraId="72EEFC56" w14:textId="77777777" w:rsidR="00BE0467" w:rsidRPr="00C66689" w:rsidRDefault="00BE0467" w:rsidP="00726732">
      <w:pPr>
        <w:pStyle w:val="NoSpacing"/>
        <w:rPr>
          <w:rFonts w:ascii="Montserrat" w:hAnsi="Montserrat"/>
          <w:sz w:val="24"/>
        </w:rPr>
      </w:pPr>
    </w:p>
    <w:p w14:paraId="555374FD" w14:textId="77777777" w:rsidR="00BE0467" w:rsidRPr="00C66689" w:rsidRDefault="00C66689" w:rsidP="00726732">
      <w:pPr>
        <w:pStyle w:val="NoSpacing"/>
        <w:rPr>
          <w:rFonts w:ascii="Montserrat" w:hAnsi="Montserrat"/>
          <w:sz w:val="24"/>
        </w:rPr>
      </w:pPr>
      <w:r w:rsidRPr="00C66689">
        <w:rPr>
          <w:rFonts w:ascii="Montserrat" w:hAnsi="Montserrat"/>
          <w:sz w:val="24"/>
        </w:rPr>
        <w:t>Avon’nai Book III</w:t>
      </w:r>
      <w:r w:rsidRPr="00C66689">
        <w:rPr>
          <w:rFonts w:ascii="Montserrat" w:hAnsi="Montserrat"/>
          <w:sz w:val="24"/>
        </w:rPr>
        <w:tab/>
        <w:t>Avon’nai</w:t>
      </w:r>
      <w:r w:rsidRPr="00C66689">
        <w:rPr>
          <w:rFonts w:ascii="Montserrat" w:hAnsi="Montserrat"/>
          <w:sz w:val="24"/>
        </w:rPr>
        <w:tab/>
      </w:r>
    </w:p>
    <w:p w14:paraId="7DBBF096"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Fleeing from the prospect of her own god-hood, ember returns to oasis minor. She finds it easy to face the sentence she once fled, and reclaims her identity. The controversy over her birth, and the religious implications, frighten her into further retreat. Ember escapes into the enlisted ranks of the aegis navy. </w:t>
      </w:r>
    </w:p>
    <w:p w14:paraId="2E09B32A" w14:textId="77777777" w:rsidR="00BE0467" w:rsidRPr="00C66689" w:rsidRDefault="00BE0467" w:rsidP="00726732">
      <w:pPr>
        <w:pStyle w:val="NoSpacing"/>
        <w:rPr>
          <w:rFonts w:ascii="Montserrat" w:hAnsi="Montserrat"/>
          <w:sz w:val="24"/>
        </w:rPr>
      </w:pPr>
    </w:p>
    <w:p w14:paraId="452B11B9" w14:textId="77777777" w:rsidR="00BE0467" w:rsidRPr="00C66689" w:rsidRDefault="00C66689" w:rsidP="00726732">
      <w:pPr>
        <w:pStyle w:val="NoSpacing"/>
        <w:rPr>
          <w:rFonts w:ascii="Montserrat" w:hAnsi="Montserrat"/>
          <w:sz w:val="24"/>
        </w:rPr>
      </w:pPr>
      <w:r w:rsidRPr="00C66689">
        <w:rPr>
          <w:rFonts w:ascii="Montserrat" w:hAnsi="Montserrat"/>
          <w:sz w:val="24"/>
        </w:rPr>
        <w:t>Pilot</w:t>
      </w:r>
    </w:p>
    <w:p w14:paraId="2053BA47" w14:textId="77777777" w:rsidR="00BE0467" w:rsidRPr="00C66689" w:rsidRDefault="00C66689" w:rsidP="00726732">
      <w:pPr>
        <w:pStyle w:val="NoSpacing"/>
        <w:rPr>
          <w:rFonts w:ascii="Montserrat" w:hAnsi="Montserrat"/>
          <w:sz w:val="24"/>
        </w:rPr>
      </w:pPr>
      <w:r w:rsidRPr="00C66689">
        <w:rPr>
          <w:rFonts w:ascii="Montserrat" w:hAnsi="Montserrat"/>
          <w:sz w:val="24"/>
        </w:rPr>
        <w:tab/>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w:t>
      </w:r>
      <w:r w:rsidRPr="00C66689">
        <w:rPr>
          <w:rFonts w:ascii="Montserrat" w:hAnsi="Montserrat"/>
          <w:sz w:val="24"/>
        </w:rPr>
        <w:t>age, she found herself way out of her depth among her own people and learning who and what she was would become her only hope for survival.</w:t>
      </w:r>
    </w:p>
    <w:p w14:paraId="471E07FD" w14:textId="77777777" w:rsidR="00BE0467" w:rsidRPr="00C66689" w:rsidRDefault="00BE0467" w:rsidP="00726732">
      <w:pPr>
        <w:pStyle w:val="NoSpacing"/>
        <w:rPr>
          <w:rFonts w:ascii="Montserrat" w:hAnsi="Montserrat"/>
          <w:sz w:val="24"/>
        </w:rPr>
      </w:pPr>
    </w:p>
    <w:p w14:paraId="662558B6" w14:textId="77777777" w:rsidR="00BE0467" w:rsidRPr="00C66689" w:rsidRDefault="00C66689" w:rsidP="00726732">
      <w:pPr>
        <w:pStyle w:val="NoSpacing"/>
        <w:rPr>
          <w:rFonts w:ascii="Montserrat" w:hAnsi="Montserrat"/>
          <w:sz w:val="24"/>
        </w:rPr>
      </w:pPr>
      <w:r w:rsidRPr="00C66689">
        <w:rPr>
          <w:rFonts w:ascii="Montserrat" w:hAnsi="Montserrat"/>
          <w:sz w:val="24"/>
        </w:rPr>
        <w:t>Dragon phoenix, as realized in life embracing death.</w:t>
      </w:r>
    </w:p>
    <w:p w14:paraId="41C93C39" w14:textId="77777777" w:rsidR="00BE0467" w:rsidRPr="00C66689" w:rsidRDefault="00BE0467" w:rsidP="00726732">
      <w:pPr>
        <w:pStyle w:val="NoSpacing"/>
        <w:rPr>
          <w:rFonts w:ascii="Montserrat" w:hAnsi="Montserrat"/>
          <w:sz w:val="24"/>
        </w:rPr>
      </w:pPr>
    </w:p>
    <w:p w14:paraId="60182515" w14:textId="77777777" w:rsidR="00BE0467" w:rsidRPr="00C66689" w:rsidRDefault="00C66689" w:rsidP="00726732">
      <w:pPr>
        <w:pStyle w:val="NoSpacing"/>
        <w:rPr>
          <w:rFonts w:ascii="Montserrat" w:hAnsi="Montserrat"/>
          <w:sz w:val="24"/>
        </w:rPr>
      </w:pPr>
      <w:r w:rsidRPr="00C66689">
        <w:rPr>
          <w:rFonts w:ascii="Montserrat" w:hAnsi="Montserrat"/>
          <w:sz w:val="24"/>
        </w:rPr>
        <w:tab/>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w:t>
      </w:r>
      <w:r w:rsidRPr="00C66689">
        <w:rPr>
          <w:rFonts w:ascii="Montserrat" w:hAnsi="Montserrat"/>
          <w:sz w:val="24"/>
        </w:rPr>
        <w:t>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14:paraId="19537052" w14:textId="77777777" w:rsidR="00BE0467" w:rsidRPr="00C66689" w:rsidRDefault="00BE0467" w:rsidP="00726732">
      <w:pPr>
        <w:pStyle w:val="NoSpacing"/>
        <w:rPr>
          <w:rFonts w:ascii="Montserrat" w:hAnsi="Montserrat"/>
          <w:sz w:val="24"/>
        </w:rPr>
      </w:pPr>
    </w:p>
    <w:p w14:paraId="3108BD87" w14:textId="77777777" w:rsidR="00BE0467" w:rsidRPr="00C66689" w:rsidRDefault="00C66689" w:rsidP="00726732">
      <w:pPr>
        <w:pStyle w:val="NoSpacing"/>
        <w:rPr>
          <w:rFonts w:ascii="Montserrat" w:hAnsi="Montserrat"/>
          <w:sz w:val="24"/>
        </w:rPr>
      </w:pPr>
      <w:r w:rsidRPr="00C66689">
        <w:rPr>
          <w:rFonts w:ascii="Montserrat" w:hAnsi="Montserrat"/>
          <w:sz w:val="24"/>
        </w:rPr>
        <w:t>The beginning and end—an end and a beginning.</w:t>
      </w:r>
    </w:p>
    <w:p w14:paraId="375B9F50" w14:textId="77777777" w:rsidR="00BE0467" w:rsidRPr="00C66689" w:rsidRDefault="00BE0467" w:rsidP="00726732">
      <w:pPr>
        <w:pStyle w:val="NoSpacing"/>
        <w:rPr>
          <w:rFonts w:ascii="Montserrat" w:hAnsi="Montserrat"/>
          <w:sz w:val="24"/>
        </w:rPr>
      </w:pPr>
    </w:p>
    <w:p w14:paraId="50FB8D8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funeral for the dead champion and avatar—avonjea. </w:t>
      </w:r>
    </w:p>
    <w:p w14:paraId="5D71B9ED" w14:textId="77777777" w:rsidR="00BE0467" w:rsidRPr="00C66689" w:rsidRDefault="00BE0467" w:rsidP="00726732">
      <w:pPr>
        <w:pStyle w:val="NoSpacing"/>
        <w:rPr>
          <w:rFonts w:ascii="Montserrat" w:hAnsi="Montserrat"/>
          <w:sz w:val="24"/>
        </w:rPr>
      </w:pPr>
    </w:p>
    <w:p w14:paraId="6EF6AE4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Present in the place of honor is her heir, a child—clone of her own flesh. </w:t>
      </w:r>
    </w:p>
    <w:p w14:paraId="088903A9" w14:textId="77777777" w:rsidR="00BE0467" w:rsidRPr="00C66689" w:rsidRDefault="00BE0467" w:rsidP="00726732">
      <w:pPr>
        <w:pStyle w:val="NoSpacing"/>
        <w:rPr>
          <w:rFonts w:ascii="Montserrat" w:hAnsi="Montserrat"/>
          <w:sz w:val="24"/>
        </w:rPr>
      </w:pPr>
    </w:p>
    <w:p w14:paraId="0B5E157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last rites are given by mystery herself. </w:t>
      </w:r>
    </w:p>
    <w:p w14:paraId="336AD42B" w14:textId="77777777" w:rsidR="00BE0467" w:rsidRPr="00C66689" w:rsidRDefault="00BE0467" w:rsidP="00726732">
      <w:pPr>
        <w:pStyle w:val="NoSpacing"/>
        <w:rPr>
          <w:rFonts w:ascii="Montserrat" w:hAnsi="Montserrat"/>
          <w:sz w:val="24"/>
        </w:rPr>
      </w:pPr>
    </w:p>
    <w:p w14:paraId="245A503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Mystery permits the child to look upon her face; offering the child her progenitor’s place. </w:t>
      </w:r>
    </w:p>
    <w:p w14:paraId="37C3F23F" w14:textId="77777777" w:rsidR="00BE0467" w:rsidRPr="00C66689" w:rsidRDefault="00BE0467" w:rsidP="00726732">
      <w:pPr>
        <w:pStyle w:val="NoSpacing"/>
        <w:rPr>
          <w:rFonts w:ascii="Montserrat" w:hAnsi="Montserrat"/>
          <w:sz w:val="24"/>
        </w:rPr>
      </w:pPr>
    </w:p>
    <w:p w14:paraId="7331316D" w14:textId="77777777" w:rsidR="00BE0467" w:rsidRPr="00C66689" w:rsidRDefault="00C66689" w:rsidP="00726732">
      <w:pPr>
        <w:pStyle w:val="NoSpacing"/>
        <w:rPr>
          <w:rFonts w:ascii="Montserrat" w:hAnsi="Montserrat"/>
          <w:sz w:val="24"/>
        </w:rPr>
      </w:pPr>
      <w:r w:rsidRPr="00C66689">
        <w:rPr>
          <w:rFonts w:ascii="Montserrat" w:hAnsi="Montserrat"/>
          <w:sz w:val="24"/>
        </w:rPr>
        <w:t>Only the child witnesses the face behind the veil of mystery</w:t>
      </w:r>
    </w:p>
    <w:p w14:paraId="41421AEF" w14:textId="77777777" w:rsidR="00BE0467" w:rsidRPr="00C66689" w:rsidRDefault="00BE0467" w:rsidP="00726732">
      <w:pPr>
        <w:pStyle w:val="NoSpacing"/>
        <w:rPr>
          <w:rFonts w:ascii="Montserrat" w:hAnsi="Montserrat"/>
          <w:sz w:val="24"/>
        </w:rPr>
      </w:pPr>
    </w:p>
    <w:p w14:paraId="201011E0" w14:textId="77777777" w:rsidR="00BE0467" w:rsidRPr="00C66689" w:rsidRDefault="00C66689" w:rsidP="00726732">
      <w:pPr>
        <w:pStyle w:val="NoSpacing"/>
        <w:rPr>
          <w:rFonts w:ascii="Montserrat" w:hAnsi="Montserrat"/>
          <w:sz w:val="24"/>
        </w:rPr>
      </w:pPr>
      <w:r w:rsidRPr="00C66689">
        <w:rPr>
          <w:rFonts w:ascii="Montserrat" w:hAnsi="Montserrat"/>
          <w:sz w:val="24"/>
        </w:rPr>
        <w:t>Which is only revealed at the end.</w:t>
      </w:r>
    </w:p>
    <w:p w14:paraId="238A8A0E" w14:textId="77777777" w:rsidR="00BE0467" w:rsidRPr="00C66689" w:rsidRDefault="00BE0467" w:rsidP="00726732">
      <w:pPr>
        <w:pStyle w:val="NoSpacing"/>
        <w:rPr>
          <w:rFonts w:ascii="Montserrat" w:hAnsi="Montserrat"/>
          <w:sz w:val="24"/>
        </w:rPr>
      </w:pPr>
    </w:p>
    <w:p w14:paraId="14DF0019"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This concentrates on ember’s walk through death in the devouring embrace of sivai. The essential argument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ember must help unite these factions under </w:t>
      </w:r>
      <w:r w:rsidRPr="00C66689">
        <w:rPr>
          <w:rFonts w:ascii="Montserrat" w:hAnsi="Montserrat"/>
          <w:sz w:val="24"/>
        </w:rPr>
        <w:t>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ember’s being in the hopes of restoring her from the ravages of her wounds or even creating a bioroid army with her vast talent. The avonjea-child is the first success, a prototype. The need fo</w:t>
      </w:r>
      <w:r w:rsidRPr="00C66689">
        <w:rPr>
          <w:rFonts w:ascii="Montserrat" w:hAnsi="Montserrat"/>
          <w:sz w:val="24"/>
        </w:rPr>
        <w:t>r mature soldiers cannot be answered so easily, however. The unblessed minions are well aware of the need to destroy ember and all hope of her potential forces them to concentrate on her. Her body, her talents and her mind are gradually whittled away along with her veneer of humanity. Worse, at no time is she safe from the presence of her nemesis. Sivai is tearing her apart, and he is savoring it. He makes damn sure that she is aware of it as he haunts her, driving her goddess away from her. But the more he</w:t>
      </w:r>
      <w:r w:rsidRPr="00C66689">
        <w:rPr>
          <w:rFonts w:ascii="Montserrat" w:hAnsi="Montserrat"/>
          <w:sz w:val="24"/>
        </w:rPr>
        <w:t xml:space="preserve"> hurts her, the more indomitable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w:t>
      </w:r>
      <w:r w:rsidRPr="00C66689">
        <w:rPr>
          <w:rFonts w:ascii="Montserrat" w:hAnsi="Montserrat"/>
          <w:sz w:val="24"/>
        </w:rPr>
        <w:t>e power to destroy her (ember). Not even sivai. At the last, having left her daughter-self to finish her work in the realm, she reflects on these truths and learns from mystery that she had but stood in her mistresses stead in the arms of her lover—sivai.</w:t>
      </w:r>
    </w:p>
    <w:p w14:paraId="4A137DB9" w14:textId="77777777" w:rsidR="00BE0467" w:rsidRPr="00C66689" w:rsidRDefault="00BE0467" w:rsidP="00726732">
      <w:pPr>
        <w:pStyle w:val="NoSpacing"/>
        <w:rPr>
          <w:rFonts w:ascii="Montserrat" w:hAnsi="Montserrat"/>
          <w:sz w:val="24"/>
        </w:rPr>
      </w:pPr>
    </w:p>
    <w:p w14:paraId="68CAF659" w14:textId="77777777" w:rsidR="00BE0467" w:rsidRPr="00C66689" w:rsidRDefault="00C66689" w:rsidP="00726732">
      <w:pPr>
        <w:pStyle w:val="NoSpacing"/>
        <w:rPr>
          <w:rFonts w:ascii="Montserrat" w:hAnsi="Montserrat"/>
          <w:sz w:val="24"/>
        </w:rPr>
      </w:pPr>
      <w:r w:rsidRPr="00C66689">
        <w:rPr>
          <w:rFonts w:ascii="Montserrat" w:hAnsi="Montserrat"/>
          <w:sz w:val="24"/>
        </w:rPr>
        <w:tab/>
        <w:t>In the course of her early involvement circumstances present her with the opportunity to relate partially how she came to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w:t>
      </w:r>
      <w:r w:rsidRPr="00C66689">
        <w:rPr>
          <w:rFonts w:ascii="Montserrat" w:hAnsi="Montserrat"/>
          <w:sz w:val="24"/>
        </w:rPr>
        <w:t xml:space="preserve">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14:paraId="4D59B3DC" w14:textId="77777777" w:rsidR="00BE0467" w:rsidRPr="00C66689" w:rsidRDefault="00BE0467" w:rsidP="00726732">
      <w:pPr>
        <w:pStyle w:val="NoSpacing"/>
        <w:rPr>
          <w:rFonts w:ascii="Montserrat" w:hAnsi="Montserrat"/>
          <w:sz w:val="24"/>
        </w:rPr>
      </w:pPr>
    </w:p>
    <w:p w14:paraId="0555DE9C" w14:textId="77777777" w:rsidR="00BE0467" w:rsidRPr="00C66689" w:rsidRDefault="00C66689" w:rsidP="00726732">
      <w:pPr>
        <w:pStyle w:val="NoSpacing"/>
        <w:rPr>
          <w:rFonts w:ascii="Montserrat" w:hAnsi="Montserrat"/>
          <w:sz w:val="24"/>
        </w:rPr>
      </w:pPr>
      <w:r w:rsidRPr="00C66689">
        <w:rPr>
          <w:rFonts w:ascii="Montserrat" w:hAnsi="Montserrat"/>
          <w:sz w:val="24"/>
        </w:rPr>
        <w:tab/>
        <w:t>Ember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w:t>
      </w:r>
      <w:r w:rsidRPr="00C66689">
        <w:rPr>
          <w:rFonts w:ascii="Montserrat" w:hAnsi="Montserrat"/>
          <w:sz w:val="24"/>
        </w:rPr>
        <w:t xml:space="preserve">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w:t>
      </w:r>
      <w:r w:rsidRPr="00C66689">
        <w:rPr>
          <w:rFonts w:ascii="Montserrat" w:hAnsi="Montserrat"/>
          <w:sz w:val="24"/>
        </w:rPr>
        <w:t xml:space="preserve"> Until then, she is hardly able to withstand the ablation of her being at the hands of other unspeakable minions. As we see. </w:t>
      </w:r>
    </w:p>
    <w:p w14:paraId="4A49B86D" w14:textId="77777777" w:rsidR="00BE0467" w:rsidRPr="00C66689" w:rsidRDefault="00BE0467" w:rsidP="00726732">
      <w:pPr>
        <w:pStyle w:val="NoSpacing"/>
        <w:rPr>
          <w:rFonts w:ascii="Montserrat" w:hAnsi="Montserrat"/>
          <w:sz w:val="24"/>
        </w:rPr>
      </w:pPr>
    </w:p>
    <w:p w14:paraId="0934F874" w14:textId="77777777" w:rsidR="00BE0467" w:rsidRPr="00C66689" w:rsidRDefault="00C66689" w:rsidP="00726732">
      <w:pPr>
        <w:pStyle w:val="NoSpacing"/>
        <w:rPr>
          <w:rFonts w:ascii="Montserrat" w:hAnsi="Montserrat"/>
          <w:sz w:val="24"/>
        </w:rPr>
      </w:pPr>
      <w:r w:rsidRPr="00C66689">
        <w:rPr>
          <w:rFonts w:ascii="Montserrat" w:hAnsi="Montserrat"/>
          <w:sz w:val="24"/>
        </w:rPr>
        <w:tab/>
        <w:t>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w:t>
      </w:r>
      <w:r w:rsidRPr="00C66689">
        <w:rPr>
          <w:rFonts w:ascii="Montserrat" w:hAnsi="Montserrat"/>
          <w:sz w:val="24"/>
        </w:rPr>
        <w:t xml:space="preserve">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biorhythms. This is the point where insta</w:t>
      </w:r>
      <w:r w:rsidRPr="00C66689">
        <w:rPr>
          <w:rFonts w:ascii="Montserrat" w:hAnsi="Montserrat"/>
          <w:sz w:val="24"/>
        </w:rPr>
        <w:t>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Ember was adapted by a biokinetic to interface with hardware, and the biopath’s influence is the key to nyon succeeding with generating the first slip. In the experimental race to res</w:t>
      </w:r>
      <w:r w:rsidRPr="00C66689">
        <w:rPr>
          <w:rFonts w:ascii="Montserrat" w:hAnsi="Montserrat"/>
          <w:sz w:val="24"/>
        </w:rPr>
        <w:t>tore ember to a functional body, many variations are cleaned before they achieve a perfect matrix with the required alterations. The breakthrough does not come about until it is too late for ember, and the child prototype is not imprinted with ember’s memories. The opportunity to transfer ember into the slip are lost when her cybernetic frame is demolished and her transplanted brain along with it. The matter of her reconstruction into a cyber frame is a unique process, too. Ambushed and viciously dismembere</w:t>
      </w:r>
      <w:r w:rsidRPr="00C66689">
        <w:rPr>
          <w:rFonts w:ascii="Montserrat" w:hAnsi="Montserrat"/>
          <w:sz w:val="24"/>
        </w:rPr>
        <w:t>d in her quarters, in front of her dragon friend, dawnnna—who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ember to say the least. During this time, they manage to do a partial psyche extraction which eventually becomes the subjective base of the s</w:t>
      </w:r>
      <w:r w:rsidRPr="00C66689">
        <w:rPr>
          <w:rFonts w:ascii="Montserrat" w:hAnsi="Montserrat"/>
          <w:sz w:val="24"/>
        </w:rPr>
        <w:t xml:space="preserve">ense construct used on the slips that are generated in unleashed. They manage to keep her head alive and manage to grow her a frame which she uses to astonishing extent before her demise. Ember turns her mind back to her duty, and binds herself with the key to their salvation. </w:t>
      </w:r>
    </w:p>
    <w:p w14:paraId="502C3F39" w14:textId="77777777" w:rsidR="00BE0467" w:rsidRPr="00C66689" w:rsidRDefault="00BE0467" w:rsidP="00726732">
      <w:pPr>
        <w:pStyle w:val="NoSpacing"/>
        <w:rPr>
          <w:rFonts w:ascii="Montserrat" w:hAnsi="Montserrat"/>
          <w:sz w:val="24"/>
        </w:rPr>
      </w:pPr>
    </w:p>
    <w:p w14:paraId="4C8259AE" w14:textId="77777777" w:rsidR="00BE0467" w:rsidRPr="00C66689" w:rsidRDefault="00C66689" w:rsidP="00726732">
      <w:pPr>
        <w:pStyle w:val="NoSpacing"/>
        <w:rPr>
          <w:rFonts w:ascii="Montserrat" w:hAnsi="Montserrat"/>
          <w:sz w:val="24"/>
        </w:rPr>
      </w:pPr>
      <w:r w:rsidRPr="00C66689">
        <w:rPr>
          <w:rFonts w:ascii="Montserrat" w:hAnsi="Montserrat"/>
          <w:sz w:val="24"/>
        </w:rPr>
        <w:t>0221-969-0117-00</w:t>
      </w:r>
    </w:p>
    <w:p w14:paraId="3FB7383C" w14:textId="77777777" w:rsidR="00BE0467" w:rsidRPr="00C66689" w:rsidRDefault="00BE0467" w:rsidP="00726732">
      <w:pPr>
        <w:pStyle w:val="NoSpacing"/>
        <w:rPr>
          <w:rFonts w:ascii="Montserrat" w:hAnsi="Montserrat"/>
          <w:sz w:val="24"/>
        </w:rPr>
      </w:pPr>
    </w:p>
    <w:p w14:paraId="72F52F55" w14:textId="77777777" w:rsidR="00BE0467" w:rsidRPr="00C66689" w:rsidRDefault="00C66689" w:rsidP="00726732">
      <w:pPr>
        <w:pStyle w:val="NoSpacing"/>
        <w:rPr>
          <w:rFonts w:ascii="Montserrat" w:hAnsi="Montserrat"/>
          <w:sz w:val="24"/>
        </w:rPr>
      </w:pPr>
      <w:r w:rsidRPr="00C66689">
        <w:rPr>
          <w:rFonts w:ascii="Montserrat" w:hAnsi="Montserrat"/>
          <w:sz w:val="24"/>
        </w:rPr>
        <w:t>Aegis independant citizenship, military contract-naval aavi specialist pilot/tactical</w:t>
      </w:r>
    </w:p>
    <w:p w14:paraId="4325D267" w14:textId="77777777" w:rsidR="00BE0467" w:rsidRPr="00C66689" w:rsidRDefault="00C66689" w:rsidP="00726732">
      <w:pPr>
        <w:pStyle w:val="NoSpacing"/>
        <w:rPr>
          <w:rFonts w:ascii="Montserrat" w:hAnsi="Montserrat"/>
          <w:sz w:val="24"/>
        </w:rPr>
      </w:pPr>
      <w:r w:rsidRPr="00C66689">
        <w:rPr>
          <w:rFonts w:ascii="Montserrat" w:hAnsi="Montserrat"/>
          <w:sz w:val="24"/>
        </w:rPr>
        <w:t>Registered identity, angel colony authority</w:t>
      </w:r>
    </w:p>
    <w:p w14:paraId="1D05A372" w14:textId="77777777" w:rsidR="00BE0467" w:rsidRPr="00C66689" w:rsidRDefault="00C66689" w:rsidP="00726732">
      <w:pPr>
        <w:pStyle w:val="NoSpacing"/>
        <w:rPr>
          <w:rFonts w:ascii="Montserrat" w:hAnsi="Montserrat"/>
          <w:sz w:val="24"/>
        </w:rPr>
      </w:pPr>
      <w:r w:rsidRPr="00C66689">
        <w:rPr>
          <w:rFonts w:ascii="Montserrat" w:hAnsi="Montserrat"/>
          <w:sz w:val="24"/>
        </w:rPr>
        <w:t>Aka</w:t>
      </w:r>
    </w:p>
    <w:p w14:paraId="7C5C00B6" w14:textId="77777777" w:rsidR="00BE0467" w:rsidRPr="00C66689" w:rsidRDefault="00C66689" w:rsidP="00726732">
      <w:pPr>
        <w:pStyle w:val="NoSpacing"/>
        <w:rPr>
          <w:rFonts w:ascii="Montserrat" w:hAnsi="Montserrat"/>
          <w:sz w:val="24"/>
        </w:rPr>
      </w:pPr>
      <w:r w:rsidRPr="00C66689">
        <w:rPr>
          <w:rFonts w:ascii="Montserrat" w:hAnsi="Montserrat"/>
          <w:sz w:val="24"/>
        </w:rPr>
        <w:t>Avon·je·ara eyrn syn</w:t>
      </w:r>
    </w:p>
    <w:p w14:paraId="70943E13" w14:textId="77777777" w:rsidR="00BE0467" w:rsidRPr="00C66689" w:rsidRDefault="00C66689" w:rsidP="00726732">
      <w:pPr>
        <w:pStyle w:val="NoSpacing"/>
        <w:rPr>
          <w:rFonts w:ascii="Montserrat" w:hAnsi="Montserrat"/>
          <w:sz w:val="24"/>
        </w:rPr>
      </w:pPr>
      <w:r w:rsidRPr="00C66689">
        <w:rPr>
          <w:rFonts w:ascii="Montserrat" w:hAnsi="Montserrat"/>
          <w:sz w:val="24"/>
        </w:rPr>
        <w:t>Ember</w:t>
      </w:r>
    </w:p>
    <w:p w14:paraId="021E57C4" w14:textId="77777777" w:rsidR="00BE0467" w:rsidRPr="00C66689" w:rsidRDefault="00C66689" w:rsidP="00726732">
      <w:pPr>
        <w:pStyle w:val="NoSpacing"/>
        <w:rPr>
          <w:rFonts w:ascii="Montserrat" w:hAnsi="Montserrat"/>
          <w:sz w:val="24"/>
        </w:rPr>
      </w:pPr>
      <w:r w:rsidRPr="00C66689">
        <w:rPr>
          <w:rFonts w:ascii="Montserrat" w:hAnsi="Montserrat"/>
          <w:sz w:val="24"/>
        </w:rPr>
        <w:t>Ember·naoma</w:t>
      </w:r>
    </w:p>
    <w:p w14:paraId="6119AD3A" w14:textId="77777777" w:rsidR="00BE0467" w:rsidRPr="00C66689" w:rsidRDefault="00C66689" w:rsidP="00726732">
      <w:pPr>
        <w:pStyle w:val="NoSpacing"/>
        <w:rPr>
          <w:rFonts w:ascii="Montserrat" w:hAnsi="Montserrat"/>
          <w:sz w:val="24"/>
        </w:rPr>
      </w:pPr>
      <w:r w:rsidRPr="00C66689">
        <w:rPr>
          <w:rFonts w:ascii="Montserrat" w:hAnsi="Montserrat"/>
          <w:sz w:val="24"/>
        </w:rPr>
        <w:t>Birth registration</w:t>
      </w:r>
    </w:p>
    <w:p w14:paraId="31177EA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Nickname </w:t>
      </w:r>
    </w:p>
    <w:p w14:paraId="6D62FC26" w14:textId="77777777" w:rsidR="00BE0467" w:rsidRPr="00C66689" w:rsidRDefault="00C66689" w:rsidP="00726732">
      <w:pPr>
        <w:pStyle w:val="NoSpacing"/>
        <w:rPr>
          <w:rFonts w:ascii="Montserrat" w:hAnsi="Montserrat"/>
          <w:sz w:val="24"/>
        </w:rPr>
      </w:pPr>
      <w:r w:rsidRPr="00C66689">
        <w:rPr>
          <w:rFonts w:ascii="Montserrat" w:hAnsi="Montserrat"/>
          <w:sz w:val="24"/>
        </w:rPr>
        <w:t>Oasian trade name</w:t>
      </w:r>
    </w:p>
    <w:p w14:paraId="09702715" w14:textId="77777777" w:rsidR="00BE0467" w:rsidRPr="00C66689" w:rsidRDefault="00BE0467" w:rsidP="00726732">
      <w:pPr>
        <w:pStyle w:val="NoSpacing"/>
        <w:rPr>
          <w:rFonts w:ascii="Montserrat" w:hAnsi="Montserrat"/>
          <w:sz w:val="24"/>
        </w:rPr>
      </w:pPr>
    </w:p>
    <w:p w14:paraId="2E980C0C"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Her nightmares and disturbing memories were of a future that was neigh upon her, and she stubbornly refused to face either. </w:t>
      </w:r>
    </w:p>
    <w:p w14:paraId="1A1303C6" w14:textId="77777777" w:rsidR="00BE0467" w:rsidRPr="00C66689" w:rsidRDefault="00BE0467" w:rsidP="00726732">
      <w:pPr>
        <w:pStyle w:val="NoSpacing"/>
        <w:rPr>
          <w:rFonts w:ascii="Montserrat" w:hAnsi="Montserrat"/>
          <w:sz w:val="24"/>
        </w:rPr>
      </w:pPr>
    </w:p>
    <w:p w14:paraId="66848D7B"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living embodiments of those terrors were hardly swayed. As she fought against the paradox of her own understanding, dangerous beings were targeting her for a demonic plot. Efforts at investigation by the o’jin was inconclusive. Ember was, and was not, o’jin. They could sense an overshadowing mind, but not the darkness they themselves had. They attached someone to her, a suitor in pursuit of her hand. While in the presence of ember, he found little encouragement, he was startled to find anne as natural </w:t>
      </w:r>
      <w:r w:rsidRPr="00C66689">
        <w:rPr>
          <w:rFonts w:ascii="Montserrat" w:hAnsi="Montserrat"/>
          <w:sz w:val="24"/>
        </w:rPr>
        <w:t xml:space="preserve">a companion as other o’jin. It would take little effort to nudge anne into betraying ember as a whole to them. Somewhat confident that anne was a child of possession, they only needed to penetrate ember to test her. Once they understood the resistance of that aspect of her personality, they could perhaps trigger her conversion. Or possibly just kill her right there and resolve the problem that way. </w:t>
      </w:r>
    </w:p>
    <w:p w14:paraId="06349DA0" w14:textId="77777777" w:rsidR="00BE0467" w:rsidRPr="00C66689" w:rsidRDefault="00BE0467" w:rsidP="00726732">
      <w:pPr>
        <w:pStyle w:val="NoSpacing"/>
        <w:rPr>
          <w:rFonts w:ascii="Montserrat" w:hAnsi="Montserrat"/>
          <w:sz w:val="24"/>
        </w:rPr>
      </w:pPr>
    </w:p>
    <w:p w14:paraId="2B8FB2DB"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14:paraId="42CD4A15" w14:textId="77777777" w:rsidR="00BE0467" w:rsidRPr="00C66689" w:rsidRDefault="00BE0467" w:rsidP="00726732">
      <w:pPr>
        <w:pStyle w:val="NoSpacing"/>
        <w:rPr>
          <w:rFonts w:ascii="Montserrat" w:hAnsi="Montserrat"/>
          <w:sz w:val="24"/>
        </w:rPr>
      </w:pPr>
    </w:p>
    <w:p w14:paraId="589FEF41"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Dusk’s message caught up to her as she got into the car. As she settled into her seat, she read the letter from dusk informing her that there was a slight change in their plans. From angel’s gate on oasis major she had to get passage to dragon’s gate, oasis minor. The car dropped her off at the outskirts of a dahn. From there she was escorted through the avon city to the gate at its heart. One step across its threshold was all it took. </w:t>
      </w:r>
    </w:p>
    <w:p w14:paraId="0AAA7279" w14:textId="77777777" w:rsidR="00BE0467" w:rsidRPr="00C66689" w:rsidRDefault="00BE0467" w:rsidP="00726732">
      <w:pPr>
        <w:pStyle w:val="NoSpacing"/>
        <w:rPr>
          <w:rFonts w:ascii="Montserrat" w:hAnsi="Montserrat"/>
          <w:sz w:val="24"/>
        </w:rPr>
      </w:pPr>
    </w:p>
    <w:p w14:paraId="47F647F9" w14:textId="77777777" w:rsidR="00BE0467" w:rsidRPr="00C66689" w:rsidRDefault="00C66689" w:rsidP="00726732">
      <w:pPr>
        <w:pStyle w:val="NoSpacing"/>
        <w:rPr>
          <w:rFonts w:ascii="Montserrat" w:hAnsi="Montserrat"/>
          <w:sz w:val="24"/>
        </w:rPr>
      </w:pPr>
      <w:r w:rsidRPr="00C66689">
        <w:rPr>
          <w:rFonts w:ascii="Montserrat" w:hAnsi="Montserrat"/>
          <w:sz w:val="24"/>
        </w:rPr>
        <w:tab/>
        <w:t>By the time she recovered her senses, she discovered that she had somehow stumbled across to oasis minor. Ember was stunned by her admission. It was their privilege to extend an invitation to outsiders—and usually for some imperative reason—but all who ‘accepted’ that invitation were bound to the codes and traditions of avon culture which they had ‘chosen’ to adopt.</w:t>
      </w:r>
    </w:p>
    <w:p w14:paraId="4E340841" w14:textId="77777777" w:rsidR="00BE0467" w:rsidRPr="00C66689" w:rsidRDefault="00BE0467" w:rsidP="00726732">
      <w:pPr>
        <w:pStyle w:val="NoSpacing"/>
        <w:rPr>
          <w:rFonts w:ascii="Montserrat" w:hAnsi="Montserrat"/>
          <w:sz w:val="24"/>
        </w:rPr>
      </w:pPr>
    </w:p>
    <w:p w14:paraId="3D2D7590" w14:textId="77777777" w:rsidR="00BE0467" w:rsidRPr="00C66689" w:rsidRDefault="00C66689" w:rsidP="00726732">
      <w:pPr>
        <w:pStyle w:val="NoSpacing"/>
        <w:rPr>
          <w:rFonts w:ascii="Montserrat" w:hAnsi="Montserrat"/>
          <w:sz w:val="24"/>
        </w:rPr>
      </w:pPr>
      <w:r w:rsidRPr="00C66689">
        <w:rPr>
          <w:rFonts w:ascii="Montserrat" w:hAnsi="Montserrat"/>
          <w:sz w:val="24"/>
        </w:rPr>
        <w:tab/>
        <w:t>Anne tried to explain her existence at that point. Her memories of early childhood were identical to ember’s, but something had happened at some point and the two had diverged. Anne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w:t>
      </w:r>
      <w:r w:rsidRPr="00C66689">
        <w:rPr>
          <w:rFonts w:ascii="Montserrat" w:hAnsi="Montserrat"/>
          <w:sz w:val="24"/>
        </w:rPr>
        <w:t>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ember had been a terrible shock. In learning about the process and function of heat, she was exposed to the concept of a split twin, a dual manifestation of being exp</w:t>
      </w:r>
      <w:r w:rsidRPr="00C66689">
        <w:rPr>
          <w:rFonts w:ascii="Montserrat" w:hAnsi="Montserrat"/>
          <w:sz w:val="24"/>
        </w:rPr>
        <w:t>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14:paraId="1403E7E3" w14:textId="77777777" w:rsidR="00BE0467" w:rsidRPr="00C66689" w:rsidRDefault="00BE0467" w:rsidP="00726732">
      <w:pPr>
        <w:pStyle w:val="NoSpacing"/>
        <w:rPr>
          <w:rFonts w:ascii="Montserrat" w:hAnsi="Montserrat"/>
          <w:sz w:val="24"/>
        </w:rPr>
      </w:pPr>
    </w:p>
    <w:p w14:paraId="74E3A962"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pronounced fit to return to oasis major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w:t>
      </w:r>
      <w:r w:rsidRPr="00C66689">
        <w:rPr>
          <w:rFonts w:ascii="Montserrat" w:hAnsi="Montserrat"/>
          <w:sz w:val="24"/>
        </w:rPr>
        <w:t>evealed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w:t>
      </w:r>
      <w:r w:rsidRPr="00C66689">
        <w:rPr>
          <w:rFonts w:ascii="Montserrat" w:hAnsi="Montserrat"/>
          <w:sz w:val="24"/>
        </w:rPr>
        <w:t>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5CE5FE19" w14:textId="77777777" w:rsidR="00BE0467" w:rsidRPr="00C66689" w:rsidRDefault="00BE0467" w:rsidP="00726732">
      <w:pPr>
        <w:pStyle w:val="NoSpacing"/>
        <w:rPr>
          <w:rFonts w:ascii="Montserrat" w:hAnsi="Montserrat"/>
          <w:sz w:val="24"/>
        </w:rPr>
      </w:pPr>
    </w:p>
    <w:p w14:paraId="7E51FBB1" w14:textId="77777777" w:rsidR="00BE0467" w:rsidRPr="00C66689" w:rsidRDefault="00C66689" w:rsidP="00726732">
      <w:pPr>
        <w:pStyle w:val="NoSpacing"/>
        <w:rPr>
          <w:rFonts w:ascii="Montserrat" w:hAnsi="Montserrat"/>
          <w:sz w:val="24"/>
        </w:rPr>
      </w:pPr>
      <w:r w:rsidRPr="00C66689">
        <w:rPr>
          <w:rFonts w:ascii="Montserrat" w:hAnsi="Montserrat"/>
          <w:sz w:val="24"/>
        </w:rPr>
        <w:t>Encounters And Confrontations—Vai</w:t>
      </w:r>
    </w:p>
    <w:p w14:paraId="2A31A3BF"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Ember felt well enough to join dusk at an audience before the avon empress. That evening, ember appeared in court with the rest of her delegation. In the audience hall, her eyes were drawn to vai. There was something about him, as if she already knew how his hands would feel on her. Next her eyes were drawn to the empress, entering with her entourage. Averting her eyes, she was shocked at the sudden sense of standing opposite her self. Anne was standing to dancer’s right as her sword. There was a message in</w:t>
      </w:r>
      <w:r w:rsidRPr="00C66689">
        <w:rPr>
          <w:rFonts w:ascii="Montserrat" w:hAnsi="Montserrat"/>
          <w:sz w:val="24"/>
        </w:rPr>
        <w:t xml:space="preserve">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avon tradition. It was also a gesture of trust. Her rightful place had been left open to her, which implied tha</w:t>
      </w:r>
      <w:r w:rsidRPr="00C66689">
        <w:rPr>
          <w:rFonts w:ascii="Montserrat" w:hAnsi="Montserrat"/>
          <w:sz w:val="24"/>
        </w:rPr>
        <w:t>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questioned her alignment, and ember pointed out that she stood aligned with her sworn duties and commitments, and further stated that if ther</w:t>
      </w:r>
      <w:r w:rsidRPr="00C66689">
        <w:rPr>
          <w:rFonts w:ascii="Montserrat" w:hAnsi="Montserrat"/>
          <w:sz w:val="24"/>
        </w:rPr>
        <w:t>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the senior delegate, responded to the invitation with unmistakable delight. The burden of conflicting loyalties fell heavily on her sh</w:t>
      </w:r>
      <w:r w:rsidRPr="00C66689">
        <w:rPr>
          <w:rFonts w:ascii="Montserrat" w:hAnsi="Montserrat"/>
          <w:sz w:val="24"/>
        </w:rPr>
        <w:t xml:space="preserve">oulders as she crossed the floor to shield the empress’s muse. </w:t>
      </w:r>
    </w:p>
    <w:p w14:paraId="4D63A656" w14:textId="77777777" w:rsidR="00BE0467" w:rsidRPr="00C66689" w:rsidRDefault="00BE0467" w:rsidP="00726732">
      <w:pPr>
        <w:pStyle w:val="NoSpacing"/>
        <w:rPr>
          <w:rFonts w:ascii="Montserrat" w:hAnsi="Montserrat"/>
          <w:sz w:val="24"/>
        </w:rPr>
      </w:pPr>
    </w:p>
    <w:p w14:paraId="02F103D1" w14:textId="77777777" w:rsidR="00BE0467" w:rsidRPr="00C66689" w:rsidRDefault="00C66689" w:rsidP="00726732">
      <w:pPr>
        <w:pStyle w:val="NoSpacing"/>
        <w:rPr>
          <w:rFonts w:ascii="Montserrat" w:hAnsi="Montserrat"/>
          <w:sz w:val="24"/>
        </w:rPr>
      </w:pPr>
      <w:r w:rsidRPr="00C66689">
        <w:rPr>
          <w:rFonts w:ascii="Montserrat" w:hAnsi="Montserrat"/>
          <w:sz w:val="24"/>
        </w:rPr>
        <w:tab/>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w:t>
      </w:r>
      <w:r w:rsidRPr="00C66689">
        <w:rPr>
          <w:rFonts w:ascii="Montserrat" w:hAnsi="Montserrat"/>
          <w:sz w:val="24"/>
        </w:rPr>
        <w:t xml:space="preserve">ed to focus on the proceedings she could feel members of the avon delegation wondering what she had been doing on the human side of the room. </w:t>
      </w:r>
    </w:p>
    <w:p w14:paraId="732C22D8" w14:textId="77777777" w:rsidR="00BE0467" w:rsidRPr="00C66689" w:rsidRDefault="00BE0467" w:rsidP="00726732">
      <w:pPr>
        <w:pStyle w:val="NoSpacing"/>
        <w:rPr>
          <w:rFonts w:ascii="Montserrat" w:hAnsi="Montserrat"/>
          <w:sz w:val="24"/>
        </w:rPr>
      </w:pPr>
    </w:p>
    <w:p w14:paraId="7F41A1F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Later, as she waited for dusk to conclude his business with the empress in private chambers, she was approached by vai, who mistook her for anne, with whom he clearly had some intimate relationship. Shocked at her sharp rejection of his advances, he stood in silence as she departed alone. </w:t>
      </w:r>
    </w:p>
    <w:p w14:paraId="13EF8E6C" w14:textId="77777777" w:rsidR="00BE0467" w:rsidRPr="00C66689" w:rsidRDefault="00BE0467" w:rsidP="00726732">
      <w:pPr>
        <w:pStyle w:val="NoSpacing"/>
        <w:rPr>
          <w:rFonts w:ascii="Montserrat" w:hAnsi="Montserrat"/>
          <w:sz w:val="24"/>
        </w:rPr>
      </w:pPr>
    </w:p>
    <w:p w14:paraId="68378B4A"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As she arrived home, she was met by dancer, who asked her how her visit to the court went. Ember described being molested by vai, and dancer had to tell her who vai was, and why he acted the way he did. Another victim of the d’ava massacre. The surviving son of a d’ara courtesan and the empress—and thus a cousin—vai had been presented to anne as a surrogate for her brother, to help her progress through heat. Anne and vai went through heat together, suppressing the symptoms of heat for an entire year, but wi</w:t>
      </w:r>
      <w:r w:rsidRPr="00C66689">
        <w:rPr>
          <w:rFonts w:ascii="Montserrat" w:hAnsi="Montserrat"/>
          <w:sz w:val="24"/>
        </w:rPr>
        <w:t xml:space="preserve">thout triggering the self conception needed to come out of heat. Ember realized then the source of her gripping erotic fantasies. She had tuned in on them, and she did not really know how to react to that. </w:t>
      </w:r>
    </w:p>
    <w:p w14:paraId="35E78FB8" w14:textId="77777777" w:rsidR="00BE0467" w:rsidRPr="00C66689" w:rsidRDefault="00BE0467" w:rsidP="00726732">
      <w:pPr>
        <w:pStyle w:val="NoSpacing"/>
        <w:rPr>
          <w:rFonts w:ascii="Montserrat" w:hAnsi="Montserrat"/>
          <w:sz w:val="24"/>
        </w:rPr>
      </w:pPr>
    </w:p>
    <w:p w14:paraId="0F8146A9"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Anne was confused by the way vai was acting, until she realized that he had mistaken ember for her. In defense of herself, she explained that her twin’s other daughter had returned from the aegis. Vai immediately realized who the girl he had molested was. If anne’s other half was a girl, given their current relationship, he smiled at the thought of including this new twin. Anne was a step ahead of him, though, announcing that dancer had already asked her to see ember through mnao—and now that vai had made </w:t>
      </w:r>
      <w:r w:rsidRPr="00C66689">
        <w:rPr>
          <w:rFonts w:ascii="Montserrat" w:hAnsi="Montserrat"/>
          <w:sz w:val="24"/>
        </w:rPr>
        <w:t xml:space="preserve">her jealous, she intended to honor that request. </w:t>
      </w:r>
    </w:p>
    <w:p w14:paraId="6D807970" w14:textId="77777777" w:rsidR="00BE0467" w:rsidRPr="00C66689" w:rsidRDefault="00BE0467" w:rsidP="00726732">
      <w:pPr>
        <w:pStyle w:val="NoSpacing"/>
        <w:rPr>
          <w:rFonts w:ascii="Montserrat" w:hAnsi="Montserrat"/>
          <w:sz w:val="24"/>
        </w:rPr>
      </w:pPr>
    </w:p>
    <w:p w14:paraId="74BFB8CB" w14:textId="77777777" w:rsidR="00BE0467" w:rsidRPr="00C66689" w:rsidRDefault="00C66689" w:rsidP="00726732">
      <w:pPr>
        <w:pStyle w:val="NoSpacing"/>
        <w:rPr>
          <w:rFonts w:ascii="Montserrat" w:hAnsi="Montserrat"/>
          <w:sz w:val="24"/>
        </w:rPr>
      </w:pPr>
      <w:r w:rsidRPr="00C66689">
        <w:rPr>
          <w:rFonts w:ascii="Montserrat" w:hAnsi="Montserrat"/>
          <w:sz w:val="24"/>
        </w:rPr>
        <w:t>Encounters And Confrontations—Dusk</w:t>
      </w:r>
    </w:p>
    <w:p w14:paraId="7A212E5E"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Among the entourage that accompanied the empress to the threat conference was the male version of the split-twinned girl, dusk. Dusk quickened to ember’s presence, and quickly tracked her down. Ember was tempted but the memory of the conversation she had overheard plagued her, compelling her to reject his amorous advances. As the two of them squared off anne appeared. The three confronted each other. Anne obviously wanted her as much as dusk did. In spite of herself, ember had been strongly attracted to her</w:t>
      </w:r>
      <w:r w:rsidRPr="00C66689">
        <w:rPr>
          <w:rFonts w:ascii="Montserrat" w:hAnsi="Montserrat"/>
          <w:sz w:val="24"/>
        </w:rPr>
        <w:t xml:space="preserve">, drawn by the resonance between them. Dusk was everything she had ever dreamed of in a man, so there was no question of attraction there. </w:t>
      </w:r>
    </w:p>
    <w:p w14:paraId="65FCB845" w14:textId="77777777" w:rsidR="00BE0467" w:rsidRPr="00C66689" w:rsidRDefault="00BE0467" w:rsidP="00726732">
      <w:pPr>
        <w:pStyle w:val="NoSpacing"/>
        <w:rPr>
          <w:rFonts w:ascii="Montserrat" w:hAnsi="Montserrat"/>
          <w:sz w:val="24"/>
        </w:rPr>
      </w:pPr>
    </w:p>
    <w:p w14:paraId="2B360D1A"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avoided anne and vai, trying to come to terms with the questions before her. However, neither of them wanted to be avoided. From the moment she had seen dusk, ember had started thinking about her situation. Anne had vai, and according to everyone around her, ember was expected to “dance” with dusk. Once she said it out loud, however, anne had nearly exploded. It had been inevitable from the first that the two of them would get into a fight. They were too much alike to be so different, equal and oppos</w:t>
      </w:r>
      <w:r w:rsidRPr="00C66689">
        <w:rPr>
          <w:rFonts w:ascii="Montserrat" w:hAnsi="Montserrat"/>
          <w:sz w:val="24"/>
        </w:rPr>
        <w:t>ite. Fast friends, the twins were also natural rivals over identity—over dusk and vai as well. Anne still felt she had tried to steal vai. With friction over sharing the same face and the same name, compounded by the differences in their social status and reputations, each was feeling defensive of her own territory. It had not been possible for them to really share anything, and neither wanted to share lovers! Besides, anne was still sore that she had turned down her strange offer. Ember still had trouble a</w:t>
      </w:r>
      <w:r w:rsidRPr="00C66689">
        <w:rPr>
          <w:rFonts w:ascii="Montserrat" w:hAnsi="Montserrat"/>
          <w:sz w:val="24"/>
        </w:rPr>
        <w:t xml:space="preserve">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14:paraId="53A176B6" w14:textId="77777777" w:rsidR="00BE0467" w:rsidRPr="00C66689" w:rsidRDefault="00BE0467" w:rsidP="00726732">
      <w:pPr>
        <w:pStyle w:val="NoSpacing"/>
        <w:rPr>
          <w:rFonts w:ascii="Montserrat" w:hAnsi="Montserrat"/>
          <w:sz w:val="24"/>
        </w:rPr>
      </w:pPr>
    </w:p>
    <w:p w14:paraId="7453FCE8"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w:t>
      </w:r>
      <w:r w:rsidRPr="00C66689">
        <w:rPr>
          <w:rFonts w:ascii="Montserrat" w:hAnsi="Montserrat"/>
          <w:sz w:val="24"/>
        </w:rPr>
        <w:t>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w:t>
      </w:r>
      <w:r w:rsidRPr="00C66689">
        <w:rPr>
          <w:rFonts w:ascii="Montserrat" w:hAnsi="Montserrat"/>
          <w:sz w:val="24"/>
        </w:rPr>
        <w:t xml:space="preserve"> for a place to stay during the negotiations.</w:t>
      </w:r>
    </w:p>
    <w:p w14:paraId="551A337C" w14:textId="77777777" w:rsidR="00BE0467" w:rsidRPr="00C66689" w:rsidRDefault="00BE0467" w:rsidP="00726732">
      <w:pPr>
        <w:pStyle w:val="NoSpacing"/>
        <w:rPr>
          <w:rFonts w:ascii="Montserrat" w:hAnsi="Montserrat"/>
          <w:sz w:val="24"/>
        </w:rPr>
      </w:pPr>
    </w:p>
    <w:p w14:paraId="693608C4" w14:textId="77777777" w:rsidR="00BE0467" w:rsidRPr="00C66689" w:rsidRDefault="00C66689" w:rsidP="00726732">
      <w:pPr>
        <w:pStyle w:val="NoSpacing"/>
        <w:rPr>
          <w:rFonts w:ascii="Montserrat" w:hAnsi="Montserrat"/>
          <w:sz w:val="24"/>
        </w:rPr>
      </w:pPr>
      <w:r w:rsidRPr="00C66689">
        <w:rPr>
          <w:rFonts w:ascii="Montserrat" w:hAnsi="Montserrat"/>
          <w:sz w:val="24"/>
        </w:rPr>
        <w:t>Encounters And Confrontations—Dream</w:t>
      </w:r>
    </w:p>
    <w:p w14:paraId="58FB368C"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jien avon, mating season was a time for choosing mates, a time for tasting compliments. Split-manifests, chiyn avon, could also choose and taste, but by their nature, they were alread</w:t>
      </w:r>
      <w:r w:rsidRPr="00C66689">
        <w:rPr>
          <w:rFonts w:ascii="Montserrat" w:hAnsi="Montserrat"/>
          <w:sz w:val="24"/>
        </w:rPr>
        <w:t xml:space="preserve">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w:t>
      </w:r>
      <w:r w:rsidRPr="00C66689">
        <w:rPr>
          <w:rFonts w:ascii="Montserrat" w:hAnsi="Montserrat"/>
          <w:sz w:val="24"/>
        </w:rPr>
        <w:t xml:space="preserve">a diune. In time, with perfect devotion, the two of them might one day be united in one mind and one body—but in practice very few were able to attain that ideal. </w:t>
      </w:r>
    </w:p>
    <w:p w14:paraId="38686F8D" w14:textId="77777777" w:rsidR="00BE0467" w:rsidRPr="00C66689" w:rsidRDefault="00BE0467" w:rsidP="00726732">
      <w:pPr>
        <w:pStyle w:val="NoSpacing"/>
        <w:rPr>
          <w:rFonts w:ascii="Montserrat" w:hAnsi="Montserrat"/>
          <w:sz w:val="24"/>
        </w:rPr>
      </w:pPr>
    </w:p>
    <w:p w14:paraId="198C5422"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themselves befo</w:t>
      </w:r>
      <w:r w:rsidRPr="00C66689">
        <w:rPr>
          <w:rFonts w:ascii="Montserrat" w:hAnsi="Montserrat"/>
          <w:sz w:val="24"/>
        </w:rPr>
        <w:t xml:space="preserve">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14:paraId="37846303" w14:textId="77777777" w:rsidR="00BE0467" w:rsidRPr="00C66689" w:rsidRDefault="00BE0467" w:rsidP="00726732">
      <w:pPr>
        <w:pStyle w:val="NoSpacing"/>
        <w:rPr>
          <w:rFonts w:ascii="Montserrat" w:hAnsi="Montserrat"/>
          <w:sz w:val="24"/>
        </w:rPr>
      </w:pPr>
    </w:p>
    <w:p w14:paraId="6CD72894" w14:textId="77777777" w:rsidR="00BE0467" w:rsidRPr="00C66689" w:rsidRDefault="00C66689" w:rsidP="00726732">
      <w:pPr>
        <w:pStyle w:val="NoSpacing"/>
        <w:rPr>
          <w:rFonts w:ascii="Montserrat" w:hAnsi="Montserrat"/>
          <w:sz w:val="24"/>
        </w:rPr>
      </w:pPr>
      <w:r w:rsidRPr="00C66689">
        <w:rPr>
          <w:rFonts w:ascii="Montserrat" w:hAnsi="Montserrat"/>
          <w:sz w:val="24"/>
        </w:rPr>
        <w:t>Bedmating</w:t>
      </w:r>
    </w:p>
    <w:p w14:paraId="153CA257"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w:t>
      </w:r>
      <w:r w:rsidRPr="00C66689">
        <w:rPr>
          <w:rFonts w:ascii="Montserrat" w:hAnsi="Montserrat"/>
          <w:sz w:val="24"/>
        </w:rPr>
        <w: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14:paraId="522C9EB9" w14:textId="77777777" w:rsidR="00BE0467" w:rsidRPr="00C66689" w:rsidRDefault="00BE0467" w:rsidP="00726732">
      <w:pPr>
        <w:pStyle w:val="NoSpacing"/>
        <w:rPr>
          <w:rFonts w:ascii="Montserrat" w:hAnsi="Montserrat"/>
          <w:sz w:val="24"/>
        </w:rPr>
      </w:pPr>
    </w:p>
    <w:p w14:paraId="14D2051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w:t>
      </w:r>
      <w:r w:rsidRPr="00C66689">
        <w:rPr>
          <w:rFonts w:ascii="Montserrat" w:hAnsi="Montserrat"/>
          <w:sz w:val="24"/>
        </w:rPr>
        <w:t xml:space="preserve">some people about it, to ease both their concerns. </w:t>
      </w:r>
    </w:p>
    <w:p w14:paraId="581ADE35" w14:textId="77777777" w:rsidR="00BE0467" w:rsidRPr="00C66689" w:rsidRDefault="00BE0467" w:rsidP="00726732">
      <w:pPr>
        <w:pStyle w:val="NoSpacing"/>
        <w:rPr>
          <w:rFonts w:ascii="Montserrat" w:hAnsi="Montserrat"/>
          <w:sz w:val="24"/>
        </w:rPr>
      </w:pPr>
    </w:p>
    <w:p w14:paraId="19CB8BB2" w14:textId="77777777" w:rsidR="00BE0467" w:rsidRPr="00C66689" w:rsidRDefault="00C66689" w:rsidP="00726732">
      <w:pPr>
        <w:pStyle w:val="NoSpacing"/>
        <w:rPr>
          <w:rFonts w:ascii="Montserrat" w:hAnsi="Montserrat"/>
          <w:sz w:val="24"/>
        </w:rPr>
      </w:pPr>
      <w:r w:rsidRPr="00C66689">
        <w:rPr>
          <w:rFonts w:ascii="Montserrat" w:hAnsi="Montserrat"/>
          <w:sz w:val="24"/>
        </w:rPr>
        <w:t>Encounters And Confrontations—Blade Et Al</w:t>
      </w:r>
    </w:p>
    <w:p w14:paraId="30BAE97B"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w:t>
      </w:r>
      <w:r w:rsidRPr="00C66689">
        <w:rPr>
          <w:rFonts w:ascii="Montserrat" w:hAnsi="Montserrat"/>
          <w:sz w:val="24"/>
        </w:rPr>
        <w:t>, but she picked up enough to know that dusk owed his comrades for past sexual favors, and it was obvious that the young men expected payment in kind. Their reaction to her, and her modesty, alarmed her. Her judgment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the</w:t>
      </w:r>
      <w:r w:rsidRPr="00C66689">
        <w:rPr>
          <w:rFonts w:ascii="Montserrat" w:hAnsi="Montserrat"/>
          <w:sz w:val="24"/>
        </w:rPr>
        <w:t xml:space="preserve"> circle. Dusk dragged her away before she could get herself into any more trouble. Not having found an answer to their problem, they went looking for dream. </w:t>
      </w:r>
    </w:p>
    <w:p w14:paraId="0D9BE7E8" w14:textId="77777777" w:rsidR="00BE0467" w:rsidRPr="00C66689" w:rsidRDefault="00BE0467" w:rsidP="00726732">
      <w:pPr>
        <w:pStyle w:val="NoSpacing"/>
        <w:rPr>
          <w:rFonts w:ascii="Montserrat" w:hAnsi="Montserrat"/>
          <w:sz w:val="24"/>
        </w:rPr>
      </w:pPr>
    </w:p>
    <w:p w14:paraId="311C690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w:t>
      </w:r>
      <w:r w:rsidRPr="00C66689">
        <w:rPr>
          <w:rFonts w:ascii="Montserrat" w:hAnsi="Montserrat"/>
          <w:sz w:val="24"/>
        </w:rPr>
        <w:t>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w:t>
      </w:r>
      <w:r w:rsidRPr="00C66689">
        <w:rPr>
          <w:rFonts w:ascii="Montserrat" w:hAnsi="Montserrat"/>
          <w:sz w:val="24"/>
        </w:rPr>
        <w:t xml:space="preserve">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14:paraId="29F6F349" w14:textId="77777777" w:rsidR="00BE0467" w:rsidRPr="00C66689" w:rsidRDefault="00BE0467" w:rsidP="00726732">
      <w:pPr>
        <w:pStyle w:val="NoSpacing"/>
        <w:rPr>
          <w:rFonts w:ascii="Montserrat" w:hAnsi="Montserrat"/>
          <w:sz w:val="24"/>
        </w:rPr>
      </w:pPr>
    </w:p>
    <w:p w14:paraId="01E01004" w14:textId="77777777" w:rsidR="00BE0467" w:rsidRPr="00C66689" w:rsidRDefault="00C66689" w:rsidP="00726732">
      <w:pPr>
        <w:pStyle w:val="NoSpacing"/>
        <w:rPr>
          <w:rFonts w:ascii="Montserrat" w:hAnsi="Montserrat"/>
          <w:sz w:val="24"/>
        </w:rPr>
      </w:pPr>
      <w:r w:rsidRPr="00C66689">
        <w:rPr>
          <w:rFonts w:ascii="Montserrat" w:hAnsi="Montserrat"/>
          <w:sz w:val="24"/>
        </w:rPr>
        <w:t>Encounters And Confrontations—Enigma, The Empress</w:t>
      </w:r>
    </w:p>
    <w:p w14:paraId="0BD30A6D" w14:textId="77777777" w:rsidR="00BE0467" w:rsidRPr="00C66689" w:rsidRDefault="00C66689" w:rsidP="00726732">
      <w:pPr>
        <w:pStyle w:val="NoSpacing"/>
        <w:rPr>
          <w:rFonts w:ascii="Montserrat" w:hAnsi="Montserrat"/>
          <w:sz w:val="24"/>
        </w:rPr>
      </w:pPr>
      <w:r w:rsidRPr="00C66689">
        <w:rPr>
          <w:rFonts w:ascii="Montserrat" w:hAnsi="Montserrat"/>
          <w:sz w:val="24"/>
        </w:rPr>
        <w:tab/>
      </w:r>
      <w:hyperlink w:anchor="Links" w:history="1"/>
      <w:r w:rsidRPr="00C66689">
        <w:rPr>
          <w:rFonts w:ascii="Montserrat" w:hAnsi="Montserrat"/>
          <w:sz w:val="24"/>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w:t>
      </w:r>
      <w:r w:rsidRPr="00C66689">
        <w:rPr>
          <w:rFonts w:ascii="Montserrat" w:hAnsi="Montserrat"/>
          <w:sz w:val="24"/>
        </w:rPr>
        <w:t xml:space="preserve">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w:t>
      </w:r>
      <w:r w:rsidRPr="00C66689">
        <w:rPr>
          <w:rFonts w:ascii="Montserrat" w:hAnsi="Montserrat"/>
          <w:sz w:val="24"/>
        </w:rPr>
        <w:t>hy she would arrange for ember to commit such an act and get away with it, she simply said “i would not want to see my daughter-in-law be executed for doing her duty”. They were confronted by their mother’s legacy.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 was to</w:t>
      </w:r>
      <w:r w:rsidRPr="00C66689">
        <w:rPr>
          <w:rFonts w:ascii="Montserrat" w:hAnsi="Montserrat"/>
          <w:sz w:val="24"/>
        </w:rPr>
        <w:t>o upset to take it all in.</w:t>
      </w:r>
    </w:p>
    <w:p w14:paraId="3A43A814" w14:textId="77777777" w:rsidR="00BE0467" w:rsidRPr="00C66689" w:rsidRDefault="00BE0467" w:rsidP="00726732">
      <w:pPr>
        <w:pStyle w:val="NoSpacing"/>
        <w:rPr>
          <w:rFonts w:ascii="Montserrat" w:hAnsi="Montserrat"/>
          <w:sz w:val="24"/>
        </w:rPr>
      </w:pPr>
    </w:p>
    <w:p w14:paraId="5093E5BD" w14:textId="77777777" w:rsidR="00BE0467" w:rsidRPr="00C66689" w:rsidRDefault="00C66689" w:rsidP="00726732">
      <w:pPr>
        <w:pStyle w:val="NoSpacing"/>
        <w:rPr>
          <w:rFonts w:ascii="Montserrat" w:hAnsi="Montserrat"/>
          <w:sz w:val="24"/>
        </w:rPr>
      </w:pPr>
      <w:r w:rsidRPr="00C66689">
        <w:rPr>
          <w:rFonts w:ascii="Montserrat" w:hAnsi="Montserrat"/>
          <w:sz w:val="24"/>
        </w:rPr>
        <w:tab/>
        <w:t>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w:t>
      </w:r>
      <w:r w:rsidRPr="00C66689">
        <w:rPr>
          <w:rFonts w:ascii="Montserrat" w:hAnsi="Montserrat"/>
          <w:sz w:val="24"/>
        </w:rPr>
        <w:t>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w:t>
      </w:r>
      <w:r w:rsidRPr="00C66689">
        <w:rPr>
          <w:rFonts w:ascii="Montserrat" w:hAnsi="Montserrat"/>
          <w:sz w:val="24"/>
        </w:rPr>
        <w:t xml:space="preserve">by they became adults and were granted sexual freedom. </w:t>
      </w:r>
    </w:p>
    <w:p w14:paraId="54E17673" w14:textId="77777777" w:rsidR="00BE0467" w:rsidRPr="00C66689" w:rsidRDefault="00BE0467" w:rsidP="00726732">
      <w:pPr>
        <w:pStyle w:val="NoSpacing"/>
        <w:rPr>
          <w:rFonts w:ascii="Montserrat" w:hAnsi="Montserrat"/>
          <w:sz w:val="24"/>
        </w:rPr>
      </w:pPr>
    </w:p>
    <w:p w14:paraId="6889FE1B" w14:textId="77777777" w:rsidR="00BE0467" w:rsidRPr="00C66689" w:rsidRDefault="00C66689" w:rsidP="00726732">
      <w:pPr>
        <w:pStyle w:val="NoSpacing"/>
        <w:rPr>
          <w:rFonts w:ascii="Montserrat" w:hAnsi="Montserrat"/>
          <w:sz w:val="24"/>
        </w:rPr>
      </w:pPr>
      <w:r w:rsidRPr="00C66689">
        <w:rPr>
          <w:rFonts w:ascii="Montserrat" w:hAnsi="Montserrat"/>
          <w:sz w:val="24"/>
        </w:rPr>
        <w:tab/>
        <w:t>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w:t>
      </w:r>
      <w:r w:rsidRPr="00C66689">
        <w:rPr>
          <w:rFonts w:ascii="Montserrat" w:hAnsi="Montserrat"/>
          <w:sz w:val="24"/>
        </w:rPr>
        <w:t xml:space="preserve">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t>
      </w:r>
      <w:r w:rsidRPr="00C66689">
        <w:rPr>
          <w:rFonts w:ascii="Montserrat" w:hAnsi="Montserrat"/>
          <w:sz w:val="24"/>
        </w:rPr>
        <w:t>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w:t>
      </w:r>
      <w:r w:rsidRPr="00C66689">
        <w:rPr>
          <w:rFonts w:ascii="Montserrat" w:hAnsi="Montserrat"/>
          <w:sz w:val="24"/>
        </w:rPr>
        <w:t xml:space="preserve"> 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14:paraId="10E633F8" w14:textId="77777777" w:rsidR="00BE0467" w:rsidRPr="00C66689" w:rsidRDefault="00BE0467" w:rsidP="00726732">
      <w:pPr>
        <w:pStyle w:val="NoSpacing"/>
        <w:rPr>
          <w:rFonts w:ascii="Montserrat" w:hAnsi="Montserrat"/>
          <w:sz w:val="24"/>
        </w:rPr>
      </w:pPr>
    </w:p>
    <w:p w14:paraId="6A64629E" w14:textId="77777777" w:rsidR="00BE0467" w:rsidRPr="00C66689" w:rsidRDefault="00C66689" w:rsidP="00726732">
      <w:pPr>
        <w:pStyle w:val="NoSpacing"/>
        <w:rPr>
          <w:rFonts w:ascii="Montserrat" w:hAnsi="Montserrat"/>
          <w:sz w:val="24"/>
        </w:rPr>
      </w:pPr>
      <w:r w:rsidRPr="00C66689">
        <w:rPr>
          <w:rFonts w:ascii="Montserrat" w:hAnsi="Montserrat"/>
          <w:sz w:val="24"/>
        </w:rPr>
        <w:tab/>
        <w:t>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w:t>
      </w:r>
      <w:r w:rsidRPr="00C66689">
        <w:rPr>
          <w:rFonts w:ascii="Montserrat" w:hAnsi="Montserrat"/>
          <w:sz w:val="24"/>
        </w:rPr>
        <w:t xml:space="preserve">. None were pleased to learn that they had to complete the same rites of adulthood, and qualify for a rank of nai or better to be able to leave their adopted home and travel into wild or hostile territory—as human space and the aegis were considered to be by oasians. </w:t>
      </w:r>
    </w:p>
    <w:p w14:paraId="28284A13" w14:textId="77777777" w:rsidR="00BE0467" w:rsidRPr="00C66689" w:rsidRDefault="00BE0467" w:rsidP="00726732">
      <w:pPr>
        <w:pStyle w:val="NoSpacing"/>
        <w:rPr>
          <w:rFonts w:ascii="Montserrat" w:hAnsi="Montserrat"/>
          <w:sz w:val="24"/>
        </w:rPr>
      </w:pPr>
    </w:p>
    <w:p w14:paraId="2CAE8C5A"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direction things were headed prompted ember to seek out her twin. As she feared, anne was angry with her for “stealing” dusk, and actually cried as she related how painful it had been to watch them commence together. As she hoped, anne was equally alarmed at the arranged marriage to pain and pleasure. Not that she objected to either fiancée, but she was concerned about how she fit into these plans. When they met with dusk, they shared their concerns. If one of them were cut out of their union it would </w:t>
      </w:r>
      <w:r w:rsidRPr="00C66689">
        <w:rPr>
          <w:rFonts w:ascii="Montserrat" w:hAnsi="Montserrat"/>
          <w:sz w:val="24"/>
        </w:rPr>
        <w:t>harm them all. In a private audience with the empress, when dusk took ember and anne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dusk and anne had not been blessed with such an opportunity. They had both resorted to genetic identification—but since they each w</w:t>
      </w:r>
      <w:r w:rsidRPr="00C66689">
        <w:rPr>
          <w:rFonts w:ascii="Montserrat" w:hAnsi="Montserrat"/>
          <w:sz w:val="24"/>
        </w:rPr>
        <w:t>ent to different authorities, the answers they got were significantly different. Anne had been identified as the genetic twin of  anne nin, hence she took that name.  Anne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massacre, an</w:t>
      </w:r>
      <w:r w:rsidRPr="00C66689">
        <w:rPr>
          <w:rFonts w:ascii="Montserrat" w:hAnsi="Montserrat"/>
          <w:sz w:val="24"/>
        </w:rPr>
        <w:t xml:space="preserve">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14:paraId="3F4B1D2E" w14:textId="77777777" w:rsidR="00BE0467" w:rsidRPr="00C66689" w:rsidRDefault="00BE0467" w:rsidP="00726732">
      <w:pPr>
        <w:pStyle w:val="NoSpacing"/>
        <w:rPr>
          <w:rFonts w:ascii="Montserrat" w:hAnsi="Montserrat"/>
          <w:sz w:val="24"/>
        </w:rPr>
      </w:pPr>
    </w:p>
    <w:p w14:paraId="3FAB484D" w14:textId="77777777" w:rsidR="00BE0467" w:rsidRPr="00C66689" w:rsidRDefault="00C66689" w:rsidP="00726732">
      <w:pPr>
        <w:pStyle w:val="NoSpacing"/>
        <w:rPr>
          <w:rFonts w:ascii="Montserrat" w:hAnsi="Montserrat"/>
          <w:sz w:val="24"/>
        </w:rPr>
      </w:pPr>
      <w:r w:rsidRPr="00C66689">
        <w:rPr>
          <w:rFonts w:ascii="Montserrat" w:hAnsi="Montserrat"/>
          <w:sz w:val="24"/>
        </w:rPr>
        <w:tab/>
        <w:t>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ara and a man named talon,</w:t>
      </w:r>
      <w:r w:rsidRPr="00C66689">
        <w:rPr>
          <w:rFonts w:ascii="Montserrat" w:hAnsi="Montserrat"/>
          <w:sz w:val="24"/>
        </w:rPr>
        <w:t xml:space="preserve"> who had come in the cover of darkness. This time she could not flee without giving herself away. 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w:t>
      </w:r>
      <w:r w:rsidRPr="00C66689">
        <w:rPr>
          <w:rFonts w:ascii="Montserrat" w:hAnsi="Montserrat"/>
          <w:sz w:val="24"/>
        </w:rPr>
        <w:t>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ember and dusk’s reunion. Remembering only that ava’s heir had lost her male counterpart in the ava massacre, when word of ember’s arrival reach</w:t>
      </w:r>
      <w:r w:rsidRPr="00C66689">
        <w:rPr>
          <w:rFonts w:ascii="Montserrat" w:hAnsi="Montserrat"/>
          <w:sz w:val="24"/>
        </w:rPr>
        <w:t>ed her, ara immediately saw ember as a perfect mate for her son. Her claim to the lost ava mantle 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be regain a place in her sister’s heart. Ara’s interest in ember was obv</w:t>
      </w:r>
      <w:r w:rsidRPr="00C66689">
        <w:rPr>
          <w:rFonts w:ascii="Montserrat" w:hAnsi="Montserrat"/>
          <w:sz w:val="24"/>
        </w:rPr>
        <w:t xml:space="preserve">ious.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Enigma made no comment to that, save to assure ara that preparations necessary for ember to bear the mantle of her house were already being undertaken. </w:t>
      </w:r>
    </w:p>
    <w:p w14:paraId="29017C9A" w14:textId="77777777" w:rsidR="00BE0467" w:rsidRPr="00C66689" w:rsidRDefault="00BE0467" w:rsidP="00726732">
      <w:pPr>
        <w:pStyle w:val="NoSpacing"/>
        <w:rPr>
          <w:rFonts w:ascii="Montserrat" w:hAnsi="Montserrat"/>
          <w:sz w:val="24"/>
        </w:rPr>
      </w:pPr>
    </w:p>
    <w:p w14:paraId="3915F67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14:paraId="1A9DEB62" w14:textId="77777777" w:rsidR="00BE0467" w:rsidRPr="00C66689" w:rsidRDefault="00BE0467" w:rsidP="00726732">
      <w:pPr>
        <w:pStyle w:val="NoSpacing"/>
        <w:rPr>
          <w:rFonts w:ascii="Montserrat" w:hAnsi="Montserrat"/>
          <w:sz w:val="24"/>
        </w:rPr>
      </w:pPr>
    </w:p>
    <w:p w14:paraId="375BDD80"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She had almost adjusted to the news that enigma planned for her to assert a claim to d’ava and be married off. If enigma was serious about marrying ember to dusk, how could she negotiate a second engagement between ember and this other woman’s son? She had checked on the legalities, and based on what she had learned ember would not have thought she would be introduced into her claim. Among the things she had discovered was her twin’s official station when she died. Her twin’s claim, though never asserted, </w:t>
      </w:r>
      <w:r w:rsidRPr="00C66689">
        <w:rPr>
          <w:rFonts w:ascii="Montserrat" w:hAnsi="Montserrat"/>
          <w:sz w:val="24"/>
        </w:rPr>
        <w:t>was valid. Ember was not as sure about her own. As a courtesan, her mother had no legal rights to her children, so ember would have assumed she had no claim on her twin’s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dismissed their students—</w:t>
      </w:r>
      <w:r w:rsidRPr="00C66689">
        <w:rPr>
          <w:rFonts w:ascii="Montserrat" w:hAnsi="Montserrat"/>
          <w:sz w:val="24"/>
        </w:rPr>
        <w:t xml:space="preserve">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14:paraId="5A4D5B9A" w14:textId="77777777" w:rsidR="00BE0467" w:rsidRPr="00C66689" w:rsidRDefault="00BE0467" w:rsidP="00726732">
      <w:pPr>
        <w:pStyle w:val="NoSpacing"/>
        <w:rPr>
          <w:rFonts w:ascii="Montserrat" w:hAnsi="Montserrat"/>
          <w:sz w:val="24"/>
        </w:rPr>
      </w:pPr>
    </w:p>
    <w:p w14:paraId="64C0168F"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Ember and dusk were called in to see the empress. The question of what to do with ember was quietly appraised while the empress also gave some serious consideration to pain and pleasure, given their place as heir. These considerations molded the direction the empress took with the conversation. In a more formal interview with the empress, ember was counseled by enigma on the requirements she would have to meet in her education. Ember was required to take up duties in the house and, along with dusk, enroll i</w:t>
      </w:r>
      <w:r w:rsidRPr="00C66689">
        <w:rPr>
          <w:rFonts w:ascii="Montserrat" w:hAnsi="Montserrat"/>
          <w:sz w:val="24"/>
        </w:rPr>
        <w:t>n school. Ember was easily skilled enough to be vai, so she would be expected to serve the empress in the lists. Ember was surprised to be asked to join her brother in devotion to dao. If certain mixed messages were to be believed, the empress would have special requests to make of anne as well. She evaded both of them, simply hinting that the uncommon twinning of ember and anne presented a possible answer to one of many new problems. She assured them it was nothing they need be worried about. It would take</w:t>
      </w:r>
      <w:r w:rsidRPr="00C66689">
        <w:rPr>
          <w:rFonts w:ascii="Montserrat" w:hAnsi="Montserrat"/>
          <w:sz w:val="24"/>
        </w:rPr>
        <w:t xml:space="preserve"> some work on the part of each of them to test that possibility.</w:t>
      </w:r>
    </w:p>
    <w:p w14:paraId="382E5034" w14:textId="77777777" w:rsidR="00BE0467" w:rsidRPr="00C66689" w:rsidRDefault="00BE0467" w:rsidP="00726732">
      <w:pPr>
        <w:pStyle w:val="NoSpacing"/>
        <w:rPr>
          <w:rFonts w:ascii="Montserrat" w:hAnsi="Montserrat"/>
          <w:sz w:val="24"/>
        </w:rPr>
      </w:pPr>
    </w:p>
    <w:p w14:paraId="63C7B614"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As she had warned, enigma went ahead with the proposed testing. Ember, dusk and anne were summoned to the athenaeum genealogy labs. They were subjected to a wide battery of tests, physical and mental. The final conclusion was that the three were a genuine triune, perfectly balanced and interdependent parts of one soul. </w:t>
      </w:r>
    </w:p>
    <w:p w14:paraId="7FA0F946" w14:textId="77777777" w:rsidR="00BE0467" w:rsidRPr="00C66689" w:rsidRDefault="00BE0467" w:rsidP="00726732">
      <w:pPr>
        <w:pStyle w:val="NoSpacing"/>
        <w:rPr>
          <w:rFonts w:ascii="Montserrat" w:hAnsi="Montserrat"/>
          <w:sz w:val="24"/>
        </w:rPr>
      </w:pPr>
    </w:p>
    <w:p w14:paraId="5D87F4BA" w14:textId="77777777" w:rsidR="00BE0467" w:rsidRPr="00C66689" w:rsidRDefault="00C66689" w:rsidP="00726732">
      <w:pPr>
        <w:pStyle w:val="NoSpacing"/>
        <w:rPr>
          <w:rFonts w:ascii="Montserrat" w:hAnsi="Montserrat"/>
          <w:sz w:val="24"/>
        </w:rPr>
      </w:pPr>
      <w:r w:rsidRPr="00C66689">
        <w:rPr>
          <w:rFonts w:ascii="Montserrat" w:hAnsi="Montserrat"/>
          <w:sz w:val="24"/>
        </w:rPr>
        <w:tab/>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w:t>
      </w:r>
      <w:r w:rsidRPr="00C66689">
        <w:rPr>
          <w:rFonts w:ascii="Montserrat" w:hAnsi="Montserrat"/>
          <w:sz w:val="24"/>
        </w:rPr>
        <w:t>s an issue of suit. A suit made against a daughter was a bid for the take over of a house and its lineage. Of course, this was not the only pursuit of ember going on either.</w:t>
      </w:r>
    </w:p>
    <w:p w14:paraId="43C47EFA" w14:textId="77777777" w:rsidR="00BE0467" w:rsidRPr="00C66689" w:rsidRDefault="00BE0467" w:rsidP="00726732">
      <w:pPr>
        <w:pStyle w:val="NoSpacing"/>
        <w:rPr>
          <w:rFonts w:ascii="Montserrat" w:hAnsi="Montserrat"/>
          <w:sz w:val="24"/>
        </w:rPr>
      </w:pPr>
    </w:p>
    <w:p w14:paraId="64481CE0"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14:paraId="3D88B855" w14:textId="77777777" w:rsidR="00BE0467" w:rsidRPr="00C66689" w:rsidRDefault="00BE0467" w:rsidP="00726732">
      <w:pPr>
        <w:pStyle w:val="NoSpacing"/>
        <w:rPr>
          <w:rFonts w:ascii="Montserrat" w:hAnsi="Montserrat"/>
          <w:sz w:val="24"/>
        </w:rPr>
      </w:pPr>
    </w:p>
    <w:p w14:paraId="4114717E" w14:textId="77777777" w:rsidR="00BE0467" w:rsidRPr="00C66689" w:rsidRDefault="00C66689" w:rsidP="00726732">
      <w:pPr>
        <w:pStyle w:val="NoSpacing"/>
        <w:rPr>
          <w:rFonts w:ascii="Montserrat" w:hAnsi="Montserrat"/>
          <w:sz w:val="24"/>
        </w:rPr>
      </w:pPr>
      <w:r w:rsidRPr="00C66689">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14:paraId="4852B5BB" w14:textId="77777777" w:rsidR="00BE0467" w:rsidRPr="00C66689" w:rsidRDefault="00BE0467" w:rsidP="00726732">
      <w:pPr>
        <w:pStyle w:val="NoSpacing"/>
        <w:rPr>
          <w:rFonts w:ascii="Montserrat" w:hAnsi="Montserrat"/>
          <w:sz w:val="24"/>
        </w:rPr>
      </w:pPr>
    </w:p>
    <w:p w14:paraId="2812A14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anne stopped her to re-emphasize the warning. In spite of passion’s and anne’s protests, she defended her right </w:t>
      </w:r>
      <w:r w:rsidRPr="00C66689">
        <w:rPr>
          <w:rFonts w:ascii="Montserrat" w:hAnsi="Montserrat"/>
          <w:sz w:val="24"/>
        </w:rPr>
        <w:t xml:space="preserve">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proceed </w:t>
      </w:r>
      <w:r w:rsidRPr="00C66689">
        <w:rPr>
          <w:rFonts w:ascii="Montserrat" w:hAnsi="Montserrat"/>
          <w:sz w:val="24"/>
        </w:rPr>
        <w:t xml:space="preserve">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w:t>
      </w:r>
      <w:r w:rsidRPr="00C66689">
        <w:rPr>
          <w:rFonts w:ascii="Montserrat" w:hAnsi="Montserrat"/>
          <w:sz w:val="24"/>
        </w:rPr>
        <w:t>the boys—her new “classmates”—took exception to her enigmatic character and background began to push and test her. 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when t</w:t>
      </w:r>
      <w:r w:rsidRPr="00C66689">
        <w:rPr>
          <w:rFonts w:ascii="Montserrat" w:hAnsi="Montserrat"/>
          <w:sz w:val="24"/>
        </w:rPr>
        <w: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w:t>
      </w:r>
      <w:r w:rsidRPr="00C66689">
        <w:rPr>
          <w:rFonts w:ascii="Montserrat" w:hAnsi="Montserrat"/>
          <w:sz w:val="24"/>
        </w:rPr>
        <w:t>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 at</w:t>
      </w:r>
      <w:r w:rsidRPr="00C66689">
        <w:rPr>
          <w:rFonts w:ascii="Montserrat" w:hAnsi="Montserrat"/>
          <w:sz w:val="24"/>
        </w:rPr>
        <w:t xml:space="preserve">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w:t>
      </w:r>
      <w:r w:rsidRPr="00C66689">
        <w:rPr>
          <w:rFonts w:ascii="Montserrat" w:hAnsi="Montserrat"/>
          <w:sz w:val="24"/>
        </w:rPr>
        <w:t xml:space="preserve">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14:paraId="6DC2BCB2" w14:textId="77777777" w:rsidR="00BE0467" w:rsidRPr="00C66689" w:rsidRDefault="00BE0467" w:rsidP="00726732">
      <w:pPr>
        <w:pStyle w:val="NoSpacing"/>
        <w:rPr>
          <w:rFonts w:ascii="Montserrat" w:hAnsi="Montserrat"/>
          <w:sz w:val="24"/>
        </w:rPr>
      </w:pPr>
    </w:p>
    <w:p w14:paraId="62CDDB91" w14:textId="77777777" w:rsidR="00BE0467" w:rsidRPr="00C66689" w:rsidRDefault="00C66689" w:rsidP="00726732">
      <w:pPr>
        <w:pStyle w:val="NoSpacing"/>
        <w:rPr>
          <w:rFonts w:ascii="Montserrat" w:hAnsi="Montserrat"/>
          <w:sz w:val="24"/>
        </w:rPr>
      </w:pPr>
      <w:r w:rsidRPr="00C66689">
        <w:rPr>
          <w:rFonts w:ascii="Montserrat" w:hAnsi="Montserrat"/>
          <w:sz w:val="24"/>
        </w:rPr>
        <w:tab/>
        <w:t>As heir to d’ava,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w:t>
      </w:r>
      <w:r w:rsidRPr="00C66689">
        <w:rPr>
          <w:rFonts w:ascii="Montserrat" w:hAnsi="Montserrat"/>
          <w:sz w:val="24"/>
        </w:rPr>
        <w:t>, she really was obligated to pay his debt, but it remained too difficult to bring herself to do it. Especially as the pressure that she felt around them continued to grow. Anne also tried to sooth her, assuring her that it was normal and while she was in heat it was harmless. Anne even offered herself in her twin’s place. Ember was grateful and guilty at the same time. She had no right to place the burden on anne. Once again she resolved to do it, but as before, when she started to approach it, her nerve w</w:t>
      </w:r>
      <w:r w:rsidRPr="00C66689">
        <w:rPr>
          <w:rFonts w:ascii="Montserrat" w:hAnsi="Montserrat"/>
          <w:sz w:val="24"/>
        </w:rPr>
        <w:t xml:space="preserve">ould break and she would have to be rescued by anne. </w:t>
      </w:r>
    </w:p>
    <w:p w14:paraId="0E6D40E4" w14:textId="77777777" w:rsidR="00BE0467" w:rsidRPr="00C66689" w:rsidRDefault="00BE0467" w:rsidP="00726732">
      <w:pPr>
        <w:pStyle w:val="NoSpacing"/>
        <w:rPr>
          <w:rFonts w:ascii="Montserrat" w:hAnsi="Montserrat"/>
          <w:sz w:val="24"/>
        </w:rPr>
      </w:pPr>
    </w:p>
    <w:p w14:paraId="105F1DEF" w14:textId="77777777" w:rsidR="00BE0467" w:rsidRPr="00C66689" w:rsidRDefault="00C66689" w:rsidP="00726732">
      <w:pPr>
        <w:pStyle w:val="NoSpacing"/>
        <w:rPr>
          <w:rFonts w:ascii="Montserrat" w:hAnsi="Montserrat"/>
          <w:sz w:val="24"/>
        </w:rPr>
      </w:pPr>
      <w:r w:rsidRPr="00C66689">
        <w:rPr>
          <w:rFonts w:ascii="Montserrat" w:hAnsi="Montserrat"/>
          <w:sz w:val="24"/>
        </w:rPr>
        <w:tab/>
        <w:t>When ember’s girlfriends encouraged her to turn out in style, many of dusk and vai’s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w:t>
      </w:r>
      <w:r w:rsidRPr="00C66689">
        <w:rPr>
          <w:rFonts w:ascii="Montserrat" w:hAnsi="Montserrat"/>
          <w:sz w:val="24"/>
        </w:rPr>
        <w:t xml:space="preserve">d in phoenix gate. </w:t>
      </w:r>
    </w:p>
    <w:p w14:paraId="2C0C08A8" w14:textId="77777777" w:rsidR="00BE0467" w:rsidRPr="00C66689" w:rsidRDefault="00BE0467" w:rsidP="00726732">
      <w:pPr>
        <w:pStyle w:val="NoSpacing"/>
        <w:rPr>
          <w:rFonts w:ascii="Montserrat" w:hAnsi="Montserrat"/>
          <w:sz w:val="24"/>
        </w:rPr>
      </w:pPr>
    </w:p>
    <w:p w14:paraId="64B4DCA9"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 time of choosing ember and the others soon found themselves in the midst of arla liymb. Like ot or not, it was the time of choosing for her mnao. </w:t>
      </w:r>
    </w:p>
    <w:p w14:paraId="0982321D" w14:textId="77777777" w:rsidR="00BE0467" w:rsidRPr="00C66689" w:rsidRDefault="00BE0467" w:rsidP="00726732">
      <w:pPr>
        <w:pStyle w:val="NoSpacing"/>
        <w:rPr>
          <w:rFonts w:ascii="Montserrat" w:hAnsi="Montserrat"/>
          <w:sz w:val="24"/>
        </w:rPr>
      </w:pPr>
    </w:p>
    <w:p w14:paraId="62C93988"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On the islands of the phoenix coast, ember faced the mystery of heat and the first part of the legacy left by her enigmatic mother. There was a marked difference in the way different groups went about the affairs of arla liymb. The issue among the teen peer group was: who would ember love? Who’s love would win her? Compared to seasonal flood of raging hormones, what else could possibly be important? The adolescent insanity of ember and her friends was ridiculous on examination, but the fact was that these </w:t>
      </w:r>
      <w:r w:rsidRPr="00C66689">
        <w:rPr>
          <w:rFonts w:ascii="Montserrat" w:hAnsi="Montserrat"/>
          <w:sz w:val="24"/>
        </w:rPr>
        <w:t xml:space="preserve">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w:t>
      </w:r>
      <w:r w:rsidRPr="00C66689">
        <w:rPr>
          <w:rFonts w:ascii="Montserrat" w:hAnsi="Montserrat"/>
          <w:sz w:val="24"/>
        </w:rPr>
        <w:t>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Anne, along with the shi</w:t>
      </w:r>
      <w:r w:rsidRPr="00C66689">
        <w:rPr>
          <w:rFonts w:ascii="Montserrat" w:hAnsi="Montserrat"/>
          <w:sz w:val="24"/>
        </w:rPr>
        <w:t>p she served on and its crew, had been devoured by a deadly and destructive alien power in the depths of space. Like ember, dusk had absorbed the mind of his predecessor,  dusk nin, at his death. His own death immediately after caused the two identities to merge in ways almost impossible to sort out. His power had revealed itself immediately after his resurrection. His confession compelled ember to confide her darkest secret. Ember had salvaged her twin’s mind from the abyss of death. Ember’s power fully ma</w:t>
      </w:r>
      <w:r w:rsidRPr="00C66689">
        <w:rPr>
          <w:rFonts w:ascii="Montserrat" w:hAnsi="Montserrat"/>
          <w:sz w:val="24"/>
        </w:rPr>
        <w:t xml:space="preserve">nifested itself after this second tragedy, and forced the girl and dusk to relocate to a psionic reservation. </w:t>
      </w:r>
    </w:p>
    <w:p w14:paraId="5CB0FCAF" w14:textId="77777777" w:rsidR="00BE0467" w:rsidRPr="00C66689" w:rsidRDefault="00BE0467" w:rsidP="00726732">
      <w:pPr>
        <w:pStyle w:val="NoSpacing"/>
        <w:rPr>
          <w:rFonts w:ascii="Montserrat" w:hAnsi="Montserrat"/>
          <w:sz w:val="24"/>
        </w:rPr>
      </w:pPr>
    </w:p>
    <w:p w14:paraId="0CDA9D18"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w:t>
      </w:r>
      <w:r w:rsidRPr="00C66689">
        <w:rPr>
          <w:rFonts w:ascii="Montserrat" w:hAnsi="Montserrat"/>
          <w:sz w:val="24"/>
        </w:rPr>
        <w:t xml:space="preserve">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14:paraId="39C95B31" w14:textId="77777777" w:rsidR="00BE0467" w:rsidRPr="00C66689" w:rsidRDefault="00BE0467" w:rsidP="00726732">
      <w:pPr>
        <w:pStyle w:val="NoSpacing"/>
        <w:rPr>
          <w:rFonts w:ascii="Montserrat" w:hAnsi="Montserrat"/>
          <w:sz w:val="24"/>
        </w:rPr>
      </w:pPr>
    </w:p>
    <w:p w14:paraId="7CBC267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14:paraId="591D7262" w14:textId="77777777" w:rsidR="00BE0467" w:rsidRPr="00C66689" w:rsidRDefault="00BE0467" w:rsidP="00726732">
      <w:pPr>
        <w:pStyle w:val="NoSpacing"/>
        <w:rPr>
          <w:rFonts w:ascii="Montserrat" w:hAnsi="Montserrat"/>
          <w:sz w:val="24"/>
        </w:rPr>
      </w:pPr>
    </w:p>
    <w:p w14:paraId="59BA05DF" w14:textId="77777777" w:rsidR="00BE0467" w:rsidRPr="00C66689" w:rsidRDefault="00C66689" w:rsidP="00726732">
      <w:pPr>
        <w:pStyle w:val="NoSpacing"/>
        <w:rPr>
          <w:rFonts w:ascii="Montserrat" w:hAnsi="Montserrat"/>
          <w:sz w:val="24"/>
        </w:rPr>
      </w:pPr>
      <w:r w:rsidRPr="00C66689">
        <w:rPr>
          <w:rFonts w:ascii="Montserrat" w:hAnsi="Montserrat"/>
          <w:sz w:val="24"/>
        </w:rPr>
        <w:tab/>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508027E8" w14:textId="77777777" w:rsidR="00BE0467" w:rsidRPr="00C66689" w:rsidRDefault="00BE0467" w:rsidP="00726732">
      <w:pPr>
        <w:pStyle w:val="NoSpacing"/>
        <w:rPr>
          <w:rFonts w:ascii="Montserrat" w:hAnsi="Montserrat"/>
          <w:sz w:val="24"/>
        </w:rPr>
      </w:pPr>
    </w:p>
    <w:p w14:paraId="5F87DEB3"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Confronted with the facts of biology, she had little choice but to accept that she was avon—not human as she had always assumed. She found herself way out of her depth among her own people and learning who and what she was would become her only hope for survival. </w:t>
      </w:r>
    </w:p>
    <w:p w14:paraId="7A7756AF" w14:textId="77777777" w:rsidR="00BE0467" w:rsidRPr="00C66689" w:rsidRDefault="00BE0467" w:rsidP="00726732">
      <w:pPr>
        <w:pStyle w:val="NoSpacing"/>
        <w:rPr>
          <w:rFonts w:ascii="Montserrat" w:hAnsi="Montserrat"/>
          <w:sz w:val="24"/>
        </w:rPr>
      </w:pPr>
    </w:p>
    <w:p w14:paraId="4F4579B9"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That need had broken a discipline that had kept her alive for the past two years.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w:t>
      </w:r>
    </w:p>
    <w:p w14:paraId="375B9BAE" w14:textId="77777777" w:rsidR="00BE0467" w:rsidRPr="00C66689" w:rsidRDefault="00BE0467" w:rsidP="00726732">
      <w:pPr>
        <w:pStyle w:val="NoSpacing"/>
        <w:rPr>
          <w:rFonts w:ascii="Montserrat" w:hAnsi="Montserrat"/>
          <w:sz w:val="24"/>
        </w:rPr>
      </w:pPr>
    </w:p>
    <w:p w14:paraId="50702426" w14:textId="77777777" w:rsidR="00BE0467" w:rsidRPr="00C66689" w:rsidRDefault="00C66689" w:rsidP="00726732">
      <w:pPr>
        <w:pStyle w:val="NoSpacing"/>
        <w:rPr>
          <w:rFonts w:ascii="Montserrat" w:hAnsi="Montserrat"/>
          <w:strike/>
          <w:snapToGrid w:val="0"/>
          <w:sz w:val="24"/>
        </w:rPr>
      </w:pP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r w:rsidRPr="00C66689">
        <w:rPr>
          <w:rFonts w:ascii="Montserrat" w:hAnsi="Montserrat"/>
          <w:strike/>
          <w:snapToGrid w:val="0"/>
          <w:sz w:val="24"/>
        </w:rPr>
        <w:tab/>
      </w:r>
    </w:p>
    <w:p w14:paraId="792799A5" w14:textId="77777777" w:rsidR="00BE0467" w:rsidRPr="00C66689" w:rsidRDefault="00BE0467" w:rsidP="00726732">
      <w:pPr>
        <w:pStyle w:val="NoSpacing"/>
        <w:rPr>
          <w:rFonts w:ascii="Montserrat" w:hAnsi="Montserrat"/>
          <w:snapToGrid w:val="0"/>
          <w:sz w:val="24"/>
        </w:rPr>
      </w:pPr>
    </w:p>
    <w:p w14:paraId="7F3E58F5"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 xml:space="preserve">a few months into phoenix's first tour, </w:t>
      </w:r>
      <w:r w:rsidRPr="00C66689">
        <w:rPr>
          <w:rFonts w:ascii="Montserrat" w:hAnsi="Montserrat"/>
          <w:i/>
          <w:snapToGrid w:val="0"/>
          <w:sz w:val="24"/>
        </w:rPr>
        <w:t>raven</w:t>
      </w:r>
      <w:r w:rsidRPr="00C66689">
        <w:rPr>
          <w:rFonts w:ascii="Montserrat" w:hAnsi="Montserrat"/>
          <w:snapToGrid w:val="0"/>
          <w:sz w:val="24"/>
        </w:rPr>
        <w:t xml:space="preserve"> was posted oasis station, to relieve her sister ship, the light cruiser </w:t>
      </w:r>
      <w:r w:rsidRPr="00C66689">
        <w:rPr>
          <w:rFonts w:ascii="Montserrat" w:hAnsi="Montserrat"/>
          <w:i/>
          <w:snapToGrid w:val="0"/>
          <w:sz w:val="24"/>
        </w:rPr>
        <w:t>falcon.</w:t>
      </w:r>
      <w:r w:rsidRPr="00C66689">
        <w:rPr>
          <w:rFonts w:ascii="Montserrat" w:hAnsi="Montserrat"/>
          <w:snapToGrid w:val="0"/>
          <w:sz w:val="24"/>
        </w:rPr>
        <w:t xml:space="preserve"> / within days, phoenix was summoned to a meeting with admiral dane. she was not summoned alone. sixteen others—many of them friends or acquaintances, and all of them avatars serving out their military tours—were there for the briefing. they were being detached from ship board duty to form an entourage for a diplomatic mission to the surface of oasis minor. (see details of the first and second wars of contact, and the treaty of oasis major'tephyr.) / phoenix understood the significance of that announcement.</w:t>
      </w:r>
      <w:r w:rsidRPr="00C66689">
        <w:rPr>
          <w:rFonts w:ascii="Montserrat" w:hAnsi="Montserrat"/>
          <w:snapToGrid w:val="0"/>
          <w:sz w:val="24"/>
        </w:rPr>
        <w:t xml:space="preserve"> </w:t>
      </w:r>
    </w:p>
    <w:p w14:paraId="15E79F53" w14:textId="77777777" w:rsidR="00BE0467" w:rsidRPr="00C66689" w:rsidRDefault="00BE0467" w:rsidP="00726732">
      <w:pPr>
        <w:pStyle w:val="NoSpacing"/>
        <w:rPr>
          <w:rFonts w:ascii="Montserrat" w:hAnsi="Montserrat"/>
          <w:snapToGrid w:val="0"/>
          <w:sz w:val="24"/>
        </w:rPr>
      </w:pPr>
    </w:p>
    <w:p w14:paraId="71D7F16A"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 xml:space="preserve">after six years in the warm embrace of the program, her tour in the navy promised to be pure heaven. the navy assigned her to the helm of the light cruiser </w:t>
      </w:r>
      <w:r w:rsidRPr="00C66689">
        <w:rPr>
          <w:rFonts w:ascii="Montserrat" w:hAnsi="Montserrat"/>
          <w:i/>
          <w:snapToGrid w:val="0"/>
          <w:sz w:val="24"/>
        </w:rPr>
        <w:t>raven</w:t>
      </w:r>
      <w:r w:rsidRPr="00C66689">
        <w:rPr>
          <w:rFonts w:ascii="Montserrat" w:hAnsi="Montserrat"/>
          <w:snapToGrid w:val="0"/>
          <w:sz w:val="24"/>
        </w:rPr>
        <w:t>, taking advantage of her superior interface capability, and her natural ability as a pilot. at the end of the evening, on her last day of shore leave, he reminded her of the trip she had taken with her mother. he asked her if she remembered what she had lost or left behind, and how upset she had been over it.</w:t>
      </w:r>
    </w:p>
    <w:p w14:paraId="04556D8B" w14:textId="77777777" w:rsidR="00BE0467" w:rsidRPr="00C66689" w:rsidRDefault="00BE0467" w:rsidP="00726732">
      <w:pPr>
        <w:pStyle w:val="NoSpacing"/>
        <w:rPr>
          <w:rFonts w:ascii="Montserrat" w:hAnsi="Montserrat"/>
          <w:snapToGrid w:val="0"/>
          <w:sz w:val="24"/>
        </w:rPr>
      </w:pPr>
    </w:p>
    <w:p w14:paraId="5C580EB0"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the ajean's would not countenance a landing on ajea—for one they had no landing facilities—so they were directed to the navy enclave on angel island.</w:t>
      </w:r>
    </w:p>
    <w:p w14:paraId="393861AF" w14:textId="77777777" w:rsidR="00BE0467" w:rsidRPr="00C66689" w:rsidRDefault="00BE0467" w:rsidP="00726732">
      <w:pPr>
        <w:pStyle w:val="NoSpacing"/>
        <w:rPr>
          <w:rFonts w:ascii="Montserrat" w:hAnsi="Montserrat"/>
          <w:snapToGrid w:val="0"/>
          <w:sz w:val="24"/>
        </w:rPr>
      </w:pPr>
    </w:p>
    <w:p w14:paraId="4308580E"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catching herself off guard in the shower, she had no choice but to confront her sexuality. no choice but to ask herself why she would manifest such an ability. her split manifestations resulted in the simultaneous expression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w:t>
      </w:r>
      <w:r w:rsidRPr="00C66689">
        <w:rPr>
          <w:rFonts w:ascii="Montserrat" w:hAnsi="Montserrat"/>
          <w:snapToGrid w:val="0"/>
          <w:sz w:val="24"/>
        </w:rPr>
        <w:t xml:space="preserve"> come for her to discover her sexual identity, and shed the disguise behind which she had hidden the androgyny that had made her so uncomfortable among humans. her frustration tempted her to take advantage of her anonymity. no one in the capital really knew who she was, so she did not see any particular risk to exploring the strangest aspect of her sexuality—her native sex. of course she had no idea that she was the perfect image of the avon ideal. what she experienced from the avon who approached her was s</w:t>
      </w:r>
      <w:r w:rsidRPr="00C66689">
        <w:rPr>
          <w:rFonts w:ascii="Montserrat" w:hAnsi="Montserrat"/>
          <w:snapToGrid w:val="0"/>
          <w:sz w:val="24"/>
        </w:rPr>
        <w:t xml:space="preserve">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3226F6FD" w14:textId="77777777" w:rsidR="00BE0467" w:rsidRPr="00C66689" w:rsidRDefault="00BE0467" w:rsidP="00726732">
      <w:pPr>
        <w:pStyle w:val="NoSpacing"/>
        <w:rPr>
          <w:rFonts w:ascii="Montserrat" w:hAnsi="Montserrat"/>
          <w:snapToGrid w:val="0"/>
          <w:sz w:val="24"/>
        </w:rPr>
      </w:pPr>
    </w:p>
    <w:p w14:paraId="1BDE22F3"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33EF925B" w14:textId="77777777" w:rsidR="00BE0467" w:rsidRPr="00C66689" w:rsidRDefault="00BE0467" w:rsidP="00726732">
      <w:pPr>
        <w:pStyle w:val="NoSpacing"/>
        <w:rPr>
          <w:rFonts w:ascii="Montserrat" w:hAnsi="Montserrat"/>
          <w:snapToGrid w:val="0"/>
          <w:sz w:val="24"/>
        </w:rPr>
      </w:pPr>
    </w:p>
    <w:p w14:paraId="08CE6AE1" w14:textId="77777777" w:rsidR="00BE0467" w:rsidRPr="00C66689" w:rsidRDefault="00C66689" w:rsidP="00726732">
      <w:pPr>
        <w:pStyle w:val="NoSpacing"/>
        <w:rPr>
          <w:rFonts w:ascii="Montserrat" w:hAnsi="Montserrat"/>
          <w:snapToGrid w:val="0"/>
          <w:sz w:val="24"/>
        </w:rPr>
      </w:pPr>
      <w:r w:rsidRPr="00C66689">
        <w:rPr>
          <w:rFonts w:ascii="Montserrat" w:hAnsi="Montserrat"/>
          <w:snapToGrid w:val="0"/>
          <w:sz w:val="24"/>
        </w:rPr>
        <w:tab/>
        <w:t>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w:t>
      </w:r>
    </w:p>
    <w:p w14:paraId="71E6E797" w14:textId="77777777" w:rsidR="00BE0467" w:rsidRPr="00C66689" w:rsidRDefault="00BE0467" w:rsidP="00726732">
      <w:pPr>
        <w:pStyle w:val="NoSpacing"/>
        <w:rPr>
          <w:rFonts w:ascii="Montserrat" w:hAnsi="Montserrat"/>
          <w:sz w:val="24"/>
        </w:rPr>
      </w:pPr>
    </w:p>
    <w:p w14:paraId="424F925A"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01AE6256" w14:textId="77777777" w:rsidR="00BE0467" w:rsidRPr="00C66689" w:rsidRDefault="00C66689" w:rsidP="00726732">
      <w:pPr>
        <w:pStyle w:val="NoSpacing"/>
        <w:rPr>
          <w:rFonts w:ascii="Montserrat" w:hAnsi="Montserrat"/>
          <w:sz w:val="24"/>
        </w:rPr>
      </w:pPr>
      <w:r w:rsidRPr="00C66689">
        <w:rPr>
          <w:rFonts w:ascii="Montserrat" w:hAnsi="Montserrat"/>
          <w:sz w:val="24"/>
        </w:rPr>
        <w:t>Ember An Exile Out Of Exile – Elements To Contribute To Ember’s Entry To House Victoria</w:t>
      </w:r>
    </w:p>
    <w:p w14:paraId="19FF3657" w14:textId="77777777" w:rsidR="00BE0467" w:rsidRPr="00C66689" w:rsidRDefault="00C66689" w:rsidP="00726732">
      <w:pPr>
        <w:pStyle w:val="NoSpacing"/>
        <w:rPr>
          <w:rFonts w:ascii="Montserrat" w:hAnsi="Montserrat"/>
          <w:sz w:val="24"/>
        </w:rPr>
      </w:pPr>
      <w:r w:rsidRPr="00C66689">
        <w:rPr>
          <w:rFonts w:ascii="Montserrat" w:hAnsi="Montserrat"/>
          <w:sz w:val="24"/>
        </w:rPr>
        <w:tab/>
        <w:t>No one knew where she came from. Whoever she was, she had survived crossing demons’ reach, the secret paths of the old demons. In all the world there was only one other like her, and they had mistaken ember for dusk at first. Ember and dusk were introduced to each other when dusk’s life long chaperones confronted her with the stranger. Dusk fell in love at first sight. Ember, alone and in heat, sees in dusk both a friend and a mentor to see her through the resurgence of heat. The only hard part was dealing</w:t>
      </w:r>
      <w:r w:rsidRPr="00C66689">
        <w:rPr>
          <w:rFonts w:ascii="Montserrat" w:hAnsi="Montserrat"/>
          <w:sz w:val="24"/>
        </w:rPr>
        <w:t xml:space="preserve"> with the fact that dusk was a god.</w:t>
      </w:r>
    </w:p>
    <w:p w14:paraId="6ED46AD1" w14:textId="77777777" w:rsidR="00BE0467" w:rsidRPr="00C66689" w:rsidRDefault="00BE0467" w:rsidP="00726732">
      <w:pPr>
        <w:pStyle w:val="NoSpacing"/>
        <w:rPr>
          <w:rFonts w:ascii="Montserrat" w:hAnsi="Montserrat"/>
          <w:sz w:val="24"/>
        </w:rPr>
      </w:pPr>
    </w:p>
    <w:p w14:paraId="6612C225"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and dusk. They are two of a kind. They are in love. To ember, it is a taste of paradise, but it has a bitter taint. Her enigmatic silence, her inability to address her past with others threatens the relationship she has with her lover. The more they grow in love, the harder it is for her to bear. The more dusk presses her to embrace the potential she sees in ember to become like dusk, the harder it is for her to resolve herself. Ember examines the events that brought them together, and as she conceiv</w:t>
      </w:r>
      <w:r w:rsidRPr="00C66689">
        <w:rPr>
          <w:rFonts w:ascii="Montserrat" w:hAnsi="Montserrat"/>
          <w:sz w:val="24"/>
        </w:rPr>
        <w:t xml:space="preserve">es of herself, she realizes that she has to go back and reclaim her identity. </w:t>
      </w:r>
    </w:p>
    <w:p w14:paraId="78AEE6C5" w14:textId="77777777" w:rsidR="00BE0467" w:rsidRPr="00C66689" w:rsidRDefault="00BE0467" w:rsidP="00726732">
      <w:pPr>
        <w:pStyle w:val="NoSpacing"/>
        <w:rPr>
          <w:rFonts w:ascii="Montserrat" w:hAnsi="Montserrat"/>
          <w:sz w:val="24"/>
        </w:rPr>
      </w:pPr>
    </w:p>
    <w:p w14:paraId="68D811E5" w14:textId="77777777" w:rsidR="00BE0467" w:rsidRPr="00C66689" w:rsidRDefault="00C66689" w:rsidP="00726732">
      <w:pPr>
        <w:pStyle w:val="NoSpacing"/>
        <w:rPr>
          <w:rFonts w:ascii="Montserrat" w:hAnsi="Montserrat"/>
          <w:sz w:val="24"/>
        </w:rPr>
      </w:pPr>
      <w:r w:rsidRPr="00C66689">
        <w:rPr>
          <w:rFonts w:ascii="Montserrat" w:hAnsi="Montserrat"/>
          <w:sz w:val="24"/>
        </w:rPr>
        <w:tab/>
        <w:t>Dusk. After ember disappears, dusk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Dusk must find one of the old demons and find out what the proposal was. In learning the history of the passion, the severing and the rift, she inadvertently discloses the unexpected app</w:t>
      </w:r>
      <w:r w:rsidRPr="00C66689">
        <w:rPr>
          <w:rFonts w:ascii="Montserrat" w:hAnsi="Montserrat"/>
          <w:sz w:val="24"/>
        </w:rPr>
        <w:t>earance of ember. Dusk is told of the proposal, and the experiment that was permitted in quarantined exile. They also tell her what would signal the end of exile. At which point, the host would be free to test the result.</w:t>
      </w:r>
    </w:p>
    <w:p w14:paraId="4433619F" w14:textId="77777777" w:rsidR="00BE0467" w:rsidRPr="00C66689" w:rsidRDefault="00BE0467" w:rsidP="00726732">
      <w:pPr>
        <w:pStyle w:val="NoSpacing"/>
        <w:rPr>
          <w:rFonts w:ascii="Montserrat" w:hAnsi="Montserrat"/>
          <w:sz w:val="24"/>
        </w:rPr>
      </w:pPr>
    </w:p>
    <w:p w14:paraId="0234EC07" w14:textId="77777777" w:rsidR="00BE0467" w:rsidRPr="00C66689" w:rsidRDefault="00C66689" w:rsidP="00726732">
      <w:pPr>
        <w:pStyle w:val="NoSpacing"/>
        <w:rPr>
          <w:rFonts w:ascii="Montserrat" w:hAnsi="Montserrat"/>
          <w:sz w:val="24"/>
        </w:rPr>
      </w:pPr>
      <w:r w:rsidRPr="00C66689">
        <w:rPr>
          <w:rFonts w:ascii="Montserrat" w:hAnsi="Montserrat"/>
          <w:sz w:val="24"/>
        </w:rPr>
        <w:tab/>
        <w:t>Ember. She returns to oasis minor, making a perilous journey back to face her sentence. Forced to return in the manner she fled—on foot, and naked—her steadily advancing pregnancy exposes her to hazards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w:t>
      </w:r>
      <w:r w:rsidRPr="00C66689">
        <w:rPr>
          <w:rFonts w:ascii="Montserrat" w:hAnsi="Montserrat"/>
          <w:sz w:val="24"/>
        </w:rPr>
        <w:t>e regains her strength and tone, she appears at the imperial court to face and survive her absolution. Submitting to a potentially lethal test, at best her rape, at worst her execution, she can end her exile.</w:t>
      </w:r>
    </w:p>
    <w:p w14:paraId="434F8529" w14:textId="77777777" w:rsidR="00BE0467" w:rsidRPr="00C66689" w:rsidRDefault="00BE0467" w:rsidP="00726732">
      <w:pPr>
        <w:pStyle w:val="NoSpacing"/>
        <w:rPr>
          <w:rFonts w:ascii="Montserrat" w:hAnsi="Montserrat"/>
          <w:sz w:val="24"/>
        </w:rPr>
      </w:pPr>
    </w:p>
    <w:p w14:paraId="5CB44DB6"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and dusk. Dusk was able to follow in ember’s wake after her confrontation with the demons. Pursuing ember with all haste to advise her of what she knows. </w:t>
      </w:r>
    </w:p>
    <w:p w14:paraId="0C162B78" w14:textId="77777777" w:rsidR="00BE0467" w:rsidRPr="00C66689" w:rsidRDefault="00BE0467" w:rsidP="00726732">
      <w:pPr>
        <w:pStyle w:val="NoSpacing"/>
        <w:rPr>
          <w:rFonts w:ascii="Montserrat" w:hAnsi="Montserrat"/>
          <w:sz w:val="24"/>
        </w:rPr>
      </w:pPr>
    </w:p>
    <w:p w14:paraId="498E40BB"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Dusk arrives to discover that her love has left oasis minor on her way into the academy. Dusk, now far out of her depth among the exiles, finds that further pursuit may not be possible until she learns how to proceed. Ember, in transit to sol, holds herself in her arms and wonders how she can make it through the academy while raising her daughter-self. </w:t>
      </w:r>
    </w:p>
    <w:p w14:paraId="7156313A" w14:textId="77777777" w:rsidR="00BE0467" w:rsidRPr="00C66689" w:rsidRDefault="00BE0467" w:rsidP="00726732">
      <w:pPr>
        <w:pStyle w:val="NoSpacing"/>
        <w:rPr>
          <w:rFonts w:ascii="Montserrat" w:hAnsi="Montserrat"/>
          <w:sz w:val="24"/>
        </w:rPr>
      </w:pPr>
    </w:p>
    <w:p w14:paraId="12AB8279"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Dusk, childhood. Dusk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demons. If she survived, she would be the first of the new demons. A part of her grew up in the care of her living ancestors, the dragon chesliotre va, </w:t>
      </w:r>
      <w:r w:rsidRPr="00C66689">
        <w:rPr>
          <w:rFonts w:ascii="Montserrat" w:hAnsi="Montserrat"/>
          <w:sz w:val="24"/>
        </w:rPr>
        <w:t>che’va, and the phoenix, avethivda, aveth. She grew up with the two of them around her constantly arguing the purposes of the demons in leaving the prophesies, and why the prophesies dealt so strongly with the breaking of the rules they themselves imposed on the aelyn and aeslyn cultures. Was this their ultimate plan for healing the rift of the jien? Dusk faced this question, realizing that for the demons themselves it had been a question they had not dared to resolve. In the prophesies, she would grow up e</w:t>
      </w:r>
      <w:r w:rsidRPr="00C66689">
        <w:rPr>
          <w:rFonts w:ascii="Montserrat" w:hAnsi="Montserrat"/>
          <w:sz w:val="24"/>
        </w:rPr>
        <w:t>ither to heal the rift, or destroy the jien entirely. At the time of her heat, her three selves came together and embraced in self. Her self conception transcended the dream, leaving her self possessed. Unique among demons, dusk was individual, not a polarized diune god/demon, like the beings responsible for creating the rift. She could stand and survive within the eye of paradox, which was her only refuge from the rage and lust of the old demons. Her hopes of healing the rift were already crumbling when th</w:t>
      </w:r>
      <w:r w:rsidRPr="00C66689">
        <w:rPr>
          <w:rFonts w:ascii="Montserrat" w:hAnsi="Montserrat"/>
          <w:sz w:val="24"/>
        </w:rPr>
        <w:t xml:space="preserve">e other appeared. </w:t>
      </w:r>
    </w:p>
    <w:p w14:paraId="58B90DEF" w14:textId="77777777" w:rsidR="00BE0467" w:rsidRPr="00C66689" w:rsidRDefault="00BE0467" w:rsidP="00726732">
      <w:pPr>
        <w:pStyle w:val="NoSpacing"/>
        <w:rPr>
          <w:rFonts w:ascii="Montserrat" w:hAnsi="Montserrat"/>
          <w:sz w:val="24"/>
        </w:rPr>
      </w:pPr>
    </w:p>
    <w:p w14:paraId="4E586995"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Aftermath. When ember was found in the catacomb airshaft, she had embraced her full potential. Her body had shifted to its ideal proportions, and her spirit had unfolded to its full potential. Her mind, however was deeply mutilated. It took a year for them to pull the pieces together and compel her to regress, programming her mind to subject her to the childhood the slaughter had forced her to bypass. She was bound up by the time her naming came, and returned to the familiar crèche environment to re</w:t>
      </w:r>
      <w:r w:rsidRPr="00C66689">
        <w:rPr>
          <w:rFonts w:ascii="Montserrat" w:hAnsi="Montserrat"/>
          <w:sz w:val="24"/>
        </w:rPr>
        <w:t>-establish her childhood. The onset of heat signaled the completion of her healing, though ghost pains of psychic trauma still haunted her. It was safe to restore her to her heritage, and none to soon, as she had begun commitments that would remove her ever more from that heritage.</w:t>
      </w:r>
    </w:p>
    <w:p w14:paraId="30D75837" w14:textId="77777777" w:rsidR="00BE0467" w:rsidRPr="00C66689" w:rsidRDefault="00BE0467" w:rsidP="00726732">
      <w:pPr>
        <w:pStyle w:val="NoSpacing"/>
        <w:rPr>
          <w:rFonts w:ascii="Montserrat" w:hAnsi="Montserrat"/>
          <w:sz w:val="24"/>
        </w:rPr>
      </w:pPr>
    </w:p>
    <w:p w14:paraId="505FFCB6"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Dusk. He had intended to devour ember’s mind, usurp her body and spirit and displace her soul. He failed. He was devoured instead. This foreign light was repelled into the shadow of ember’s light. Tearing and swallowing for all he was worth he could not hope to attain his goal, and yet he achieved more than he could ever dream. She awoke from the pain of becoming, patterned on her victim, she emerged a prisoner of herself. She is a dragon in ascendance, in possession of herself. </w:t>
      </w:r>
    </w:p>
    <w:p w14:paraId="0D6EBDF1" w14:textId="77777777" w:rsidR="00BE0467" w:rsidRPr="00C66689" w:rsidRDefault="00BE0467" w:rsidP="00726732">
      <w:pPr>
        <w:pStyle w:val="NoSpacing"/>
        <w:rPr>
          <w:rFonts w:ascii="Montserrat" w:hAnsi="Montserrat"/>
          <w:sz w:val="24"/>
        </w:rPr>
      </w:pPr>
    </w:p>
    <w:p w14:paraId="6C7988A3" w14:textId="77777777" w:rsidR="00BE0467" w:rsidRPr="00C66689" w:rsidRDefault="00C66689" w:rsidP="00726732">
      <w:pPr>
        <w:pStyle w:val="NoSpacing"/>
        <w:rPr>
          <w:rFonts w:ascii="Montserrat" w:hAnsi="Montserrat"/>
          <w:sz w:val="24"/>
        </w:rPr>
      </w:pPr>
      <w:r w:rsidRPr="00C66689">
        <w:rPr>
          <w:rFonts w:ascii="Montserrat" w:hAnsi="Montserrat"/>
          <w:sz w:val="24"/>
        </w:rPr>
        <w:t>A dark phoenix. An angel of death.</w:t>
      </w:r>
    </w:p>
    <w:p w14:paraId="0D7BB700" w14:textId="77777777" w:rsidR="00BE0467" w:rsidRPr="00C66689" w:rsidRDefault="00C66689" w:rsidP="00726732">
      <w:pPr>
        <w:pStyle w:val="NoSpacing"/>
        <w:rPr>
          <w:rFonts w:ascii="Montserrat" w:hAnsi="Montserrat"/>
          <w:sz w:val="24"/>
        </w:rPr>
      </w:pPr>
      <w:r w:rsidRPr="00C66689">
        <w:rPr>
          <w:rFonts w:ascii="Montserrat" w:hAnsi="Montserrat"/>
          <w:sz w:val="24"/>
        </w:rPr>
        <w:tab/>
        <w:t>Ava. Dragon phoenix detail—they have a capacity for dreaming themselves into being with the multiplicity of a dragon, possessing the presence of self typical to a phoenix in each separate attention. A shift to conscious embodiment. Avon possess a degree of this ability in heat. Aelyn ember had the ability to pass awareness down to their genetic heirs. They were not able to pass down their memories, making each life a rebirth. Alternatively, aeslyn va could pass down their memories and identity, but they di</w:t>
      </w:r>
      <w:r w:rsidRPr="00C66689">
        <w:rPr>
          <w:rFonts w:ascii="Montserrat" w:hAnsi="Montserrat"/>
          <w:sz w:val="24"/>
        </w:rPr>
        <w:t>d not have the ability to reproduce. They had to choose an aelyn donor.</w:t>
      </w:r>
    </w:p>
    <w:p w14:paraId="5E28301F" w14:textId="77777777" w:rsidR="00BE0467" w:rsidRPr="00C66689" w:rsidRDefault="00BE0467" w:rsidP="00726732">
      <w:pPr>
        <w:pStyle w:val="NoSpacing"/>
        <w:rPr>
          <w:rFonts w:ascii="Montserrat" w:hAnsi="Montserrat"/>
          <w:sz w:val="24"/>
        </w:rPr>
      </w:pPr>
    </w:p>
    <w:p w14:paraId="46CB0D26" w14:textId="77777777" w:rsidR="00BE0467" w:rsidRPr="00C66689" w:rsidRDefault="00C66689" w:rsidP="00726732">
      <w:pPr>
        <w:pStyle w:val="NoSpacing"/>
        <w:rPr>
          <w:rFonts w:ascii="Montserrat" w:hAnsi="Montserrat"/>
          <w:sz w:val="24"/>
        </w:rPr>
      </w:pPr>
      <w:r w:rsidRPr="00C66689">
        <w:rPr>
          <w:rFonts w:ascii="Montserrat" w:hAnsi="Montserrat"/>
          <w:sz w:val="24"/>
        </w:rPr>
        <w:tab/>
        <w:t>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14:paraId="76C43641" w14:textId="77777777" w:rsidR="00BE0467" w:rsidRPr="00C66689" w:rsidRDefault="00BE0467" w:rsidP="00726732">
      <w:pPr>
        <w:pStyle w:val="NoSpacing"/>
        <w:rPr>
          <w:rFonts w:ascii="Montserrat" w:hAnsi="Montserrat"/>
          <w:sz w:val="24"/>
        </w:rPr>
      </w:pPr>
    </w:p>
    <w:p w14:paraId="60625871" w14:textId="77777777" w:rsidR="00BE0467" w:rsidRPr="00C66689" w:rsidRDefault="00C66689" w:rsidP="00726732">
      <w:pPr>
        <w:pStyle w:val="NoSpacing"/>
        <w:rPr>
          <w:rFonts w:ascii="Montserrat" w:hAnsi="Montserrat"/>
          <w:sz w:val="24"/>
        </w:rPr>
      </w:pPr>
      <w:r w:rsidRPr="00C66689">
        <w:rPr>
          <w:rFonts w:ascii="Montserrat" w:hAnsi="Montserrat"/>
          <w:sz w:val="24"/>
        </w:rPr>
        <w:tab/>
        <w:t>Dusk and vai. Undercurrent, anne had been missing for months. Unique as she was, she had managed to give herself away several times, but by the time they arrive, she had vanished again. They were worried about her, given her youth and power, unable to understand her reasons for avoiding them. That she was unhappy was obvious, from the one or two confrontations they’ve had with her. The appearance of her unique signature in the threshold was alarming. After her last adventure, they have no desire to lose he</w:t>
      </w:r>
      <w:r w:rsidRPr="00C66689">
        <w:rPr>
          <w:rFonts w:ascii="Montserrat" w:hAnsi="Montserrat"/>
          <w:sz w:val="24"/>
        </w:rPr>
        <w:t>r where they cannot follow. Their urgency compels them to act with such haste that they expose themselves to capture her. They were shocked by what gets caught in their net.</w:t>
      </w:r>
    </w:p>
    <w:p w14:paraId="37E7D891" w14:textId="77777777" w:rsidR="00BE0467" w:rsidRPr="00C66689" w:rsidRDefault="00BE0467" w:rsidP="00726732">
      <w:pPr>
        <w:pStyle w:val="NoSpacing"/>
        <w:rPr>
          <w:rFonts w:ascii="Montserrat" w:hAnsi="Montserrat"/>
          <w:sz w:val="24"/>
        </w:rPr>
      </w:pPr>
    </w:p>
    <w:p w14:paraId="546C13A2"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Anne remembers fleeing from the threshold in desperation herself, not too long ago. Her ascension had been marred by the strange reaction of the demons. Anne narrowly escaped the sweep of her guardians’ net, seeing the stranger get caught up in it. </w:t>
      </w:r>
    </w:p>
    <w:p w14:paraId="513A0957" w14:textId="77777777" w:rsidR="00BE0467" w:rsidRPr="00C66689" w:rsidRDefault="00BE0467" w:rsidP="00726732">
      <w:pPr>
        <w:pStyle w:val="NoSpacing"/>
        <w:rPr>
          <w:rFonts w:ascii="Montserrat" w:hAnsi="Montserrat"/>
          <w:sz w:val="24"/>
        </w:rPr>
      </w:pPr>
    </w:p>
    <w:p w14:paraId="3A852021"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Starving, naked, and captive, she had a hard time processing the cues of her new environment. The crowds of people, the two men escorting her, the city she finds herself in, were all unprecedented in her experience. Her confusion was evident, and her inability to respond to parts of her gentle interrogation was troubling to her captors. </w:t>
      </w:r>
    </w:p>
    <w:p w14:paraId="202E5D71" w14:textId="77777777" w:rsidR="00BE0467" w:rsidRPr="00C66689" w:rsidRDefault="00BE0467" w:rsidP="00726732">
      <w:pPr>
        <w:pStyle w:val="NoSpacing"/>
        <w:rPr>
          <w:rFonts w:ascii="Montserrat" w:hAnsi="Montserrat"/>
          <w:sz w:val="24"/>
        </w:rPr>
      </w:pPr>
    </w:p>
    <w:p w14:paraId="2DC38E85"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Dusk and vai. Recovering from the initial shock, they move quickly to escape the crowds and study the enigma in their hands in private. The reaction of the crowds to their presence gave ember clues, establishing them both as powerful figures in this population. They were revered and deferred to on an almost instinctive level. To their mutual surprise, they can communicate in the eternal tongue, marking them all as products of the ancient jien civilization. The first part of the mystery, ember seems unable </w:t>
      </w:r>
      <w:r w:rsidRPr="00C66689">
        <w:rPr>
          <w:rFonts w:ascii="Montserrat" w:hAnsi="Montserrat"/>
          <w:sz w:val="24"/>
        </w:rPr>
        <w:t>to speak directly of her own identity and origins. For a name, all she can summon up was her pet name. Ember.</w:t>
      </w:r>
    </w:p>
    <w:p w14:paraId="423F4F52" w14:textId="77777777" w:rsidR="00BE0467" w:rsidRPr="00C66689" w:rsidRDefault="00BE0467" w:rsidP="00726732">
      <w:pPr>
        <w:pStyle w:val="NoSpacing"/>
        <w:rPr>
          <w:rFonts w:ascii="Montserrat" w:hAnsi="Montserrat"/>
          <w:sz w:val="24"/>
        </w:rPr>
      </w:pPr>
    </w:p>
    <w:p w14:paraId="11D2CFD0" w14:textId="77777777" w:rsidR="00BE0467" w:rsidRPr="00C66689" w:rsidRDefault="00C66689" w:rsidP="00726732">
      <w:pPr>
        <w:pStyle w:val="NoSpacing"/>
        <w:rPr>
          <w:rFonts w:ascii="Montserrat" w:hAnsi="Montserrat"/>
          <w:sz w:val="24"/>
        </w:rPr>
      </w:pPr>
      <w:r w:rsidRPr="00C66689">
        <w:rPr>
          <w:rFonts w:ascii="Montserrat" w:hAnsi="Montserrat"/>
          <w:sz w:val="24"/>
        </w:rPr>
        <w:tab/>
        <w:t>Anne. Thinking fast, she realized where this must go. Her guardians were sure to recognize what she herself did, and without any question, would take her to where they once took her. The ancient home of the demons. Her fears and frustrations, the hopelessness that had driven her into isolation, were forgotten. She was no longer the only one. The answer that she had been looking for was coming to her own home. She would be there to meet it.</w:t>
      </w:r>
    </w:p>
    <w:p w14:paraId="5F7B1BED" w14:textId="77777777" w:rsidR="00BE0467" w:rsidRPr="00C66689" w:rsidRDefault="00BE0467" w:rsidP="00726732">
      <w:pPr>
        <w:pStyle w:val="NoSpacing"/>
        <w:rPr>
          <w:rFonts w:ascii="Montserrat" w:hAnsi="Montserrat"/>
          <w:sz w:val="24"/>
        </w:rPr>
      </w:pPr>
    </w:p>
    <w:p w14:paraId="10EB4A3D" w14:textId="77777777" w:rsidR="00BE0467" w:rsidRPr="00C66689" w:rsidRDefault="00C66689" w:rsidP="00726732">
      <w:pPr>
        <w:pStyle w:val="NoSpacing"/>
        <w:rPr>
          <w:rFonts w:ascii="Montserrat" w:hAnsi="Montserrat"/>
          <w:sz w:val="24"/>
        </w:rPr>
      </w:pPr>
      <w:r w:rsidRPr="00C66689">
        <w:rPr>
          <w:rFonts w:ascii="Montserrat" w:hAnsi="Montserrat"/>
          <w:sz w:val="24"/>
        </w:rPr>
        <w:tab/>
        <w:t>Ember. Once she accepted that she was far from home, she resigned herself to being an honored captive. Her chaperones explained themselves, and told her their reasons for ambushing her. Their voyage by ship offered her plenty of time to size up her position, and learn of anne, their ward and the person they had mistaken her for. Nearing their destination, ember summed up what little she had learned. She was on an alien world, in the custody of two very powerful, well established authorities. Something abou</w:t>
      </w:r>
      <w:r w:rsidRPr="00C66689">
        <w:rPr>
          <w:rFonts w:ascii="Montserrat" w:hAnsi="Montserrat"/>
          <w:sz w:val="24"/>
        </w:rPr>
        <w:t>t her nature gave them the right, in this society, to name her their ward. Ember, who had never had a father, suddenly found herself with two self appointed ones. Strict ones at that. Whoever this anne was, ember was beginning to understand why she ran away.</w:t>
      </w:r>
    </w:p>
    <w:p w14:paraId="2D8BB24B" w14:textId="77777777" w:rsidR="00BE0467" w:rsidRPr="00C66689" w:rsidRDefault="00BE0467" w:rsidP="00726732">
      <w:pPr>
        <w:pStyle w:val="NoSpacing"/>
        <w:rPr>
          <w:rFonts w:ascii="Montserrat" w:hAnsi="Montserrat"/>
          <w:sz w:val="24"/>
        </w:rPr>
      </w:pPr>
    </w:p>
    <w:p w14:paraId="6343C08F" w14:textId="77777777" w:rsidR="00BE0467" w:rsidRPr="00C66689" w:rsidRDefault="00C66689" w:rsidP="00726732">
      <w:pPr>
        <w:pStyle w:val="NoSpacing"/>
        <w:rPr>
          <w:rFonts w:ascii="Montserrat" w:hAnsi="Montserrat"/>
          <w:sz w:val="24"/>
        </w:rPr>
      </w:pPr>
      <w:r w:rsidRPr="00C66689">
        <w:rPr>
          <w:rFonts w:ascii="Montserrat" w:hAnsi="Montserrat"/>
          <w:sz w:val="24"/>
        </w:rPr>
        <w:tab/>
        <w:t>Dusk and vai. They argued in private, on the eve of their arrival, about how ember could have come into existence. If she had been born on this world, they would have known it. If she had been born on any world on the threshold, the demons would have known it and destroyed her before she had gotten her breathing rhythm sorted out. Anne had been an experiment, a daring breech of divine law. Only the eye of paradox had protected her during her vulnerable years, giving her time to mature in her promise. Equal</w:t>
      </w:r>
      <w:r w:rsidRPr="00C66689">
        <w:rPr>
          <w:rFonts w:ascii="Montserrat" w:hAnsi="Montserrat"/>
          <w:sz w:val="24"/>
        </w:rPr>
        <w:t xml:space="preserve"> to the demons, and indivisible in her self. Anne was the only god immune to paradox. Until ember matured. The question was, dare they allow it?</w:t>
      </w:r>
    </w:p>
    <w:p w14:paraId="393F1B92" w14:textId="77777777" w:rsidR="00BE0467" w:rsidRPr="00C66689" w:rsidRDefault="00BE0467" w:rsidP="00726732">
      <w:pPr>
        <w:pStyle w:val="NoSpacing"/>
        <w:rPr>
          <w:rFonts w:ascii="Montserrat" w:hAnsi="Montserrat"/>
          <w:sz w:val="24"/>
        </w:rPr>
      </w:pPr>
    </w:p>
    <w:p w14:paraId="45117FEA"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Anne. Finally, they arrived. Because they had bound their captive’s spirit, her mentors had not been able to travel as fleetly as anne. The month of waiting had been almost as hard for anne as it had been for ember. Anne realized it when they confronted each other. Ember was in heat. That was what had spiced the air at the threshold. It astonished her that dusk and vai had not noticed. For anne, it was overwhelming, bringing a resurgence of the hunger that had plagued her over a year ago. But, far greater </w:t>
      </w:r>
      <w:r w:rsidRPr="00C66689">
        <w:rPr>
          <w:rFonts w:ascii="Montserrat" w:hAnsi="Montserrat"/>
          <w:sz w:val="24"/>
        </w:rPr>
        <w:t>than the physical response, there was a deeper longing that gripped her. The need for an equal, a partner. A friend. It was all she could do not to try and rape her on the spot, that or break down crying.</w:t>
      </w:r>
    </w:p>
    <w:p w14:paraId="4B64FF9C" w14:textId="77777777" w:rsidR="00BE0467" w:rsidRPr="00C66689" w:rsidRDefault="00BE0467" w:rsidP="00726732">
      <w:pPr>
        <w:pStyle w:val="NoSpacing"/>
        <w:rPr>
          <w:rFonts w:ascii="Montserrat" w:hAnsi="Montserrat"/>
          <w:sz w:val="24"/>
        </w:rPr>
      </w:pPr>
    </w:p>
    <w:p w14:paraId="7CAEE813" w14:textId="77777777" w:rsidR="00BE0467" w:rsidRPr="00C66689" w:rsidRDefault="00C66689" w:rsidP="00726732">
      <w:pPr>
        <w:pStyle w:val="NoSpacing"/>
        <w:rPr>
          <w:rFonts w:ascii="Montserrat" w:hAnsi="Montserrat"/>
          <w:sz w:val="24"/>
        </w:rPr>
      </w:pPr>
      <w:r w:rsidRPr="00C66689">
        <w:rPr>
          <w:rFonts w:ascii="Montserrat" w:hAnsi="Montserrat"/>
          <w:sz w:val="24"/>
        </w:rPr>
        <w:tab/>
        <w:t>Ember. In all her life, she had never seen anyone who looked as lonely as anne. Except in the mirror. Anne was beautiful, strong, and hauntingly vulnerable. After an odd exchange between anne and her mentors, ember finds herself taken under anne’s wing and welcomed to ae yr yn tzai with house hospitality.</w:t>
      </w:r>
    </w:p>
    <w:p w14:paraId="5D0A0A06" w14:textId="77777777" w:rsidR="00BE0467" w:rsidRPr="00C66689" w:rsidRDefault="00BE0467" w:rsidP="00726732">
      <w:pPr>
        <w:pStyle w:val="NoSpacing"/>
        <w:rPr>
          <w:rFonts w:ascii="Montserrat" w:hAnsi="Montserrat"/>
          <w:sz w:val="24"/>
        </w:rPr>
      </w:pPr>
    </w:p>
    <w:p w14:paraId="652F8263" w14:textId="77777777" w:rsidR="00BE0467" w:rsidRPr="00C66689" w:rsidRDefault="00C66689" w:rsidP="00726732">
      <w:pPr>
        <w:pStyle w:val="NoSpacing"/>
        <w:rPr>
          <w:rFonts w:ascii="Montserrat" w:hAnsi="Montserrat"/>
          <w:sz w:val="24"/>
        </w:rPr>
      </w:pPr>
      <w:r w:rsidRPr="00C66689">
        <w:rPr>
          <w:rFonts w:ascii="Montserrat" w:hAnsi="Montserrat"/>
          <w:sz w:val="24"/>
        </w:rPr>
        <w:tab/>
        <w:t>Anne. Bathing ember, anne</w:t>
      </w:r>
      <w:r w:rsidRPr="00C66689">
        <w:rPr>
          <w:rFonts w:ascii="Montserrat" w:hAnsi="Montserrat"/>
          <w:sz w:val="24"/>
        </w:rPr>
        <w:t xml:space="preserve"> delicately addressed ember’s condition. Ember haltingly revealed that her rites of passage had been diverted by ... The events that led her here. Anne offers to stand as her mentor, explaining that her second rites had not been performed, somehow managing to resist pressuring ember. Ember, however, pressed for honesty. “you are something i never thought i would find. Love.”</w:t>
      </w:r>
    </w:p>
    <w:p w14:paraId="6AA9F39E" w14:textId="77777777" w:rsidR="00BE0467" w:rsidRPr="00C66689" w:rsidRDefault="00BE0467" w:rsidP="00726732">
      <w:pPr>
        <w:pStyle w:val="NoSpacing"/>
        <w:rPr>
          <w:rFonts w:ascii="Montserrat" w:hAnsi="Montserrat"/>
          <w:sz w:val="24"/>
        </w:rPr>
      </w:pPr>
    </w:p>
    <w:p w14:paraId="14F3E492"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and ember. Ember had always had an intimate connection to an entity on the path calling itself ember. She is not really aware that ember is the collective identity of her slip twins. She had access to the path and to remote nets through ember during her exile. At least when she is not blocked by the presence of her enemies threatening her during their passage through the wilderness. This access became vital to her survival by the end of her ordeal, and allowed her to embrace her full potential.</w:t>
      </w:r>
    </w:p>
    <w:p w14:paraId="6B94654A" w14:textId="77777777" w:rsidR="00BE0467" w:rsidRPr="00C66689" w:rsidRDefault="00BE0467" w:rsidP="00726732">
      <w:pPr>
        <w:pStyle w:val="NoSpacing"/>
        <w:rPr>
          <w:rFonts w:ascii="Montserrat" w:hAnsi="Montserrat"/>
          <w:sz w:val="24"/>
        </w:rPr>
      </w:pPr>
    </w:p>
    <w:p w14:paraId="36FEC73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Entry Into House Phoenix And The School Community </w:t>
      </w:r>
    </w:p>
    <w:p w14:paraId="672C474A" w14:textId="77777777" w:rsidR="00BE0467" w:rsidRPr="00C66689" w:rsidRDefault="00C66689" w:rsidP="00726732">
      <w:pPr>
        <w:pStyle w:val="NoSpacing"/>
        <w:rPr>
          <w:rFonts w:ascii="Montserrat" w:hAnsi="Montserrat"/>
          <w:sz w:val="24"/>
        </w:rPr>
      </w:pPr>
      <w:r w:rsidRPr="00C66689">
        <w:rPr>
          <w:rFonts w:ascii="Montserrat" w:hAnsi="Montserrat"/>
          <w:sz w:val="24"/>
        </w:rPr>
        <w:tab/>
        <w:t>The first wave was started by her appearance. An unusual creature, a young girl who makes a convincing boy arrived at taelnihayr, and if certain mixed messages were to be believed, possessed the answer to ja’nae’s present predicament. Ember unwittingly brings everything necessary for establishing herself in society. But first the question of what to do with this strange girl had to be considered.</w:t>
      </w:r>
    </w:p>
    <w:p w14:paraId="28B7CD55" w14:textId="77777777" w:rsidR="00BE0467" w:rsidRPr="00C66689" w:rsidRDefault="00BE0467" w:rsidP="00726732">
      <w:pPr>
        <w:pStyle w:val="NoSpacing"/>
        <w:rPr>
          <w:rFonts w:ascii="Montserrat" w:hAnsi="Montserrat"/>
          <w:sz w:val="24"/>
        </w:rPr>
      </w:pPr>
    </w:p>
    <w:p w14:paraId="2E4CFB7D" w14:textId="77777777" w:rsidR="00BE0467" w:rsidRPr="00C66689" w:rsidRDefault="00C66689" w:rsidP="00726732">
      <w:pPr>
        <w:pStyle w:val="NoSpacing"/>
        <w:rPr>
          <w:rFonts w:ascii="Montserrat" w:hAnsi="Montserrat"/>
          <w:sz w:val="24"/>
        </w:rPr>
      </w:pPr>
      <w:r w:rsidRPr="00C66689">
        <w:rPr>
          <w:rFonts w:ascii="Montserrat" w:hAnsi="Montserrat"/>
          <w:sz w:val="24"/>
        </w:rPr>
        <w:tab/>
        <w:t>A few months had passed since the empress dispatched a letter to her recalcitrant daughter. Unknown to her, however, certain events had unfolded forcing a’nae to send her daughter to her mother days before she even received the message. Ember, dismissed from the realm of her childhood, had a few days lead on her mother, who departed in the wake of the dissolution of the jentempas. Even before the empress considered naming the girl her heir, ember was pressed to acquire the qualifications to bear a house ti</w:t>
      </w:r>
      <w:r w:rsidRPr="00C66689">
        <w:rPr>
          <w:rFonts w:ascii="Montserrat" w:hAnsi="Montserrat"/>
          <w:sz w:val="24"/>
        </w:rPr>
        <w:t>tle. Her status as an artist of the anim required only one discipline to complete for ideal. That, and a name in the schools of anin and anii were all that stood in her way. The most significant factor in the life of this girl was a family secret. A legacy. Unknown to her, she was the living fulfillment of her bloodlines ancient obligation; a fact which could cause her destruction simply in its revelation.</w:t>
      </w:r>
    </w:p>
    <w:p w14:paraId="5A58BA6F" w14:textId="77777777" w:rsidR="00BE0467" w:rsidRPr="00C66689" w:rsidRDefault="00BE0467" w:rsidP="00726732">
      <w:pPr>
        <w:pStyle w:val="NoSpacing"/>
        <w:rPr>
          <w:rFonts w:ascii="Montserrat" w:hAnsi="Montserrat"/>
          <w:sz w:val="24"/>
        </w:rPr>
      </w:pPr>
    </w:p>
    <w:p w14:paraId="18F50DDE" w14:textId="77777777" w:rsidR="00BE0467" w:rsidRPr="00C66689" w:rsidRDefault="00C66689" w:rsidP="00726732">
      <w:pPr>
        <w:pStyle w:val="NoSpacing"/>
        <w:rPr>
          <w:rFonts w:ascii="Montserrat" w:hAnsi="Montserrat"/>
          <w:sz w:val="24"/>
        </w:rPr>
      </w:pPr>
      <w:r w:rsidRPr="00C66689">
        <w:rPr>
          <w:rFonts w:ascii="Montserrat" w:hAnsi="Montserrat"/>
          <w:sz w:val="24"/>
        </w:rPr>
        <w:tab/>
        <w:t>The newfound daughter of the house was indeed a daughter, though her cousin could hardly believe it ‘til ember bared all. Curious, nume probed ember’s past while assisting in bathing her. Oddly, though ember had certain masculine traits, nume discovered that ember wasn’t really much of a tom-boy. There was a reason behind the girl’s peculiar androgyny, but nume found the area too sensitive to pry into.</w:t>
      </w:r>
    </w:p>
    <w:p w14:paraId="0C21B373" w14:textId="77777777" w:rsidR="00BE0467" w:rsidRPr="00C66689" w:rsidRDefault="00BE0467" w:rsidP="00726732">
      <w:pPr>
        <w:pStyle w:val="NoSpacing"/>
        <w:rPr>
          <w:rFonts w:ascii="Montserrat" w:hAnsi="Montserrat"/>
          <w:sz w:val="24"/>
        </w:rPr>
      </w:pPr>
    </w:p>
    <w:p w14:paraId="03EE064B" w14:textId="77777777" w:rsidR="00BE0467" w:rsidRPr="00C66689" w:rsidRDefault="00C66689" w:rsidP="00726732">
      <w:pPr>
        <w:pStyle w:val="NoSpacing"/>
        <w:rPr>
          <w:rFonts w:ascii="Montserrat" w:hAnsi="Montserrat"/>
          <w:sz w:val="24"/>
        </w:rPr>
      </w:pPr>
      <w:r w:rsidRPr="00C66689">
        <w:rPr>
          <w:rFonts w:ascii="Montserrat" w:hAnsi="Montserrat"/>
          <w:sz w:val="24"/>
        </w:rPr>
        <w:tab/>
        <w:t>Ember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14:paraId="5D74119C" w14:textId="77777777" w:rsidR="00BE0467" w:rsidRPr="00C66689" w:rsidRDefault="00BE0467" w:rsidP="00726732">
      <w:pPr>
        <w:pStyle w:val="NoSpacing"/>
        <w:rPr>
          <w:rFonts w:ascii="Montserrat" w:hAnsi="Montserrat"/>
          <w:sz w:val="24"/>
        </w:rPr>
      </w:pPr>
    </w:p>
    <w:p w14:paraId="48D46783"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Nume’s probing caused a sudden flashback for ember. In spite of her youth, ember was naomna for a very short period and the result was catastrophic. Aeth thought she could deal with it, but the very idea that the discipline required her to give herself to strangers disturbed her deeply. </w:t>
      </w:r>
    </w:p>
    <w:p w14:paraId="1793DE44" w14:textId="77777777" w:rsidR="00BE0467" w:rsidRPr="00C66689" w:rsidRDefault="00BE0467" w:rsidP="00726732">
      <w:pPr>
        <w:pStyle w:val="NoSpacing"/>
        <w:rPr>
          <w:rFonts w:ascii="Montserrat" w:hAnsi="Montserrat"/>
          <w:sz w:val="24"/>
        </w:rPr>
      </w:pPr>
    </w:p>
    <w:p w14:paraId="1EC289BB" w14:textId="77777777" w:rsidR="00BE0467" w:rsidRPr="00C66689" w:rsidRDefault="00C66689" w:rsidP="00726732">
      <w:pPr>
        <w:pStyle w:val="NoSpacing"/>
        <w:rPr>
          <w:rFonts w:ascii="Montserrat" w:hAnsi="Montserrat"/>
          <w:sz w:val="24"/>
        </w:rPr>
      </w:pPr>
      <w:r w:rsidRPr="00C66689">
        <w:rPr>
          <w:rFonts w:ascii="Montserrat" w:hAnsi="Montserrat"/>
          <w:sz w:val="24"/>
        </w:rPr>
        <w:tab/>
        <w:t>Alter to fit—the assault on the beach and her resulting exile. &lt;though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Aeth caught her when she arrived at camp covered in blood and learned what happened. Ember begg</w:t>
      </w:r>
      <w:r w:rsidRPr="00C66689">
        <w:rPr>
          <w:rFonts w:ascii="Montserrat" w:hAnsi="Montserrat"/>
          <w:sz w:val="24"/>
        </w:rPr>
        <w:t xml:space="preserve">ed him to let her skip the discipline, over which they argued violently. Aeth refused to grant her request, to which answer ember rejected the discipline altogether. Furious, aeth expelled her from the jentempas, refusing also to protect her from the wrath of the houses her victims belonged to. If not for a’nae, ember might well have been caught and executed by the mob that came to the camp.&gt; </w:t>
      </w:r>
    </w:p>
    <w:p w14:paraId="282A9929" w14:textId="77777777" w:rsidR="00BE0467" w:rsidRPr="00C66689" w:rsidRDefault="00BE0467" w:rsidP="00726732">
      <w:pPr>
        <w:pStyle w:val="NoSpacing"/>
        <w:rPr>
          <w:rFonts w:ascii="Montserrat" w:hAnsi="Montserrat"/>
          <w:sz w:val="24"/>
        </w:rPr>
      </w:pPr>
    </w:p>
    <w:p w14:paraId="054285A7"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received into the household and honored with the traditional feast. Before the meal, the issue of what to do with ember was raised. The empress had something in mind but said nothing on these thoughts, instead referring to the request made by a’nae for hospitality for her daughter in exchange for her obedience. Ember was required to take up duties in the house and enroll in school. Not an anim, as she had always been, but to begin in first, anin, and as soon as possible, anii. Ember’s reception w</w:t>
      </w:r>
      <w:r w:rsidRPr="00C66689">
        <w:rPr>
          <w:rFonts w:ascii="Montserrat" w:hAnsi="Montserrat"/>
          <w:sz w:val="24"/>
        </w:rPr>
        <w:t>as private, among the household only; introducing many of them to each other.</w:t>
      </w:r>
    </w:p>
    <w:p w14:paraId="640DFD48" w14:textId="77777777" w:rsidR="00BE0467" w:rsidRPr="00C66689" w:rsidRDefault="00BE0467" w:rsidP="00726732">
      <w:pPr>
        <w:pStyle w:val="NoSpacing"/>
        <w:rPr>
          <w:rFonts w:ascii="Montserrat" w:hAnsi="Montserrat"/>
          <w:sz w:val="24"/>
        </w:rPr>
      </w:pPr>
    </w:p>
    <w:p w14:paraId="07BA940B" w14:textId="77777777" w:rsidR="00BE0467" w:rsidRPr="00C66689" w:rsidRDefault="00C66689" w:rsidP="00726732">
      <w:pPr>
        <w:pStyle w:val="NoSpacing"/>
        <w:rPr>
          <w:rFonts w:ascii="Montserrat" w:hAnsi="Montserrat"/>
          <w:sz w:val="24"/>
        </w:rPr>
      </w:pPr>
      <w:r w:rsidRPr="00C66689">
        <w:rPr>
          <w:rFonts w:ascii="Montserrat" w:hAnsi="Montserrat"/>
          <w:sz w:val="24"/>
        </w:rPr>
        <w:tab/>
        <w:t>Ember’s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ja’nae, ember was a quietly considered for a more useful purpose, given her presence in her mother’s place. These considerations mold the direction the empress takes with the conversation.</w:t>
      </w:r>
    </w:p>
    <w:p w14:paraId="1BCE1828" w14:textId="77777777" w:rsidR="00BE0467" w:rsidRPr="00C66689" w:rsidRDefault="00BE0467" w:rsidP="00726732">
      <w:pPr>
        <w:pStyle w:val="NoSpacing"/>
        <w:rPr>
          <w:rFonts w:ascii="Montserrat" w:hAnsi="Montserrat"/>
          <w:sz w:val="24"/>
        </w:rPr>
      </w:pPr>
    </w:p>
    <w:p w14:paraId="4C8165D0"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a witness as a’nae steals in during the night to appeal to her mother for a favor in spite of having forsaken her house name. In the hope that her legitimate children would fulfill the bloodline’s legacy, a’nae had committed herself to the most dangerous path. The empress agrees to make a place in her home for three of her daughter’s illegitimate children in the hope that she would be able to regain a place in her daughter’s heart.</w:t>
      </w:r>
    </w:p>
    <w:p w14:paraId="1B2BA7A5" w14:textId="77777777" w:rsidR="00BE0467" w:rsidRPr="00C66689" w:rsidRDefault="00BE0467" w:rsidP="00726732">
      <w:pPr>
        <w:pStyle w:val="NoSpacing"/>
        <w:rPr>
          <w:rFonts w:ascii="Montserrat" w:hAnsi="Montserrat"/>
          <w:sz w:val="24"/>
        </w:rPr>
      </w:pPr>
    </w:p>
    <w:p w14:paraId="74CB1890" w14:textId="77777777" w:rsidR="00BE0467" w:rsidRPr="00C66689" w:rsidRDefault="00C66689" w:rsidP="00726732">
      <w:pPr>
        <w:pStyle w:val="NoSpacing"/>
        <w:rPr>
          <w:rFonts w:ascii="Montserrat" w:hAnsi="Montserrat"/>
          <w:sz w:val="24"/>
        </w:rPr>
      </w:pPr>
      <w:r w:rsidRPr="00C66689">
        <w:rPr>
          <w:rFonts w:ascii="Montserrat" w:hAnsi="Montserrat"/>
          <w:sz w:val="24"/>
        </w:rPr>
        <w:tab/>
        <w:t>Ember does not know how to sleep in the comfort of her house. She was not sure about the wisdom of going night stalking according to her habit. She reflects on part of the conspiracy she was born into. In order to learn how great the difference between what she seemed to be and what her kind really was, she had passed through the affirmation. She slips through the sleeping house and overhears the exchange between her mother and grandmother.</w:t>
      </w:r>
    </w:p>
    <w:p w14:paraId="2E7A5249" w14:textId="77777777" w:rsidR="00BE0467" w:rsidRPr="00C66689" w:rsidRDefault="00BE0467" w:rsidP="00726732">
      <w:pPr>
        <w:pStyle w:val="NoSpacing"/>
        <w:rPr>
          <w:rFonts w:ascii="Montserrat" w:hAnsi="Montserrat"/>
          <w:sz w:val="24"/>
        </w:rPr>
      </w:pPr>
    </w:p>
    <w:p w14:paraId="25B38BAB" w14:textId="77777777" w:rsidR="00BE0467" w:rsidRPr="00C66689" w:rsidRDefault="00C66689" w:rsidP="00726732">
      <w:pPr>
        <w:pStyle w:val="NoSpacing"/>
        <w:rPr>
          <w:rFonts w:ascii="Montserrat" w:hAnsi="Montserrat"/>
          <w:sz w:val="24"/>
        </w:rPr>
      </w:pPr>
      <w:r w:rsidRPr="00C66689">
        <w:rPr>
          <w:rFonts w:ascii="Montserrat" w:hAnsi="Montserrat"/>
          <w:sz w:val="24"/>
        </w:rPr>
        <w:tab/>
        <w:t>A’nae’s visit significantly changes ja’nae’s plans for answering teyn’s challenge. The purpose of requiring ember to study in the schools of anin and anii now must involve preparations necessary for her to bear the mantle of house head. What was at first a notion had been strengthened by a’nae’s rejection of her right to title. Sensing that there was no time to waste...</w:t>
      </w:r>
    </w:p>
    <w:p w14:paraId="7401EE18" w14:textId="77777777" w:rsidR="00BE0467" w:rsidRPr="00C66689" w:rsidRDefault="00BE0467" w:rsidP="00726732">
      <w:pPr>
        <w:pStyle w:val="NoSpacing"/>
        <w:rPr>
          <w:rFonts w:ascii="Montserrat" w:hAnsi="Montserrat"/>
          <w:sz w:val="24"/>
        </w:rPr>
      </w:pPr>
    </w:p>
    <w:p w14:paraId="0917F9CC"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secret—house ara descends from avael—a child, ara, conceived to carry on the seed taken from the wreckage of avael nineveh’s body. A’nae knew because was the last to carry the seed of ember/kev. Jil knew because he had to be the conduit of the message to awaken the seed and gave legitimacy to their births. Aeth knew because he had to train ember and kev. Between them ember and or kev hold the key to reopening the seal of anth, which makes either of them priceless to dragons. The empress was made aware </w:t>
      </w:r>
      <w:r w:rsidRPr="00C66689">
        <w:rPr>
          <w:rFonts w:ascii="Montserrat" w:hAnsi="Montserrat"/>
          <w:sz w:val="24"/>
        </w:rPr>
        <w:t>of the situation as a’nae confides in her. Beyond that what each knew was less than certain and questionably accurate. Ember was only confused by what little of the conversation she overhears.</w:t>
      </w:r>
    </w:p>
    <w:p w14:paraId="77D6A9F3" w14:textId="77777777" w:rsidR="00BE0467" w:rsidRPr="00C66689" w:rsidRDefault="00BE0467" w:rsidP="00726732">
      <w:pPr>
        <w:pStyle w:val="NoSpacing"/>
        <w:rPr>
          <w:rFonts w:ascii="Montserrat" w:hAnsi="Montserrat"/>
          <w:sz w:val="24"/>
        </w:rPr>
      </w:pPr>
    </w:p>
    <w:p w14:paraId="0142BAE1"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Ember was in for a rude awakening. With no hesitation, ember was thrust into the thick of the local school community. Almost out of habit, she was determined to enter the company of her peers as an enigma. In spite of nume’s protests, she defends her right to innocent misdirection; maintaining that it was not misdirection but part of her character—and what others interpret was their business, not hers. But what she hints disturbs nume even more.</w:t>
      </w:r>
    </w:p>
    <w:p w14:paraId="7807F6EB" w14:textId="77777777" w:rsidR="00BE0467" w:rsidRPr="00C66689" w:rsidRDefault="00BE0467" w:rsidP="00726732">
      <w:pPr>
        <w:pStyle w:val="NoSpacing"/>
        <w:rPr>
          <w:rFonts w:ascii="Montserrat" w:hAnsi="Montserrat"/>
          <w:sz w:val="24"/>
        </w:rPr>
      </w:pPr>
    </w:p>
    <w:p w14:paraId="64988384"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counseled by the empress on the requirements she would have to meet in her education. Due to some important family business, she must begin at jutaicho without escort and introduction from her cousins, for whom she was to carry a message excusing them from their classes.</w:t>
      </w:r>
    </w:p>
    <w:p w14:paraId="49FA44C8" w14:textId="77777777" w:rsidR="00BE0467" w:rsidRPr="00C66689" w:rsidRDefault="00BE0467" w:rsidP="00726732">
      <w:pPr>
        <w:pStyle w:val="NoSpacing"/>
        <w:rPr>
          <w:rFonts w:ascii="Montserrat" w:hAnsi="Montserrat"/>
          <w:sz w:val="24"/>
        </w:rPr>
      </w:pPr>
    </w:p>
    <w:p w14:paraId="212D80BA"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ember’s age find it natural to assume her a boy with delicate features rather than a tom boy, as she had intended. </w:t>
      </w:r>
    </w:p>
    <w:p w14:paraId="69B031C4" w14:textId="77777777" w:rsidR="00BE0467" w:rsidRPr="00C66689" w:rsidRDefault="00BE0467" w:rsidP="00726732">
      <w:pPr>
        <w:pStyle w:val="NoSpacing"/>
        <w:rPr>
          <w:rFonts w:ascii="Montserrat" w:hAnsi="Montserrat"/>
          <w:sz w:val="24"/>
        </w:rPr>
      </w:pPr>
    </w:p>
    <w:p w14:paraId="27721002" w14:textId="77777777" w:rsidR="00BE0467" w:rsidRPr="00C66689" w:rsidRDefault="00C66689" w:rsidP="00726732">
      <w:pPr>
        <w:pStyle w:val="NoSpacing"/>
        <w:rPr>
          <w:rFonts w:ascii="Montserrat" w:hAnsi="Montserrat"/>
          <w:sz w:val="24"/>
        </w:rPr>
      </w:pPr>
      <w:r w:rsidRPr="00C66689">
        <w:rPr>
          <w:rFonts w:ascii="Montserrat" w:hAnsi="Montserrat"/>
          <w:sz w:val="24"/>
        </w:rPr>
        <w:tab/>
        <w:t>When she first lays eyes on ember, ojen falls for her. To a dragon, the light of a phoenix was like a candle to a moth. To ojen—a dragonchild—ember’s light was totally irresistible. Naturally, ember remains almost blind to this deep affection.</w:t>
      </w:r>
    </w:p>
    <w:p w14:paraId="5DDCF477" w14:textId="77777777" w:rsidR="00BE0467" w:rsidRPr="00C66689" w:rsidRDefault="00BE0467" w:rsidP="00726732">
      <w:pPr>
        <w:pStyle w:val="NoSpacing"/>
        <w:rPr>
          <w:rFonts w:ascii="Montserrat" w:hAnsi="Montserrat"/>
          <w:sz w:val="24"/>
        </w:rPr>
      </w:pPr>
    </w:p>
    <w:p w14:paraId="009B6DF9" w14:textId="77777777" w:rsidR="00BE0467" w:rsidRPr="00C66689" w:rsidRDefault="00C66689" w:rsidP="00726732">
      <w:pPr>
        <w:pStyle w:val="NoSpacing"/>
        <w:rPr>
          <w:rFonts w:ascii="Montserrat" w:hAnsi="Montserrat"/>
          <w:sz w:val="24"/>
        </w:rPr>
      </w:pPr>
      <w:r w:rsidRPr="00C66689">
        <w:rPr>
          <w:rFonts w:ascii="Montserrat" w:hAnsi="Montserrat"/>
          <w:sz w:val="24"/>
        </w:rPr>
        <w:tab/>
        <w:t>Ember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14:paraId="65D69CC8" w14:textId="77777777" w:rsidR="00BE0467" w:rsidRPr="00C66689" w:rsidRDefault="00BE0467" w:rsidP="00726732">
      <w:pPr>
        <w:pStyle w:val="NoSpacing"/>
        <w:rPr>
          <w:rFonts w:ascii="Montserrat" w:hAnsi="Montserrat"/>
          <w:sz w:val="24"/>
        </w:rPr>
      </w:pPr>
    </w:p>
    <w:p w14:paraId="75498EC1" w14:textId="77777777" w:rsidR="00BE0467" w:rsidRPr="00C66689" w:rsidRDefault="00C66689" w:rsidP="00726732">
      <w:pPr>
        <w:pStyle w:val="NoSpacing"/>
        <w:rPr>
          <w:rFonts w:ascii="Montserrat" w:hAnsi="Montserrat"/>
          <w:sz w:val="24"/>
        </w:rPr>
      </w:pPr>
      <w:r w:rsidRPr="00C66689">
        <w:rPr>
          <w:rFonts w:ascii="Montserrat" w:hAnsi="Montserrat"/>
          <w:sz w:val="24"/>
        </w:rPr>
        <w:tab/>
        <w:t>The latter third of ember’s siblings await ember at taelnihyar, sent by a’nae from the dissolved jentempas. Ja’nae, ember, her siblings and their cousins all sit down to a second reception feast. The gathering turns into something of a house meeting, where they were all brought up to date on the situation facing the empress and thus the house. For many of these youngsters, it was the first time they had had to deal with the full weight of the masquerade of their species. Some rules were established to ease</w:t>
      </w:r>
      <w:r w:rsidRPr="00C66689">
        <w:rPr>
          <w:rFonts w:ascii="Montserrat" w:hAnsi="Montserrat"/>
          <w:sz w:val="24"/>
        </w:rPr>
        <w:t xml:space="preserve"> the integration of the four children of a’nae with the complications of society.</w:t>
      </w:r>
    </w:p>
    <w:p w14:paraId="21F66F36" w14:textId="77777777" w:rsidR="00BE0467" w:rsidRPr="00C66689" w:rsidRDefault="00BE0467" w:rsidP="00726732">
      <w:pPr>
        <w:pStyle w:val="NoSpacing"/>
        <w:rPr>
          <w:rFonts w:ascii="Montserrat" w:hAnsi="Montserrat"/>
          <w:sz w:val="24"/>
        </w:rPr>
      </w:pPr>
    </w:p>
    <w:p w14:paraId="06153014"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14:paraId="75E23159" w14:textId="77777777" w:rsidR="00BE0467" w:rsidRPr="00C66689" w:rsidRDefault="00BE0467" w:rsidP="00726732">
      <w:pPr>
        <w:pStyle w:val="NoSpacing"/>
        <w:rPr>
          <w:rFonts w:ascii="Montserrat" w:hAnsi="Montserrat"/>
          <w:sz w:val="24"/>
        </w:rPr>
      </w:pPr>
    </w:p>
    <w:p w14:paraId="018C2B7B"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all but immediately sorts herself out in the local school community. The empress had outlined to her the priorities for her anin paths. Most particularly, she attached to a mentor to save her from the disgrace of her illiteracy. By her third day in attendance, she had some idea of how things would proceed for a pace. The empress takes her measure and decides that ember had all the qualifications necessary for a first sword, but as an heir she lacks the preparation for authority and leadership.</w:t>
      </w:r>
    </w:p>
    <w:p w14:paraId="796CC2CE" w14:textId="77777777" w:rsidR="00BE0467" w:rsidRPr="00C66689" w:rsidRDefault="00BE0467" w:rsidP="00726732">
      <w:pPr>
        <w:pStyle w:val="NoSpacing"/>
        <w:rPr>
          <w:rFonts w:ascii="Montserrat" w:hAnsi="Montserrat"/>
          <w:sz w:val="24"/>
        </w:rPr>
      </w:pPr>
    </w:p>
    <w:p w14:paraId="5C7A50B9"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Among her new peers a growing crowd of friends, allies, competitors and such had begun to gather. Attention comes gradually but steadily around ember—from muses and mentors, other heirs and nobles, suitors and seducers, artists of name, and even her own siblings as they catch up to her and events move on. </w:t>
      </w:r>
    </w:p>
    <w:p w14:paraId="5B77A033" w14:textId="77777777" w:rsidR="00BE0467" w:rsidRPr="00C66689" w:rsidRDefault="00BE0467" w:rsidP="00726732">
      <w:pPr>
        <w:pStyle w:val="NoSpacing"/>
        <w:rPr>
          <w:rFonts w:ascii="Montserrat" w:hAnsi="Montserrat"/>
          <w:sz w:val="24"/>
        </w:rPr>
      </w:pPr>
    </w:p>
    <w:p w14:paraId="174999F3" w14:textId="77777777" w:rsidR="00BE0467" w:rsidRPr="00C66689" w:rsidRDefault="00C66689" w:rsidP="00726732">
      <w:pPr>
        <w:pStyle w:val="NoSpacing"/>
        <w:rPr>
          <w:rFonts w:ascii="Montserrat" w:hAnsi="Montserrat"/>
          <w:sz w:val="24"/>
        </w:rPr>
      </w:pPr>
      <w:r w:rsidRPr="00C66689">
        <w:rPr>
          <w:rFonts w:ascii="Montserrat" w:hAnsi="Montserrat"/>
          <w:sz w:val="24"/>
        </w:rPr>
        <w:tab/>
        <w:t>Some of boys—ember’s new classmates—take exception to her enigmatic character and background and so begin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w:t>
      </w:r>
      <w:r w:rsidRPr="00C66689">
        <w:rPr>
          <w:rFonts w:ascii="Montserrat" w:hAnsi="Montserrat"/>
          <w:sz w:val="24"/>
        </w:rPr>
        <w:t>resolved feelings about her near rape to gravely compromise her judgment.</w:t>
      </w:r>
    </w:p>
    <w:p w14:paraId="7DA3B572" w14:textId="77777777" w:rsidR="00BE0467" w:rsidRPr="00C66689" w:rsidRDefault="00BE0467" w:rsidP="00726732">
      <w:pPr>
        <w:pStyle w:val="NoSpacing"/>
        <w:rPr>
          <w:rFonts w:ascii="Montserrat" w:hAnsi="Montserrat"/>
          <w:sz w:val="24"/>
        </w:rPr>
      </w:pPr>
    </w:p>
    <w:p w14:paraId="0C74E322"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Ana comes down out of xanadau caoi to investigate the rumor of the new kid in town who bears such a strong resemblance to her. Like aoun, ana got the strong feeling she knew ember from somewhere. Ana sees more than anyone else, and yet she mistakes ember for a being like ane who ana drags ember to meet. While figuring out each other’s secrets, the three become fast friends. This was the first time ember had ever met a jien and discovered what the difference really was. </w:t>
      </w:r>
    </w:p>
    <w:p w14:paraId="7B3A479F" w14:textId="77777777" w:rsidR="00BE0467" w:rsidRPr="00C66689" w:rsidRDefault="00BE0467" w:rsidP="00726732">
      <w:pPr>
        <w:pStyle w:val="NoSpacing"/>
        <w:rPr>
          <w:rFonts w:ascii="Montserrat" w:hAnsi="Montserrat"/>
          <w:sz w:val="24"/>
        </w:rPr>
      </w:pPr>
    </w:p>
    <w:p w14:paraId="05DA886A" w14:textId="77777777" w:rsidR="00BE0467" w:rsidRPr="00C66689" w:rsidRDefault="00C66689" w:rsidP="00726732">
      <w:pPr>
        <w:pStyle w:val="NoSpacing"/>
        <w:rPr>
          <w:rFonts w:ascii="Montserrat" w:hAnsi="Montserrat"/>
          <w:sz w:val="24"/>
        </w:rPr>
      </w:pPr>
      <w:r w:rsidRPr="00C66689">
        <w:rPr>
          <w:rFonts w:ascii="Montserrat" w:hAnsi="Montserrat"/>
          <w:sz w:val="24"/>
        </w:rPr>
        <w:tab/>
        <w:t>Ember breaks stride in the middle of a fight, her attention drawn to a commotion among the observers.</w:t>
      </w:r>
    </w:p>
    <w:p w14:paraId="2BB0027B" w14:textId="77777777" w:rsidR="00BE0467" w:rsidRPr="00C66689" w:rsidRDefault="00BE0467" w:rsidP="00726732">
      <w:pPr>
        <w:pStyle w:val="NoSpacing"/>
        <w:rPr>
          <w:rFonts w:ascii="Montserrat" w:hAnsi="Montserrat"/>
          <w:sz w:val="24"/>
        </w:rPr>
      </w:pPr>
    </w:p>
    <w:p w14:paraId="1A5BF676" w14:textId="77777777" w:rsidR="00BE0467" w:rsidRPr="00C66689" w:rsidRDefault="00C66689" w:rsidP="00726732">
      <w:pPr>
        <w:pStyle w:val="NoSpacing"/>
        <w:rPr>
          <w:rFonts w:ascii="Montserrat" w:hAnsi="Montserrat"/>
          <w:sz w:val="24"/>
        </w:rPr>
      </w:pPr>
      <w:r w:rsidRPr="00C66689">
        <w:rPr>
          <w:rFonts w:ascii="Montserrat" w:hAnsi="Montserrat"/>
          <w:sz w:val="24"/>
        </w:rPr>
        <w:tab/>
        <w:t>Ember turns and finds herself confronting her own image, a shock of recognition passes through her—different from the shockwave that passes through the crowd.</w:t>
      </w:r>
    </w:p>
    <w:p w14:paraId="550AD52C" w14:textId="77777777" w:rsidR="00BE0467" w:rsidRPr="00C66689" w:rsidRDefault="00BE0467" w:rsidP="00726732">
      <w:pPr>
        <w:pStyle w:val="NoSpacing"/>
        <w:rPr>
          <w:rFonts w:ascii="Montserrat" w:hAnsi="Montserrat"/>
          <w:sz w:val="24"/>
        </w:rPr>
      </w:pPr>
    </w:p>
    <w:p w14:paraId="1BA0DDB1" w14:textId="77777777" w:rsidR="00BE0467" w:rsidRPr="00C66689" w:rsidRDefault="00C66689" w:rsidP="00726732">
      <w:pPr>
        <w:pStyle w:val="NoSpacing"/>
        <w:rPr>
          <w:rFonts w:ascii="Montserrat" w:hAnsi="Montserrat"/>
          <w:sz w:val="24"/>
        </w:rPr>
      </w:pPr>
      <w:r w:rsidRPr="00C66689">
        <w:rPr>
          <w:rFonts w:ascii="Montserrat" w:hAnsi="Montserrat"/>
          <w:sz w:val="24"/>
        </w:rPr>
        <w:tab/>
        <w:t>Ember and ana draw close... “you’re not a boy... Unae, come with me... There’s someone you must meet...” Ana whispers.</w:t>
      </w:r>
    </w:p>
    <w:p w14:paraId="05658793" w14:textId="77777777" w:rsidR="00BE0467" w:rsidRPr="00C66689" w:rsidRDefault="00BE0467" w:rsidP="00726732">
      <w:pPr>
        <w:pStyle w:val="NoSpacing"/>
        <w:rPr>
          <w:rFonts w:ascii="Montserrat" w:hAnsi="Montserrat"/>
          <w:sz w:val="24"/>
        </w:rPr>
      </w:pPr>
    </w:p>
    <w:p w14:paraId="230ED5B1" w14:textId="77777777" w:rsidR="00BE0467" w:rsidRPr="00C66689" w:rsidRDefault="00C66689" w:rsidP="00726732">
      <w:pPr>
        <w:pStyle w:val="NoSpacing"/>
        <w:rPr>
          <w:rFonts w:ascii="Montserrat" w:hAnsi="Montserrat"/>
          <w:sz w:val="24"/>
        </w:rPr>
      </w:pPr>
      <w:r w:rsidRPr="00C66689">
        <w:rPr>
          <w:rFonts w:ascii="Montserrat" w:hAnsi="Montserrat"/>
          <w:sz w:val="24"/>
        </w:rPr>
        <w:tab/>
        <w:t>A small commotion ensues as the muse leaves with ember.</w:t>
      </w:r>
    </w:p>
    <w:p w14:paraId="0B289F20" w14:textId="77777777" w:rsidR="00BE0467" w:rsidRPr="00C66689" w:rsidRDefault="00BE0467" w:rsidP="00726732">
      <w:pPr>
        <w:pStyle w:val="NoSpacing"/>
        <w:rPr>
          <w:rFonts w:ascii="Montserrat" w:hAnsi="Montserrat"/>
          <w:sz w:val="24"/>
        </w:rPr>
      </w:pPr>
    </w:p>
    <w:p w14:paraId="306D4E77" w14:textId="77777777" w:rsidR="00BE0467" w:rsidRPr="00C66689" w:rsidRDefault="00C66689" w:rsidP="00726732">
      <w:pPr>
        <w:pStyle w:val="NoSpacing"/>
        <w:rPr>
          <w:rFonts w:ascii="Montserrat" w:hAnsi="Montserrat"/>
          <w:sz w:val="24"/>
        </w:rPr>
      </w:pPr>
      <w:r w:rsidRPr="00C66689">
        <w:rPr>
          <w:rFonts w:ascii="Montserrat" w:hAnsi="Montserrat"/>
          <w:sz w:val="24"/>
        </w:rPr>
        <w:tab/>
        <w:t>Ember returns home late from xanadau caoi</w:t>
      </w:r>
      <w:r w:rsidRPr="00C66689">
        <w:rPr>
          <w:rFonts w:ascii="Montserrat" w:hAnsi="Montserrat"/>
          <w:sz w:val="24"/>
        </w:rPr>
        <w:t xml:space="preserve"> and catches up with the news. Her father and her older brother and sisters had arrived in her mother’s wake and taken up residence with her father’s house. Ember also discovers that a’nae, shin and shen were staying at jukaeyo with aet’idiamas.</w:t>
      </w:r>
    </w:p>
    <w:p w14:paraId="6C67FBC7" w14:textId="77777777" w:rsidR="00BE0467" w:rsidRPr="00C66689" w:rsidRDefault="00BE0467" w:rsidP="00726732">
      <w:pPr>
        <w:pStyle w:val="NoSpacing"/>
        <w:rPr>
          <w:rFonts w:ascii="Montserrat" w:hAnsi="Montserrat"/>
          <w:sz w:val="24"/>
        </w:rPr>
      </w:pPr>
    </w:p>
    <w:p w14:paraId="6C32E53F" w14:textId="77777777" w:rsidR="00BE0467" w:rsidRPr="00C66689" w:rsidRDefault="00C66689" w:rsidP="00726732">
      <w:pPr>
        <w:pStyle w:val="NoSpacing"/>
        <w:rPr>
          <w:rFonts w:ascii="Montserrat" w:hAnsi="Montserrat"/>
          <w:sz w:val="24"/>
        </w:rPr>
      </w:pPr>
      <w:r w:rsidRPr="00C66689">
        <w:rPr>
          <w:rFonts w:ascii="Montserrat" w:hAnsi="Montserrat"/>
          <w:sz w:val="24"/>
        </w:rPr>
        <w:tab/>
        <w:t>Ember’s mother and grandmother still barely speak to one another and ember’s grandmother would not abide the presence of ember’s father—who she feels failed her daughter. Aeph didn’t fail his daughter, however. Her childhood and youth prepared her to meet far greater demands than attaining the status of her noble heritage. Aeph provided her with some of his own formidable martial skills encouraged her to develop far more of her native ability than her devotions could account for.</w:t>
      </w:r>
    </w:p>
    <w:p w14:paraId="779187B6" w14:textId="77777777" w:rsidR="00BE0467" w:rsidRPr="00C66689" w:rsidRDefault="00BE0467" w:rsidP="00726732">
      <w:pPr>
        <w:pStyle w:val="NoSpacing"/>
        <w:rPr>
          <w:rFonts w:ascii="Montserrat" w:hAnsi="Montserrat"/>
          <w:sz w:val="24"/>
        </w:rPr>
      </w:pPr>
    </w:p>
    <w:p w14:paraId="25104BA0" w14:textId="77777777" w:rsidR="00BE0467" w:rsidRPr="00C66689" w:rsidRDefault="00C66689" w:rsidP="00726732">
      <w:pPr>
        <w:pStyle w:val="NoSpacing"/>
        <w:rPr>
          <w:rFonts w:ascii="Montserrat" w:hAnsi="Montserrat"/>
          <w:sz w:val="24"/>
        </w:rPr>
      </w:pPr>
      <w:r w:rsidRPr="00C66689">
        <w:rPr>
          <w:rFonts w:ascii="Montserrat" w:hAnsi="Montserrat"/>
          <w:sz w:val="24"/>
        </w:rPr>
        <w:tab/>
        <w:t>Ember’s introduction into the court—for recognition of her right to title—starts a second ripple, expanding the sphere of disturbances and provoking a wider circle of interest and intrigue.</w:t>
      </w:r>
    </w:p>
    <w:p w14:paraId="7D32125C" w14:textId="77777777" w:rsidR="00BE0467" w:rsidRPr="00C66689" w:rsidRDefault="00BE0467" w:rsidP="00726732">
      <w:pPr>
        <w:pStyle w:val="NoSpacing"/>
        <w:rPr>
          <w:rFonts w:ascii="Montserrat" w:hAnsi="Montserrat"/>
          <w:sz w:val="24"/>
        </w:rPr>
      </w:pPr>
    </w:p>
    <w:p w14:paraId="04F76071" w14:textId="77777777" w:rsidR="00BE0467" w:rsidRPr="00C66689" w:rsidRDefault="00C66689" w:rsidP="00726732">
      <w:pPr>
        <w:pStyle w:val="NoSpacing"/>
        <w:rPr>
          <w:rFonts w:ascii="Montserrat" w:hAnsi="Montserrat"/>
          <w:sz w:val="24"/>
        </w:rPr>
      </w:pPr>
      <w:r w:rsidRPr="00C66689">
        <w:rPr>
          <w:rFonts w:ascii="Montserrat" w:hAnsi="Montserrat"/>
          <w:sz w:val="24"/>
        </w:rPr>
        <w:tab/>
        <w:t>The empress finally stages a full formal reception for her grand children at the end of ember’s first week. To ja’nae’s dismay, ember turns up outfitted for her devotion, an unsheathed sword, which so strongly projects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14:paraId="213B7CD6" w14:textId="77777777" w:rsidR="00BE0467" w:rsidRPr="00C66689" w:rsidRDefault="00BE0467" w:rsidP="00726732">
      <w:pPr>
        <w:pStyle w:val="NoSpacing"/>
        <w:rPr>
          <w:rFonts w:ascii="Montserrat" w:hAnsi="Montserrat"/>
          <w:sz w:val="24"/>
        </w:rPr>
      </w:pPr>
    </w:p>
    <w:p w14:paraId="0230D08C" w14:textId="77777777" w:rsidR="00BE0467" w:rsidRPr="00C66689" w:rsidRDefault="00C66689" w:rsidP="00726732">
      <w:pPr>
        <w:pStyle w:val="NoSpacing"/>
        <w:rPr>
          <w:rFonts w:ascii="Montserrat" w:hAnsi="Montserrat"/>
          <w:sz w:val="24"/>
        </w:rPr>
      </w:pPr>
      <w:r w:rsidRPr="00C66689">
        <w:rPr>
          <w:rFonts w:ascii="Montserrat" w:hAnsi="Montserrat"/>
          <w:sz w:val="24"/>
        </w:rPr>
        <w:tab/>
        <w:t>Ember’s father, aeph, had inherited his family’s house and estate during his absence. Kev was thus near, under his father’s tutelage. Aeph intends to name kev his heir at the assembly the first day of the wend. The empress was appraised of these shifts by teyn. Teyn reluctantly nods to her plans to name ember before ennjeara was claimed by his illness.</w:t>
      </w:r>
    </w:p>
    <w:p w14:paraId="25BD442E" w14:textId="77777777" w:rsidR="00BE0467" w:rsidRPr="00C66689" w:rsidRDefault="00BE0467" w:rsidP="00726732">
      <w:pPr>
        <w:pStyle w:val="NoSpacing"/>
        <w:rPr>
          <w:rFonts w:ascii="Montserrat" w:hAnsi="Montserrat"/>
          <w:sz w:val="24"/>
        </w:rPr>
      </w:pPr>
    </w:p>
    <w:p w14:paraId="68ED70D4"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informed by the empress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780E56DE" w14:textId="77777777" w:rsidR="00BE0467" w:rsidRPr="00C66689" w:rsidRDefault="00BE0467" w:rsidP="00726732">
      <w:pPr>
        <w:pStyle w:val="NoSpacing"/>
        <w:rPr>
          <w:rFonts w:ascii="Montserrat" w:hAnsi="Montserrat"/>
          <w:sz w:val="24"/>
        </w:rPr>
      </w:pPr>
    </w:p>
    <w:p w14:paraId="59278B64" w14:textId="77777777" w:rsidR="00BE0467" w:rsidRPr="00C66689" w:rsidRDefault="00C66689" w:rsidP="00726732">
      <w:pPr>
        <w:pStyle w:val="NoSpacing"/>
        <w:rPr>
          <w:rFonts w:ascii="Montserrat" w:hAnsi="Montserrat"/>
          <w:sz w:val="24"/>
        </w:rPr>
      </w:pPr>
      <w:r w:rsidRPr="00C66689">
        <w:rPr>
          <w:rFonts w:ascii="Montserrat" w:hAnsi="Montserrat"/>
          <w:sz w:val="24"/>
        </w:rPr>
        <w:tab/>
        <w:t>The day after her reception ember was taken by the ear and dressed for a court appearance with her grandmother. She was dragged along in ignorance, at the considered design of her house head. Ember watches the proceedings with rabid interest until suddenly the empress steps out to bid a suit. The empress announces that due to the confirmation of her son’s mortal illness she had chosen a new heir. Ember sits mute with shock as the empress asks the court for its ruling on her grandchild whom they were introd</w:t>
      </w:r>
      <w:r w:rsidRPr="00C66689">
        <w:rPr>
          <w:rFonts w:ascii="Montserrat" w:hAnsi="Montserrat"/>
          <w:sz w:val="24"/>
        </w:rPr>
        <w:t>uced to at the reception. The court confirms her candidate and summons ember to the floor. Ember steels her self to advance to the center of the hall and the assembly erupts into an uproar.</w:t>
      </w:r>
    </w:p>
    <w:p w14:paraId="5D1B6833" w14:textId="77777777" w:rsidR="00BE0467" w:rsidRPr="00C66689" w:rsidRDefault="00BE0467" w:rsidP="00726732">
      <w:pPr>
        <w:pStyle w:val="NoSpacing"/>
        <w:rPr>
          <w:rFonts w:ascii="Montserrat" w:hAnsi="Montserrat"/>
          <w:sz w:val="24"/>
        </w:rPr>
      </w:pPr>
    </w:p>
    <w:p w14:paraId="7F794371"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ember’s new friends. </w:t>
      </w:r>
    </w:p>
    <w:p w14:paraId="6A1D3ADD" w14:textId="77777777" w:rsidR="00BE0467" w:rsidRPr="00C66689" w:rsidRDefault="00BE0467" w:rsidP="00726732">
      <w:pPr>
        <w:pStyle w:val="NoSpacing"/>
        <w:rPr>
          <w:rFonts w:ascii="Montserrat" w:hAnsi="Montserrat"/>
          <w:sz w:val="24"/>
        </w:rPr>
      </w:pPr>
    </w:p>
    <w:p w14:paraId="7E681104" w14:textId="77777777" w:rsidR="00BE0467" w:rsidRPr="00C66689" w:rsidRDefault="00C66689" w:rsidP="00726732">
      <w:pPr>
        <w:pStyle w:val="NoSpacing"/>
        <w:rPr>
          <w:rFonts w:ascii="Montserrat" w:hAnsi="Montserrat"/>
          <w:sz w:val="24"/>
        </w:rPr>
      </w:pPr>
      <w:r w:rsidRPr="00C66689">
        <w:rPr>
          <w:rFonts w:ascii="Montserrat" w:hAnsi="Montserrat"/>
          <w:sz w:val="24"/>
        </w:rPr>
        <w:tab/>
        <w:t>“i don’t know what you expected, i am just me, neh?”</w:t>
      </w:r>
    </w:p>
    <w:p w14:paraId="7961B365" w14:textId="77777777" w:rsidR="00BE0467" w:rsidRPr="00C66689" w:rsidRDefault="00BE0467" w:rsidP="00726732">
      <w:pPr>
        <w:pStyle w:val="NoSpacing"/>
        <w:rPr>
          <w:rFonts w:ascii="Montserrat" w:hAnsi="Montserrat"/>
          <w:sz w:val="24"/>
        </w:rPr>
      </w:pPr>
    </w:p>
    <w:p w14:paraId="342C2E1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ember to advertise her self for suit and take bids for her marriage or defend her claim under the female inheritance laws from all comers through combat. In the face of the necessary compromise a daughter had </w:t>
      </w:r>
      <w:r w:rsidRPr="00C66689">
        <w:rPr>
          <w:rFonts w:ascii="Montserrat" w:hAnsi="Montserrat"/>
          <w:sz w:val="24"/>
        </w:rPr>
        <w:t>to make to inherit, ember furiously rebels. Standing in court, only just named heir to the house she rejects the issue of a suitor, forcing the empress to take a risk on her ability to fight her own fights.</w:t>
      </w:r>
    </w:p>
    <w:p w14:paraId="1DF100B3" w14:textId="77777777" w:rsidR="00BE0467" w:rsidRPr="00C66689" w:rsidRDefault="00BE0467" w:rsidP="00726732">
      <w:pPr>
        <w:pStyle w:val="NoSpacing"/>
        <w:rPr>
          <w:rFonts w:ascii="Montserrat" w:hAnsi="Montserrat"/>
          <w:sz w:val="24"/>
        </w:rPr>
      </w:pPr>
    </w:p>
    <w:p w14:paraId="41B48C6C" w14:textId="77777777" w:rsidR="00BE0467" w:rsidRPr="00C66689" w:rsidRDefault="00C66689" w:rsidP="00726732">
      <w:pPr>
        <w:pStyle w:val="NoSpacing"/>
        <w:rPr>
          <w:rFonts w:ascii="Montserrat" w:hAnsi="Montserrat"/>
          <w:sz w:val="24"/>
        </w:rPr>
      </w:pPr>
      <w:r w:rsidRPr="00C66689">
        <w:rPr>
          <w:rFonts w:ascii="Montserrat" w:hAnsi="Montserrat"/>
          <w:sz w:val="24"/>
        </w:rPr>
        <w:tab/>
        <w:t>Ember’s uncle, aeph’s twin, appears, contesting ember’s claim to the title of house ara, promoting his twin daughters by a’nae: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14:paraId="467BEA51" w14:textId="77777777" w:rsidR="00BE0467" w:rsidRPr="00C66689" w:rsidRDefault="00BE0467" w:rsidP="00726732">
      <w:pPr>
        <w:pStyle w:val="NoSpacing"/>
        <w:rPr>
          <w:rFonts w:ascii="Montserrat" w:hAnsi="Montserrat"/>
          <w:sz w:val="24"/>
        </w:rPr>
      </w:pPr>
    </w:p>
    <w:p w14:paraId="1AD91286" w14:textId="77777777" w:rsidR="00BE0467" w:rsidRPr="00C66689" w:rsidRDefault="00C66689" w:rsidP="00726732">
      <w:pPr>
        <w:pStyle w:val="NoSpacing"/>
        <w:rPr>
          <w:rFonts w:ascii="Montserrat" w:hAnsi="Montserrat"/>
          <w:sz w:val="24"/>
        </w:rPr>
      </w:pPr>
      <w:r w:rsidRPr="00C66689">
        <w:rPr>
          <w:rFonts w:ascii="Montserrat" w:hAnsi="Montserrat"/>
          <w:sz w:val="24"/>
        </w:rPr>
        <w:tab/>
        <w:t>Naturally the state opposes all three daughters in favor of the legal [by anii law], firstborn and male heir, kev. Ironically, kev’s claim to his father’s titles overrides any claims to his mother’s. Because the marriage of a’nae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w:t>
      </w:r>
      <w:r w:rsidRPr="00C66689">
        <w:rPr>
          <w:rFonts w:ascii="Montserrat" w:hAnsi="Montserrat"/>
          <w:sz w:val="24"/>
        </w:rPr>
        <w:t>ate to continue in their initial position.</w:t>
      </w:r>
    </w:p>
    <w:p w14:paraId="14A86424" w14:textId="77777777" w:rsidR="00BE0467" w:rsidRPr="00C66689" w:rsidRDefault="00BE0467" w:rsidP="00726732">
      <w:pPr>
        <w:pStyle w:val="NoSpacing"/>
        <w:rPr>
          <w:rFonts w:ascii="Montserrat" w:hAnsi="Montserrat"/>
          <w:sz w:val="24"/>
        </w:rPr>
      </w:pPr>
    </w:p>
    <w:p w14:paraId="1B167B2B" w14:textId="77777777" w:rsidR="00BE0467" w:rsidRPr="00C66689" w:rsidRDefault="00C66689" w:rsidP="00726732">
      <w:pPr>
        <w:pStyle w:val="NoSpacing"/>
        <w:rPr>
          <w:rFonts w:ascii="Montserrat" w:hAnsi="Montserrat"/>
          <w:sz w:val="24"/>
        </w:rPr>
      </w:pPr>
      <w:r w:rsidRPr="00C66689">
        <w:rPr>
          <w:rFonts w:ascii="Montserrat" w:hAnsi="Montserrat"/>
          <w:sz w:val="24"/>
        </w:rPr>
        <w:tab/>
        <w:t>As a result, ember, as the chosen heir was at once the principal opponent and nuptial prize for any man who could win the title from her.</w:t>
      </w:r>
    </w:p>
    <w:p w14:paraId="487FDC0A" w14:textId="77777777" w:rsidR="00BE0467" w:rsidRPr="00C66689" w:rsidRDefault="00BE0467" w:rsidP="00726732">
      <w:pPr>
        <w:pStyle w:val="NoSpacing"/>
        <w:rPr>
          <w:rFonts w:ascii="Montserrat" w:hAnsi="Montserrat"/>
          <w:sz w:val="24"/>
        </w:rPr>
      </w:pPr>
    </w:p>
    <w:p w14:paraId="6C29470B" w14:textId="77777777" w:rsidR="00BE0467" w:rsidRPr="00C66689" w:rsidRDefault="00C66689" w:rsidP="00726732">
      <w:pPr>
        <w:pStyle w:val="NoSpacing"/>
        <w:rPr>
          <w:rFonts w:ascii="Montserrat" w:hAnsi="Montserrat"/>
          <w:sz w:val="24"/>
        </w:rPr>
      </w:pPr>
      <w:r w:rsidRPr="00C66689">
        <w:rPr>
          <w:rFonts w:ascii="Montserrat" w:hAnsi="Montserrat"/>
          <w:sz w:val="24"/>
        </w:rPr>
        <w:tab/>
        <w:t>Unless kev chose to enter the contest and take his own sister as a prize to get it, a union of ara and avon was forestalled.</w:t>
      </w:r>
    </w:p>
    <w:p w14:paraId="069761EB" w14:textId="77777777" w:rsidR="00BE0467" w:rsidRPr="00C66689" w:rsidRDefault="00BE0467" w:rsidP="00726732">
      <w:pPr>
        <w:pStyle w:val="NoSpacing"/>
        <w:rPr>
          <w:rFonts w:ascii="Montserrat" w:hAnsi="Montserrat"/>
          <w:sz w:val="24"/>
        </w:rPr>
      </w:pPr>
    </w:p>
    <w:p w14:paraId="78941DA7" w14:textId="77777777" w:rsidR="00BE0467" w:rsidRPr="00C66689" w:rsidRDefault="00C66689" w:rsidP="00726732">
      <w:pPr>
        <w:pStyle w:val="NoSpacing"/>
        <w:rPr>
          <w:rFonts w:ascii="Montserrat" w:hAnsi="Montserrat"/>
          <w:sz w:val="24"/>
        </w:rPr>
      </w:pPr>
      <w:r w:rsidRPr="00C66689">
        <w:rPr>
          <w:rFonts w:ascii="Montserrat" w:hAnsi="Montserrat"/>
          <w:sz w:val="24"/>
        </w:rPr>
        <w:tab/>
        <w:t>Aeph</w:t>
      </w:r>
      <w:r w:rsidRPr="00C66689">
        <w:rPr>
          <w:rFonts w:ascii="Montserrat" w:hAnsi="Montserrat"/>
          <w:sz w:val="24"/>
        </w:rPr>
        <w:t xml:space="preserve">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14:paraId="65429317" w14:textId="77777777" w:rsidR="00BE0467" w:rsidRPr="00C66689" w:rsidRDefault="00BE0467" w:rsidP="00726732">
      <w:pPr>
        <w:pStyle w:val="NoSpacing"/>
        <w:rPr>
          <w:rFonts w:ascii="Montserrat" w:hAnsi="Montserrat"/>
          <w:sz w:val="24"/>
        </w:rPr>
      </w:pPr>
    </w:p>
    <w:p w14:paraId="4611CA46" w14:textId="77777777" w:rsidR="00BE0467" w:rsidRPr="00C66689" w:rsidRDefault="00C66689" w:rsidP="00726732">
      <w:pPr>
        <w:pStyle w:val="NoSpacing"/>
        <w:rPr>
          <w:rFonts w:ascii="Montserrat" w:hAnsi="Montserrat"/>
          <w:sz w:val="24"/>
        </w:rPr>
      </w:pPr>
      <w:r w:rsidRPr="00C66689">
        <w:rPr>
          <w:rFonts w:ascii="Montserrat" w:hAnsi="Montserrat"/>
          <w:sz w:val="24"/>
        </w:rPr>
        <w:tab/>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3389AF01" w14:textId="77777777" w:rsidR="00BE0467" w:rsidRPr="00C66689" w:rsidRDefault="00BE0467" w:rsidP="00726732">
      <w:pPr>
        <w:pStyle w:val="NoSpacing"/>
        <w:rPr>
          <w:rFonts w:ascii="Montserrat" w:hAnsi="Montserrat"/>
          <w:sz w:val="24"/>
        </w:rPr>
      </w:pPr>
    </w:p>
    <w:p w14:paraId="440B8F75" w14:textId="77777777" w:rsidR="00BE0467" w:rsidRPr="00C66689" w:rsidRDefault="00C66689" w:rsidP="00726732">
      <w:pPr>
        <w:pStyle w:val="NoSpacing"/>
        <w:rPr>
          <w:rFonts w:ascii="Montserrat" w:hAnsi="Montserrat"/>
          <w:sz w:val="24"/>
        </w:rPr>
      </w:pPr>
      <w:r w:rsidRPr="00C66689">
        <w:rPr>
          <w:rFonts w:ascii="Montserrat" w:hAnsi="Montserrat"/>
          <w:sz w:val="24"/>
        </w:rPr>
        <w:tab/>
        <w:t>The issue among the teen peer group becomes;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w:t>
      </w:r>
      <w:r w:rsidRPr="00C66689">
        <w:rPr>
          <w:rFonts w:ascii="Montserrat" w:hAnsi="Montserrat"/>
          <w:sz w:val="24"/>
        </w:rPr>
        <w:t>’s view of reality would prevail.</w:t>
      </w:r>
    </w:p>
    <w:p w14:paraId="0A8B4A08" w14:textId="77777777" w:rsidR="00BE0467" w:rsidRPr="00C66689" w:rsidRDefault="00BE0467" w:rsidP="00726732">
      <w:pPr>
        <w:pStyle w:val="NoSpacing"/>
        <w:rPr>
          <w:rFonts w:ascii="Montserrat" w:hAnsi="Montserrat"/>
          <w:sz w:val="24"/>
        </w:rPr>
      </w:pPr>
    </w:p>
    <w:p w14:paraId="1CA3D62C" w14:textId="77777777" w:rsidR="00BE0467" w:rsidRPr="00C66689" w:rsidRDefault="00C66689" w:rsidP="00726732">
      <w:pPr>
        <w:pStyle w:val="NoSpacing"/>
        <w:rPr>
          <w:rFonts w:ascii="Montserrat" w:hAnsi="Montserrat"/>
          <w:sz w:val="24"/>
        </w:rPr>
      </w:pPr>
      <w:r w:rsidRPr="00C66689">
        <w:rPr>
          <w:rFonts w:ascii="Montserrat" w:hAnsi="Montserrat"/>
          <w:sz w:val="24"/>
        </w:rPr>
        <w:tab/>
        <w:t>Syn begins to take an interest in ember for the same reasons ojen did, now that he realizes she was a girl.</w:t>
      </w:r>
    </w:p>
    <w:p w14:paraId="545C117A" w14:textId="77777777" w:rsidR="00BE0467" w:rsidRPr="00C66689" w:rsidRDefault="00BE0467" w:rsidP="00726732">
      <w:pPr>
        <w:pStyle w:val="NoSpacing"/>
        <w:rPr>
          <w:rFonts w:ascii="Montserrat" w:hAnsi="Montserrat"/>
          <w:sz w:val="24"/>
        </w:rPr>
      </w:pPr>
    </w:p>
    <w:p w14:paraId="6B1757B3"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When ember’s girlfriends encourage her to turn out in style, many of ember’s male friends twist their necks out of whack. A couple of such nights out cast an allure over ember that prompts a number of challenges to her right to title—with their eyes on the prize, the way the contract was traditionally written.</w:t>
      </w:r>
    </w:p>
    <w:p w14:paraId="798C5AD2" w14:textId="77777777" w:rsidR="00BE0467" w:rsidRPr="00C66689" w:rsidRDefault="00BE0467" w:rsidP="00726732">
      <w:pPr>
        <w:pStyle w:val="NoSpacing"/>
        <w:rPr>
          <w:rFonts w:ascii="Montserrat" w:hAnsi="Montserrat"/>
          <w:sz w:val="24"/>
        </w:rPr>
      </w:pPr>
    </w:p>
    <w:p w14:paraId="1885209B" w14:textId="77777777" w:rsidR="00BE0467" w:rsidRPr="00C66689" w:rsidRDefault="00C66689" w:rsidP="00726732">
      <w:pPr>
        <w:pStyle w:val="NoSpacing"/>
        <w:rPr>
          <w:rFonts w:ascii="Montserrat" w:hAnsi="Montserrat"/>
          <w:sz w:val="24"/>
        </w:rPr>
      </w:pPr>
      <w:r w:rsidRPr="00C66689">
        <w:rPr>
          <w:rFonts w:ascii="Montserrat" w:hAnsi="Montserrat"/>
          <w:sz w:val="24"/>
        </w:rPr>
        <w:tab/>
        <w:t>One of the boys new to her acquaintance, caval, had taken a marked interest in her and with tact and honesty begins to win some of her trust. He approaches as a friend.</w:t>
      </w:r>
    </w:p>
    <w:p w14:paraId="46408697" w14:textId="77777777" w:rsidR="00BE0467" w:rsidRPr="00C66689" w:rsidRDefault="00BE0467" w:rsidP="00726732">
      <w:pPr>
        <w:pStyle w:val="NoSpacing"/>
        <w:rPr>
          <w:rFonts w:ascii="Montserrat" w:hAnsi="Montserrat"/>
          <w:sz w:val="24"/>
        </w:rPr>
      </w:pPr>
    </w:p>
    <w:p w14:paraId="3478361C" w14:textId="77777777" w:rsidR="00BE0467" w:rsidRPr="00C66689" w:rsidRDefault="00C66689" w:rsidP="00726732">
      <w:pPr>
        <w:pStyle w:val="NoSpacing"/>
        <w:rPr>
          <w:rFonts w:ascii="Montserrat" w:hAnsi="Montserrat"/>
          <w:sz w:val="24"/>
        </w:rPr>
      </w:pPr>
      <w:r w:rsidRPr="00C66689">
        <w:rPr>
          <w:rFonts w:ascii="Montserrat" w:hAnsi="Montserrat"/>
          <w:sz w:val="24"/>
        </w:rPr>
        <w:tab/>
        <w:t>Most of the boys she had gained respect from now only see her as a girl to suit—ember could not comprehend this change in people she thought of as friends.</w:t>
      </w:r>
    </w:p>
    <w:p w14:paraId="02C08F31" w14:textId="77777777" w:rsidR="00BE0467" w:rsidRPr="00C66689" w:rsidRDefault="00BE0467" w:rsidP="00726732">
      <w:pPr>
        <w:pStyle w:val="NoSpacing"/>
        <w:rPr>
          <w:rFonts w:ascii="Montserrat" w:hAnsi="Montserrat"/>
          <w:sz w:val="24"/>
        </w:rPr>
      </w:pPr>
    </w:p>
    <w:p w14:paraId="3041F510" w14:textId="77777777" w:rsidR="00BE0467" w:rsidRPr="00C66689" w:rsidRDefault="00C66689" w:rsidP="00726732">
      <w:pPr>
        <w:pStyle w:val="NoSpacing"/>
        <w:rPr>
          <w:rFonts w:ascii="Montserrat" w:hAnsi="Montserrat"/>
          <w:sz w:val="24"/>
        </w:rPr>
      </w:pPr>
      <w:r w:rsidRPr="00C66689">
        <w:rPr>
          <w:rFonts w:ascii="Montserrat" w:hAnsi="Montserrat"/>
          <w:sz w:val="24"/>
        </w:rPr>
        <w:tab/>
        <w:t>The change in attitudes spreads to the families of her friends and allies. Ember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14:paraId="6D632B5F" w14:textId="77777777" w:rsidR="00BE0467" w:rsidRPr="00C66689" w:rsidRDefault="00BE0467" w:rsidP="00726732">
      <w:pPr>
        <w:pStyle w:val="NoSpacing"/>
        <w:rPr>
          <w:rFonts w:ascii="Montserrat" w:hAnsi="Montserrat"/>
          <w:sz w:val="24"/>
        </w:rPr>
      </w:pPr>
    </w:p>
    <w:p w14:paraId="1083D413"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and her strange androgyny continue to provide a tumultuous focus for the local youth. </w:t>
      </w:r>
    </w:p>
    <w:p w14:paraId="2C6B9A6C" w14:textId="77777777" w:rsidR="00BE0467" w:rsidRPr="00C66689" w:rsidRDefault="00BE0467" w:rsidP="00726732">
      <w:pPr>
        <w:pStyle w:val="NoSpacing"/>
        <w:rPr>
          <w:rFonts w:ascii="Montserrat" w:hAnsi="Montserrat"/>
          <w:sz w:val="24"/>
        </w:rPr>
      </w:pPr>
    </w:p>
    <w:p w14:paraId="370FD995"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Ember was becoming an unexpected protégé of the muses, anima and anime. It was within their domain to fulfill her anim training in the mnao and the anao. Unfortunately, it was a great disadvantage to be a mere exotic ideal in the company of those who patronize the muse. </w:t>
      </w:r>
    </w:p>
    <w:p w14:paraId="761AF361" w14:textId="77777777" w:rsidR="00BE0467" w:rsidRPr="00C66689" w:rsidRDefault="00BE0467" w:rsidP="00726732">
      <w:pPr>
        <w:pStyle w:val="NoSpacing"/>
        <w:rPr>
          <w:rFonts w:ascii="Montserrat" w:hAnsi="Montserrat"/>
          <w:sz w:val="24"/>
        </w:rPr>
      </w:pPr>
    </w:p>
    <w:p w14:paraId="02F7D0AB" w14:textId="77777777" w:rsidR="00BE0467" w:rsidRPr="00C66689" w:rsidRDefault="00C66689" w:rsidP="00726732">
      <w:pPr>
        <w:pStyle w:val="NoSpacing"/>
        <w:rPr>
          <w:rFonts w:ascii="Montserrat" w:hAnsi="Montserrat"/>
          <w:sz w:val="24"/>
        </w:rPr>
      </w:pPr>
      <w:r w:rsidRPr="00C66689">
        <w:rPr>
          <w:rFonts w:ascii="Montserrat" w:hAnsi="Montserrat"/>
          <w:sz w:val="24"/>
        </w:rPr>
        <w:tab/>
        <w:t>A virtual body double for the untouchable ana, ember might very easily find herself being pressed into use as the surrogate of coupling with the muse. Especially as a more sophisticated older crowd takes note of ember’s unique traits.</w:t>
      </w:r>
    </w:p>
    <w:p w14:paraId="780CF07B" w14:textId="77777777" w:rsidR="00BE0467" w:rsidRPr="00C66689" w:rsidRDefault="00BE0467" w:rsidP="00726732">
      <w:pPr>
        <w:pStyle w:val="NoSpacing"/>
        <w:rPr>
          <w:rFonts w:ascii="Montserrat" w:hAnsi="Montserrat"/>
          <w:sz w:val="24"/>
        </w:rPr>
      </w:pPr>
    </w:p>
    <w:p w14:paraId="2372A004" w14:textId="77777777" w:rsidR="00BE0467" w:rsidRPr="00C66689" w:rsidRDefault="00C66689" w:rsidP="00726732">
      <w:pPr>
        <w:pStyle w:val="NoSpacing"/>
        <w:rPr>
          <w:rFonts w:ascii="Montserrat" w:hAnsi="Montserrat"/>
          <w:sz w:val="24"/>
        </w:rPr>
      </w:pPr>
      <w:r w:rsidRPr="00C66689">
        <w:rPr>
          <w:rFonts w:ascii="Montserrat" w:hAnsi="Montserrat"/>
          <w:sz w:val="24"/>
        </w:rPr>
        <w:tab/>
        <w:t>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w:t>
      </w:r>
      <w:r w:rsidRPr="00C66689">
        <w:rPr>
          <w:rFonts w:ascii="Montserrat" w:hAnsi="Montserrat"/>
          <w:sz w:val="24"/>
        </w:rPr>
        <w:t xml:space="preserve"> not the only pursuit of ember going on either.</w:t>
      </w:r>
    </w:p>
    <w:p w14:paraId="7F717145" w14:textId="77777777" w:rsidR="00BE0467" w:rsidRPr="00C66689" w:rsidRDefault="00BE0467" w:rsidP="00726732">
      <w:pPr>
        <w:pStyle w:val="NoSpacing"/>
        <w:rPr>
          <w:rFonts w:ascii="Montserrat" w:hAnsi="Montserrat"/>
          <w:sz w:val="24"/>
        </w:rPr>
      </w:pPr>
    </w:p>
    <w:p w14:paraId="3E1370A2" w14:textId="77777777" w:rsidR="00BE0467" w:rsidRPr="00C66689" w:rsidRDefault="00C66689" w:rsidP="00726732">
      <w:pPr>
        <w:pStyle w:val="NoSpacing"/>
        <w:rPr>
          <w:rFonts w:ascii="Montserrat" w:hAnsi="Montserrat"/>
          <w:sz w:val="24"/>
        </w:rPr>
      </w:pPr>
      <w:r w:rsidRPr="00C66689">
        <w:rPr>
          <w:rFonts w:ascii="Montserrat" w:hAnsi="Montserrat"/>
          <w:sz w:val="24"/>
        </w:rPr>
        <w:tab/>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0AD4C767" w14:textId="77777777" w:rsidR="00BE0467" w:rsidRPr="00C66689" w:rsidRDefault="00BE0467" w:rsidP="00726732">
      <w:pPr>
        <w:pStyle w:val="NoSpacing"/>
        <w:rPr>
          <w:rFonts w:ascii="Montserrat" w:hAnsi="Montserrat"/>
          <w:sz w:val="24"/>
        </w:rPr>
      </w:pPr>
    </w:p>
    <w:p w14:paraId="1FF27803" w14:textId="77777777" w:rsidR="00BE0467" w:rsidRPr="00C66689" w:rsidRDefault="00C66689" w:rsidP="00726732">
      <w:pPr>
        <w:pStyle w:val="NoSpacing"/>
        <w:rPr>
          <w:rFonts w:ascii="Montserrat" w:hAnsi="Montserrat"/>
          <w:sz w:val="24"/>
        </w:rPr>
      </w:pPr>
      <w:r w:rsidRPr="00C66689">
        <w:rPr>
          <w:rFonts w:ascii="Montserrat" w:hAnsi="Montserrat"/>
          <w:sz w:val="24"/>
        </w:rPr>
        <w:tab/>
        <w:t>Pinned in a corner, ember finally sees through her enemies and discovers their dangerous motives. Though they tempt and torture her painfully, she realizes that death was better than helping them begin the destruction of her race.</w:t>
      </w:r>
    </w:p>
    <w:p w14:paraId="33F2CA68" w14:textId="77777777" w:rsidR="00BE0467" w:rsidRPr="00C66689" w:rsidRDefault="00BE0467" w:rsidP="00726732">
      <w:pPr>
        <w:pStyle w:val="NoSpacing"/>
        <w:rPr>
          <w:rFonts w:ascii="Montserrat" w:hAnsi="Montserrat"/>
          <w:sz w:val="24"/>
        </w:rPr>
      </w:pPr>
    </w:p>
    <w:p w14:paraId="044BBDEB"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Ember’s escape was almost worse than death, costing her everything she values and leaving her spiritually and emotionally charred.</w:t>
      </w:r>
    </w:p>
    <w:p w14:paraId="68C19472" w14:textId="77777777" w:rsidR="00BE0467" w:rsidRPr="00C66689" w:rsidRDefault="00BE0467" w:rsidP="00726732">
      <w:pPr>
        <w:pStyle w:val="NoSpacing"/>
        <w:rPr>
          <w:rFonts w:ascii="Montserrat" w:hAnsi="Montserrat"/>
          <w:sz w:val="24"/>
        </w:rPr>
      </w:pPr>
    </w:p>
    <w:p w14:paraId="6568BC78"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only option for a person who was supposed to be dead was to create a new life. The alternative was to start something too big to control. </w:t>
      </w:r>
    </w:p>
    <w:p w14:paraId="7E132660" w14:textId="77777777" w:rsidR="00BE0467" w:rsidRPr="00C66689" w:rsidRDefault="00BE0467" w:rsidP="00726732">
      <w:pPr>
        <w:pStyle w:val="NoSpacing"/>
        <w:rPr>
          <w:rFonts w:ascii="Montserrat" w:hAnsi="Montserrat"/>
          <w:sz w:val="24"/>
        </w:rPr>
      </w:pPr>
    </w:p>
    <w:p w14:paraId="3FB42876" w14:textId="77777777" w:rsidR="00BE0467" w:rsidRPr="00C66689" w:rsidRDefault="00C66689" w:rsidP="00726732">
      <w:pPr>
        <w:pStyle w:val="NoSpacing"/>
        <w:rPr>
          <w:rFonts w:ascii="Montserrat" w:hAnsi="Montserrat"/>
          <w:sz w:val="24"/>
        </w:rPr>
      </w:pPr>
      <w:r w:rsidRPr="00C66689">
        <w:rPr>
          <w:rFonts w:ascii="Montserrat" w:hAnsi="Montserrat"/>
          <w:sz w:val="24"/>
        </w:rPr>
        <w:tab/>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w:t>
      </w:r>
      <w:r w:rsidRPr="00C66689">
        <w:rPr>
          <w:rFonts w:ascii="Montserrat" w:hAnsi="Montserrat"/>
          <w:sz w:val="24"/>
        </w:rPr>
        <w:t xml:space="preserve">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t>
      </w:r>
      <w:r w:rsidRPr="00C66689">
        <w:rPr>
          <w:rFonts w:ascii="Montserrat" w:hAnsi="Montserrat"/>
          <w:sz w:val="24"/>
        </w:rPr>
        <w:t>want?</w:t>
      </w:r>
    </w:p>
    <w:p w14:paraId="7D810CCE" w14:textId="77777777" w:rsidR="00BE0467" w:rsidRPr="00C66689" w:rsidRDefault="00BE0467" w:rsidP="00726732">
      <w:pPr>
        <w:pStyle w:val="NoSpacing"/>
        <w:rPr>
          <w:rFonts w:ascii="Montserrat" w:hAnsi="Montserrat"/>
          <w:sz w:val="24"/>
        </w:rPr>
      </w:pPr>
    </w:p>
    <w:p w14:paraId="5AD54826"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14:paraId="433DC9D3"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r w:rsidRPr="00C66689">
        <w:rPr>
          <w:rFonts w:ascii="Montserrat" w:hAnsi="Montserrat"/>
          <w:sz w:val="24"/>
        </w:rPr>
        <w:tab/>
      </w:r>
    </w:p>
    <w:p w14:paraId="34746C55" w14:textId="77777777" w:rsidR="00BE0467" w:rsidRPr="00C66689" w:rsidRDefault="00C66689" w:rsidP="00726732">
      <w:pPr>
        <w:pStyle w:val="NoSpacing"/>
        <w:rPr>
          <w:rFonts w:ascii="Montserrat" w:hAnsi="Montserrat"/>
          <w:sz w:val="24"/>
        </w:rPr>
      </w:pPr>
      <w:r w:rsidRPr="00C66689">
        <w:rPr>
          <w:rFonts w:ascii="Montserrat" w:hAnsi="Montserrat"/>
          <w:sz w:val="24"/>
        </w:rPr>
        <w:tab/>
        <w:t>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w:t>
      </w:r>
      <w:r w:rsidRPr="00C66689">
        <w:rPr>
          <w:rFonts w:ascii="Montserrat" w:hAnsi="Montserrat"/>
          <w:sz w:val="24"/>
        </w:rPr>
        <w:t xml:space="preserve"> 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14:paraId="716CDA0F" w14:textId="77777777" w:rsidR="00BE0467" w:rsidRPr="00C66689" w:rsidRDefault="00BE0467" w:rsidP="00726732">
      <w:pPr>
        <w:pStyle w:val="NoSpacing"/>
        <w:rPr>
          <w:rFonts w:ascii="Montserrat" w:hAnsi="Montserrat"/>
          <w:sz w:val="24"/>
        </w:rPr>
      </w:pPr>
    </w:p>
    <w:p w14:paraId="77F661D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action. by simply switching morning ash and evening ember, the complimentary pairs were safely separated. at the same time, the illusion of triplets was established, reinforcing the idea of the morgans’ humanity and preventing anyone from from having any cause to suspect their true avon heritage until late adolescence. </w:t>
      </w:r>
    </w:p>
    <w:p w14:paraId="421460A1" w14:textId="77777777" w:rsidR="00BE0467" w:rsidRPr="00C66689" w:rsidRDefault="00BE0467" w:rsidP="00726732">
      <w:pPr>
        <w:pStyle w:val="NoSpacing"/>
        <w:rPr>
          <w:rFonts w:ascii="Montserrat" w:hAnsi="Montserrat"/>
          <w:sz w:val="24"/>
        </w:rPr>
      </w:pPr>
    </w:p>
    <w:p w14:paraId="22CBCD24"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14:paraId="7F89B0F2" w14:textId="77777777" w:rsidR="00BE0467" w:rsidRPr="00C66689" w:rsidRDefault="00BE0467" w:rsidP="00726732">
      <w:pPr>
        <w:pStyle w:val="NoSpacing"/>
        <w:rPr>
          <w:rFonts w:ascii="Montserrat" w:hAnsi="Montserrat"/>
          <w:sz w:val="24"/>
        </w:rPr>
      </w:pPr>
    </w:p>
    <w:p w14:paraId="60563012"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14:paraId="657EFBA0" w14:textId="77777777" w:rsidR="00BE0467" w:rsidRPr="00C66689" w:rsidRDefault="00BE0467" w:rsidP="00726732">
      <w:pPr>
        <w:pStyle w:val="NoSpacing"/>
        <w:rPr>
          <w:rFonts w:ascii="Montserrat" w:hAnsi="Montserrat"/>
          <w:sz w:val="24"/>
        </w:rPr>
      </w:pPr>
    </w:p>
    <w:p w14:paraId="53882834" w14:textId="77777777" w:rsidR="00BE0467" w:rsidRPr="00C66689" w:rsidRDefault="00C66689" w:rsidP="00726732">
      <w:pPr>
        <w:pStyle w:val="NoSpacing"/>
        <w:rPr>
          <w:rFonts w:ascii="Montserrat" w:hAnsi="Montserrat"/>
          <w:sz w:val="24"/>
        </w:rPr>
      </w:pPr>
      <w:r w:rsidRPr="00C66689">
        <w:rPr>
          <w:rFonts w:ascii="Montserrat" w:hAnsi="Montserrat"/>
          <w:sz w:val="24"/>
        </w:rPr>
        <w:tab/>
        <w:t>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w:t>
      </w:r>
      <w:r w:rsidRPr="00C66689">
        <w:rPr>
          <w:rFonts w:ascii="Montserrat" w:hAnsi="Montserrat"/>
          <w:sz w:val="24"/>
        </w:rPr>
        <w:t>hing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w:t>
      </w:r>
      <w:r w:rsidRPr="00C66689">
        <w:rPr>
          <w:rFonts w:ascii="Montserrat" w:hAnsi="Montserrat"/>
          <w:sz w:val="24"/>
        </w:rPr>
        <w:t>eepovers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w:t>
      </w:r>
      <w:r w:rsidRPr="00C66689">
        <w:rPr>
          <w:rFonts w:ascii="Montserrat" w:hAnsi="Montserrat"/>
          <w:sz w:val="24"/>
        </w:rPr>
        <w:t xml:space="preserve">ption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14:paraId="297B2F21" w14:textId="77777777" w:rsidR="00BE0467" w:rsidRPr="00C66689" w:rsidRDefault="00BE0467" w:rsidP="00726732">
      <w:pPr>
        <w:pStyle w:val="NoSpacing"/>
        <w:rPr>
          <w:rFonts w:ascii="Montserrat" w:hAnsi="Montserrat"/>
          <w:sz w:val="24"/>
        </w:rPr>
      </w:pPr>
    </w:p>
    <w:p w14:paraId="75CBCF77" w14:textId="77777777" w:rsidR="00BE0467" w:rsidRPr="00C66689" w:rsidRDefault="00C66689" w:rsidP="00726732">
      <w:pPr>
        <w:pStyle w:val="NoSpacing"/>
        <w:rPr>
          <w:rFonts w:ascii="Montserrat" w:hAnsi="Montserrat"/>
          <w:sz w:val="24"/>
        </w:rPr>
      </w:pPr>
      <w:r w:rsidRPr="00C66689">
        <w:rPr>
          <w:rFonts w:ascii="Montserrat" w:hAnsi="Montserrat"/>
          <w:sz w:val="24"/>
        </w:rPr>
        <w:tab/>
        <w:t>i was born a son of arden morgan, a triplet with an identical twin brother and an identical twin sister—a bizzarre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w:t>
      </w:r>
      <w:r w:rsidRPr="00C66689">
        <w:rPr>
          <w:rFonts w:ascii="Montserrat" w:hAnsi="Montserrat"/>
          <w:sz w:val="24"/>
        </w:rPr>
        <w:t xml:space="preserve">ons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w:t>
      </w:r>
      <w:r w:rsidRPr="00C66689">
        <w:rPr>
          <w:rFonts w:ascii="Montserrat" w:hAnsi="Montserrat"/>
          <w:sz w:val="24"/>
        </w:rPr>
        <w:t xml:space="preserve">greatest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w:t>
      </w:r>
      <w:r w:rsidRPr="00C66689">
        <w:rPr>
          <w:rFonts w:ascii="Montserrat" w:hAnsi="Montserrat"/>
          <w:sz w:val="24"/>
        </w:rPr>
        <w:t xml:space="preserve">since it allowed me to understand both sides of the male-female dynamic, which made me one of the few humans who appreciate certain aspects of avon existence. it also meant i lived in envy of avon twins. </w:t>
      </w:r>
    </w:p>
    <w:p w14:paraId="26E2F733" w14:textId="77777777" w:rsidR="00BE0467" w:rsidRPr="00C66689" w:rsidRDefault="00BE0467" w:rsidP="00726732">
      <w:pPr>
        <w:pStyle w:val="NoSpacing"/>
        <w:rPr>
          <w:rFonts w:ascii="Montserrat" w:hAnsi="Montserrat"/>
          <w:sz w:val="24"/>
        </w:rPr>
      </w:pPr>
    </w:p>
    <w:p w14:paraId="6C3239D0" w14:textId="77777777" w:rsidR="00BE0467" w:rsidRPr="00C66689" w:rsidRDefault="00C66689" w:rsidP="00726732">
      <w:pPr>
        <w:pStyle w:val="NoSpacing"/>
        <w:rPr>
          <w:rFonts w:ascii="Montserrat" w:hAnsi="Montserrat"/>
          <w:sz w:val="24"/>
        </w:rPr>
      </w:pPr>
      <w:r w:rsidRPr="00C66689">
        <w:rPr>
          <w:rFonts w:ascii="Montserrat" w:hAnsi="Montserrat"/>
          <w:sz w:val="24"/>
        </w:rPr>
        <w:tab/>
        <w:t>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w:t>
      </w:r>
      <w:r w:rsidRPr="00C66689">
        <w:rPr>
          <w:rFonts w:ascii="Montserrat" w:hAnsi="Montserrat"/>
          <w:sz w:val="24"/>
        </w:rPr>
        <w:t xml:space="preserve"> the circumstances which forced my families to maintain their human identities gave the human establishment the power to use my biological imperative to endanger us all. </w:t>
      </w:r>
    </w:p>
    <w:p w14:paraId="5DE0DC0B" w14:textId="77777777" w:rsidR="00BE0467" w:rsidRPr="00C66689" w:rsidRDefault="00BE0467" w:rsidP="00726732">
      <w:pPr>
        <w:pStyle w:val="NoSpacing"/>
        <w:rPr>
          <w:rFonts w:ascii="Montserrat" w:hAnsi="Montserrat"/>
          <w:sz w:val="24"/>
        </w:rPr>
      </w:pPr>
    </w:p>
    <w:p w14:paraId="16667906" w14:textId="77777777" w:rsidR="00BE0467" w:rsidRPr="00C66689" w:rsidRDefault="00C66689" w:rsidP="00726732">
      <w:pPr>
        <w:pStyle w:val="NoSpacing"/>
        <w:rPr>
          <w:rFonts w:ascii="Montserrat" w:hAnsi="Montserrat"/>
          <w:sz w:val="24"/>
        </w:rPr>
      </w:pPr>
      <w:r w:rsidRPr="00C66689">
        <w:rPr>
          <w:rFonts w:ascii="Montserrat" w:hAnsi="Montserrat"/>
          <w:sz w:val="24"/>
        </w:rPr>
        <w:tab/>
        <w:t>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w:t>
      </w:r>
      <w:r w:rsidRPr="00C66689">
        <w:rPr>
          <w:rFonts w:ascii="Montserrat" w:hAnsi="Montserrat"/>
          <w:sz w:val="24"/>
        </w:rPr>
        <w:t>an.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w:t>
      </w:r>
      <w:r w:rsidRPr="00C66689">
        <w:rPr>
          <w:rFonts w:ascii="Montserrat" w:hAnsi="Montserrat"/>
          <w:sz w:val="24"/>
        </w:rPr>
        <w:t xml:space="preserve">e the true relationship between us. that was hard on both of us, because i was still not very good at maintaining a male form. my secret was out from the moment we were first thrust upon each other. </w:t>
      </w:r>
    </w:p>
    <w:p w14:paraId="743DABA6" w14:textId="77777777" w:rsidR="00BE0467" w:rsidRPr="00C66689" w:rsidRDefault="00BE0467" w:rsidP="00726732">
      <w:pPr>
        <w:pStyle w:val="NoSpacing"/>
        <w:rPr>
          <w:rFonts w:ascii="Montserrat" w:hAnsi="Montserrat"/>
          <w:sz w:val="24"/>
        </w:rPr>
      </w:pPr>
    </w:p>
    <w:p w14:paraId="7CEF02A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14:paraId="7845AA8A" w14:textId="77777777" w:rsidR="00BE0467" w:rsidRPr="00C66689" w:rsidRDefault="00BE0467" w:rsidP="00726732">
      <w:pPr>
        <w:pStyle w:val="NoSpacing"/>
        <w:rPr>
          <w:rFonts w:ascii="Montserrat" w:hAnsi="Montserrat"/>
          <w:sz w:val="24"/>
        </w:rPr>
      </w:pPr>
    </w:p>
    <w:p w14:paraId="23AC634D" w14:textId="77777777" w:rsidR="00BE0467" w:rsidRPr="00C66689" w:rsidRDefault="00C66689" w:rsidP="00726732">
      <w:pPr>
        <w:pStyle w:val="NoSpacing"/>
        <w:rPr>
          <w:rFonts w:ascii="Montserrat" w:hAnsi="Montserrat"/>
          <w:sz w:val="24"/>
        </w:rPr>
      </w:pPr>
      <w:r w:rsidRPr="00C66689">
        <w:rPr>
          <w:rFonts w:ascii="Montserrat" w:hAnsi="Montserrat"/>
          <w:sz w:val="24"/>
        </w:rPr>
        <w:tab/>
        <w:t>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w:t>
      </w:r>
      <w:r w:rsidRPr="00C66689">
        <w:rPr>
          <w:rFonts w:ascii="Montserrat" w:hAnsi="Montserrat"/>
          <w:sz w:val="24"/>
        </w:rPr>
        <w:t xml:space="preserve">e families of influential human and avon households, and from there to court. </w:t>
      </w:r>
    </w:p>
    <w:p w14:paraId="276A3B7E" w14:textId="77777777" w:rsidR="00BE0467" w:rsidRPr="00C66689" w:rsidRDefault="00BE0467" w:rsidP="00726732">
      <w:pPr>
        <w:pStyle w:val="NoSpacing"/>
        <w:rPr>
          <w:rFonts w:ascii="Montserrat" w:hAnsi="Montserrat"/>
          <w:sz w:val="24"/>
        </w:rPr>
      </w:pPr>
    </w:p>
    <w:p w14:paraId="3179254B"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14:paraId="0F9883E4" w14:textId="77777777" w:rsidR="00BE0467" w:rsidRPr="00C66689" w:rsidRDefault="00BE0467" w:rsidP="00726732">
      <w:pPr>
        <w:pStyle w:val="NoSpacing"/>
        <w:rPr>
          <w:rFonts w:ascii="Montserrat" w:hAnsi="Montserrat"/>
          <w:sz w:val="24"/>
        </w:rPr>
      </w:pPr>
    </w:p>
    <w:p w14:paraId="69088CE7"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14:paraId="08127A46" w14:textId="77777777" w:rsidR="00BE0467" w:rsidRPr="00C66689" w:rsidRDefault="00BE0467" w:rsidP="00726732">
      <w:pPr>
        <w:pStyle w:val="NoSpacing"/>
        <w:rPr>
          <w:rFonts w:ascii="Montserrat" w:hAnsi="Montserrat"/>
          <w:sz w:val="24"/>
        </w:rPr>
      </w:pPr>
    </w:p>
    <w:p w14:paraId="47E988AD" w14:textId="77777777" w:rsidR="00BE0467" w:rsidRPr="00C66689" w:rsidRDefault="00C66689" w:rsidP="00726732">
      <w:pPr>
        <w:pStyle w:val="NoSpacing"/>
        <w:rPr>
          <w:rFonts w:ascii="Montserrat" w:hAnsi="Montserrat"/>
          <w:sz w:val="24"/>
        </w:rPr>
      </w:pPr>
      <w:r w:rsidRPr="00C66689">
        <w:rPr>
          <w:rFonts w:ascii="Montserrat" w:hAnsi="Montserrat"/>
          <w:sz w:val="24"/>
        </w:rPr>
        <w:tab/>
        <w:t>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w:t>
      </w:r>
      <w:r w:rsidRPr="00C66689">
        <w:rPr>
          <w:rFonts w:ascii="Montserrat" w:hAnsi="Montserrat"/>
          <w:sz w:val="24"/>
        </w:rPr>
        <w:t xml:space="preserve">ple failure to register our inception opened the door to state or military confiscation. </w:t>
      </w:r>
    </w:p>
    <w:p w14:paraId="652D25FE" w14:textId="77777777" w:rsidR="00BE0467" w:rsidRPr="00C66689" w:rsidRDefault="00BE0467" w:rsidP="00726732">
      <w:pPr>
        <w:pStyle w:val="NoSpacing"/>
        <w:rPr>
          <w:rFonts w:ascii="Montserrat" w:hAnsi="Montserrat"/>
          <w:sz w:val="24"/>
        </w:rPr>
      </w:pPr>
    </w:p>
    <w:p w14:paraId="1017769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14:paraId="6F2E29BE" w14:textId="77777777" w:rsidR="00BE0467" w:rsidRPr="00C66689" w:rsidRDefault="00BE0467" w:rsidP="00726732">
      <w:pPr>
        <w:pStyle w:val="NoSpacing"/>
        <w:rPr>
          <w:rFonts w:ascii="Montserrat" w:hAnsi="Montserrat"/>
          <w:sz w:val="24"/>
        </w:rPr>
      </w:pPr>
    </w:p>
    <w:p w14:paraId="59044D84"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14:paraId="151EA596" w14:textId="77777777" w:rsidR="00BE0467" w:rsidRPr="00C66689" w:rsidRDefault="00BE0467" w:rsidP="00726732">
      <w:pPr>
        <w:pStyle w:val="NoSpacing"/>
        <w:rPr>
          <w:rFonts w:ascii="Montserrat" w:hAnsi="Montserrat"/>
          <w:sz w:val="24"/>
        </w:rPr>
      </w:pPr>
    </w:p>
    <w:p w14:paraId="53C31CCB" w14:textId="77777777" w:rsidR="00BE0467" w:rsidRPr="00C66689" w:rsidRDefault="00C66689" w:rsidP="00726732">
      <w:pPr>
        <w:pStyle w:val="NoSpacing"/>
        <w:rPr>
          <w:rFonts w:ascii="Montserrat" w:hAnsi="Montserrat"/>
          <w:sz w:val="24"/>
        </w:rPr>
      </w:pPr>
      <w:r w:rsidRPr="00C66689">
        <w:rPr>
          <w:rFonts w:ascii="Montserrat" w:hAnsi="Montserrat"/>
          <w:sz w:val="24"/>
        </w:rPr>
        <w:tab/>
        <w:t>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w:t>
      </w:r>
      <w:r w:rsidRPr="00C66689">
        <w:rPr>
          <w:rFonts w:ascii="Montserrat" w:hAnsi="Montserrat"/>
          <w:sz w:val="24"/>
        </w:rPr>
        <w:t>ate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w:t>
      </w:r>
      <w:r w:rsidRPr="00C66689">
        <w:rPr>
          <w:rFonts w:ascii="Montserrat" w:hAnsi="Montserrat"/>
          <w:sz w:val="24"/>
        </w:rPr>
        <w:t xml:space="preserve">at barely fell short of outright slavery—with regulation. without regulation, a government or individual with the proper resources could create armies of slaves. </w:t>
      </w:r>
    </w:p>
    <w:p w14:paraId="7F348583" w14:textId="77777777" w:rsidR="00BE0467" w:rsidRPr="00C66689" w:rsidRDefault="00BE0467" w:rsidP="00726732">
      <w:pPr>
        <w:pStyle w:val="NoSpacing"/>
        <w:rPr>
          <w:rFonts w:ascii="Montserrat" w:hAnsi="Montserrat"/>
          <w:sz w:val="24"/>
        </w:rPr>
      </w:pPr>
    </w:p>
    <w:p w14:paraId="1CF2F6C4" w14:textId="77777777" w:rsidR="00BE0467" w:rsidRPr="00C66689" w:rsidRDefault="00C66689" w:rsidP="00726732">
      <w:pPr>
        <w:pStyle w:val="NoSpacing"/>
        <w:rPr>
          <w:rFonts w:ascii="Montserrat" w:hAnsi="Montserrat"/>
          <w:sz w:val="24"/>
        </w:rPr>
      </w:pPr>
      <w:r w:rsidRPr="00C66689">
        <w:rPr>
          <w:rFonts w:ascii="Montserrat" w:hAnsi="Montserrat"/>
          <w:sz w:val="24"/>
        </w:rPr>
        <w:tab/>
        <w:t>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w:t>
      </w:r>
      <w:r w:rsidRPr="00C66689">
        <w:rPr>
          <w:rFonts w:ascii="Montserrat" w:hAnsi="Montserrat"/>
          <w:sz w:val="24"/>
        </w:rPr>
        <w:t xml:space="preserve">ace to another. </w:t>
      </w:r>
    </w:p>
    <w:p w14:paraId="2FF18091" w14:textId="77777777" w:rsidR="00BE0467" w:rsidRPr="00C66689" w:rsidRDefault="00BE0467" w:rsidP="00726732">
      <w:pPr>
        <w:pStyle w:val="NoSpacing"/>
        <w:rPr>
          <w:rFonts w:ascii="Montserrat" w:hAnsi="Montserrat"/>
          <w:sz w:val="24"/>
        </w:rPr>
      </w:pPr>
    </w:p>
    <w:p w14:paraId="5EDDF97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first purpose of the aegis was to keep the human race connected. in addition to that, the aegis protected the member worlds from their enemies, both foreign and domestic. the aegis was also the only home to the majority of human psionic actives. </w:t>
      </w:r>
    </w:p>
    <w:p w14:paraId="04B82C51" w14:textId="77777777" w:rsidR="00BE0467" w:rsidRPr="00C66689" w:rsidRDefault="00BE0467" w:rsidP="00726732">
      <w:pPr>
        <w:pStyle w:val="NoSpacing"/>
        <w:rPr>
          <w:rFonts w:ascii="Montserrat" w:hAnsi="Montserrat"/>
          <w:sz w:val="24"/>
        </w:rPr>
      </w:pPr>
    </w:p>
    <w:p w14:paraId="2888C9FD" w14:textId="77777777" w:rsidR="00BE0467" w:rsidRPr="00C66689" w:rsidRDefault="00C66689" w:rsidP="00726732">
      <w:pPr>
        <w:pStyle w:val="NoSpacing"/>
        <w:rPr>
          <w:rFonts w:ascii="Montserrat" w:hAnsi="Montserrat"/>
          <w:sz w:val="24"/>
        </w:rPr>
      </w:pPr>
      <w:r w:rsidRPr="00C66689">
        <w:rPr>
          <w:rFonts w:ascii="Montserrat" w:hAnsi="Montserrat"/>
          <w:sz w:val="24"/>
        </w:rPr>
        <w:tab/>
        <w:t>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w:t>
      </w:r>
      <w:r w:rsidRPr="00C66689">
        <w:rPr>
          <w:rFonts w:ascii="Montserrat" w:hAnsi="Montserrat"/>
          <w:sz w:val="24"/>
        </w:rPr>
        <w:t xml:space="preserve">nied at all times by specially trained, armed escorts. this kind of paranoia was precisely the reason my mother had left earth in the first place. </w:t>
      </w:r>
    </w:p>
    <w:p w14:paraId="22B9A8FB" w14:textId="77777777" w:rsidR="00BE0467" w:rsidRPr="00C66689" w:rsidRDefault="00BE0467" w:rsidP="00726732">
      <w:pPr>
        <w:pStyle w:val="NoSpacing"/>
        <w:rPr>
          <w:rFonts w:ascii="Montserrat" w:hAnsi="Montserrat"/>
          <w:sz w:val="24"/>
        </w:rPr>
      </w:pPr>
    </w:p>
    <w:p w14:paraId="47947642" w14:textId="77777777" w:rsidR="00BE0467" w:rsidRPr="00C66689" w:rsidRDefault="00C66689" w:rsidP="00726732">
      <w:pPr>
        <w:pStyle w:val="NoSpacing"/>
        <w:rPr>
          <w:rFonts w:ascii="Montserrat" w:hAnsi="Montserrat"/>
          <w:sz w:val="24"/>
        </w:rPr>
      </w:pPr>
      <w:r w:rsidRPr="00C66689">
        <w:rPr>
          <w:rFonts w:ascii="Montserrat" w:hAnsi="Montserrat"/>
          <w:sz w:val="24"/>
        </w:rPr>
        <w:tab/>
        <w:t>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w:t>
      </w:r>
      <w:r w:rsidRPr="00C66689">
        <w:rPr>
          <w:rFonts w:ascii="Montserrat" w:hAnsi="Montserrat"/>
          <w:sz w:val="24"/>
        </w:rPr>
        <w:t xml:space="preserve">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14:paraId="258989FC" w14:textId="77777777" w:rsidR="00BE0467" w:rsidRPr="00C66689" w:rsidRDefault="00BE0467" w:rsidP="00726732">
      <w:pPr>
        <w:pStyle w:val="NoSpacing"/>
        <w:rPr>
          <w:rFonts w:ascii="Montserrat" w:hAnsi="Montserrat"/>
          <w:sz w:val="24"/>
        </w:rPr>
      </w:pPr>
    </w:p>
    <w:p w14:paraId="287F5161"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14:paraId="3761BEFF" w14:textId="77777777" w:rsidR="00BE0467" w:rsidRPr="00C66689" w:rsidRDefault="00BE0467" w:rsidP="00726732">
      <w:pPr>
        <w:pStyle w:val="NoSpacing"/>
        <w:rPr>
          <w:rFonts w:ascii="Montserrat" w:hAnsi="Montserrat"/>
          <w:sz w:val="24"/>
        </w:rPr>
      </w:pPr>
    </w:p>
    <w:p w14:paraId="3BE8FE6D"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w:t>
      </w:r>
      <w:r w:rsidRPr="00C66689">
        <w:rPr>
          <w:rFonts w:ascii="Montserrat" w:hAnsi="Montserrat"/>
          <w:sz w:val="24"/>
        </w:rPr>
        <w:t xml:space="preserve">are alien, and at the same time proved to them that we were human in all the ways that mattered. </w:t>
      </w:r>
    </w:p>
    <w:p w14:paraId="74756181" w14:textId="77777777" w:rsidR="00BE0467" w:rsidRPr="00C66689" w:rsidRDefault="00BE0467" w:rsidP="00726732">
      <w:pPr>
        <w:pStyle w:val="NoSpacing"/>
        <w:rPr>
          <w:rFonts w:ascii="Montserrat" w:hAnsi="Montserrat"/>
          <w:sz w:val="24"/>
        </w:rPr>
      </w:pPr>
    </w:p>
    <w:p w14:paraId="562A7DC2"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my mothers were confronted, the government demanded to know why they had kept their secret, how they had kept their secret, how they could have a human history that could be reliably traced to the dawn of the information age on earth. </w:t>
      </w:r>
    </w:p>
    <w:p w14:paraId="37276AE5" w14:textId="77777777" w:rsidR="00BE0467" w:rsidRPr="00C66689" w:rsidRDefault="00BE0467" w:rsidP="00726732">
      <w:pPr>
        <w:pStyle w:val="NoSpacing"/>
        <w:rPr>
          <w:rFonts w:ascii="Montserrat" w:hAnsi="Montserrat"/>
          <w:sz w:val="24"/>
        </w:rPr>
      </w:pPr>
    </w:p>
    <w:p w14:paraId="7E3CB0D9"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14:paraId="795976FB" w14:textId="77777777" w:rsidR="00BE0467" w:rsidRPr="00C66689" w:rsidRDefault="00BE0467" w:rsidP="00726732">
      <w:pPr>
        <w:pStyle w:val="NoSpacing"/>
        <w:rPr>
          <w:rFonts w:ascii="Montserrat" w:hAnsi="Montserrat"/>
          <w:sz w:val="24"/>
        </w:rPr>
      </w:pPr>
    </w:p>
    <w:p w14:paraId="783668A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14:paraId="5A59B70B" w14:textId="77777777" w:rsidR="00BE0467" w:rsidRPr="00C66689" w:rsidRDefault="00BE0467" w:rsidP="00726732">
      <w:pPr>
        <w:pStyle w:val="NoSpacing"/>
        <w:rPr>
          <w:rFonts w:ascii="Montserrat" w:hAnsi="Montserrat"/>
          <w:sz w:val="24"/>
        </w:rPr>
      </w:pPr>
    </w:p>
    <w:p w14:paraId="3ECFFBE2"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w:t>
      </w:r>
      <w:r w:rsidRPr="00C66689">
        <w:rPr>
          <w:rFonts w:ascii="Montserrat" w:hAnsi="Montserrat"/>
          <w:sz w:val="24"/>
        </w:rPr>
        <w:t xml:space="preserve"> i was ready for it. it was sort of intimidating to have an empress—a goddess!—for a mother. i had a lot to learn.</w:t>
      </w:r>
    </w:p>
    <w:p w14:paraId="4BFEF39A" w14:textId="77777777" w:rsidR="00BE0467" w:rsidRPr="00C66689" w:rsidRDefault="00BE0467" w:rsidP="00726732">
      <w:pPr>
        <w:pStyle w:val="NoSpacing"/>
        <w:rPr>
          <w:rFonts w:ascii="Montserrat" w:hAnsi="Montserrat"/>
          <w:sz w:val="24"/>
        </w:rPr>
      </w:pPr>
    </w:p>
    <w:p w14:paraId="0ED4475F" w14:textId="77777777" w:rsidR="00BE0467" w:rsidRPr="00C66689" w:rsidRDefault="00C66689" w:rsidP="00726732">
      <w:pPr>
        <w:pStyle w:val="NoSpacing"/>
        <w:rPr>
          <w:rFonts w:ascii="Montserrat" w:hAnsi="Montserrat"/>
          <w:sz w:val="24"/>
        </w:rPr>
      </w:pPr>
      <w:r w:rsidRPr="00C66689">
        <w:rPr>
          <w:rFonts w:ascii="Montserrat" w:hAnsi="Montserrat"/>
          <w:sz w:val="24"/>
        </w:rPr>
        <w:t>concluding and continuing influences</w:t>
      </w:r>
    </w:p>
    <w:p w14:paraId="00C2B49F" w14:textId="77777777" w:rsidR="00BE0467" w:rsidRPr="00C66689" w:rsidRDefault="00BE0467" w:rsidP="00726732">
      <w:pPr>
        <w:pStyle w:val="NoSpacing"/>
        <w:rPr>
          <w:rFonts w:ascii="Montserrat" w:hAnsi="Montserrat"/>
          <w:sz w:val="24"/>
        </w:rPr>
      </w:pPr>
    </w:p>
    <w:p w14:paraId="4897F893" w14:textId="77777777" w:rsidR="00BE0467" w:rsidRPr="00C66689" w:rsidRDefault="00C66689" w:rsidP="00726732">
      <w:pPr>
        <w:pStyle w:val="NoSpacing"/>
        <w:rPr>
          <w:rFonts w:ascii="Montserrat" w:hAnsi="Montserrat"/>
          <w:sz w:val="24"/>
        </w:rPr>
      </w:pPr>
      <w:r w:rsidRPr="00C66689">
        <w:rPr>
          <w:rFonts w:ascii="Montserrat" w:hAnsi="Montserrat"/>
          <w:sz w:val="24"/>
        </w:rPr>
        <w:tab/>
        <w:t>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w:t>
      </w:r>
      <w:r w:rsidRPr="00C66689">
        <w:rPr>
          <w:rFonts w:ascii="Montserrat" w:hAnsi="Montserrat"/>
          <w:sz w:val="24"/>
        </w:rPr>
        <w:t xml:space="preserve">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14:paraId="0927FDD1" w14:textId="77777777" w:rsidR="00BE0467" w:rsidRPr="00C66689" w:rsidRDefault="00BE0467" w:rsidP="00726732">
      <w:pPr>
        <w:pStyle w:val="NoSpacing"/>
        <w:rPr>
          <w:rFonts w:ascii="Montserrat" w:hAnsi="Montserrat"/>
          <w:sz w:val="24"/>
        </w:rPr>
      </w:pPr>
    </w:p>
    <w:p w14:paraId="5E40F4C5" w14:textId="77777777" w:rsidR="00BE0467" w:rsidRPr="00C66689" w:rsidRDefault="00C66689" w:rsidP="00726732">
      <w:pPr>
        <w:pStyle w:val="NoSpacing"/>
        <w:rPr>
          <w:rFonts w:ascii="Montserrat" w:hAnsi="Montserrat"/>
          <w:sz w:val="24"/>
        </w:rPr>
      </w:pPr>
      <w:r w:rsidRPr="00C66689">
        <w:rPr>
          <w:rFonts w:ascii="Montserrat" w:hAnsi="Montserrat"/>
          <w:sz w:val="24"/>
        </w:rPr>
        <w:tab/>
        <w:t>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w:t>
      </w:r>
      <w:r w:rsidRPr="00C66689">
        <w:rPr>
          <w:rFonts w:ascii="Montserrat" w:hAnsi="Montserrat"/>
          <w:sz w:val="24"/>
        </w:rPr>
        <w:t xml:space="preserve">s.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14:paraId="7CFB0C18" w14:textId="77777777" w:rsidR="00BE0467" w:rsidRPr="00C66689" w:rsidRDefault="00BE0467" w:rsidP="00726732">
      <w:pPr>
        <w:pStyle w:val="NoSpacing"/>
        <w:rPr>
          <w:rFonts w:ascii="Montserrat" w:hAnsi="Montserrat"/>
          <w:sz w:val="24"/>
        </w:rPr>
      </w:pPr>
    </w:p>
    <w:p w14:paraId="460BEF74" w14:textId="77777777" w:rsidR="00BE0467" w:rsidRPr="00C66689" w:rsidRDefault="00C66689" w:rsidP="00726732">
      <w:pPr>
        <w:pStyle w:val="NoSpacing"/>
        <w:rPr>
          <w:rFonts w:ascii="Montserrat" w:hAnsi="Montserrat"/>
          <w:sz w:val="24"/>
        </w:rPr>
      </w:pPr>
      <w:r w:rsidRPr="00C66689">
        <w:rPr>
          <w:rFonts w:ascii="Montserrat" w:hAnsi="Montserrat"/>
          <w:sz w:val="24"/>
        </w:rPr>
        <w:tab/>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w:t>
      </w:r>
      <w:r w:rsidRPr="00C66689">
        <w:rPr>
          <w:rFonts w:ascii="Montserrat" w:hAnsi="Montserrat"/>
          <w:sz w:val="24"/>
        </w:rPr>
        <w:t>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w:t>
      </w:r>
      <w:r w:rsidRPr="00C66689">
        <w:rPr>
          <w:rFonts w:ascii="Montserrat" w:hAnsi="Montserrat"/>
          <w:sz w:val="24"/>
        </w:rPr>
        <w:t xml:space="preserve">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52EDFCFF" w14:textId="77777777" w:rsidR="00BE0467" w:rsidRPr="00C66689" w:rsidRDefault="00BE0467" w:rsidP="00726732">
      <w:pPr>
        <w:pStyle w:val="NoSpacing"/>
        <w:rPr>
          <w:rFonts w:ascii="Montserrat" w:hAnsi="Montserrat"/>
          <w:sz w:val="24"/>
        </w:rPr>
      </w:pPr>
    </w:p>
    <w:p w14:paraId="0F0FA3E6" w14:textId="77777777" w:rsidR="00BE0467" w:rsidRPr="00C66689" w:rsidRDefault="00C66689" w:rsidP="00726732">
      <w:pPr>
        <w:pStyle w:val="NoSpacing"/>
        <w:rPr>
          <w:rFonts w:ascii="Montserrat" w:hAnsi="Montserrat"/>
          <w:sz w:val="24"/>
        </w:rPr>
      </w:pPr>
      <w:r w:rsidRPr="00C66689">
        <w:rPr>
          <w:rFonts w:ascii="Montserrat" w:hAnsi="Montserrat"/>
          <w:sz w:val="24"/>
        </w:rPr>
        <w:t>contributing elements</w:t>
      </w:r>
    </w:p>
    <w:p w14:paraId="660F5930" w14:textId="77777777" w:rsidR="00BE0467" w:rsidRPr="00C66689" w:rsidRDefault="00BE0467" w:rsidP="00726732">
      <w:pPr>
        <w:pStyle w:val="NoSpacing"/>
        <w:rPr>
          <w:rFonts w:ascii="Montserrat" w:hAnsi="Montserrat"/>
          <w:sz w:val="24"/>
        </w:rPr>
      </w:pPr>
    </w:p>
    <w:p w14:paraId="75DD6DD6" w14:textId="77777777" w:rsidR="00BE0467" w:rsidRPr="00C66689" w:rsidRDefault="00C66689" w:rsidP="00726732">
      <w:pPr>
        <w:pStyle w:val="NoSpacing"/>
        <w:rPr>
          <w:rFonts w:ascii="Montserrat" w:hAnsi="Montserrat"/>
          <w:sz w:val="24"/>
        </w:rPr>
      </w:pPr>
      <w:r w:rsidRPr="00C66689">
        <w:rPr>
          <w:rFonts w:ascii="Montserrat" w:hAnsi="Montserrat"/>
          <w:sz w:val="24"/>
        </w:rPr>
        <w:tab/>
        <w:t>once again, the answer to the problem was something so obvious i never even saw it. until now. all the clues were right there, but i interpreted them too linearly. i always saw how the eye of paradox was blocked for some ten thousand years, allowing the avon race to mature outside of the consort-servitor conflict. that always seemed to conflict with the potential and disposition of the triad and was responsible for repeated contradictions in the resolution of the paradox. it is the goddess who guards the e</w:t>
      </w:r>
      <w:r w:rsidRPr="00C66689">
        <w:rPr>
          <w:rFonts w:ascii="Montserrat" w:hAnsi="Montserrat"/>
          <w:sz w:val="24"/>
        </w:rPr>
        <w:t>ye of paradox, and her appearance within the gate was unprecedented at the time when it first appeared. i had so much difficulty trying to figure out who was actually standing in the eye of paradox, because all of us were clearly present throughout the course of exile. i also saw that i would be instrumental in unlocking the eye of paradox and opening the door to intergalactic conflict. now, at last, the answer is clear. the goddess in the eye of paradox was not passing forward through time in stasis, she w</w:t>
      </w:r>
      <w:r w:rsidRPr="00C66689">
        <w:rPr>
          <w:rFonts w:ascii="Montserrat" w:hAnsi="Montserrat"/>
          <w:sz w:val="24"/>
        </w:rPr>
        <w:t>as passing instantaneously backward through time to the moment of her own conception. the stability of the paradox imposes itself, the evidence is there before the eyes of everyone all along. the purpose of her temporal translocation was to collect herself from the ashes of eclipse, to guard the embers of her life through the long age of avon rebirth. it took ten thousand years for the race to evolve into its potential—a civilization in which the triad children, with their awesome potential, would find them</w:t>
      </w:r>
      <w:r w:rsidRPr="00C66689">
        <w:rPr>
          <w:rFonts w:ascii="Montserrat" w:hAnsi="Montserrat"/>
          <w:sz w:val="24"/>
        </w:rPr>
        <w:t xml:space="preserve">selves challenged to prove themselves first among equals. that destiny might have been granted, by virtue of what the triad was, but it was important that their young minds not take that destiny for granted. </w:t>
      </w:r>
    </w:p>
    <w:p w14:paraId="4ACB9E0E" w14:textId="77777777" w:rsidR="00BE0467" w:rsidRPr="00C66689" w:rsidRDefault="00BE0467" w:rsidP="00726732">
      <w:pPr>
        <w:pStyle w:val="NoSpacing"/>
        <w:rPr>
          <w:rFonts w:ascii="Montserrat" w:hAnsi="Montserrat"/>
          <w:sz w:val="24"/>
        </w:rPr>
      </w:pPr>
    </w:p>
    <w:p w14:paraId="007B6DE9" w14:textId="77777777" w:rsidR="00BE0467" w:rsidRPr="00C66689" w:rsidRDefault="00C66689" w:rsidP="00726732">
      <w:pPr>
        <w:pStyle w:val="NoSpacing"/>
        <w:rPr>
          <w:rFonts w:ascii="Montserrat" w:hAnsi="Montserrat"/>
          <w:sz w:val="24"/>
        </w:rPr>
      </w:pPr>
      <w:r w:rsidRPr="00C66689">
        <w:rPr>
          <w:rFonts w:ascii="Montserrat" w:hAnsi="Montserrat"/>
          <w:sz w:val="24"/>
        </w:rPr>
        <w:tab/>
        <w:t>as a consequence of this revelation, it is clear that the period of strife prior to the triad’s birth was not due to the war of possession. given what is known of circumstances effecting the two most recent generations, it is actually most likely the second war of contact which tainted the immediate past. a period of legitimate first contact between alien races that simply had too much in common to ignore. my compliment and i were born as twin sisters to a single mother on earth. we were credited with firs</w:t>
      </w:r>
      <w:r w:rsidRPr="00C66689">
        <w:rPr>
          <w:rFonts w:ascii="Montserrat" w:hAnsi="Montserrat"/>
          <w:sz w:val="24"/>
        </w:rPr>
        <w:t xml:space="preserve">t contact and witnessed the collapse which resulted in the first war of contact in dismay, we united and retreated into the wild for hundreds of years—went native, my enemies were always quick to accuse. it was my sister souls who assumed the human identities i abandoned and who actually fought in the second war of contact when the aegis tried to bring the “lost colony” back into the fold of human civilization. </w:t>
      </w:r>
    </w:p>
    <w:p w14:paraId="1A342990" w14:textId="77777777" w:rsidR="00BE0467" w:rsidRPr="00C66689" w:rsidRDefault="00BE0467" w:rsidP="00726732">
      <w:pPr>
        <w:pStyle w:val="NoSpacing"/>
        <w:rPr>
          <w:rFonts w:ascii="Montserrat" w:hAnsi="Montserrat"/>
          <w:sz w:val="24"/>
        </w:rPr>
      </w:pPr>
    </w:p>
    <w:p w14:paraId="5E2B295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there are other factors, including the mechanics of our birth, which present me with the necessity of facing another part of the picture i tried to dismiss. these points are significant, because they constitute the recorded history of my twin mothers—and a future i would one day live. another consequence of that temporal translocation that so baffled me. </w:t>
      </w:r>
    </w:p>
    <w:p w14:paraId="38DDE482" w14:textId="77777777" w:rsidR="00BE0467" w:rsidRPr="00C66689" w:rsidRDefault="00BE0467" w:rsidP="00726732">
      <w:pPr>
        <w:pStyle w:val="NoSpacing"/>
        <w:rPr>
          <w:rFonts w:ascii="Montserrat" w:hAnsi="Montserrat"/>
          <w:sz w:val="24"/>
        </w:rPr>
      </w:pPr>
    </w:p>
    <w:p w14:paraId="33940E9E"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on earth, i was a twin. on earth i became established as two people, and as two people i was able to guard against my own loneliness. i appeared on earth in the early twenty-first century, a pair of seven year old twins with no established origin, and on either hand, i was one of earth’s first full spectrum psionics. by the time i was seventeen years old, my powers fully matured, rendering me ambisexual and eternally young. my power so isolated me from the human race profoundly. i had an innate ability to s</w:t>
      </w:r>
      <w:r w:rsidRPr="00C66689">
        <w:rPr>
          <w:rFonts w:ascii="Montserrat" w:hAnsi="Montserrat"/>
          <w:sz w:val="24"/>
        </w:rPr>
        <w:t xml:space="preserve">hift back and forth between male and female. how could i have resisted taking advantage of that? my efforts to provide certain basic human necessities for myself had caused me trouble—especially as my twin and i had the gall to challenge the absolute division of sex. because of my immortality, i opted against having children. my experience had taught my that earth was not ready for a race of immortals. </w:t>
      </w:r>
    </w:p>
    <w:p w14:paraId="52019080" w14:textId="77777777" w:rsidR="00BE0467" w:rsidRPr="00C66689" w:rsidRDefault="00BE0467" w:rsidP="00726732">
      <w:pPr>
        <w:pStyle w:val="NoSpacing"/>
        <w:rPr>
          <w:rFonts w:ascii="Montserrat" w:hAnsi="Montserrat"/>
          <w:sz w:val="24"/>
        </w:rPr>
      </w:pPr>
    </w:p>
    <w:p w14:paraId="211154D2"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when i returned to the moons of oasis, i was reunited with the other members of the triad. because of the unique development of my psionic potential, the avon people accepted my as one of their own, and even made me the heir to the empress, an embodiment of the goddess. my ennoblement might well have been a prime factor in sparking the conflict that virtually decimated the original colony. the trouble began during my debut and escalated over the next seven years. avon were simply too human to be so alien, </w:t>
      </w:r>
      <w:r w:rsidRPr="00C66689">
        <w:rPr>
          <w:rFonts w:ascii="Montserrat" w:hAnsi="Montserrat"/>
          <w:sz w:val="24"/>
        </w:rPr>
        <w:t xml:space="preserve">and too alien to be so human. the colony was absorbed into the native culture, retaining enough of its original identity to convince the next wave of human explorers that oasis was a product of the chaotic first wave of human colonization. efforts by the human interstellar government to bring the colony into line with the greater human establishment resulted in the second war of contact. our mothers played significant roles in that conflict and its resolution. </w:t>
      </w:r>
    </w:p>
    <w:p w14:paraId="30EFB95B" w14:textId="77777777" w:rsidR="00BE0467" w:rsidRPr="00C66689" w:rsidRDefault="00BE0467" w:rsidP="00726732">
      <w:pPr>
        <w:pStyle w:val="NoSpacing"/>
        <w:rPr>
          <w:rFonts w:ascii="Montserrat" w:hAnsi="Montserrat"/>
          <w:sz w:val="24"/>
        </w:rPr>
      </w:pPr>
    </w:p>
    <w:p w14:paraId="77A6B351" w14:textId="77777777" w:rsidR="00BE0467" w:rsidRPr="00C66689" w:rsidRDefault="00C66689" w:rsidP="00726732">
      <w:pPr>
        <w:pStyle w:val="NoSpacing"/>
        <w:rPr>
          <w:rFonts w:ascii="Montserrat" w:hAnsi="Montserrat"/>
          <w:sz w:val="24"/>
        </w:rPr>
      </w:pPr>
      <w:r w:rsidRPr="00C66689">
        <w:rPr>
          <w:rFonts w:ascii="Montserrat" w:hAnsi="Montserrat"/>
          <w:sz w:val="24"/>
        </w:rPr>
        <w:tab/>
        <w:t>by this point, i was thrust into the role of the avon empress—expected to reside at dream gate in the imperial province where i would be accessible to other avon worlds through the gates of paradox. i happily gave them the identities i had abandoned upon going native. the land and titles were divided between the two of me became the domain of my sister souls. they were the ones who fought the incursion of the aegis into their civilization, and they put me on the spot by calling me out in the guise of the g</w:t>
      </w:r>
      <w:r w:rsidRPr="00C66689">
        <w:rPr>
          <w:rFonts w:ascii="Montserrat" w:hAnsi="Montserrat"/>
          <w:sz w:val="24"/>
        </w:rPr>
        <w:t>oddess, the empress, absolute ruler of the avon empire. that was an awkward situation for me, as i was realizing that the time of my own birth had finally come, and there was no way i could live the life i remembered as the daughter-son of the goddess. i could not abdicate, but i could certainly be officially indisposed by the demands of my office for the year in which i engineered my own birth. thankfully, i had learned how to divide myself along both axes of spirituality. my phoenix aspects merged with my</w:t>
      </w:r>
      <w:r w:rsidRPr="00C66689">
        <w:rPr>
          <w:rFonts w:ascii="Montserrat" w:hAnsi="Montserrat"/>
          <w:sz w:val="24"/>
        </w:rPr>
        <w:t xml:space="preserve"> sister-souls, each carrying one of my embers into a shared womb. my dragon aspects united and maintained my deception in the eyes of both human and avon empires. until the circumstances were forced on me, i had wondered how i was going to fulfill all the details i could remember of that long lost childhood. the situation provided its own answer, and it was far more precise than i could ever have engineered. i think time has a way of protecting its own integrity—or is that simply an extension of me maintain</w:t>
      </w:r>
      <w:r w:rsidRPr="00C66689">
        <w:rPr>
          <w:rFonts w:ascii="Montserrat" w:hAnsi="Montserrat"/>
          <w:sz w:val="24"/>
        </w:rPr>
        <w:t xml:space="preserve">ing my own integrity? in any case, i now look at the various statues within the gates of paradox in a different light. to what degree do the gates eventually evolve? how tame are the forces of paradox which reside in their invisible architecture? </w:t>
      </w:r>
    </w:p>
    <w:p w14:paraId="513A33C5" w14:textId="77777777" w:rsidR="00BE0467" w:rsidRPr="00C66689" w:rsidRDefault="00BE0467" w:rsidP="00726732">
      <w:pPr>
        <w:pStyle w:val="NoSpacing"/>
        <w:rPr>
          <w:rFonts w:ascii="Montserrat" w:hAnsi="Montserrat"/>
          <w:sz w:val="24"/>
        </w:rPr>
      </w:pPr>
    </w:p>
    <w:p w14:paraId="40E0E475" w14:textId="77777777" w:rsidR="00BE0467" w:rsidRPr="00C66689" w:rsidRDefault="00C66689" w:rsidP="00726732">
      <w:pPr>
        <w:pStyle w:val="NoSpacing"/>
        <w:rPr>
          <w:rFonts w:ascii="Montserrat" w:hAnsi="Montserrat"/>
          <w:sz w:val="24"/>
        </w:rPr>
      </w:pPr>
      <w:r w:rsidRPr="00C66689">
        <w:rPr>
          <w:rFonts w:ascii="Montserrat" w:hAnsi="Montserrat"/>
          <w:sz w:val="24"/>
        </w:rPr>
        <w:tab/>
        <w:t>after the conflict, they were both appointed as emissaries to the human establishment, directly imposing the inverse roles and responsibilities which the aegis had thrust on them. in spite of being ”human” they were subject to persistent suits for matings and bondings. it was believed that their pregnancies had been due to some successful suit. the birth of triplets to both houses on the same day—on such a momentous day—provoked no end of questions and consternation, but avon tradition forbade all public c</w:t>
      </w:r>
      <w:r w:rsidRPr="00C66689">
        <w:rPr>
          <w:rFonts w:ascii="Montserrat" w:hAnsi="Montserrat"/>
          <w:sz w:val="24"/>
        </w:rPr>
        <w:t xml:space="preserve">omment and inquiry. it was believed to be dangerous and harmful for children to be subject to intense public scrutiny or expectation on the basis of station, status or circumstances of their birth. even with such traditions, i had felt it prudent to hide my own birth—my paradoxical natal origin. as my sister souls seeds were quickened, i divided myself and my seed, merging with them for the duration of their pregnancies and the birth of the unusual triplets. in protecting myself, my past and future, i also </w:t>
      </w:r>
      <w:r w:rsidRPr="00C66689">
        <w:rPr>
          <w:rFonts w:ascii="Montserrat" w:hAnsi="Montserrat"/>
          <w:sz w:val="24"/>
        </w:rPr>
        <w:t xml:space="preserve">helped protect the legal identities of aspen and arden at a sensitive time of official contact between humans and avon. </w:t>
      </w:r>
    </w:p>
    <w:p w14:paraId="0EA938D2" w14:textId="77777777" w:rsidR="00BE0467" w:rsidRPr="00C66689" w:rsidRDefault="00BE0467" w:rsidP="00726732">
      <w:pPr>
        <w:pStyle w:val="NoSpacing"/>
        <w:rPr>
          <w:rFonts w:ascii="Montserrat" w:hAnsi="Montserrat"/>
          <w:sz w:val="24"/>
        </w:rPr>
      </w:pPr>
    </w:p>
    <w:p w14:paraId="0CF57B60" w14:textId="77777777" w:rsidR="00BE0467" w:rsidRPr="00C66689" w:rsidRDefault="00C66689" w:rsidP="00726732">
      <w:pPr>
        <w:pStyle w:val="NoSpacing"/>
        <w:rPr>
          <w:rFonts w:ascii="Montserrat" w:hAnsi="Montserrat"/>
          <w:sz w:val="24"/>
        </w:rPr>
      </w:pPr>
      <w:r w:rsidRPr="00C66689">
        <w:rPr>
          <w:rFonts w:ascii="Montserrat" w:hAnsi="Montserrat"/>
          <w:sz w:val="24"/>
        </w:rPr>
        <w:tab/>
        <w:t>it was a lot of effort to protect my own childhood. in spite of an almost fatal mistake—for which we both shared much of the blame—my compliment and i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w:t>
      </w:r>
      <w:r w:rsidRPr="00C66689">
        <w:rPr>
          <w:rFonts w:ascii="Montserrat" w:hAnsi="Montserrat"/>
          <w:sz w:val="24"/>
        </w:rPr>
        <w:t xml:space="preserve"> the answer to all of my doubts. i was whole, an individual, and yet a part of something divine. 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my union drew me into the elite circles of avon civilization. i had come back to face a </w:t>
      </w:r>
      <w:r w:rsidRPr="00C66689">
        <w:rPr>
          <w:rFonts w:ascii="Montserrat" w:hAnsi="Montserrat"/>
          <w:sz w:val="24"/>
        </w:rPr>
        <w:t>damning sentence and found myself lifted into a title of divine nobility. as i was the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w:t>
      </w:r>
      <w:r w:rsidRPr="00C66689">
        <w:rPr>
          <w:rFonts w:ascii="Montserrat" w:hAnsi="Montserrat"/>
          <w:sz w:val="24"/>
        </w:rPr>
        <w:t xml:space="preserve"> eternity wide, allowing me to step back to the beginning of the exile to witness my own conception, and the sacrafice i made to sustain the triad my genesis provoked. i met myself and learned the one secret i never imagined possible. i had already realized that the people i had thought of as my parents had not been my true parents. in the middle of that triad eclipse i realized that it was i who carried the seeds and bore them through the thousands of years between my conception and my birth. it had to be </w:t>
      </w:r>
      <w:r w:rsidRPr="00C66689">
        <w:rPr>
          <w:rFonts w:ascii="Montserrat" w:hAnsi="Montserrat"/>
          <w:sz w:val="24"/>
        </w:rPr>
        <w:t xml:space="preserve">me, because my precursor owed the other souls of the goddess the fulfillment of their potential. she had to sacrifice herself to pay back what they had sacrificed for her.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w:t>
      </w:r>
    </w:p>
    <w:p w14:paraId="408AD65C" w14:textId="77777777" w:rsidR="00BE0467" w:rsidRPr="00C66689" w:rsidRDefault="00BE0467" w:rsidP="00726732">
      <w:pPr>
        <w:pStyle w:val="NoSpacing"/>
        <w:rPr>
          <w:rFonts w:ascii="Montserrat" w:hAnsi="Montserrat"/>
          <w:sz w:val="24"/>
        </w:rPr>
      </w:pPr>
    </w:p>
    <w:p w14:paraId="294E6203" w14:textId="77777777" w:rsidR="00BE0467" w:rsidRPr="00C66689" w:rsidRDefault="00C66689" w:rsidP="00726732">
      <w:pPr>
        <w:pStyle w:val="NoSpacing"/>
        <w:rPr>
          <w:rFonts w:ascii="Montserrat" w:hAnsi="Montserrat"/>
          <w:sz w:val="24"/>
        </w:rPr>
      </w:pPr>
      <w:r w:rsidRPr="00C66689">
        <w:rPr>
          <w:rFonts w:ascii="Montserrat" w:hAnsi="Montserrat"/>
          <w:sz w:val="24"/>
        </w:rPr>
        <w:tab/>
        <w:t>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w:t>
      </w:r>
      <w:r w:rsidRPr="00C66689">
        <w:rPr>
          <w:rFonts w:ascii="Montserrat" w:hAnsi="Montserrat"/>
          <w:sz w:val="24"/>
        </w:rPr>
        <w:t>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w:t>
      </w:r>
      <w:r w:rsidRPr="00C66689">
        <w:rPr>
          <w:rFonts w:ascii="Montserrat" w:hAnsi="Montserrat"/>
          <w:sz w:val="24"/>
        </w:rPr>
        <w:t xml:space="preserve">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14:paraId="3F12D7B8" w14:textId="77777777" w:rsidR="00BE0467" w:rsidRPr="00C66689" w:rsidRDefault="00BE0467" w:rsidP="00726732">
      <w:pPr>
        <w:pStyle w:val="NoSpacing"/>
        <w:rPr>
          <w:rFonts w:ascii="Montserrat" w:hAnsi="Montserrat"/>
          <w:sz w:val="24"/>
        </w:rPr>
      </w:pPr>
    </w:p>
    <w:p w14:paraId="50EA8463"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4FE59BF0" w14:textId="77777777" w:rsidR="00BE0467" w:rsidRPr="00C66689" w:rsidRDefault="00BE0467" w:rsidP="00726732">
      <w:pPr>
        <w:pStyle w:val="NoSpacing"/>
        <w:rPr>
          <w:rFonts w:ascii="Montserrat" w:hAnsi="Montserrat"/>
          <w:sz w:val="24"/>
        </w:rPr>
      </w:pPr>
    </w:p>
    <w:p w14:paraId="369C1517"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14:paraId="1CE1D119" w14:textId="77777777" w:rsidR="00BE0467" w:rsidRPr="00C66689" w:rsidRDefault="00BE0467" w:rsidP="00726732">
      <w:pPr>
        <w:pStyle w:val="NoSpacing"/>
        <w:rPr>
          <w:rFonts w:ascii="Montserrat" w:hAnsi="Montserrat"/>
          <w:sz w:val="24"/>
        </w:rPr>
      </w:pPr>
    </w:p>
    <w:p w14:paraId="1E1F7956"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387E9622" w14:textId="77777777" w:rsidR="00BE0467" w:rsidRPr="00C66689" w:rsidRDefault="00BE0467" w:rsidP="00726732">
      <w:pPr>
        <w:pStyle w:val="NoSpacing"/>
        <w:rPr>
          <w:rFonts w:ascii="Montserrat" w:hAnsi="Montserrat"/>
          <w:sz w:val="24"/>
        </w:rPr>
      </w:pPr>
    </w:p>
    <w:p w14:paraId="6B527189" w14:textId="77777777" w:rsidR="00BE0467" w:rsidRPr="00C66689" w:rsidRDefault="00C66689" w:rsidP="00726732">
      <w:pPr>
        <w:pStyle w:val="NoSpacing"/>
        <w:rPr>
          <w:rFonts w:ascii="Montserrat" w:hAnsi="Montserrat"/>
          <w:sz w:val="24"/>
        </w:rPr>
      </w:pPr>
      <w:r w:rsidRPr="00C66689">
        <w:rPr>
          <w:rFonts w:ascii="Montserrat" w:hAnsi="Montserrat"/>
          <w:sz w:val="24"/>
        </w:rPr>
        <w:tab/>
        <w:t>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w:t>
      </w:r>
      <w:r w:rsidRPr="00C66689">
        <w:rPr>
          <w:rFonts w:ascii="Montserrat" w:hAnsi="Montserrat"/>
          <w:sz w:val="24"/>
        </w:rPr>
        <w:t>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w:t>
      </w:r>
      <w:r w:rsidRPr="00C66689">
        <w:rPr>
          <w:rFonts w:ascii="Montserrat" w:hAnsi="Montserrat"/>
          <w:sz w:val="24"/>
        </w:rPr>
        <w:t xml:space="preserve">self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14:paraId="54DA9725" w14:textId="77777777" w:rsidR="00BE0467" w:rsidRPr="00C66689" w:rsidRDefault="00BE0467" w:rsidP="00726732">
      <w:pPr>
        <w:pStyle w:val="NoSpacing"/>
        <w:rPr>
          <w:rFonts w:ascii="Montserrat" w:hAnsi="Montserrat"/>
          <w:sz w:val="24"/>
        </w:rPr>
      </w:pPr>
    </w:p>
    <w:p w14:paraId="60E54260" w14:textId="77777777" w:rsidR="00BE0467" w:rsidRPr="00C66689" w:rsidRDefault="00C66689" w:rsidP="00726732">
      <w:pPr>
        <w:pStyle w:val="NoSpacing"/>
        <w:rPr>
          <w:rFonts w:ascii="Montserrat" w:hAnsi="Montserrat"/>
          <w:sz w:val="24"/>
        </w:rPr>
      </w:pPr>
      <w:r w:rsidRPr="00C66689">
        <w:rPr>
          <w:rFonts w:ascii="Montserrat" w:hAnsi="Montserrat"/>
          <w:sz w:val="24"/>
        </w:rPr>
        <w:tab/>
        <w:t>ember was courted by the house of the phoenix. in particular the heirs of the emperor. it was a strange courtship, for two of the heirs she confronted were dusk and coal who each perfectly resembled ash.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w:t>
      </w:r>
      <w:r w:rsidRPr="00C66689">
        <w:rPr>
          <w:rFonts w:ascii="Montserrat" w:hAnsi="Montserrat"/>
          <w:sz w:val="24"/>
        </w:rPr>
        <w:t>heir eyes. a living statue worshipped by countless generations in her direct line of descent. the emperor offered her all the rights and titles of her ancient heritage and begged her to marry her heirs, and fill the obvious vacancy in their circle. at the time she thought that was crazy, but the resemblance was striking. the last time she had seen dusk, he had been called ash</w:t>
      </w:r>
      <w:r w:rsidRPr="00C66689">
        <w:rPr>
          <w:rFonts w:ascii="Montserrat" w:hAnsi="Montserrat"/>
          <w:sz w:val="24"/>
          <w:vertAlign w:val="superscript"/>
        </w:rPr>
        <w:t>3</w:t>
      </w:r>
      <w:r w:rsidRPr="00C66689">
        <w:rPr>
          <w:rFonts w:ascii="Montserrat" w:hAnsi="Montserrat"/>
          <w:sz w:val="24"/>
        </w:rPr>
        <w:t xml:space="preserve"> and had a tendency to turn into a girl at any provocation. this more mature and controlled dusk deceived her. ember also confronted an unexpected twin in cinder, which touched an absence created by her own restoration. having arrived before her own birth, it seemed entirely possible that they were her real parents. she could remember that her mother and cinder died at the same time in the same place. it was conceivable that her child’s mind had been unable to reconcile the memory of the event with the stor</w:t>
      </w:r>
      <w:r w:rsidRPr="00C66689">
        <w:rPr>
          <w:rFonts w:ascii="Montserrat" w:hAnsi="Montserrat"/>
          <w:sz w:val="24"/>
        </w:rPr>
        <w:t>y she had later heard about it. in fact, she remembered dusk as ash</w:t>
      </w:r>
      <w:r w:rsidRPr="00C66689">
        <w:rPr>
          <w:rFonts w:ascii="Montserrat" w:hAnsi="Montserrat"/>
          <w:sz w:val="24"/>
          <w:vertAlign w:val="superscript"/>
        </w:rPr>
        <w:t>3</w:t>
      </w:r>
      <w:r w:rsidRPr="00C66689">
        <w:rPr>
          <w:rFonts w:ascii="Montserrat" w:hAnsi="Montserrat"/>
          <w:sz w:val="24"/>
        </w:rPr>
        <w:t>’s father and this appeared to answer the mystery of where dusk and ash</w:t>
      </w:r>
      <w:r w:rsidRPr="00C66689">
        <w:rPr>
          <w:rFonts w:ascii="Montserrat" w:hAnsi="Montserrat"/>
          <w:sz w:val="24"/>
          <w:vertAlign w:val="superscript"/>
        </w:rPr>
        <w:t>3</w:t>
      </w:r>
      <w:r w:rsidRPr="00C66689">
        <w:rPr>
          <w:rFonts w:ascii="Montserrat" w:hAnsi="Montserrat"/>
          <w:sz w:val="24"/>
        </w:rPr>
        <w:t xml:space="preserve"> had come from, and why there was such a resemblance between ash</w:t>
      </w:r>
      <w:r w:rsidRPr="00C66689">
        <w:rPr>
          <w:rFonts w:ascii="Montserrat" w:hAnsi="Montserrat"/>
          <w:sz w:val="24"/>
          <w:vertAlign w:val="superscript"/>
        </w:rPr>
        <w:t>3</w:t>
      </w:r>
      <w:r w:rsidRPr="00C66689">
        <w:rPr>
          <w:rFonts w:ascii="Montserrat" w:hAnsi="Montserrat"/>
          <w:sz w:val="24"/>
        </w:rPr>
        <w:t>, ash and ember. it seemed obvious that she had somehow become intimately involved in events that shaped her own past. she feared to interfere with the relationships her memory said must form, and grieved at the deaths she knew would come. unable to even explain, she fled from the alter and into the opening movements of a war her mother had fought in. her memory was unreliable on crucial details, but she had a sense of the paradox she feared to fully realize. her awareness of the truth was lost when she was</w:t>
      </w:r>
      <w:r w:rsidRPr="00C66689">
        <w:rPr>
          <w:rFonts w:ascii="Montserrat" w:hAnsi="Montserrat"/>
          <w:sz w:val="24"/>
        </w:rPr>
        <w:t xml:space="preserve"> slain by the invaders at angel’s gate. </w:t>
      </w:r>
    </w:p>
    <w:p w14:paraId="56305835" w14:textId="77777777" w:rsidR="00BE0467" w:rsidRPr="00C66689" w:rsidRDefault="00BE0467" w:rsidP="00726732">
      <w:pPr>
        <w:pStyle w:val="NoSpacing"/>
        <w:rPr>
          <w:rFonts w:ascii="Montserrat" w:hAnsi="Montserrat"/>
          <w:sz w:val="24"/>
        </w:rPr>
      </w:pPr>
    </w:p>
    <w:p w14:paraId="17B4C259" w14:textId="77777777" w:rsidR="00BE0467" w:rsidRPr="00C66689" w:rsidRDefault="00C66689" w:rsidP="00726732">
      <w:pPr>
        <w:pStyle w:val="NoSpacing"/>
        <w:rPr>
          <w:rFonts w:ascii="Montserrat" w:hAnsi="Montserrat"/>
          <w:sz w:val="24"/>
        </w:rPr>
      </w:pPr>
      <w:r w:rsidRPr="00C66689">
        <w:rPr>
          <w:rFonts w:ascii="Montserrat" w:hAnsi="Montserrat"/>
          <w:sz w:val="24"/>
        </w:rPr>
        <w:tab/>
        <w:t>dawn possessed her memories up to her escape from phoenix gate. she realized that those memories were from the near future, but not that some of them hailed from so far into the past. she could deduce that ember emerged from the eye of paradox before the birth of ash and ember, but like ember, she initially assumed that ash and ember were children of dusk, cinder and coal. the way ember remembered it, her mother was human, a psi corps officer, and that she came to oasis and had some kind of affair with dus</w:t>
      </w:r>
      <w:r w:rsidRPr="00C66689">
        <w:rPr>
          <w:rFonts w:ascii="Montserrat" w:hAnsi="Montserrat"/>
          <w:sz w:val="24"/>
        </w:rPr>
        <w:t xml:space="preserve">k or coal. the whole paradox escaped her until she found herself living through it. </w:t>
      </w:r>
    </w:p>
    <w:p w14:paraId="0C9082B0" w14:textId="77777777" w:rsidR="00BE0467" w:rsidRPr="00C66689" w:rsidRDefault="00BE0467" w:rsidP="00726732">
      <w:pPr>
        <w:pStyle w:val="NoSpacing"/>
        <w:rPr>
          <w:rFonts w:ascii="Montserrat" w:hAnsi="Montserrat"/>
          <w:sz w:val="24"/>
        </w:rPr>
      </w:pPr>
    </w:p>
    <w:p w14:paraId="1EF24FD0" w14:textId="77777777" w:rsidR="00BE0467" w:rsidRPr="00C66689" w:rsidRDefault="00C66689" w:rsidP="00726732">
      <w:pPr>
        <w:pStyle w:val="NoSpacing"/>
        <w:rPr>
          <w:rFonts w:ascii="Montserrat" w:hAnsi="Montserrat"/>
          <w:sz w:val="24"/>
        </w:rPr>
      </w:pPr>
      <w:r w:rsidRPr="00C66689">
        <w:rPr>
          <w:rFonts w:ascii="Montserrat" w:hAnsi="Montserrat"/>
          <w:sz w:val="24"/>
        </w:rPr>
        <w:tab/>
        <w:t>dusk was more aware of the paradox, having the experiences of ash, who knew he was avon, and ash</w:t>
      </w:r>
      <w:r w:rsidRPr="00C66689">
        <w:rPr>
          <w:rFonts w:ascii="Montserrat" w:hAnsi="Montserrat"/>
          <w:sz w:val="24"/>
          <w:vertAlign w:val="superscript"/>
        </w:rPr>
        <w:t>3</w:t>
      </w:r>
      <w:r w:rsidRPr="00C66689">
        <w:rPr>
          <w:rFonts w:ascii="Montserrat" w:hAnsi="Montserrat"/>
          <w:sz w:val="24"/>
        </w:rPr>
        <w:t xml:space="preserve"> who went on to experience most of the paradox first hand. </w:t>
      </w:r>
    </w:p>
    <w:p w14:paraId="50ECA90A" w14:textId="77777777" w:rsidR="00BE0467" w:rsidRPr="00C66689" w:rsidRDefault="00BE0467" w:rsidP="00726732">
      <w:pPr>
        <w:pStyle w:val="NoSpacing"/>
        <w:rPr>
          <w:rFonts w:ascii="Montserrat" w:hAnsi="Montserrat"/>
          <w:sz w:val="24"/>
        </w:rPr>
      </w:pPr>
    </w:p>
    <w:p w14:paraId="221DD39B" w14:textId="77777777" w:rsidR="00BE0467" w:rsidRPr="00C66689" w:rsidRDefault="00C66689" w:rsidP="00726732">
      <w:pPr>
        <w:pStyle w:val="NoSpacing"/>
        <w:rPr>
          <w:rFonts w:ascii="Montserrat" w:hAnsi="Montserrat"/>
          <w:sz w:val="24"/>
        </w:rPr>
      </w:pPr>
      <w:r w:rsidRPr="00C66689">
        <w:rPr>
          <w:rFonts w:ascii="Montserrat" w:hAnsi="Montserrat"/>
          <w:sz w:val="24"/>
        </w:rPr>
        <w:tab/>
        <w:t>only once while ember was imprisoned in the gates of paradox did the eye of paradox open. a temporary passage between aeirn and anth had allowed the founders of the avon empire to flee from the jien empire. it had taken the combined wills of the founding houses, wielded by ash and dusk, to cross the abyss between galaxies. no other mind could bypass the paradox ember’s presence had created. however, as the imprisoned girl came closer to her proper time, the weight of the paradox diminished enough for human</w:t>
      </w:r>
      <w:r w:rsidRPr="00C66689">
        <w:rPr>
          <w:rFonts w:ascii="Montserrat" w:hAnsi="Montserrat"/>
          <w:sz w:val="24"/>
        </w:rPr>
        <w:t xml:space="preserve"> technology to free ember from stasis. </w:t>
      </w:r>
    </w:p>
    <w:p w14:paraId="6D4B9528" w14:textId="77777777" w:rsidR="00BE0467" w:rsidRPr="00C66689" w:rsidRDefault="00BE0467" w:rsidP="00726732">
      <w:pPr>
        <w:pStyle w:val="NoSpacing"/>
        <w:rPr>
          <w:rFonts w:ascii="Montserrat" w:hAnsi="Montserrat"/>
          <w:sz w:val="24"/>
        </w:rPr>
      </w:pPr>
    </w:p>
    <w:p w14:paraId="07A6140C" w14:textId="77777777" w:rsidR="00BE0467" w:rsidRPr="00C66689" w:rsidRDefault="00C66689" w:rsidP="00726732">
      <w:pPr>
        <w:pStyle w:val="NoSpacing"/>
        <w:rPr>
          <w:rFonts w:ascii="Montserrat" w:hAnsi="Montserrat"/>
          <w:sz w:val="24"/>
        </w:rPr>
      </w:pPr>
      <w:r w:rsidRPr="00C66689">
        <w:rPr>
          <w:rFonts w:ascii="Montserrat" w:hAnsi="Montserrat"/>
          <w:sz w:val="24"/>
        </w:rPr>
        <w:tab/>
        <w:t>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w:t>
      </w:r>
      <w:r w:rsidRPr="00C66689">
        <w:rPr>
          <w:rFonts w:ascii="Montserrat" w:hAnsi="Montserrat"/>
          <w:sz w:val="24"/>
        </w:rPr>
        <w:t xml:space="preserve">d into chaos. the war that unfolded caused ember to remain in the aegis for several years. her suitors’ efforts to track her down resulted in the revelation of the greater avon empire to the aegis. </w:t>
      </w:r>
    </w:p>
    <w:p w14:paraId="095BD539" w14:textId="77777777" w:rsidR="00BE0467" w:rsidRPr="00C66689" w:rsidRDefault="00BE0467" w:rsidP="00726732">
      <w:pPr>
        <w:pStyle w:val="NoSpacing"/>
        <w:rPr>
          <w:rFonts w:ascii="Montserrat" w:hAnsi="Montserrat"/>
          <w:sz w:val="24"/>
        </w:rPr>
      </w:pPr>
    </w:p>
    <w:p w14:paraId="230F9C6A" w14:textId="77777777" w:rsidR="00BE0467" w:rsidRPr="00C66689" w:rsidRDefault="00C66689" w:rsidP="00726732">
      <w:pPr>
        <w:pStyle w:val="NoSpacing"/>
        <w:rPr>
          <w:rFonts w:ascii="Montserrat" w:hAnsi="Montserrat"/>
          <w:sz w:val="24"/>
        </w:rPr>
      </w:pPr>
      <w:r w:rsidRPr="00C66689">
        <w:rPr>
          <w:rFonts w:ascii="Montserrat" w:hAnsi="Montserrat"/>
          <w:sz w:val="24"/>
        </w:rPr>
        <w:tab/>
        <w:t>by the time her suitors had tracked her down, ember had found true love in the aegis. an avon pair, alexander and alexandrea morgan, had taken her under their wings during her first years in the aegis. ironically, they were all living under assumed human identities. due to a misunderstanding, ember was identified by the aegis as ember</w:t>
      </w:r>
      <w:r w:rsidRPr="00C66689">
        <w:rPr>
          <w:rFonts w:ascii="Montserrat" w:hAnsi="Montserrat"/>
          <w:sz w:val="24"/>
          <w:vertAlign w:val="superscript"/>
        </w:rPr>
        <w:t>1</w:t>
      </w:r>
      <w:r w:rsidRPr="00C66689">
        <w:rPr>
          <w:rFonts w:ascii="Montserrat" w:hAnsi="Montserrat"/>
          <w:sz w:val="24"/>
        </w:rPr>
        <w:t xml:space="preserve"> ember sinclair, a member of a lost colonial expedition that discovered the oasis system over a thousand years ago. she had been a psionic operative with the code name phoenix for a noted ability to cheat death. her adoption of the identity of phoenix ember sinclair had been accepted as her way of adjusting to life after her traumatic imprisonment in the eye of paradox. the morgans were both scouts for the avon empire who had established themselves over a couple of generations in the aegis. their commission</w:t>
      </w:r>
      <w:r w:rsidRPr="00C66689">
        <w:rPr>
          <w:rFonts w:ascii="Montserrat" w:hAnsi="Montserrat"/>
          <w:sz w:val="24"/>
        </w:rPr>
        <w:t>s had come from dusk, who had also instructed them in a number of obscure preparations for ember’s paradox. dusk had also compelled dawn to seek out the morgans for assistance in establishing herself in the aegis. alexander, dawn and ember had met in the course of active duty in the aegis navy. alexandrea was pregnant with kimberly and kevin when alexander met ember. as alexander and ember fell in love, dawn and dusk entrusted part of her secret to alexander. his ability to bear the paradox cemented their l</w:t>
      </w:r>
      <w:r w:rsidRPr="00C66689">
        <w:rPr>
          <w:rFonts w:ascii="Montserrat" w:hAnsi="Montserrat"/>
          <w:sz w:val="24"/>
        </w:rPr>
        <w:t xml:space="preserve">ove and led to their marriage.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w:t>
      </w:r>
    </w:p>
    <w:p w14:paraId="28F04488" w14:textId="77777777" w:rsidR="00BE0467" w:rsidRPr="00C66689" w:rsidRDefault="00BE0467" w:rsidP="00726732">
      <w:pPr>
        <w:pStyle w:val="NoSpacing"/>
        <w:rPr>
          <w:rFonts w:ascii="Montserrat" w:hAnsi="Montserrat"/>
          <w:sz w:val="24"/>
        </w:rPr>
      </w:pPr>
    </w:p>
    <w:p w14:paraId="2481EDD3"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278D7804" w14:textId="77777777" w:rsidR="00BE0467" w:rsidRPr="00C66689" w:rsidRDefault="00BE0467" w:rsidP="00726732">
      <w:pPr>
        <w:pStyle w:val="NoSpacing"/>
        <w:rPr>
          <w:rFonts w:ascii="Montserrat" w:hAnsi="Montserrat"/>
          <w:sz w:val="24"/>
        </w:rPr>
      </w:pPr>
    </w:p>
    <w:p w14:paraId="79420C6A" w14:textId="77777777" w:rsidR="00BE0467" w:rsidRPr="00C66689" w:rsidRDefault="00C66689" w:rsidP="00726732">
      <w:pPr>
        <w:pStyle w:val="NoSpacing"/>
        <w:rPr>
          <w:rFonts w:ascii="Montserrat" w:hAnsi="Montserrat"/>
          <w:sz w:val="24"/>
        </w:rPr>
      </w:pPr>
      <w:r w:rsidRPr="00C66689">
        <w:rPr>
          <w:rFonts w:ascii="Montserrat" w:hAnsi="Montserrat"/>
          <w:sz w:val="24"/>
        </w:rPr>
        <w:t>the morgan family</w:t>
      </w:r>
    </w:p>
    <w:p w14:paraId="75E32BFA" w14:textId="77777777" w:rsidR="00BE0467" w:rsidRPr="00C66689" w:rsidRDefault="00C66689" w:rsidP="00726732">
      <w:pPr>
        <w:pStyle w:val="NoSpacing"/>
        <w:rPr>
          <w:rFonts w:ascii="Montserrat" w:hAnsi="Montserrat"/>
          <w:sz w:val="24"/>
        </w:rPr>
      </w:pPr>
      <w:r w:rsidRPr="00C66689">
        <w:rPr>
          <w:rFonts w:ascii="Montserrat" w:hAnsi="Montserrat"/>
          <w:sz w:val="24"/>
        </w:rPr>
        <w:tab/>
        <w:t>alexander and alexandrea morgan had officially come to the oasis system to study avon culture, and live on a world that did not proscribe the use of psionics. the lure of freedom had drawn many psionic human settlers to oasis since its rediscovery. ember’s marriage to alexander, and their appointment as ambassadors to the avon empire made them both tremendous assets to their true people. alexander and ember had a child together, dani (danielle-daniel), a year before ember gave birth to ash and ember. becau</w:t>
      </w:r>
      <w:r w:rsidRPr="00C66689">
        <w:rPr>
          <w:rFonts w:ascii="Montserrat" w:hAnsi="Montserrat"/>
          <w:sz w:val="24"/>
        </w:rPr>
        <w:t>se they were officially supposed to be human, and ember actually held a diplomatic post for the aegis, they could not afford to have children that were obviously avon. several precautions were taken to protect her cover identity. all of her children would have to be separated—the girls raised separate and officially unrelated to their male counterparts. to further protect the cover stories from being undone by the children going into heat, alexandrea, dawn and dusk had assisted in setting up and carrying ou</w:t>
      </w:r>
      <w:r w:rsidRPr="00C66689">
        <w:rPr>
          <w:rFonts w:ascii="Montserrat" w:hAnsi="Montserrat"/>
          <w:sz w:val="24"/>
        </w:rPr>
        <w:t>t formal engagements for kim, danille, and ember</w:t>
      </w:r>
      <w:r w:rsidRPr="00C66689">
        <w:rPr>
          <w:rFonts w:ascii="Montserrat" w:hAnsi="Montserrat"/>
          <w:sz w:val="24"/>
          <w:vertAlign w:val="superscript"/>
        </w:rPr>
        <w:t>1</w:t>
      </w:r>
      <w:r w:rsidRPr="00C66689">
        <w:rPr>
          <w:rFonts w:ascii="Montserrat" w:hAnsi="Montserrat"/>
          <w:sz w:val="24"/>
        </w:rPr>
        <w:t xml:space="preserve"> with their own complements, kevin, daniel, and ash. </w:t>
      </w:r>
    </w:p>
    <w:p w14:paraId="271AFE33" w14:textId="77777777" w:rsidR="00BE0467" w:rsidRPr="00C66689" w:rsidRDefault="00BE0467" w:rsidP="00726732">
      <w:pPr>
        <w:pStyle w:val="NoSpacing"/>
        <w:rPr>
          <w:rFonts w:ascii="Montserrat" w:hAnsi="Montserrat"/>
          <w:sz w:val="24"/>
        </w:rPr>
      </w:pPr>
    </w:p>
    <w:p w14:paraId="51969F0D" w14:textId="77777777" w:rsidR="00BE0467" w:rsidRPr="00C66689" w:rsidRDefault="00C66689" w:rsidP="00726732">
      <w:pPr>
        <w:pStyle w:val="NoSpacing"/>
        <w:rPr>
          <w:rFonts w:ascii="Montserrat" w:hAnsi="Montserrat"/>
          <w:sz w:val="24"/>
        </w:rPr>
      </w:pPr>
      <w:r w:rsidRPr="00C66689">
        <w:rPr>
          <w:rFonts w:ascii="Montserrat" w:hAnsi="Montserrat"/>
          <w:sz w:val="24"/>
        </w:rPr>
        <w:t>kim morgan, kevin morgan</w:t>
      </w:r>
    </w:p>
    <w:p w14:paraId="1A609C3A"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kim was officially alexander’s daughter, conceived in vitro. alexandrea was officially kim’s surrogate mother, and kevin was an unexpected tag along credited to a one night stand following implantation when alexandrea assumed she was protected by her pregnancy. </w:t>
      </w:r>
    </w:p>
    <w:p w14:paraId="07562322" w14:textId="77777777" w:rsidR="00BE0467" w:rsidRPr="00C66689" w:rsidRDefault="00BE0467" w:rsidP="00726732">
      <w:pPr>
        <w:pStyle w:val="NoSpacing"/>
        <w:rPr>
          <w:rFonts w:ascii="Montserrat" w:hAnsi="Montserrat"/>
          <w:sz w:val="24"/>
        </w:rPr>
      </w:pPr>
    </w:p>
    <w:p w14:paraId="0E8E7C76" w14:textId="77777777" w:rsidR="00BE0467" w:rsidRPr="00C66689" w:rsidRDefault="00C66689" w:rsidP="00726732">
      <w:pPr>
        <w:pStyle w:val="NoSpacing"/>
        <w:rPr>
          <w:rFonts w:ascii="Montserrat" w:hAnsi="Montserrat"/>
          <w:sz w:val="24"/>
        </w:rPr>
      </w:pPr>
      <w:r w:rsidRPr="00C66689">
        <w:rPr>
          <w:rFonts w:ascii="Montserrat" w:hAnsi="Montserrat"/>
          <w:sz w:val="24"/>
        </w:rPr>
        <w:t>danille morgan, daniel sinclair</w:t>
      </w:r>
    </w:p>
    <w:p w14:paraId="0B497BAF"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alexander and ember raised danielle as the first child of their marriage. dawn took daniel on as her own, going so far as to stage her own pregnancy in step with ember’s. ember was impregnated with the seed of passion by dawn, following her recovery from the birth of dani. danille and daniel had both achieved union in childhood, thus were spared having to go through with the engagement. the disappearance of daniel was covered up by the phoenix gate massacre. </w:t>
      </w:r>
    </w:p>
    <w:p w14:paraId="1D1AA09F" w14:textId="77777777" w:rsidR="00BE0467" w:rsidRPr="00C66689" w:rsidRDefault="00BE0467" w:rsidP="00726732">
      <w:pPr>
        <w:pStyle w:val="NoSpacing"/>
        <w:rPr>
          <w:rFonts w:ascii="Montserrat" w:hAnsi="Montserrat"/>
          <w:sz w:val="24"/>
        </w:rPr>
      </w:pPr>
    </w:p>
    <w:p w14:paraId="2190C882" w14:textId="77777777" w:rsidR="00BE0467" w:rsidRPr="00C66689" w:rsidRDefault="00C66689" w:rsidP="00726732">
      <w:pPr>
        <w:pStyle w:val="NoSpacing"/>
        <w:rPr>
          <w:rFonts w:ascii="Montserrat" w:hAnsi="Montserrat"/>
          <w:sz w:val="24"/>
        </w:rPr>
      </w:pPr>
      <w:r w:rsidRPr="00C66689">
        <w:rPr>
          <w:rFonts w:ascii="Montserrat" w:hAnsi="Montserrat"/>
          <w:sz w:val="24"/>
        </w:rPr>
        <w:t>aliases of ash and ember—establishment</w:t>
      </w:r>
    </w:p>
    <w:p w14:paraId="4A68E769" w14:textId="77777777" w:rsidR="00BE0467" w:rsidRPr="00C66689" w:rsidRDefault="00C66689" w:rsidP="00726732">
      <w:pPr>
        <w:pStyle w:val="NoSpacing"/>
        <w:rPr>
          <w:rFonts w:ascii="Montserrat" w:hAnsi="Montserrat"/>
          <w:sz w:val="24"/>
        </w:rPr>
      </w:pPr>
      <w:r w:rsidRPr="00C66689">
        <w:rPr>
          <w:rFonts w:ascii="Montserrat" w:hAnsi="Montserrat"/>
          <w:sz w:val="24"/>
        </w:rPr>
        <w:tab/>
        <w:t>to everyone’s surprise, dusk took the same precautions during ember’s second pregnancy, revealing some of the potential of the dragon’s gift to human observers. ash was independantly established as ash autumn blood, son of dusk autumn blood. ash was later recognized as the template of ash-ember autumn blood. ember was established as ember</w:t>
      </w:r>
      <w:r w:rsidRPr="00C66689">
        <w:rPr>
          <w:rFonts w:ascii="Montserrat" w:hAnsi="Montserrat"/>
          <w:sz w:val="24"/>
          <w:vertAlign w:val="superscript"/>
        </w:rPr>
        <w:t>1</w:t>
      </w:r>
      <w:r w:rsidRPr="00C66689">
        <w:rPr>
          <w:rFonts w:ascii="Montserrat" w:hAnsi="Montserrat"/>
          <w:sz w:val="24"/>
        </w:rPr>
        <w:t xml:space="preserve"> and ember</w:t>
      </w:r>
      <w:r w:rsidRPr="00C66689">
        <w:rPr>
          <w:rFonts w:ascii="Montserrat" w:hAnsi="Montserrat"/>
          <w:sz w:val="24"/>
          <w:vertAlign w:val="superscript"/>
        </w:rPr>
        <w:t>2</w:t>
      </w:r>
      <w:r w:rsidRPr="00C66689">
        <w:rPr>
          <w:rFonts w:ascii="Montserrat" w:hAnsi="Montserrat"/>
          <w:sz w:val="24"/>
        </w:rPr>
        <w:t xml:space="preserve"> ember morgan, using ash and some slight of hand. </w:t>
      </w:r>
    </w:p>
    <w:p w14:paraId="35828C39" w14:textId="77777777" w:rsidR="00BE0467" w:rsidRPr="00C66689" w:rsidRDefault="00BE0467" w:rsidP="00726732">
      <w:pPr>
        <w:pStyle w:val="NoSpacing"/>
        <w:rPr>
          <w:rFonts w:ascii="Montserrat" w:hAnsi="Montserrat"/>
          <w:sz w:val="24"/>
        </w:rPr>
      </w:pPr>
    </w:p>
    <w:p w14:paraId="6C4A41D1" w14:textId="77777777" w:rsidR="00BE0467" w:rsidRPr="00C66689" w:rsidRDefault="00C66689" w:rsidP="00726732">
      <w:pPr>
        <w:pStyle w:val="NoSpacing"/>
        <w:rPr>
          <w:rFonts w:ascii="Montserrat" w:hAnsi="Montserrat"/>
          <w:sz w:val="24"/>
        </w:rPr>
      </w:pPr>
      <w:r w:rsidRPr="00C66689">
        <w:rPr>
          <w:rFonts w:ascii="Montserrat" w:hAnsi="Montserrat"/>
          <w:sz w:val="24"/>
        </w:rPr>
        <w:t>coal and the cinder twins—establishing events</w:t>
      </w:r>
    </w:p>
    <w:p w14:paraId="77CBEA54"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t xml:space="preserve">at birth, cinder and coal were identical, despite the difference in sex. they would remain androgynous and identical through puberty. until the age of seven, the boy and girl were inseparable, their minds already deeply tied together showing unusual promise of unity. because cinder and coal were so strongly tied together, and so similar in appearance, it was possible to initially raise them as twin girls—particularly since dusk, dawn and twilight all knew what was to come. cinder and coal learned a simple </w:t>
      </w:r>
      <w:r w:rsidRPr="00C66689">
        <w:rPr>
          <w:rFonts w:ascii="Montserrat" w:hAnsi="Montserrat"/>
          <w:strike/>
          <w:sz w:val="24"/>
        </w:rPr>
        <w:t>kind of teleport that took advantage of their deep rapport, which was simply swapping places. this trick enabled them to deceive all observers with regard to coal’s sex. cinder and coal thought it a great game, and honestly did not realize the significance of their physical sexes, or how they related to their individual genders and identities. at the same time as the groundwork for cinder</w:t>
      </w:r>
      <w:r w:rsidRPr="00C66689">
        <w:rPr>
          <w:rFonts w:ascii="Montserrat" w:hAnsi="Montserrat"/>
          <w:strike/>
          <w:sz w:val="24"/>
          <w:vertAlign w:val="superscript"/>
        </w:rPr>
        <w:t>1</w:t>
      </w:r>
      <w:r w:rsidRPr="00C66689">
        <w:rPr>
          <w:rFonts w:ascii="Montserrat" w:hAnsi="Montserrat"/>
          <w:strike/>
          <w:sz w:val="24"/>
        </w:rPr>
        <w:t xml:space="preserve"> and cinder</w:t>
      </w:r>
      <w:r w:rsidRPr="00C66689">
        <w:rPr>
          <w:rFonts w:ascii="Montserrat" w:hAnsi="Montserrat"/>
          <w:strike/>
          <w:sz w:val="24"/>
          <w:vertAlign w:val="superscript"/>
        </w:rPr>
        <w:t>2</w:t>
      </w:r>
      <w:r w:rsidRPr="00C66689">
        <w:rPr>
          <w:rFonts w:ascii="Montserrat" w:hAnsi="Montserrat"/>
          <w:strike/>
          <w:sz w:val="24"/>
        </w:rPr>
        <w:t xml:space="preserve">’s official identities was being laid, similar arrangements were being made for coal. to establish the boy’s existence, dusk had publicly changed sex and then quite obviously progressed through pregnancy in step with coal to prepare for the day when cinder would become his concern. after the fatal night they knew would come, cinder was to be raised by dusk. dusk borrowed the boy at various points, carefully advertising the existence of a son by way of channeled reincarnation. </w:t>
      </w:r>
    </w:p>
    <w:p w14:paraId="64E99F03" w14:textId="77777777" w:rsidR="00BE0467" w:rsidRPr="00C66689" w:rsidRDefault="00BE0467" w:rsidP="00726732">
      <w:pPr>
        <w:pStyle w:val="NoSpacing"/>
        <w:rPr>
          <w:rFonts w:ascii="Montserrat" w:hAnsi="Montserrat"/>
          <w:sz w:val="24"/>
        </w:rPr>
      </w:pPr>
    </w:p>
    <w:p w14:paraId="718611B9" w14:textId="77777777" w:rsidR="00BE0467" w:rsidRPr="00C66689" w:rsidRDefault="00C66689" w:rsidP="00726732">
      <w:pPr>
        <w:pStyle w:val="NoSpacing"/>
        <w:rPr>
          <w:rFonts w:ascii="Montserrat" w:hAnsi="Montserrat"/>
          <w:sz w:val="24"/>
        </w:rPr>
      </w:pPr>
      <w:r w:rsidRPr="00C66689">
        <w:rPr>
          <w:rFonts w:ascii="Montserrat" w:hAnsi="Montserrat"/>
          <w:sz w:val="24"/>
        </w:rPr>
        <w:t>the phoenix gate massacre</w:t>
      </w:r>
    </w:p>
    <w:p w14:paraId="3F62EC08" w14:textId="77777777" w:rsidR="00BE0467" w:rsidRPr="00C66689" w:rsidRDefault="00C66689" w:rsidP="00726732">
      <w:pPr>
        <w:pStyle w:val="NoSpacing"/>
        <w:rPr>
          <w:rFonts w:ascii="Montserrat" w:hAnsi="Montserrat"/>
          <w:sz w:val="24"/>
        </w:rPr>
      </w:pPr>
      <w:r w:rsidRPr="00C66689">
        <w:rPr>
          <w:rFonts w:ascii="Montserrat" w:hAnsi="Montserrat"/>
          <w:sz w:val="24"/>
        </w:rPr>
        <w:tab/>
        <w:t>when ash and ember turned seven, the emperor invited them and their mother to a special, private celebration. avon held a tradition of waiting until children until reached the age of seven before formally naming them or recognizing their existence. there were several reasons for this, starting with childhood mortality and extending through the complications of confirming the existence of reborn and reincarnated identities. seven was considered the best and earliest age to test a child’s mind, assess her ps</w:t>
      </w:r>
      <w:r w:rsidRPr="00C66689">
        <w:rPr>
          <w:rFonts w:ascii="Montserrat" w:hAnsi="Montserrat"/>
          <w:sz w:val="24"/>
        </w:rPr>
        <w:t>ionic potential, and confirm the transmission of identity from a previous generation if indicated. as the emissary to the avon people, and a mother of psionic children, ember could reasonably be expected to honor such traditions. the stage was set for the bloodbath. early in the confrontation, ash died, and his memories were shuffled in with ember’s. in the ugliest part of the confrontation, ember’s mother died while ember was attempting a wild teleport to escape the slaughter. mother and daughter’s minds e</w:t>
      </w:r>
      <w:r w:rsidRPr="00C66689">
        <w:rPr>
          <w:rFonts w:ascii="Montserrat" w:hAnsi="Montserrat"/>
          <w:sz w:val="24"/>
        </w:rPr>
        <w:t>mbraced in one final rapport. ember’s young mind was overloaded with the memories of her brother and mother, but the paradox of inheriting her adult mind, which had already lived her life, had two unexpected consequences, particularly given the state of her existence at the moment of contact. ember’s phoenix spirit was beside itself within a living mind, confronted with the combined memories of a mother, a son and a daughter. ember’s spirit was anchored around twin identities, and her body was halfway betwe</w:t>
      </w:r>
      <w:r w:rsidRPr="00C66689">
        <w:rPr>
          <w:rFonts w:ascii="Montserrat" w:hAnsi="Montserrat"/>
          <w:sz w:val="24"/>
        </w:rPr>
        <w:t xml:space="preserve">en here and there. ember’s adult memories were submerged as the total experience of the three lives was summarily divided between the virtual embodiments of a body in open teleport. the transaction was instantaneous, and the teleport closed leaving one version of ember trapped with her deadly assailant, while the other version of ember arrived to witness the fall of her mother’s lifeless body. </w:t>
      </w:r>
    </w:p>
    <w:p w14:paraId="5105B244" w14:textId="77777777" w:rsidR="00BE0467" w:rsidRPr="00C66689" w:rsidRDefault="00BE0467" w:rsidP="00726732">
      <w:pPr>
        <w:pStyle w:val="NoSpacing"/>
        <w:rPr>
          <w:rFonts w:ascii="Montserrat" w:hAnsi="Montserrat"/>
          <w:sz w:val="24"/>
        </w:rPr>
      </w:pPr>
    </w:p>
    <w:p w14:paraId="6294BFDB" w14:textId="77777777" w:rsidR="00BE0467" w:rsidRPr="00C66689" w:rsidRDefault="00C66689" w:rsidP="00726732">
      <w:pPr>
        <w:pStyle w:val="NoSpacing"/>
        <w:rPr>
          <w:rFonts w:ascii="Montserrat" w:hAnsi="Montserrat"/>
          <w:sz w:val="24"/>
        </w:rPr>
      </w:pPr>
      <w:r w:rsidRPr="00C66689">
        <w:rPr>
          <w:rFonts w:ascii="Montserrat" w:hAnsi="Montserrat"/>
          <w:sz w:val="24"/>
        </w:rPr>
        <w:t>cinder and coal, 7 to 17</w:t>
      </w:r>
    </w:p>
    <w:p w14:paraId="7F9116A3" w14:textId="77777777" w:rsidR="00BE0467" w:rsidRPr="00C66689" w:rsidRDefault="00C66689" w:rsidP="00726732">
      <w:pPr>
        <w:pStyle w:val="NoSpacing"/>
        <w:rPr>
          <w:rFonts w:ascii="Montserrat" w:hAnsi="Montserrat"/>
          <w:sz w:val="24"/>
        </w:rPr>
      </w:pPr>
      <w:r w:rsidRPr="00C66689">
        <w:rPr>
          <w:rFonts w:ascii="Montserrat" w:hAnsi="Montserrat"/>
          <w:sz w:val="24"/>
        </w:rPr>
        <w:tab/>
        <w:t>cinder and coal inherited their predecessors’ minds, tainted with the possession of two o’jin. like all avon, their possession required the commitment of two demons to the effort. as children, they had no defense against the invasion, save to retreat. cut off from reality, they lived in the shadow of the alien minds possessing their bodies. with all of their potential focused on those strange landscapes, they eventually learned and adapted all of the skills and abilities of their captors. both of them were</w:t>
      </w:r>
      <w:r w:rsidRPr="00C66689">
        <w:rPr>
          <w:rFonts w:ascii="Montserrat" w:hAnsi="Montserrat"/>
          <w:sz w:val="24"/>
        </w:rPr>
        <w:t xml:space="preserve"> affected by such dark role models, and ended up tapping into the dark phoenix potential. cinder and coal became what ember</w:t>
      </w:r>
      <w:r w:rsidRPr="00C66689">
        <w:rPr>
          <w:rFonts w:ascii="Montserrat" w:hAnsi="Montserrat"/>
          <w:sz w:val="24"/>
          <w:vertAlign w:val="superscript"/>
        </w:rPr>
        <w:t>2</w:t>
      </w:r>
      <w:r w:rsidRPr="00C66689">
        <w:rPr>
          <w:rFonts w:ascii="Montserrat" w:hAnsi="Montserrat"/>
          <w:sz w:val="24"/>
        </w:rPr>
        <w:t xml:space="preserve"> had turned away from. no one realized it until they destroyed the demons possessing them. this change in aspect struck an odd balance in the soul of the phoenix. it also allowed them to realize that they were ash and ember in all but name, so they changed their names. cinder took the name ash, and coal took the name ember, to reflect that they embodied the potential their counterparts could not. their namesakes understood at once, on their return from exile. </w:t>
      </w:r>
    </w:p>
    <w:p w14:paraId="7C1E627F" w14:textId="77777777" w:rsidR="00BE0467" w:rsidRPr="00C66689" w:rsidRDefault="00BE0467" w:rsidP="00726732">
      <w:pPr>
        <w:pStyle w:val="NoSpacing"/>
        <w:rPr>
          <w:rFonts w:ascii="Montserrat" w:hAnsi="Montserrat"/>
          <w:sz w:val="24"/>
        </w:rPr>
      </w:pPr>
    </w:p>
    <w:p w14:paraId="34B5A8EF" w14:textId="77777777" w:rsidR="00BE0467" w:rsidRPr="00C66689" w:rsidRDefault="00C66689" w:rsidP="00726732">
      <w:pPr>
        <w:pStyle w:val="NoSpacing"/>
        <w:rPr>
          <w:rFonts w:ascii="Montserrat" w:hAnsi="Montserrat"/>
          <w:sz w:val="24"/>
        </w:rPr>
      </w:pPr>
      <w:r w:rsidRPr="00C66689">
        <w:rPr>
          <w:rFonts w:ascii="Montserrat" w:hAnsi="Montserrat"/>
          <w:sz w:val="24"/>
        </w:rPr>
        <w:tab/>
        <w:t>in the desperate struggle, she discovered the truth about her shattered childhood and the real relationship between herself and her twin sister. as a child, in the face of a massacre, she had manifested and embodied her own destructive potential. using this living weapon, through ember</w:t>
      </w:r>
      <w:r w:rsidRPr="00C66689">
        <w:rPr>
          <w:rFonts w:ascii="Montserrat" w:hAnsi="Montserrat"/>
          <w:sz w:val="24"/>
          <w:vertAlign w:val="superscript"/>
        </w:rPr>
        <w:t>2</w:t>
      </w:r>
      <w:r w:rsidRPr="00C66689">
        <w:rPr>
          <w:rFonts w:ascii="Montserrat" w:hAnsi="Montserrat"/>
          <w:sz w:val="24"/>
        </w:rPr>
        <w:t>, ember</w:t>
      </w:r>
      <w:r w:rsidRPr="00C66689">
        <w:rPr>
          <w:rFonts w:ascii="Montserrat" w:hAnsi="Montserrat"/>
          <w:sz w:val="24"/>
          <w:vertAlign w:val="superscript"/>
        </w:rPr>
        <w:t>1</w:t>
      </w:r>
      <w:r w:rsidRPr="00C66689">
        <w:rPr>
          <w:rFonts w:ascii="Montserrat" w:hAnsi="Montserrat"/>
          <w:sz w:val="24"/>
        </w:rPr>
        <w:t xml:space="preserve"> had defended herself and avenged her slaughtered clan. until confronted with the same enemies, her divided selves had remained separated, natural friends and rivals. bruised and bloody, she was finally whole. united at last, the once divided girl faced the consequences of a murderous assault. to her shock, the mind of their mother, so long divided between them, had seized control of the abandoned body and damned them in court with her own testimony. before ember could reveal that her “twin” was not who eve</w:t>
      </w:r>
      <w:r w:rsidRPr="00C66689">
        <w:rPr>
          <w:rFonts w:ascii="Montserrat" w:hAnsi="Montserrat"/>
          <w:sz w:val="24"/>
        </w:rPr>
        <w:t>ryone thought she was, the pair were sentenced and exiled to face their surviving enemies outside the protection of civilization. phoenix and ash helped them attain the only kind of protection their condemned status allowed them. phoenix and ember, compelled by biological and spiritual imperatives, ended up fighting over ash even as their enemies netted them all in their final trap. once again, seeking to delve into the mysteries of phoenix gate, they were caught in a dual siege. with demons on one side and</w:t>
      </w:r>
      <w:r w:rsidRPr="00C66689">
        <w:rPr>
          <w:rFonts w:ascii="Montserrat" w:hAnsi="Montserrat"/>
          <w:sz w:val="24"/>
        </w:rPr>
        <w:t xml:space="preserve"> dragons on the other, the three had only each other as they struggled to survive. </w:t>
      </w:r>
    </w:p>
    <w:p w14:paraId="381EA9F9" w14:textId="77777777" w:rsidR="00BE0467" w:rsidRPr="00C66689" w:rsidRDefault="00BE0467" w:rsidP="00726732">
      <w:pPr>
        <w:pStyle w:val="NoSpacing"/>
        <w:rPr>
          <w:rFonts w:ascii="Montserrat" w:hAnsi="Montserrat"/>
          <w:sz w:val="24"/>
        </w:rPr>
      </w:pPr>
    </w:p>
    <w:p w14:paraId="0B6B846F" w14:textId="77777777" w:rsidR="00BE0467" w:rsidRPr="00C66689" w:rsidRDefault="00C66689" w:rsidP="00726732">
      <w:pPr>
        <w:pStyle w:val="NoSpacing"/>
        <w:rPr>
          <w:rFonts w:ascii="Montserrat" w:hAnsi="Montserrat"/>
          <w:sz w:val="24"/>
        </w:rPr>
      </w:pPr>
      <w:r w:rsidRPr="00C66689">
        <w:rPr>
          <w:rFonts w:ascii="Montserrat" w:hAnsi="Montserrat"/>
          <w:sz w:val="24"/>
        </w:rPr>
        <w:tab/>
        <w:t>as the appearance of ash provoked several plots to usurp the power and authority the trio stood to inherit, ember</w:t>
      </w:r>
      <w:r w:rsidRPr="00C66689">
        <w:rPr>
          <w:rFonts w:ascii="Montserrat" w:hAnsi="Montserrat"/>
          <w:sz w:val="24"/>
          <w:vertAlign w:val="superscript"/>
        </w:rPr>
        <w:t>2</w:t>
      </w:r>
      <w:r w:rsidRPr="00C66689">
        <w:rPr>
          <w:rFonts w:ascii="Montserrat" w:hAnsi="Montserrat"/>
          <w:sz w:val="24"/>
        </w:rPr>
        <w:t xml:space="preserve"> was forced to confront a childhood tragedy and the legacy of madness and destruction it left behind. manipulated by a hidden enemy, she was used to entrap her twin in a deadly plot. as ember</w:t>
      </w:r>
      <w:r w:rsidRPr="00C66689">
        <w:rPr>
          <w:rFonts w:ascii="Montserrat" w:hAnsi="Montserrat"/>
          <w:sz w:val="24"/>
          <w:vertAlign w:val="superscript"/>
        </w:rPr>
        <w:t>1</w:t>
      </w:r>
      <w:r w:rsidRPr="00C66689">
        <w:rPr>
          <w:rFonts w:ascii="Montserrat" w:hAnsi="Montserrat"/>
          <w:sz w:val="24"/>
        </w:rPr>
        <w:t xml:space="preserve"> was being attacked, the wall between their minds suddenly crumbled and her own mind was ripped from its body to face death and destruction. </w:t>
      </w:r>
    </w:p>
    <w:p w14:paraId="36C45B09" w14:textId="77777777" w:rsidR="00BE0467" w:rsidRPr="00C66689" w:rsidRDefault="00BE0467" w:rsidP="00726732">
      <w:pPr>
        <w:pStyle w:val="NoSpacing"/>
        <w:rPr>
          <w:rFonts w:ascii="Montserrat" w:hAnsi="Montserrat"/>
          <w:sz w:val="24"/>
        </w:rPr>
      </w:pPr>
    </w:p>
    <w:p w14:paraId="25E53167" w14:textId="77777777" w:rsidR="00BE0467" w:rsidRPr="00C66689" w:rsidRDefault="00C66689" w:rsidP="00726732">
      <w:pPr>
        <w:pStyle w:val="NoSpacing"/>
        <w:rPr>
          <w:rFonts w:ascii="Montserrat" w:hAnsi="Montserrat"/>
          <w:sz w:val="24"/>
        </w:rPr>
      </w:pPr>
      <w:r w:rsidRPr="00C66689">
        <w:rPr>
          <w:rFonts w:ascii="Montserrat" w:hAnsi="Montserrat"/>
          <w:sz w:val="24"/>
        </w:rPr>
        <w:t>the birth of illusions</w:t>
      </w:r>
    </w:p>
    <w:p w14:paraId="64A4FAAE" w14:textId="77777777" w:rsidR="00BE0467" w:rsidRPr="00C66689" w:rsidRDefault="00C66689" w:rsidP="00726732">
      <w:pPr>
        <w:pStyle w:val="NoSpacing"/>
        <w:rPr>
          <w:rFonts w:ascii="Montserrat" w:hAnsi="Montserrat"/>
          <w:sz w:val="24"/>
        </w:rPr>
      </w:pPr>
      <w:r w:rsidRPr="00C66689">
        <w:rPr>
          <w:rFonts w:ascii="Montserrat" w:hAnsi="Montserrat"/>
          <w:sz w:val="24"/>
        </w:rPr>
        <w:tab/>
      </w:r>
    </w:p>
    <w:p w14:paraId="2831E33E" w14:textId="77777777" w:rsidR="00BE0467" w:rsidRPr="00C66689" w:rsidRDefault="00C66689" w:rsidP="00726732">
      <w:pPr>
        <w:pStyle w:val="NoSpacing"/>
        <w:rPr>
          <w:rFonts w:ascii="Montserrat" w:hAnsi="Montserrat"/>
          <w:sz w:val="24"/>
        </w:rPr>
      </w:pPr>
      <w:r w:rsidRPr="00C66689">
        <w:rPr>
          <w:rFonts w:ascii="Montserrat" w:hAnsi="Montserrat"/>
          <w:sz w:val="24"/>
        </w:rPr>
        <w:t>dragon dreaming</w:t>
      </w:r>
    </w:p>
    <w:p w14:paraId="1CE788EF" w14:textId="77777777" w:rsidR="00BE0467" w:rsidRPr="00C66689" w:rsidRDefault="00C66689" w:rsidP="00726732">
      <w:pPr>
        <w:pStyle w:val="NoSpacing"/>
        <w:rPr>
          <w:rFonts w:ascii="Montserrat" w:hAnsi="Montserrat"/>
          <w:sz w:val="24"/>
        </w:rPr>
      </w:pPr>
      <w:r w:rsidRPr="00C66689">
        <w:rPr>
          <w:rFonts w:ascii="Montserrat" w:hAnsi="Montserrat"/>
          <w:sz w:val="24"/>
        </w:rPr>
        <w:tab/>
        <w:t>on either side of their birth, ash and ember were cornered by the dragon embodied by their paradox. ember was taken by the dragon after she arrived alone back in her own period, several years prior to her birth. dusk devoured ember. taking on dragon form, dusk blooded on ember, to create dawn who took possession of the seed ember thought she and ash had conceived in aes, and left immediately for the aegis. ember convinced herself that the whole thing had been a dream and was taken by the now ancient—and ag</w:t>
      </w:r>
      <w:r w:rsidRPr="00C66689">
        <w:rPr>
          <w:rFonts w:ascii="Montserrat" w:hAnsi="Montserrat"/>
          <w:sz w:val="24"/>
        </w:rPr>
        <w:t xml:space="preserve">eless—dusk to aeo’anth. dawn devoured ash. taking on dragon form, dawn blooded nineteen years later on ash—a little more than a year before ash and ember united and stumbled into the past—creating dusk. at the command of his older self, dusk followed in their wake. </w:t>
      </w:r>
    </w:p>
    <w:p w14:paraId="797CF045" w14:textId="77777777" w:rsidR="00BE0467" w:rsidRPr="00C66689" w:rsidRDefault="00BE0467" w:rsidP="00726732">
      <w:pPr>
        <w:pStyle w:val="NoSpacing"/>
        <w:rPr>
          <w:rFonts w:ascii="Montserrat" w:hAnsi="Montserrat"/>
          <w:sz w:val="24"/>
        </w:rPr>
      </w:pPr>
    </w:p>
    <w:p w14:paraId="491A70CA" w14:textId="77777777" w:rsidR="00BE0467" w:rsidRPr="00C66689" w:rsidRDefault="00C66689" w:rsidP="00726732">
      <w:pPr>
        <w:pStyle w:val="NoSpacing"/>
        <w:rPr>
          <w:rFonts w:ascii="Montserrat" w:hAnsi="Montserrat"/>
          <w:sz w:val="24"/>
        </w:rPr>
      </w:pPr>
      <w:r w:rsidRPr="00C66689">
        <w:rPr>
          <w:rFonts w:ascii="Montserrat" w:hAnsi="Montserrat"/>
          <w:sz w:val="24"/>
        </w:rPr>
        <w:t>through the eye of paradox</w:t>
      </w:r>
    </w:p>
    <w:p w14:paraId="1665DA9D" w14:textId="77777777" w:rsidR="00BE0467" w:rsidRPr="00C66689" w:rsidRDefault="00C66689" w:rsidP="00726732">
      <w:pPr>
        <w:pStyle w:val="NoSpacing"/>
        <w:rPr>
          <w:rFonts w:ascii="Montserrat" w:hAnsi="Montserrat"/>
          <w:sz w:val="24"/>
        </w:rPr>
      </w:pPr>
      <w:r w:rsidRPr="00C66689">
        <w:rPr>
          <w:rFonts w:ascii="Montserrat" w:hAnsi="Montserrat"/>
          <w:sz w:val="24"/>
        </w:rPr>
        <w:tab/>
        <w:t>ash-ember arrived on aeirn unaware that they had moved back through time. ash-ember was attacked in a public bath, and raped in a way unique to her ojien sex. dusk was the one who attacked ash-ember, to steal the seed they really had conceived together. ash-ember found herself impressed into service as an ideal, a living surrogate of the goddess. ash-ember was given over to passion and rage for her training and initiation. ash and ember split to escape religious prostitution, but were captured and separate</w:t>
      </w:r>
      <w:r w:rsidRPr="00C66689">
        <w:rPr>
          <w:rFonts w:ascii="Montserrat" w:hAnsi="Montserrat"/>
          <w:sz w:val="24"/>
        </w:rPr>
        <w:t>d from each other. as avon, or jien, they had been prized and worshipped, if enslaved to the temple, but as a man and a woman, they were simply slaves without any personal value or status. they struggled to survive true slavery, to somehow escape and be reunited, and ultimately return to oasis ajea. their allies in this were passion and rage, who had figured out that ash and ember had been ash-ember. dusk was the one who retrieved the seed of passion-rage from the ashes of their immolation, and planted it w</w:t>
      </w:r>
      <w:r w:rsidRPr="00C66689">
        <w:rPr>
          <w:rFonts w:ascii="Montserrat" w:hAnsi="Montserrat"/>
          <w:sz w:val="24"/>
        </w:rPr>
        <w:t>ithin ember just before ash and ember attempted to return to oasis ajea. as ember preceded ash into the eye of paradox, the master gate on aeirn, the presence of that seed within her had triggered the mechanisms which harnessed the raw paradox of the gates, locking down the eye of paradox, preventing any passage across the abyss. for ten thousand years, her image stood at the heart of every gate, a living statue forbidding any passage through the eye of paradox. ash was stranded on aeirn. dusk came to him a</w:t>
      </w:r>
      <w:r w:rsidRPr="00C66689">
        <w:rPr>
          <w:rFonts w:ascii="Montserrat" w:hAnsi="Montserrat"/>
          <w:sz w:val="24"/>
        </w:rPr>
        <w:t xml:space="preserve">nd explained what had happened, what he had done, and why. ash and dusk had the child ash and ember conceived, and thus started the line of ava, the first of the avon houses, and helped create the avon race itself. the spirit of ash, his memories and character, would descend through millennia to come until reunited with ember in the years before their birth. </w:t>
      </w:r>
    </w:p>
    <w:p w14:paraId="5C807BB8" w14:textId="77777777" w:rsidR="00BE0467" w:rsidRPr="00C66689" w:rsidRDefault="00BE0467" w:rsidP="00726732">
      <w:pPr>
        <w:pStyle w:val="NoSpacing"/>
        <w:rPr>
          <w:rFonts w:ascii="Montserrat" w:hAnsi="Montserrat"/>
          <w:sz w:val="24"/>
        </w:rPr>
      </w:pPr>
    </w:p>
    <w:p w14:paraId="48173502" w14:textId="77777777" w:rsidR="00BE0467" w:rsidRPr="00C66689" w:rsidRDefault="00C66689" w:rsidP="00726732">
      <w:pPr>
        <w:pStyle w:val="NoSpacing"/>
        <w:rPr>
          <w:rFonts w:ascii="Montserrat" w:hAnsi="Montserrat"/>
          <w:sz w:val="24"/>
        </w:rPr>
      </w:pPr>
      <w:r w:rsidRPr="00C66689">
        <w:rPr>
          <w:rFonts w:ascii="Montserrat" w:hAnsi="Montserrat"/>
          <w:sz w:val="24"/>
        </w:rPr>
        <w:t>the phoenix gate massacre</w:t>
      </w:r>
    </w:p>
    <w:p w14:paraId="3D596E89" w14:textId="77777777" w:rsidR="00BE0467" w:rsidRPr="00C66689" w:rsidRDefault="00C66689" w:rsidP="00726732">
      <w:pPr>
        <w:pStyle w:val="NoSpacing"/>
        <w:rPr>
          <w:rFonts w:ascii="Montserrat" w:hAnsi="Montserrat"/>
          <w:sz w:val="24"/>
        </w:rPr>
      </w:pPr>
      <w:r w:rsidRPr="00C66689">
        <w:rPr>
          <w:rFonts w:ascii="Montserrat" w:hAnsi="Montserrat"/>
          <w:sz w:val="24"/>
        </w:rPr>
        <w:tab/>
        <w:t>ember, or rather her children, ash and ember, had been summoned to phoenix gate for the private ceremonies of fostering, naming and promising. alexander and alexandrea were unable to accompany ember to phoenix gate, ember had of course forbidden it knowing what she did. instead, dawn and her “son” daniel accompanied them. traditionally, avon children were fostered from the age of seven through the end of their seventeenth year. the emperor had not forgotten where ember had joined their company from. he res</w:t>
      </w:r>
      <w:r w:rsidRPr="00C66689">
        <w:rPr>
          <w:rFonts w:ascii="Montserrat" w:hAnsi="Montserrat"/>
          <w:sz w:val="24"/>
        </w:rPr>
        <w:t>pected the measures she had taken to protect her position between the human and avon empires, but in this private ceremony he could see to it that all necessary honor was given to her, through her redoubts. ash and ember earned the name of phoenix, as did cinder and coal’s redoubts, in a more public ceremony had earlier. at their naming, ash and ember were recognized as suitable heirs to the house of phoenix after cinder and coal, and their redoubts. ember was even given the honor of exchanging heirs for fo</w:t>
      </w:r>
      <w:r w:rsidRPr="00C66689">
        <w:rPr>
          <w:rFonts w:ascii="Montserrat" w:hAnsi="Montserrat"/>
          <w:sz w:val="24"/>
        </w:rPr>
        <w:t xml:space="preserve">sterage. in cases where split twins mated exclusively with another pair, it was common to foster within the double marriage. ember had escaped her engagement to cinder, coal and dusk, but according to ancient law, they were already married by their genes. dusk and ember both knew that the time had come, and retreated from the ceremonies lest they give some warning and rupture the careful balance of their paradox. dusk stayed with ember and helped her prepare for the embrace of a living death. </w:t>
      </w:r>
    </w:p>
    <w:p w14:paraId="2AF24B52" w14:textId="77777777" w:rsidR="00BE0467" w:rsidRPr="00C66689" w:rsidRDefault="00BE0467" w:rsidP="00726732">
      <w:pPr>
        <w:pStyle w:val="NoSpacing"/>
        <w:rPr>
          <w:rFonts w:ascii="Montserrat" w:hAnsi="Montserrat"/>
          <w:sz w:val="24"/>
        </w:rPr>
      </w:pPr>
    </w:p>
    <w:p w14:paraId="2C40628E" w14:textId="77777777" w:rsidR="00BE0467" w:rsidRPr="00C66689" w:rsidRDefault="00C66689" w:rsidP="00726732">
      <w:pPr>
        <w:pStyle w:val="NoSpacing"/>
        <w:rPr>
          <w:rFonts w:ascii="Montserrat" w:hAnsi="Montserrat"/>
          <w:sz w:val="24"/>
        </w:rPr>
      </w:pPr>
      <w:r w:rsidRPr="00C66689">
        <w:rPr>
          <w:rFonts w:ascii="Montserrat" w:hAnsi="Montserrat"/>
          <w:sz w:val="24"/>
        </w:rPr>
        <w:t>aftermath of the phoenix gate massacre</w:t>
      </w:r>
    </w:p>
    <w:p w14:paraId="3D11AC4A" w14:textId="77777777" w:rsidR="00BE0467" w:rsidRPr="00C66689" w:rsidRDefault="00C66689" w:rsidP="00726732">
      <w:pPr>
        <w:pStyle w:val="NoSpacing"/>
        <w:rPr>
          <w:rFonts w:ascii="Montserrat" w:hAnsi="Montserrat"/>
          <w:sz w:val="24"/>
        </w:rPr>
      </w:pPr>
      <w:r w:rsidRPr="00C66689">
        <w:rPr>
          <w:rFonts w:ascii="Montserrat" w:hAnsi="Montserrat"/>
          <w:sz w:val="24"/>
        </w:rPr>
        <w:tab/>
        <w:t>officially, ember, cinder, coal and daniel died in the raid on phoenix gate. dani had come in the form of daniel to fake his death, so that their union would not be discovered. among the survivors was dawn, ember</w:t>
      </w:r>
      <w:r w:rsidRPr="00C66689">
        <w:rPr>
          <w:rFonts w:ascii="Montserrat" w:hAnsi="Montserrat"/>
          <w:sz w:val="24"/>
          <w:vertAlign w:val="superscript"/>
        </w:rPr>
        <w:t>1</w:t>
      </w:r>
      <w:r w:rsidRPr="00C66689">
        <w:rPr>
          <w:rFonts w:ascii="Montserrat" w:hAnsi="Montserrat"/>
          <w:sz w:val="24"/>
        </w:rPr>
        <w:t xml:space="preserve"> cinder, ire coal, ember</w:t>
      </w:r>
      <w:r w:rsidRPr="00C66689">
        <w:rPr>
          <w:rFonts w:ascii="Montserrat" w:hAnsi="Montserrat"/>
          <w:sz w:val="24"/>
          <w:vertAlign w:val="superscript"/>
        </w:rPr>
        <w:t>1</w:t>
      </w:r>
      <w:r w:rsidRPr="00C66689">
        <w:rPr>
          <w:rFonts w:ascii="Montserrat" w:hAnsi="Montserrat"/>
          <w:sz w:val="24"/>
        </w:rPr>
        <w:t xml:space="preserve"> ember and ember</w:t>
      </w:r>
      <w:r w:rsidRPr="00C66689">
        <w:rPr>
          <w:rFonts w:ascii="Montserrat" w:hAnsi="Montserrat"/>
          <w:sz w:val="24"/>
          <w:vertAlign w:val="superscript"/>
        </w:rPr>
        <w:t>2</w:t>
      </w:r>
      <w:r w:rsidRPr="00C66689">
        <w:rPr>
          <w:rFonts w:ascii="Montserrat" w:hAnsi="Montserrat"/>
          <w:sz w:val="24"/>
        </w:rPr>
        <w:t xml:space="preserve"> ember. only dusk and dawn had realized that ash had died and resurrected. having prepared for this, dusk waited for ash to rise, then the two disappeared unnoticed. in the chaos ember</w:t>
      </w:r>
      <w:r w:rsidRPr="00C66689">
        <w:rPr>
          <w:rFonts w:ascii="Montserrat" w:hAnsi="Montserrat"/>
          <w:sz w:val="24"/>
          <w:vertAlign w:val="superscript"/>
        </w:rPr>
        <w:t>2</w:t>
      </w:r>
      <w:r w:rsidRPr="00C66689">
        <w:rPr>
          <w:rFonts w:ascii="Montserrat" w:hAnsi="Montserrat"/>
          <w:sz w:val="24"/>
        </w:rPr>
        <w:t xml:space="preserve"> ember manifested and fled to dream gate. ember</w:t>
      </w:r>
      <w:r w:rsidRPr="00C66689">
        <w:rPr>
          <w:rFonts w:ascii="Montserrat" w:hAnsi="Montserrat"/>
          <w:sz w:val="24"/>
          <w:vertAlign w:val="superscript"/>
        </w:rPr>
        <w:t>1</w:t>
      </w:r>
      <w:r w:rsidRPr="00C66689">
        <w:rPr>
          <w:rFonts w:ascii="Montserrat" w:hAnsi="Montserrat"/>
          <w:sz w:val="24"/>
        </w:rPr>
        <w:t xml:space="preserve"> ember returned with dawn to alexander on oasis ajeo to be raised with her elder sisters. ember</w:t>
      </w:r>
      <w:r w:rsidRPr="00C66689">
        <w:rPr>
          <w:rFonts w:ascii="Montserrat" w:hAnsi="Montserrat"/>
          <w:sz w:val="24"/>
          <w:vertAlign w:val="superscript"/>
        </w:rPr>
        <w:t>2</w:t>
      </w:r>
      <w:r w:rsidRPr="00C66689">
        <w:rPr>
          <w:rFonts w:ascii="Montserrat" w:hAnsi="Montserrat"/>
          <w:sz w:val="24"/>
        </w:rPr>
        <w:t xml:space="preserve"> ember was taken in by alexandrea on oasis ajea, after dawn identified her at a children’s crèche in dream gate. together, cinder and coal had been the heir of the house of phoenix. their younger selves retained that status as they gained the minds of their elder incarnations. ash and ember were never aware of their claim to their mother’s status as heir apparent of the house of phoenix after cinder and coal. now that ember was dead, it was less important to hide the children’s true nature, but with the dis</w:t>
      </w:r>
      <w:r w:rsidRPr="00C66689">
        <w:rPr>
          <w:rFonts w:ascii="Montserrat" w:hAnsi="Montserrat"/>
          <w:sz w:val="24"/>
        </w:rPr>
        <w:t>covery of both embers a few years later, ash and ember’s nature came under suspicion. it took several years for this question to come up due to the efforts the morgans made to protect ember</w:t>
      </w:r>
      <w:r w:rsidRPr="00C66689">
        <w:rPr>
          <w:rFonts w:ascii="Montserrat" w:hAnsi="Montserrat"/>
          <w:sz w:val="24"/>
          <w:vertAlign w:val="superscript"/>
        </w:rPr>
        <w:t>2</w:t>
      </w:r>
      <w:r w:rsidRPr="00C66689">
        <w:rPr>
          <w:rFonts w:ascii="Montserrat" w:hAnsi="Montserrat"/>
          <w:sz w:val="24"/>
        </w:rPr>
        <w:t xml:space="preserve"> and ember</w:t>
      </w:r>
      <w:r w:rsidRPr="00C66689">
        <w:rPr>
          <w:rFonts w:ascii="Montserrat" w:hAnsi="Montserrat"/>
          <w:sz w:val="24"/>
          <w:vertAlign w:val="superscript"/>
        </w:rPr>
        <w:t>1</w:t>
      </w:r>
      <w:r w:rsidRPr="00C66689">
        <w:rPr>
          <w:rFonts w:ascii="Montserrat" w:hAnsi="Montserrat"/>
          <w:sz w:val="24"/>
        </w:rPr>
        <w:t xml:space="preserve"> from encountering each other. alexander and alexandrea had been warned that it was going to happen, but having no idea how it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w:t>
      </w:r>
      <w:r w:rsidRPr="00C66689">
        <w:rPr>
          <w:rFonts w:ascii="Montserrat" w:hAnsi="Montserrat"/>
          <w:sz w:val="24"/>
          <w:vertAlign w:val="superscript"/>
        </w:rPr>
        <w:t>2</w:t>
      </w:r>
      <w:r w:rsidRPr="00C66689">
        <w:rPr>
          <w:rFonts w:ascii="Montserrat" w:hAnsi="Montserrat"/>
          <w:sz w:val="24"/>
        </w:rPr>
        <w:t xml:space="preserve"> grew up alone with alexandrea, and ember</w:t>
      </w:r>
      <w:r w:rsidRPr="00C66689">
        <w:rPr>
          <w:rFonts w:ascii="Montserrat" w:hAnsi="Montserrat"/>
          <w:sz w:val="24"/>
          <w:vertAlign w:val="superscript"/>
        </w:rPr>
        <w:t>1</w:t>
      </w:r>
      <w:r w:rsidRPr="00C66689">
        <w:rPr>
          <w:rFonts w:ascii="Montserrat" w:hAnsi="Montserrat"/>
          <w:sz w:val="24"/>
        </w:rPr>
        <w:t xml:space="preserve"> grew up with alexander, kimberly and danielle. </w:t>
      </w:r>
    </w:p>
    <w:p w14:paraId="6A0B7064" w14:textId="77777777" w:rsidR="00BE0467" w:rsidRPr="00C66689" w:rsidRDefault="00BE0467" w:rsidP="00726732">
      <w:pPr>
        <w:pStyle w:val="NoSpacing"/>
        <w:rPr>
          <w:rFonts w:ascii="Montserrat" w:hAnsi="Montserrat"/>
          <w:sz w:val="24"/>
        </w:rPr>
      </w:pPr>
    </w:p>
    <w:p w14:paraId="53E3A08A"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5E92C3C5" w14:textId="77777777" w:rsidR="00BE0467" w:rsidRPr="00C66689" w:rsidRDefault="00C66689" w:rsidP="00726732">
      <w:pPr>
        <w:pStyle w:val="NoSpacing"/>
        <w:rPr>
          <w:rFonts w:ascii="Montserrat" w:hAnsi="Montserrat"/>
          <w:sz w:val="24"/>
        </w:rPr>
      </w:pPr>
      <w:r w:rsidRPr="00C66689">
        <w:rPr>
          <w:rFonts w:ascii="Montserrat" w:hAnsi="Montserrat"/>
          <w:sz w:val="24"/>
        </w:rPr>
        <w:t>out of the eye of paradox</w:t>
      </w:r>
    </w:p>
    <w:p w14:paraId="3F6D3D26" w14:textId="77777777" w:rsidR="00BE0467" w:rsidRPr="00C66689" w:rsidRDefault="00C66689" w:rsidP="00726732">
      <w:pPr>
        <w:pStyle w:val="NoSpacing"/>
        <w:rPr>
          <w:rStyle w:val="AesDPAside"/>
          <w:rFonts w:ascii="Montserrat" w:hAnsi="Montserrat"/>
          <w:vanish w:val="0"/>
          <w:sz w:val="24"/>
        </w:rPr>
      </w:pPr>
      <w:r w:rsidRPr="00C66689">
        <w:rPr>
          <w:rFonts w:ascii="Montserrat" w:hAnsi="Montserrat"/>
          <w:sz w:val="24"/>
        </w:rPr>
        <w:tab/>
        <w:t xml:space="preserve">ember emerged from the conflict at phoenix gate </w:t>
      </w:r>
      <w:r w:rsidRPr="00C66689">
        <w:rPr>
          <w:rStyle w:val="AesDPAside"/>
          <w:rFonts w:ascii="Montserrat" w:hAnsi="Montserrat"/>
          <w:vanish w:val="0"/>
          <w:sz w:val="24"/>
        </w:rPr>
        <w:t>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w:t>
      </w:r>
      <w:r w:rsidRPr="00C66689">
        <w:rPr>
          <w:rStyle w:val="AesDPAside"/>
          <w:rFonts w:ascii="Montserrat" w:hAnsi="Montserrat"/>
          <w:vanish w:val="0"/>
          <w:sz w:val="24"/>
        </w:rPr>
        <w:t>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t>
      </w:r>
      <w:r w:rsidRPr="00C66689">
        <w:rPr>
          <w:rStyle w:val="AesDPAside"/>
          <w:rFonts w:ascii="Montserrat" w:hAnsi="Montserrat"/>
          <w:vanish w:val="0"/>
          <w:sz w:val="24"/>
        </w:rPr>
        <w:t>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w:t>
      </w:r>
      <w:r w:rsidRPr="00C66689">
        <w:rPr>
          <w:rStyle w:val="AesDPAside"/>
          <w:rFonts w:ascii="Montserrat" w:hAnsi="Montserrat"/>
          <w:vanish w:val="0"/>
          <w:sz w:val="24"/>
        </w:rPr>
        <w:t xml:space="preserve">ted on human worlds. the significance of her revelation was lost on the majority of the avon court, overwhelmed by the verification of her discovery. </w:t>
      </w:r>
    </w:p>
    <w:p w14:paraId="5CCFB9D0" w14:textId="77777777" w:rsidR="00BE0467" w:rsidRPr="00C66689" w:rsidRDefault="00BE0467" w:rsidP="00726732">
      <w:pPr>
        <w:pStyle w:val="NoSpacing"/>
        <w:rPr>
          <w:rFonts w:ascii="Montserrat" w:hAnsi="Montserrat"/>
          <w:sz w:val="24"/>
        </w:rPr>
      </w:pPr>
    </w:p>
    <w:p w14:paraId="281846B1"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465CBDE1" w14:textId="77777777" w:rsidR="00BE0467" w:rsidRPr="00C66689" w:rsidRDefault="00BE0467" w:rsidP="00726732">
      <w:pPr>
        <w:pStyle w:val="NoSpacing"/>
        <w:rPr>
          <w:rFonts w:ascii="Montserrat" w:hAnsi="Montserrat"/>
          <w:sz w:val="24"/>
        </w:rPr>
      </w:pPr>
    </w:p>
    <w:p w14:paraId="6EED48D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woman returns from exile and becomes deeply entangled in intrigues, mysteries and paradox—discovering that she has arrived home many years before her own birth. </w:t>
      </w:r>
    </w:p>
    <w:p w14:paraId="200F38DE" w14:textId="77777777" w:rsidR="00BE0467" w:rsidRPr="00C66689" w:rsidRDefault="00BE0467" w:rsidP="00726732">
      <w:pPr>
        <w:pStyle w:val="NoSpacing"/>
        <w:rPr>
          <w:rFonts w:ascii="Montserrat" w:hAnsi="Montserrat"/>
          <w:sz w:val="24"/>
        </w:rPr>
      </w:pPr>
    </w:p>
    <w:p w14:paraId="0305664F" w14:textId="77777777" w:rsidR="00BE0467" w:rsidRPr="00C66689" w:rsidRDefault="00C66689" w:rsidP="00726732">
      <w:pPr>
        <w:pStyle w:val="NoSpacing"/>
        <w:rPr>
          <w:rFonts w:ascii="Montserrat" w:hAnsi="Montserrat"/>
          <w:sz w:val="24"/>
        </w:rPr>
      </w:pPr>
      <w:r w:rsidRPr="00C66689">
        <w:rPr>
          <w:rFonts w:ascii="Montserrat" w:hAnsi="Montserrat"/>
          <w:color w:val="0000FF"/>
          <w:sz w:val="24"/>
        </w:rPr>
        <w:t xml:space="preserve">Embedded: dragon dreaming, dawn. A young woman returns to a conflict she well remembers, a deadly confrontation with demons and a dragon. </w:t>
      </w:r>
    </w:p>
    <w:p w14:paraId="01328705" w14:textId="77777777" w:rsidR="00BE0467" w:rsidRPr="00C66689" w:rsidRDefault="00BE0467" w:rsidP="00726732">
      <w:pPr>
        <w:pStyle w:val="NoSpacing"/>
        <w:rPr>
          <w:rFonts w:ascii="Montserrat" w:hAnsi="Montserrat"/>
          <w:sz w:val="24"/>
        </w:rPr>
      </w:pPr>
    </w:p>
    <w:p w14:paraId="0A7285A4"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Ember. At the point when ember emerged from the eye of paradox, she fully intended to face trial and return to the life she had been living. Even as she set out for home, she confronted her remaining enemies, the demons and the dragon. She failed to realize that this was not the fight she fled from before. At first she was unaware that she had moved through time as well as space in the eye of paradox. This impression was reinforced by the ambush. As a phoenix, even possessing the dragon gift, she was an irr</w:t>
      </w:r>
      <w:r w:rsidRPr="00C66689">
        <w:rPr>
          <w:rFonts w:ascii="Montserrat" w:hAnsi="Montserrat"/>
          <w:color w:val="0000FF"/>
          <w:sz w:val="24"/>
        </w:rPr>
        <w:t xml:space="preserve">esistible temptation to any dragon she met. In spite of every effort to escape the relentless predator, she was devoured. After unwittingly blooding the dragon, and freeing dawn from her unconsciousness, the whole thing took on the quality of a dream. The demons she allowed to escape set up the trap she would fall into later, robbing her of the entire experience of her initial emergence and the knowledge of her temporal displacement. </w:t>
      </w:r>
    </w:p>
    <w:p w14:paraId="667D9F3D" w14:textId="77777777" w:rsidR="00BE0467" w:rsidRPr="00C66689" w:rsidRDefault="00BE0467" w:rsidP="00726732">
      <w:pPr>
        <w:pStyle w:val="NoSpacing"/>
        <w:rPr>
          <w:rFonts w:ascii="Montserrat" w:hAnsi="Montserrat"/>
          <w:sz w:val="24"/>
        </w:rPr>
      </w:pPr>
    </w:p>
    <w:p w14:paraId="7C52DCD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At the point when ember emerged from the eye of paradox, years before ash and ember were born, ember was courted by the house of the phoenix. In particular the heirs of the emperor. It was a strange courtship, for two of the heirs she confronted were dusk and coal who each perfectly resembled ash. Confronted with the growing fear that her ash might be forever lost, she was tempted, and allowed herself to be courted. Unfortunately, she had trouble with who they thought she was. She was believed to be </w:t>
      </w:r>
      <w:r w:rsidRPr="00C66689">
        <w:rPr>
          <w:rFonts w:ascii="Montserrat" w:hAnsi="Montserrat"/>
          <w:sz w:val="24"/>
        </w:rPr>
        <w:t xml:space="preserve">their legendary ancestor. For more than ten thousand years she had been imprisoned naked before their eyes. A living statue worshipped by countless generations in her direct line of descent. The emperor offered her all the rights and titles of her ancient heritage and begged her to marry her heirs, and fill the obvious vacancy in their circle. At the time she thought the whole situation was crazy, but the resemblance between her and them was striking. Having arrived before her own birth, it seemed entirely </w:t>
      </w:r>
      <w:r w:rsidRPr="00C66689">
        <w:rPr>
          <w:rFonts w:ascii="Montserrat" w:hAnsi="Montserrat"/>
          <w:sz w:val="24"/>
        </w:rPr>
        <w:t xml:space="preserve">possible that they were her real parents. She could remember that her mother and cinder died at the same time in the same place. It was conceivable that her child’s mind had been unable to reconcile the memory of the event with the story she had later heard about it. In fact, she remembered dusk as ash ember’s father and this appeared to answer the mystery of where dusk and ash ember had come from, and why there was such a resemblance between ash ember, ash and ember. It seemed obvious that she had somehow </w:t>
      </w:r>
      <w:r w:rsidRPr="00C66689">
        <w:rPr>
          <w:rFonts w:ascii="Montserrat" w:hAnsi="Montserrat"/>
          <w:sz w:val="24"/>
        </w:rPr>
        <w:t xml:space="preserve">become intimately involved in events that shaped her own past. She feared to interfere with the relationships her memory said must form, and grieved at the deaths she knew would come. Unable to even explain, she fled from the alter and into the opening movements of a war her mother had fought in. Her memory was unreliable on crucial details, but she had a sense of the paradox she feared to fully realize. Her awareness of the truth was lost when she was slain by the invaders at angel’s gate. </w:t>
      </w:r>
    </w:p>
    <w:p w14:paraId="11EF869E" w14:textId="77777777" w:rsidR="00BE0467" w:rsidRPr="00C66689" w:rsidRDefault="00BE0467" w:rsidP="00726732">
      <w:pPr>
        <w:pStyle w:val="NoSpacing"/>
        <w:rPr>
          <w:rFonts w:ascii="Montserrat" w:hAnsi="Montserrat"/>
          <w:sz w:val="24"/>
        </w:rPr>
      </w:pPr>
    </w:p>
    <w:p w14:paraId="2D0C12C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woman awakened from a thousand-year imprisonment becomes involved in a deadly conflict, her mind ravaged by stasis and trauma. </w:t>
      </w:r>
    </w:p>
    <w:p w14:paraId="4338F252" w14:textId="77777777" w:rsidR="00BE0467" w:rsidRPr="00C66689" w:rsidRDefault="00BE0467" w:rsidP="00726732">
      <w:pPr>
        <w:pStyle w:val="NoSpacing"/>
        <w:rPr>
          <w:rFonts w:ascii="Montserrat" w:hAnsi="Montserrat"/>
          <w:sz w:val="24"/>
        </w:rPr>
      </w:pPr>
    </w:p>
    <w:p w14:paraId="7AB51D0F"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 xml:space="preserve">Embedded: a daughter’s dream. A young woman leads a lost colony to a new and alien home, but the already populated world was not settled by a previous colony as first assumed. The memories of arden sinclair reveal a different history regarding the worlds of oasis which later conflict buried. </w:t>
      </w:r>
    </w:p>
    <w:p w14:paraId="1128D086" w14:textId="77777777" w:rsidR="00BE0467" w:rsidRPr="00C66689" w:rsidRDefault="00BE0467" w:rsidP="00726732">
      <w:pPr>
        <w:pStyle w:val="NoSpacing"/>
        <w:rPr>
          <w:rFonts w:ascii="Montserrat" w:hAnsi="Montserrat"/>
          <w:sz w:val="24"/>
        </w:rPr>
      </w:pPr>
    </w:p>
    <w:p w14:paraId="65D452C2" w14:textId="77777777" w:rsidR="00BE0467" w:rsidRPr="00C66689" w:rsidRDefault="00C66689" w:rsidP="00726732">
      <w:pPr>
        <w:pStyle w:val="NoSpacing"/>
        <w:rPr>
          <w:rFonts w:ascii="Montserrat" w:hAnsi="Montserrat"/>
          <w:sz w:val="24"/>
        </w:rPr>
      </w:pPr>
      <w:r w:rsidRPr="00C66689">
        <w:rPr>
          <w:rFonts w:ascii="Montserrat" w:hAnsi="Montserrat"/>
          <w:sz w:val="24"/>
        </w:rPr>
        <w:t>Victoria ember sinclair. Found in the ashes of a devastating terrorist raid, she was identified as arden sinclair. No one questioned the identity, once the remains of her body were found. Walking away from death had earned her the nickname phoenix over a thousand years ago. Unfortunately, she had not escaped unscathed this time. The centuries in her static prison, and the trauma of the raid had ravaged her memory and power. As she was responding to memory rehabilitation, chaos broke lose in the oasis system</w:t>
      </w:r>
      <w:r w:rsidRPr="00C66689">
        <w:rPr>
          <w:rFonts w:ascii="Montserrat" w:hAnsi="Montserrat"/>
          <w:sz w:val="24"/>
        </w:rPr>
        <w:t xml:space="preserve">. The raid had been one maneuver in a stunning coup attempt that was suddenly exploding into fury. As the seventh fleet was ambushed from within, phoenix became involved in a desperate attempt to bring help to stations suddenly under siege. In spite of her successful effort, no help could possibly reach the people who sent her. Even surviving to escape with the fleeing remains of seventh fleet’s third task group was unlikely, as phoenix confronted one of the enemy in a deadly one on one fight. </w:t>
      </w:r>
    </w:p>
    <w:p w14:paraId="1D77D184" w14:textId="77777777" w:rsidR="00BE0467" w:rsidRPr="00C66689" w:rsidRDefault="00BE0467" w:rsidP="00726732">
      <w:pPr>
        <w:pStyle w:val="NoSpacing"/>
        <w:rPr>
          <w:rFonts w:ascii="Montserrat" w:hAnsi="Montserrat"/>
          <w:sz w:val="24"/>
        </w:rPr>
      </w:pPr>
    </w:p>
    <w:p w14:paraId="18AD842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woman struggles to return to a life she cannot even remember, before assassins and worshippers decide her fate for her. </w:t>
      </w:r>
    </w:p>
    <w:p w14:paraId="53B3A5C8" w14:textId="77777777" w:rsidR="00BE0467" w:rsidRPr="00C66689" w:rsidRDefault="00BE0467" w:rsidP="00726732">
      <w:pPr>
        <w:pStyle w:val="NoSpacing"/>
        <w:rPr>
          <w:rFonts w:ascii="Montserrat" w:hAnsi="Montserrat"/>
          <w:sz w:val="24"/>
        </w:rPr>
      </w:pPr>
    </w:p>
    <w:p w14:paraId="2DEBCCCA"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 xml:space="preserve">Embedded: a daughter’s mind. A young girl becomes the focus of the world’s attention when a tragedy in space forces the government to use her to demonstrate the existence of psionics, as a human asset and an alien threat. The memories of arden sinclair reveal a troubled childhood, a tragic event, and a fame which inspired her present devout following. </w:t>
      </w:r>
    </w:p>
    <w:p w14:paraId="4A1C20C6" w14:textId="77777777" w:rsidR="00BE0467" w:rsidRPr="00C66689" w:rsidRDefault="00BE0467" w:rsidP="00726732">
      <w:pPr>
        <w:pStyle w:val="NoSpacing"/>
        <w:rPr>
          <w:rFonts w:ascii="Montserrat" w:hAnsi="Montserrat"/>
          <w:sz w:val="24"/>
        </w:rPr>
      </w:pPr>
    </w:p>
    <w:p w14:paraId="3422190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Phoenix Ember Sinclair. </w:t>
      </w:r>
    </w:p>
    <w:p w14:paraId="1B271E3A" w14:textId="77777777" w:rsidR="00BE0467" w:rsidRPr="00C66689" w:rsidRDefault="00C66689" w:rsidP="00726732">
      <w:pPr>
        <w:pStyle w:val="NoSpacing"/>
        <w:rPr>
          <w:rFonts w:ascii="Montserrat" w:hAnsi="Montserrat"/>
          <w:sz w:val="24"/>
        </w:rPr>
      </w:pPr>
      <w:r w:rsidRPr="00C66689">
        <w:rPr>
          <w:rFonts w:ascii="Montserrat" w:hAnsi="Montserrat"/>
          <w:sz w:val="24"/>
        </w:rPr>
        <w:t>Arden Sinclair, Enigma.</w:t>
      </w:r>
    </w:p>
    <w:p w14:paraId="46BF5423" w14:textId="77777777" w:rsidR="00BE0467" w:rsidRPr="00C66689" w:rsidRDefault="00BE0467" w:rsidP="00726732">
      <w:pPr>
        <w:pStyle w:val="NoSpacing"/>
        <w:rPr>
          <w:rFonts w:ascii="Montserrat" w:hAnsi="Montserrat"/>
          <w:sz w:val="24"/>
        </w:rPr>
      </w:pPr>
    </w:p>
    <w:p w14:paraId="350B9DF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officer returned to active duty must use her wits to survive among a crew of pirates and mutineers after a deadly ambush in space. </w:t>
      </w:r>
    </w:p>
    <w:p w14:paraId="19B862CE" w14:textId="77777777" w:rsidR="00BE0467" w:rsidRPr="00C66689" w:rsidRDefault="00BE0467" w:rsidP="00726732">
      <w:pPr>
        <w:pStyle w:val="NoSpacing"/>
        <w:rPr>
          <w:rFonts w:ascii="Montserrat" w:hAnsi="Montserrat"/>
          <w:sz w:val="24"/>
        </w:rPr>
      </w:pPr>
    </w:p>
    <w:p w14:paraId="51B32A4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Phoenix Ember Sinclair. </w:t>
      </w:r>
    </w:p>
    <w:p w14:paraId="616A2E39" w14:textId="77777777" w:rsidR="00BE0467" w:rsidRPr="00C66689" w:rsidRDefault="00BE0467" w:rsidP="00726732">
      <w:pPr>
        <w:pStyle w:val="NoSpacing"/>
        <w:rPr>
          <w:rFonts w:ascii="Montserrat" w:hAnsi="Montserrat"/>
          <w:sz w:val="24"/>
        </w:rPr>
      </w:pPr>
    </w:p>
    <w:p w14:paraId="417C3CA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hero is barred from the war by an unexpected pregnancy following an unreal and intimate encounter with her patron and mentor. </w:t>
      </w:r>
    </w:p>
    <w:p w14:paraId="562F23B0" w14:textId="77777777" w:rsidR="00BE0467" w:rsidRPr="00C66689" w:rsidRDefault="00BE0467" w:rsidP="00726732">
      <w:pPr>
        <w:pStyle w:val="NoSpacing"/>
        <w:rPr>
          <w:rFonts w:ascii="Montserrat" w:hAnsi="Montserrat"/>
          <w:sz w:val="24"/>
        </w:rPr>
      </w:pPr>
    </w:p>
    <w:p w14:paraId="6978F50C" w14:textId="77777777" w:rsidR="00BE0467" w:rsidRPr="00C66689" w:rsidRDefault="00C66689" w:rsidP="00726732">
      <w:pPr>
        <w:pStyle w:val="NoSpacing"/>
        <w:rPr>
          <w:rFonts w:ascii="Montserrat" w:hAnsi="Montserrat"/>
          <w:sz w:val="24"/>
        </w:rPr>
      </w:pPr>
      <w:r w:rsidRPr="00C66689">
        <w:rPr>
          <w:rFonts w:ascii="Montserrat" w:hAnsi="Montserrat"/>
          <w:sz w:val="24"/>
        </w:rPr>
        <w:t>Phoenix Ember Morgan. Overwhelmed by a mortal aspect of her own biology she was forced to confront her alien nature, and ended up secretly embracing the culture and heritage of her true people.</w:t>
      </w:r>
    </w:p>
    <w:p w14:paraId="605DAC97" w14:textId="77777777" w:rsidR="00BE0467" w:rsidRPr="00C66689" w:rsidRDefault="00BE0467" w:rsidP="00726732">
      <w:pPr>
        <w:pStyle w:val="NoSpacing"/>
        <w:rPr>
          <w:rFonts w:ascii="Montserrat" w:hAnsi="Montserrat"/>
          <w:sz w:val="24"/>
        </w:rPr>
      </w:pPr>
    </w:p>
    <w:p w14:paraId="04B317E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mother struggles with the demands of a new diplomatic commission while a dangerous enemy moves to destroy her family. A mother faces destruction and the unexpected consequences of her death, for herself and her daughter. </w:t>
      </w:r>
    </w:p>
    <w:p w14:paraId="65A8430B" w14:textId="77777777" w:rsidR="00BE0467" w:rsidRPr="00C66689" w:rsidRDefault="00BE0467" w:rsidP="00726732">
      <w:pPr>
        <w:pStyle w:val="NoSpacing"/>
        <w:rPr>
          <w:rFonts w:ascii="Montserrat" w:hAnsi="Montserrat"/>
          <w:sz w:val="24"/>
        </w:rPr>
      </w:pPr>
    </w:p>
    <w:p w14:paraId="0320E633" w14:textId="77777777" w:rsidR="00BE0467" w:rsidRPr="00C66689" w:rsidRDefault="00C66689" w:rsidP="00726732">
      <w:pPr>
        <w:pStyle w:val="NoSpacing"/>
        <w:rPr>
          <w:rFonts w:ascii="Montserrat" w:hAnsi="Montserrat"/>
          <w:sz w:val="24"/>
        </w:rPr>
      </w:pPr>
      <w:r w:rsidRPr="00C66689">
        <w:rPr>
          <w:rFonts w:ascii="Montserrat" w:hAnsi="Montserrat"/>
          <w:sz w:val="24"/>
        </w:rPr>
        <w:t>Phoenix Ember Morgan, Ash and Ember Morgan. Drafted into the entourage of an ambassadorial delegation to the avon interstellar empire, phoenix did not expect the trip to turn into a homecoming.</w:t>
      </w:r>
    </w:p>
    <w:p w14:paraId="202BE6E8" w14:textId="77777777" w:rsidR="00BE0467" w:rsidRPr="00C66689" w:rsidRDefault="00BE0467" w:rsidP="00726732">
      <w:pPr>
        <w:pStyle w:val="NoSpacing"/>
        <w:rPr>
          <w:rFonts w:ascii="Montserrat" w:hAnsi="Montserrat"/>
          <w:sz w:val="24"/>
        </w:rPr>
      </w:pPr>
    </w:p>
    <w:p w14:paraId="4F46047C" w14:textId="77777777" w:rsidR="00BE0467" w:rsidRPr="00C66689" w:rsidRDefault="00C66689" w:rsidP="00726732">
      <w:pPr>
        <w:pStyle w:val="NoSpacing"/>
        <w:rPr>
          <w:rFonts w:ascii="Montserrat" w:hAnsi="Montserrat"/>
          <w:sz w:val="24"/>
        </w:rPr>
      </w:pPr>
      <w:r w:rsidRPr="00C66689">
        <w:rPr>
          <w:rFonts w:ascii="Montserrat" w:hAnsi="Montserrat"/>
          <w:sz w:val="24"/>
        </w:rPr>
        <w:t>Twin girls rediscover each other after years of separation.</w:t>
      </w:r>
    </w:p>
    <w:p w14:paraId="4C26EE59" w14:textId="77777777" w:rsidR="00BE0467" w:rsidRPr="00C66689" w:rsidRDefault="00BE0467" w:rsidP="00726732">
      <w:pPr>
        <w:pStyle w:val="NoSpacing"/>
        <w:rPr>
          <w:rFonts w:ascii="Montserrat" w:hAnsi="Montserrat"/>
          <w:sz w:val="24"/>
        </w:rPr>
      </w:pPr>
    </w:p>
    <w:p w14:paraId="0C92BC5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Ember Morgan, Ashen Ember Morgan. </w:t>
      </w:r>
    </w:p>
    <w:p w14:paraId="7450915F" w14:textId="77777777" w:rsidR="00BE0467" w:rsidRPr="00C66689" w:rsidRDefault="00BE0467" w:rsidP="00726732">
      <w:pPr>
        <w:pStyle w:val="NoSpacing"/>
        <w:rPr>
          <w:rFonts w:ascii="Montserrat" w:hAnsi="Montserrat"/>
          <w:sz w:val="24"/>
        </w:rPr>
      </w:pPr>
    </w:p>
    <w:p w14:paraId="51E5F10E"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7D5D968D" w14:textId="77777777" w:rsidR="00BE0467" w:rsidRPr="00C66689" w:rsidRDefault="00BE0467" w:rsidP="00726732">
      <w:pPr>
        <w:pStyle w:val="NoSpacing"/>
        <w:rPr>
          <w:rFonts w:ascii="Montserrat" w:hAnsi="Montserrat"/>
          <w:sz w:val="24"/>
        </w:rPr>
      </w:pPr>
    </w:p>
    <w:p w14:paraId="0A6591B7" w14:textId="77777777" w:rsidR="00BE0467" w:rsidRPr="00C66689" w:rsidRDefault="00C66689" w:rsidP="00726732">
      <w:pPr>
        <w:pStyle w:val="NoSpacing"/>
        <w:rPr>
          <w:rFonts w:ascii="Montserrat" w:hAnsi="Montserrat"/>
          <w:sz w:val="24"/>
        </w:rPr>
      </w:pPr>
      <w:r w:rsidRPr="00C66689">
        <w:rPr>
          <w:rFonts w:ascii="Montserrat" w:hAnsi="Montserrat"/>
          <w:sz w:val="24"/>
        </w:rPr>
        <w:t>A Daughter’s Rise</w:t>
      </w:r>
    </w:p>
    <w:p w14:paraId="7593E1EF" w14:textId="77777777" w:rsidR="00BE0467" w:rsidRPr="00C66689" w:rsidRDefault="00BE0467" w:rsidP="00726732">
      <w:pPr>
        <w:pStyle w:val="NoSpacing"/>
        <w:rPr>
          <w:rFonts w:ascii="Montserrat" w:hAnsi="Montserrat"/>
          <w:sz w:val="24"/>
        </w:rPr>
      </w:pPr>
    </w:p>
    <w:p w14:paraId="454F807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girl becomes deeply entangled in intrigues, mysteries and paradox when she is forced to confront her mother’s legacy. </w:t>
      </w:r>
    </w:p>
    <w:p w14:paraId="16002BC7" w14:textId="77777777" w:rsidR="00BE0467" w:rsidRPr="00C66689" w:rsidRDefault="00BE0467" w:rsidP="00726732">
      <w:pPr>
        <w:pStyle w:val="NoSpacing"/>
        <w:rPr>
          <w:rFonts w:ascii="Montserrat" w:hAnsi="Montserrat"/>
          <w:sz w:val="24"/>
        </w:rPr>
      </w:pPr>
    </w:p>
    <w:p w14:paraId="1F9C1CE7" w14:textId="77777777" w:rsidR="00BE0467" w:rsidRPr="00C66689" w:rsidRDefault="00C66689" w:rsidP="00726732">
      <w:pPr>
        <w:pStyle w:val="NoSpacing"/>
        <w:rPr>
          <w:rFonts w:ascii="Montserrat" w:hAnsi="Montserrat"/>
          <w:sz w:val="24"/>
        </w:rPr>
      </w:pPr>
      <w:r w:rsidRPr="00C66689">
        <w:rPr>
          <w:rFonts w:ascii="Montserrat" w:hAnsi="Montserrat"/>
          <w:sz w:val="24"/>
        </w:rPr>
        <w:t>Phoenix ember morgan. Arden and ashen, complemented by ash and ash ember, struggled to deal with their mother’s enigmatic legacy and the unwanted attention it brought down on them all. The title became the root of many conflicts, culminating in a murderous assault on arden. In the desperate struggle, she discovered the truth about her shattered childhood and the real relationship between herself and her twin sister. As a child, in the face of a massacre, phoenix had manifested and embodied her own destructi</w:t>
      </w:r>
      <w:r w:rsidRPr="00C66689">
        <w:rPr>
          <w:rFonts w:ascii="Montserrat" w:hAnsi="Montserrat"/>
          <w:sz w:val="24"/>
        </w:rPr>
        <w:t xml:space="preserve">ve potential. Using this living weapon, phoenix had defended herself and avenged her slaughtered clan. Until confronted with the same enemies, her divided selves had remained separated, natural friends and rivals. Bruised and bloody, she was finally whole. </w:t>
      </w:r>
    </w:p>
    <w:p w14:paraId="430D98D1" w14:textId="77777777" w:rsidR="00BE0467" w:rsidRPr="00C66689" w:rsidRDefault="00BE0467" w:rsidP="00726732">
      <w:pPr>
        <w:pStyle w:val="NoSpacing"/>
        <w:rPr>
          <w:rFonts w:ascii="Montserrat" w:hAnsi="Montserrat"/>
          <w:sz w:val="24"/>
        </w:rPr>
      </w:pPr>
    </w:p>
    <w:p w14:paraId="7BAC6E07" w14:textId="77777777" w:rsidR="00BE0467" w:rsidRPr="00C66689" w:rsidRDefault="00C66689" w:rsidP="00726732">
      <w:pPr>
        <w:pStyle w:val="NoSpacing"/>
        <w:rPr>
          <w:rFonts w:ascii="Montserrat" w:hAnsi="Montserrat"/>
          <w:sz w:val="24"/>
        </w:rPr>
      </w:pPr>
      <w:r w:rsidRPr="00C66689">
        <w:rPr>
          <w:rFonts w:ascii="Montserrat" w:hAnsi="Montserrat"/>
          <w:sz w:val="24"/>
        </w:rPr>
        <w:t>A Daughter’s Ruin</w:t>
      </w:r>
    </w:p>
    <w:p w14:paraId="2105F629" w14:textId="77777777" w:rsidR="00BE0467" w:rsidRPr="00C66689" w:rsidRDefault="00BE0467" w:rsidP="00726732">
      <w:pPr>
        <w:pStyle w:val="NoSpacing"/>
        <w:rPr>
          <w:rFonts w:ascii="Montserrat" w:hAnsi="Montserrat"/>
          <w:sz w:val="24"/>
        </w:rPr>
      </w:pPr>
    </w:p>
    <w:p w14:paraId="7CC140D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young girl returns from the human interstellar empire known as the aegis to confront a disturbing truth about her nature and identity when she meets her unexpected avon twin. </w:t>
      </w:r>
    </w:p>
    <w:p w14:paraId="1CE21A15" w14:textId="77777777" w:rsidR="00BE0467" w:rsidRPr="00C66689" w:rsidRDefault="00BE0467" w:rsidP="00726732">
      <w:pPr>
        <w:pStyle w:val="NoSpacing"/>
        <w:rPr>
          <w:rFonts w:ascii="Montserrat" w:hAnsi="Montserrat"/>
          <w:sz w:val="24"/>
        </w:rPr>
      </w:pPr>
    </w:p>
    <w:p w14:paraId="290F494F" w14:textId="77777777" w:rsidR="00BE0467" w:rsidRPr="00C66689" w:rsidRDefault="00C66689" w:rsidP="00726732">
      <w:pPr>
        <w:pStyle w:val="NoSpacing"/>
        <w:rPr>
          <w:rFonts w:ascii="Montserrat" w:hAnsi="Montserrat"/>
          <w:sz w:val="24"/>
        </w:rPr>
      </w:pPr>
      <w:r w:rsidRPr="00C66689">
        <w:rPr>
          <w:rFonts w:ascii="Montserrat" w:hAnsi="Montserrat"/>
          <w:sz w:val="24"/>
        </w:rPr>
        <w:t>Ashen Ember, Ash. As the appearance of this equal and opposite self provoked several plots to usurp the power and authority they suddenly stood to inherit, ashen was forced to confront a childhood tragedy and the legacy of madness and destruction it left behind. Manipulated by a hidden enemy, she was used to entrap her sister in a deadly plot. As her twin was being attacked, the wall between their minds suddenly crumbled and her own mind was ripped from its body to face death and destruction. United at last</w:t>
      </w:r>
      <w:r w:rsidRPr="00C66689">
        <w:rPr>
          <w:rFonts w:ascii="Montserrat" w:hAnsi="Montserrat"/>
          <w:sz w:val="24"/>
        </w:rPr>
        <w:t>, the once divided girl faced the consequences of a murderous assault. To her shock, the mind of their mother had seized control of the abandoned body and damned them in court with her own testimony. Before ember could reveal that her “twin” was not who everyone thought she was, the pair were sentenced and exiled to face their surviving enemies outside the protection of civilization. Their avon twin, ash, chose to aid them in attaining the only kind of protection their condemned status allowed them. Phoenix</w:t>
      </w:r>
      <w:r w:rsidRPr="00C66689">
        <w:rPr>
          <w:rFonts w:ascii="Montserrat" w:hAnsi="Montserrat"/>
          <w:sz w:val="24"/>
        </w:rPr>
        <w:t xml:space="preserve"> and ember,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14:paraId="4A7C1F95" w14:textId="77777777" w:rsidR="00BE0467" w:rsidRPr="00C66689" w:rsidRDefault="00BE0467" w:rsidP="00726732">
      <w:pPr>
        <w:pStyle w:val="NoSpacing"/>
        <w:rPr>
          <w:rFonts w:ascii="Montserrat" w:hAnsi="Montserrat"/>
          <w:sz w:val="24"/>
        </w:rPr>
      </w:pPr>
    </w:p>
    <w:p w14:paraId="16D486B3" w14:textId="77777777" w:rsidR="00BE0467" w:rsidRPr="00C66689" w:rsidRDefault="00C66689" w:rsidP="00726732">
      <w:pPr>
        <w:pStyle w:val="NoSpacing"/>
        <w:rPr>
          <w:rFonts w:ascii="Montserrat" w:hAnsi="Montserrat"/>
          <w:sz w:val="24"/>
        </w:rPr>
      </w:pPr>
      <w:r w:rsidRPr="00C66689">
        <w:rPr>
          <w:rFonts w:ascii="Montserrat" w:hAnsi="Montserrat"/>
          <w:sz w:val="24"/>
        </w:rPr>
        <w:t>A Daughter Reborn</w:t>
      </w:r>
    </w:p>
    <w:p w14:paraId="72404642" w14:textId="77777777" w:rsidR="00BE0467" w:rsidRPr="00C66689" w:rsidRDefault="00BE0467" w:rsidP="00726732">
      <w:pPr>
        <w:pStyle w:val="NoSpacing"/>
        <w:rPr>
          <w:rFonts w:ascii="Montserrat" w:hAnsi="Montserrat"/>
          <w:sz w:val="24"/>
        </w:rPr>
      </w:pPr>
    </w:p>
    <w:p w14:paraId="26D44BE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the wake of daughter selves, a united phoenix emerges from the loop of paradox, facing the future unknown for the first time in almost two decades. </w:t>
      </w:r>
    </w:p>
    <w:p w14:paraId="39700B52" w14:textId="77777777" w:rsidR="00BE0467" w:rsidRPr="00C66689" w:rsidRDefault="00BE0467" w:rsidP="00726732">
      <w:pPr>
        <w:pStyle w:val="NoSpacing"/>
        <w:rPr>
          <w:rFonts w:ascii="Montserrat" w:hAnsi="Montserrat"/>
          <w:sz w:val="24"/>
        </w:rPr>
      </w:pPr>
    </w:p>
    <w:p w14:paraId="1A6F2A0C" w14:textId="77777777" w:rsidR="00BE0467" w:rsidRPr="00C66689" w:rsidRDefault="00C66689" w:rsidP="00726732">
      <w:pPr>
        <w:pStyle w:val="NoSpacing"/>
        <w:rPr>
          <w:rStyle w:val="AesDPAside"/>
          <w:rFonts w:ascii="Montserrat" w:hAnsi="Montserrat"/>
          <w:vanish w:val="0"/>
          <w:sz w:val="24"/>
        </w:rPr>
      </w:pPr>
      <w:r w:rsidRPr="00C66689">
        <w:rPr>
          <w:rFonts w:ascii="Montserrat" w:hAnsi="Montserrat"/>
          <w:sz w:val="24"/>
        </w:rPr>
        <w:t xml:space="preserve">Phoenix ember morgan. Only one person emerged from the conflict at phoenix gate. </w:t>
      </w:r>
      <w:r w:rsidRPr="00C66689">
        <w:rPr>
          <w:rStyle w:val="AesDPAside"/>
          <w:rFonts w:ascii="Montserrat" w:hAnsi="Montserrat"/>
          <w:vanish w:val="0"/>
          <w:sz w:val="24"/>
        </w:rPr>
        <w:t xml:space="preserve">Stunned, and transformed, by her experience, phoenix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stumbled into, </w:t>
      </w:r>
      <w:r w:rsidRPr="00C66689">
        <w:rPr>
          <w:rStyle w:val="AesDPAside"/>
          <w:rFonts w:ascii="Montserrat" w:hAnsi="Montserrat"/>
          <w:vanish w:val="0"/>
          <w:sz w:val="24"/>
        </w:rPr>
        <w:t>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dwell</w:t>
      </w:r>
      <w:r w:rsidRPr="00C66689">
        <w:rPr>
          <w:rStyle w:val="AesDPAside"/>
          <w:rFonts w:ascii="Montserrat" w:hAnsi="Montserrat"/>
          <w:vanish w:val="0"/>
          <w:sz w:val="24"/>
        </w:rPr>
        <w:t>ing on her transformation. In her spare time, she had studied the gate within her house seat.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w:t>
      </w:r>
      <w:r w:rsidRPr="00C66689">
        <w:rPr>
          <w:rStyle w:val="AesDPAside"/>
          <w:rFonts w:ascii="Montserrat" w:hAnsi="Montserrat"/>
          <w:vanish w:val="0"/>
          <w:sz w:val="24"/>
        </w:rPr>
        <w:t xml:space="preserve">iscovery. </w:t>
      </w:r>
    </w:p>
    <w:p w14:paraId="35ACDF5C" w14:textId="77777777" w:rsidR="00BE0467" w:rsidRPr="00C66689" w:rsidRDefault="00BE0467" w:rsidP="00726732">
      <w:pPr>
        <w:pStyle w:val="NoSpacing"/>
        <w:rPr>
          <w:rStyle w:val="AesDPAside"/>
          <w:rFonts w:ascii="Montserrat" w:hAnsi="Montserrat"/>
          <w:vanish w:val="0"/>
          <w:sz w:val="24"/>
        </w:rPr>
      </w:pPr>
    </w:p>
    <w:p w14:paraId="44018D76"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0A9CB4D2" w14:textId="77777777" w:rsidR="00BE0467" w:rsidRPr="00C66689" w:rsidRDefault="00BE0467" w:rsidP="00726732">
      <w:pPr>
        <w:pStyle w:val="NoSpacing"/>
        <w:rPr>
          <w:rFonts w:ascii="Montserrat" w:hAnsi="Montserrat"/>
          <w:sz w:val="24"/>
        </w:rPr>
      </w:pPr>
    </w:p>
    <w:p w14:paraId="38D1A4AC" w14:textId="77777777" w:rsidR="00BE0467" w:rsidRPr="00C66689" w:rsidRDefault="00C66689" w:rsidP="00726732">
      <w:pPr>
        <w:pStyle w:val="NoSpacing"/>
        <w:rPr>
          <w:rFonts w:ascii="Montserrat" w:hAnsi="Montserrat"/>
          <w:sz w:val="24"/>
        </w:rPr>
      </w:pPr>
      <w:r w:rsidRPr="00C66689">
        <w:rPr>
          <w:rFonts w:ascii="Montserrat" w:hAnsi="Montserrat"/>
          <w:sz w:val="24"/>
        </w:rPr>
        <w:t>Part II</w:t>
      </w:r>
    </w:p>
    <w:p w14:paraId="5DA71FCB" w14:textId="77777777" w:rsidR="00BE0467" w:rsidRPr="00C66689" w:rsidRDefault="00BE0467" w:rsidP="00726732">
      <w:pPr>
        <w:pStyle w:val="NoSpacing"/>
        <w:rPr>
          <w:rFonts w:ascii="Montserrat" w:hAnsi="Montserrat"/>
          <w:sz w:val="24"/>
        </w:rPr>
      </w:pPr>
    </w:p>
    <w:p w14:paraId="6F7B8942" w14:textId="77777777" w:rsidR="00BE0467" w:rsidRPr="00C66689" w:rsidRDefault="00C66689" w:rsidP="00726732">
      <w:pPr>
        <w:pStyle w:val="NoSpacing"/>
        <w:rPr>
          <w:rFonts w:ascii="Montserrat" w:hAnsi="Montserrat"/>
          <w:sz w:val="24"/>
        </w:rPr>
      </w:pPr>
      <w:r w:rsidRPr="00C66689">
        <w:rPr>
          <w:rFonts w:ascii="Montserrat" w:hAnsi="Montserrat"/>
          <w:sz w:val="24"/>
        </w:rPr>
        <w:t>At the crux of the paradox are two stories which unfold back to back. In those stories, the stories of individual lives are intertwined. The first two books tell the first story, written from the perspectives of one person living two lives—quite literally. The nature of the whole story actually requires that one book contain the real beginning while the other book contains the real ending. The reason for this is the manner in which the divided selves evolve throughout the story. An opening sequence featurin</w:t>
      </w:r>
      <w:r w:rsidRPr="00C66689">
        <w:rPr>
          <w:rFonts w:ascii="Montserrat" w:hAnsi="Montserrat"/>
          <w:sz w:val="24"/>
        </w:rPr>
        <w:t>g phoenix serves as the primary beginning, moving the audience from a future earth into the alien environment of avon culture. Closing sequences revealing the secret of their division, and the climax which restores them to unity serve as a secondary ending. Opening sequences featuring ember, relating the elements hidden from phoenix in the opening book, serve as a secondary beginning, reintroducing the story already in progress from an avon perspective. A closing sequence featuring the united phoenix serves</w:t>
      </w:r>
      <w:r w:rsidRPr="00C66689">
        <w:rPr>
          <w:rFonts w:ascii="Montserrat" w:hAnsi="Montserrat"/>
          <w:sz w:val="24"/>
        </w:rPr>
        <w:t xml:space="preserve"> as the primary ending, moving the audience into the gates of paradox. Ash, though a more unified aspect, is not the protagonist in either book. Ash represents the hope, the ambition, of becoming whole which the divided girls each seek to embrace. Ash’s perspective is presented in both books to complement the highly contrasted twins. In this way, his story is told. In each case the three offer different but related perspectives on events. The task here is to establish a real sense of one person divided by t</w:t>
      </w:r>
      <w:r w:rsidRPr="00C66689">
        <w:rPr>
          <w:rFonts w:ascii="Montserrat" w:hAnsi="Montserrat"/>
          <w:sz w:val="24"/>
        </w:rPr>
        <w:t xml:space="preserve">hree different experiences of life. </w:t>
      </w:r>
    </w:p>
    <w:p w14:paraId="714D92FF" w14:textId="77777777" w:rsidR="00BE0467" w:rsidRPr="00C66689" w:rsidRDefault="00BE0467" w:rsidP="00726732">
      <w:pPr>
        <w:pStyle w:val="NoSpacing"/>
        <w:rPr>
          <w:rFonts w:ascii="Montserrat" w:hAnsi="Montserrat"/>
          <w:sz w:val="24"/>
        </w:rPr>
      </w:pPr>
    </w:p>
    <w:p w14:paraId="480D41BD"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3F9FC84D" w14:textId="77777777" w:rsidR="00BE0467" w:rsidRPr="00C66689" w:rsidRDefault="00BE0467" w:rsidP="00726732">
      <w:pPr>
        <w:pStyle w:val="NoSpacing"/>
        <w:rPr>
          <w:rFonts w:ascii="Montserrat" w:hAnsi="Montserrat"/>
          <w:sz w:val="24"/>
        </w:rPr>
      </w:pPr>
    </w:p>
    <w:p w14:paraId="6FD4073D" w14:textId="77777777" w:rsidR="00BE0467" w:rsidRPr="00C66689" w:rsidRDefault="00C66689" w:rsidP="00726732">
      <w:pPr>
        <w:pStyle w:val="NoSpacing"/>
        <w:rPr>
          <w:rFonts w:ascii="Montserrat" w:hAnsi="Montserrat"/>
          <w:sz w:val="24"/>
        </w:rPr>
      </w:pPr>
      <w:r w:rsidRPr="00C66689">
        <w:rPr>
          <w:rFonts w:ascii="Montserrat" w:hAnsi="Montserrat"/>
          <w:sz w:val="24"/>
        </w:rPr>
        <w:t>Development—Daughter Selves</w:t>
      </w:r>
    </w:p>
    <w:p w14:paraId="3426A42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 </w:t>
      </w:r>
    </w:p>
    <w:p w14:paraId="497327EE" w14:textId="77777777" w:rsidR="00BE0467" w:rsidRPr="00C66689" w:rsidRDefault="00C66689" w:rsidP="00726732">
      <w:pPr>
        <w:pStyle w:val="NoSpacing"/>
        <w:rPr>
          <w:rFonts w:ascii="Montserrat" w:hAnsi="Montserrat"/>
          <w:sz w:val="24"/>
        </w:rPr>
      </w:pPr>
      <w:r w:rsidRPr="00C66689">
        <w:rPr>
          <w:rFonts w:ascii="Montserrat" w:hAnsi="Montserrat"/>
          <w:sz w:val="24"/>
        </w:rPr>
        <w:t>The Past-Present</w:t>
      </w:r>
    </w:p>
    <w:p w14:paraId="61CFBA2A" w14:textId="77777777" w:rsidR="00BE0467" w:rsidRPr="00C66689" w:rsidRDefault="00BE0467" w:rsidP="00726732">
      <w:pPr>
        <w:pStyle w:val="NoSpacing"/>
        <w:rPr>
          <w:rFonts w:ascii="Montserrat" w:hAnsi="Montserrat"/>
          <w:sz w:val="24"/>
        </w:rPr>
      </w:pPr>
    </w:p>
    <w:p w14:paraId="7925BBE4" w14:textId="77777777" w:rsidR="00BE0467" w:rsidRPr="00C66689" w:rsidRDefault="00C66689" w:rsidP="00726732">
      <w:pPr>
        <w:pStyle w:val="NoSpacing"/>
        <w:rPr>
          <w:rFonts w:ascii="Montserrat" w:hAnsi="Montserrat"/>
          <w:sz w:val="24"/>
        </w:rPr>
      </w:pPr>
      <w:r w:rsidRPr="00C66689">
        <w:rPr>
          <w:rFonts w:ascii="Montserrat" w:hAnsi="Montserrat"/>
          <w:sz w:val="24"/>
        </w:rPr>
        <w:t>Phoenix ash morgan and phoenix ember morgan were born on oasis minor to phoenix ember sinclair of house avon, wife of alexander drake morgan. Phoenix ash sinclair and phoenix ash morgan both died in a terrorist massacre targeting the powerful house avon on oasis minor. Phoenix ember sinclair left oasis minor with her traumatized daughter, joining her husband in the aegis. Unknown to anyone at the time, young phoenix owed her survival to a desperate manifestation of her power, an embodiment of her destructiv</w:t>
      </w:r>
      <w:r w:rsidRPr="00C66689">
        <w:rPr>
          <w:rFonts w:ascii="Montserrat" w:hAnsi="Montserrat"/>
          <w:sz w:val="24"/>
        </w:rPr>
        <w:t xml:space="preserve">e potential. This other young phoenix slaughtered the terrorist hunt party that started the massacre, and then stumbled through the open phoenix gate, arriving in dream gate on aeo’anth, the heart of the avon empire, stunned by her own actions. Arriving in the imperial seat of house avon, she found herself inducted into the avon’dai’s immediate household. Ember had been identified as the avon daughter of phoenix ember sinclair, or avon sinclair ava, and the legitimate heir of avon d’ava and the province of </w:t>
      </w:r>
      <w:r w:rsidRPr="00C66689">
        <w:rPr>
          <w:rFonts w:ascii="Montserrat" w:hAnsi="Montserrat"/>
          <w:sz w:val="24"/>
        </w:rPr>
        <w:t xml:space="preserve">phoenix gate. Naturally, she had taken that name. </w:t>
      </w:r>
    </w:p>
    <w:p w14:paraId="37A6037A" w14:textId="77777777" w:rsidR="00BE0467" w:rsidRPr="00C66689" w:rsidRDefault="00C66689" w:rsidP="00726732">
      <w:pPr>
        <w:pStyle w:val="NoSpacing"/>
        <w:rPr>
          <w:rFonts w:ascii="Montserrat" w:hAnsi="Montserrat"/>
          <w:sz w:val="24"/>
        </w:rPr>
      </w:pPr>
      <w:r w:rsidRPr="00C66689">
        <w:rPr>
          <w:rFonts w:ascii="Montserrat" w:hAnsi="Montserrat"/>
          <w:sz w:val="24"/>
        </w:rPr>
        <w:tab/>
        <w:t>due to the unusual manifestation, phoenix grew up on two worlds unaware of her own duality. The male incarnation, which all concerned believed dead, was just as worthy of the name of phoenix. Ash rose from his own ashes, and confronted with a still open world gate, he stepped through to oasis major. Like phoenix, ash had absorbed the mind of his predecessor, phoenix ash sinclair, at his death. His own death immediately after caused the two identities to merge in ways almost impossible to sort out.</w:t>
      </w:r>
    </w:p>
    <w:p w14:paraId="76E03DA7"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several years later, phoenix ember sinclair died in a confrontation with the entity that provoked the first wave of human colonization. Her mind was salvaged from the abyss of death by her daughter, phoenix. Phoenix’s power fully manifested itself after this second tragedy, forcing the girl and her father to relocate to a psionic reservation. While phoenix studied psionics, with equal devotion to physical training at her father’s urging, her twin was learning the arts and mysteries that lay behind the use </w:t>
      </w:r>
      <w:r w:rsidRPr="00C66689">
        <w:rPr>
          <w:rFonts w:ascii="Montserrat" w:hAnsi="Montserrat"/>
          <w:sz w:val="24"/>
        </w:rPr>
        <w:t xml:space="preserve">of that very power, mastering deadly and efficient martial arts well suited to her nature as an angel of destruction. On oasis major, ash retained only hints of his true identity, but his potential exceeded that of the divided girls. Clearly, he was severed from his female aspect, nevertheless, he earned the patronage of the powerful house aza, masters of dragon’s nest. He even drew the attention of the aeomni master dream. </w:t>
      </w:r>
    </w:p>
    <w:p w14:paraId="13AA23CF" w14:textId="77777777" w:rsidR="00BE0467" w:rsidRPr="00C66689" w:rsidRDefault="00C66689" w:rsidP="00726732">
      <w:pPr>
        <w:pStyle w:val="NoSpacing"/>
        <w:rPr>
          <w:rFonts w:ascii="Montserrat" w:hAnsi="Montserrat"/>
          <w:sz w:val="24"/>
        </w:rPr>
      </w:pPr>
      <w:r w:rsidRPr="00C66689">
        <w:rPr>
          <w:rFonts w:ascii="Montserrat" w:hAnsi="Montserrat"/>
          <w:sz w:val="24"/>
        </w:rPr>
        <w:tab/>
        <w:t>the three aspects of young phoenix remained isolated from each other, worlds apart, until the destructive entity that killed their mother made a second appearance, forcing the avon empire to make inquiries of it’s human allies. There was only one witness in the imperial aegis who could testify as to the exact nature of the threat.</w:t>
      </w:r>
    </w:p>
    <w:p w14:paraId="012C84A9" w14:textId="77777777" w:rsidR="00BE0467" w:rsidRPr="00C66689" w:rsidRDefault="00BE0467" w:rsidP="00726732">
      <w:pPr>
        <w:pStyle w:val="NoSpacing"/>
        <w:rPr>
          <w:rFonts w:ascii="Montserrat" w:hAnsi="Montserrat"/>
          <w:sz w:val="24"/>
        </w:rPr>
      </w:pPr>
    </w:p>
    <w:p w14:paraId="23E9ED4F" w14:textId="77777777" w:rsidR="00BE0467" w:rsidRPr="00C66689" w:rsidRDefault="00C66689" w:rsidP="00726732">
      <w:pPr>
        <w:pStyle w:val="NoSpacing"/>
        <w:rPr>
          <w:rFonts w:ascii="Montserrat" w:hAnsi="Montserrat"/>
          <w:sz w:val="24"/>
        </w:rPr>
      </w:pPr>
      <w:r w:rsidRPr="00C66689">
        <w:rPr>
          <w:rFonts w:ascii="Montserrat" w:hAnsi="Montserrat"/>
          <w:sz w:val="24"/>
        </w:rPr>
        <w:t>The Present</w:t>
      </w:r>
    </w:p>
    <w:p w14:paraId="6041C617" w14:textId="77777777" w:rsidR="00BE0467" w:rsidRPr="00C66689" w:rsidRDefault="00BE0467" w:rsidP="00726732">
      <w:pPr>
        <w:pStyle w:val="NoSpacing"/>
        <w:rPr>
          <w:rFonts w:ascii="Montserrat" w:hAnsi="Montserrat"/>
          <w:sz w:val="24"/>
        </w:rPr>
      </w:pPr>
    </w:p>
    <w:p w14:paraId="56595641" w14:textId="77777777" w:rsidR="00BE0467" w:rsidRPr="00C66689" w:rsidRDefault="00C66689" w:rsidP="00726732">
      <w:pPr>
        <w:pStyle w:val="NoSpacing"/>
        <w:rPr>
          <w:rFonts w:ascii="Montserrat" w:hAnsi="Montserrat"/>
          <w:sz w:val="24"/>
        </w:rPr>
      </w:pPr>
      <w:r w:rsidRPr="00C66689">
        <w:rPr>
          <w:rFonts w:ascii="Montserrat" w:hAnsi="Montserrat"/>
          <w:sz w:val="24"/>
        </w:rPr>
        <w:t>Phoenix ember morgan was snatched out of her home and dragged to oasis major—the only world where the two empires would commingle—to share her memories of her mother’s death. Evidence of the devourer’s return. Among the entourage that accompanied the avon’dai to the threat conference was the other half of the split-twinned girl, ember. The content of her disclosure hit ember the hardest of all present. The event provoked a confrontation between the two of them, bring the pair to the attention of both confer</w:t>
      </w:r>
      <w:r w:rsidRPr="00C66689">
        <w:rPr>
          <w:rFonts w:ascii="Montserrat" w:hAnsi="Montserrat"/>
          <w:sz w:val="24"/>
        </w:rPr>
        <w:t xml:space="preserve">ence leaders. Admiral dane and enigma, the avon’dai. For different reasons, the duplicate girls disturbed enigma and dane. Each claimed to be the daughter of phoenix sinclair, and a brief examination of their memories confirmed it true, but each girl insisted that she had not had a twin sister. Each accused the other of being a clone. In spite of instructions from their superiors to get along or avoid each other, they caused enough of a disturbance to be confined to quarters with each other. </w:t>
      </w:r>
    </w:p>
    <w:p w14:paraId="3C4EE15E" w14:textId="77777777" w:rsidR="00BE0467" w:rsidRPr="00C66689" w:rsidRDefault="00C66689" w:rsidP="00726732">
      <w:pPr>
        <w:pStyle w:val="NoSpacing"/>
        <w:rPr>
          <w:rFonts w:ascii="Montserrat" w:hAnsi="Montserrat"/>
          <w:sz w:val="24"/>
        </w:rPr>
      </w:pPr>
      <w:r w:rsidRPr="00C66689">
        <w:rPr>
          <w:rFonts w:ascii="Montserrat" w:hAnsi="Montserrat"/>
          <w:sz w:val="24"/>
        </w:rPr>
        <w:tab/>
      </w:r>
      <w:r w:rsidRPr="00C66689">
        <w:rPr>
          <w:rFonts w:ascii="Montserrat" w:hAnsi="Montserrat"/>
          <w:sz w:val="24"/>
        </w:rPr>
        <w:t>as roommates they could not sustain a constant battle, especially not with the both of them in heat and struggling to hide it. Phoenix had discharged her primary duty of the mission. As a member of the entourage she had to make regular reports and serve on rotation as an escort and bodyguard. For the most part, it was a working vacation, and her first taste of independence. Ember responded to her passion for exploration and entertainment. That passionate nature, combined with being in heat, made phoenix ext</w:t>
      </w:r>
      <w:r w:rsidRPr="00C66689">
        <w:rPr>
          <w:rFonts w:ascii="Montserrat" w:hAnsi="Montserrat"/>
          <w:sz w:val="24"/>
        </w:rPr>
        <w:t xml:space="preserve">remely attractive to ember. As much as phoenix resisted accepting her avon heritage, once she discovered the reprieve ember could give her from heat, she finally accepted ember as more than a friend or rival. </w:t>
      </w:r>
    </w:p>
    <w:p w14:paraId="3928A040" w14:textId="77777777" w:rsidR="00BE0467" w:rsidRPr="00C66689" w:rsidRDefault="00C66689" w:rsidP="00726732">
      <w:pPr>
        <w:pStyle w:val="NoSpacing"/>
        <w:rPr>
          <w:rFonts w:ascii="Montserrat" w:hAnsi="Montserrat"/>
          <w:sz w:val="24"/>
        </w:rPr>
      </w:pPr>
      <w:r w:rsidRPr="00C66689">
        <w:rPr>
          <w:rFonts w:ascii="Montserrat" w:hAnsi="Montserrat"/>
          <w:sz w:val="24"/>
        </w:rPr>
        <w:tab/>
        <w:t>phoenix was within reach of the only person who could help her truly overcome the first onset of heat—ash. As hard as it was to relive that devastating loss of her mother, as strange as it had been to confront an unlikely twin, and as frightening as it was to face returning to the world where her childhood had been scarred, coming to the oasis system saved her life. Ash quickened to phoenix’s presence, and proceeded to track her down. In spite of the two of them both being on oasis major, she barely avoide</w:t>
      </w:r>
      <w:r w:rsidRPr="00C66689">
        <w:rPr>
          <w:rFonts w:ascii="Montserrat" w:hAnsi="Montserrat"/>
          <w:sz w:val="24"/>
        </w:rPr>
        <w:t>d encountering him there. When she went from angel’s gate on oasis major to dragon’s gate on oasis minor to meet her father for a visit to her mother’s old apartment, her symptoms finally overwhelmed her. Ash, drawn to her by instinct, arrived at the scene in time to save their lives. The two of them embraced in heat, almost incapable of coherent thought, and then parted in fear and confusion. What phoenix perceived as a rape was revealed for the life-saving act it was. That wordless consummation relieved e</w:t>
      </w:r>
      <w:r w:rsidRPr="00C66689">
        <w:rPr>
          <w:rFonts w:ascii="Montserrat" w:hAnsi="Montserrat"/>
          <w:sz w:val="24"/>
        </w:rPr>
        <w:t xml:space="preserve">nough biological pressure for her to make it home—or rather to the apartment her mother and father had kept in dragon’s gate—where her condition could be treated. </w:t>
      </w:r>
    </w:p>
    <w:p w14:paraId="66988D91" w14:textId="77777777" w:rsidR="00BE0467" w:rsidRPr="00C66689" w:rsidRDefault="00C66689" w:rsidP="00726732">
      <w:pPr>
        <w:pStyle w:val="NoSpacing"/>
        <w:rPr>
          <w:rFonts w:ascii="Montserrat" w:hAnsi="Montserrat"/>
          <w:sz w:val="24"/>
        </w:rPr>
      </w:pPr>
      <w:r w:rsidRPr="00C66689">
        <w:rPr>
          <w:rFonts w:ascii="Montserrat" w:hAnsi="Montserrat"/>
          <w:sz w:val="24"/>
        </w:rPr>
        <w:tab/>
        <w:t>from that initial meeting, things proceeded to become more complicated and intriguing by the moment. Phoenix and ember continued to deny any relationship, jealously guarding their own identities even as they were riveted to each other in fascination. They had at least agreed not to discuss it. Phoenix confessed to her anonymous coupling when she returned to their suite. Ember comforted her, confiding that she too had turned to a stranger for help. She tried to resist, but it was what avon had to do if they</w:t>
      </w:r>
      <w:r w:rsidRPr="00C66689">
        <w:rPr>
          <w:rFonts w:ascii="Montserrat" w:hAnsi="Montserrat"/>
          <w:sz w:val="24"/>
        </w:rPr>
        <w:t xml:space="preserve"> lost their other half. The event had forced phoenix to finally accept what she was, for it was the only thing that made her actions bearable. Their friendship and rivalry was tested when it became clear that both of them had turned instinctively to ash as the only succor from heat. For the first time in their lives the three confronted each other at once. Ash was shocked at the sight of both of them, he had assumed that they were both the same person. His instincts toward both of them were the same. Now th</w:t>
      </w:r>
      <w:r w:rsidRPr="00C66689">
        <w:rPr>
          <w:rFonts w:ascii="Montserrat" w:hAnsi="Montserrat"/>
          <w:sz w:val="24"/>
        </w:rPr>
        <w:t xml:space="preserve">at he was forced to examine it, there were differences. With her human perspective, phoenix saw ash as a distinct individual, an ideal lover, and perfect potential mate. Due to the assumption that she was merely human, phoenix had resisted the onset of heat until it had threatened to kill her. As native avon, ash had not dared to resist. Isolated as he had been, he had been forced to turn to others to alleviate their symptoms. He suspected the same for ember. As a consequence, they had been prolonging heat </w:t>
      </w:r>
      <w:r w:rsidRPr="00C66689">
        <w:rPr>
          <w:rFonts w:ascii="Montserrat" w:hAnsi="Montserrat"/>
          <w:sz w:val="24"/>
        </w:rPr>
        <w:t xml:space="preserve">indefinitely. What they saw in each other was typically avon. The promise of independence and unity. It was difficult for them to express to phoenix the humiliation of having no other half and being forced to turn to others for reprieve. Phoenix struggled with the sense of debt they had incurred with their friends and mentors. </w:t>
      </w:r>
    </w:p>
    <w:p w14:paraId="057BD71C"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ironically, ash and ember had been protégées of dancer and dream, who were complements. </w:t>
      </w:r>
    </w:p>
    <w:p w14:paraId="7AF80211" w14:textId="77777777" w:rsidR="00BE0467" w:rsidRPr="00C66689" w:rsidRDefault="00C66689" w:rsidP="00726732">
      <w:pPr>
        <w:pStyle w:val="NoSpacing"/>
        <w:rPr>
          <w:rFonts w:ascii="Montserrat" w:hAnsi="Montserrat"/>
          <w:sz w:val="24"/>
        </w:rPr>
      </w:pPr>
      <w:r w:rsidRPr="00C66689">
        <w:rPr>
          <w:rFonts w:ascii="Montserrat" w:hAnsi="Montserrat"/>
          <w:sz w:val="24"/>
        </w:rPr>
        <w:tab/>
        <w:t>phoenix and ember took ash to a private audience with the avon’dai. As a result the three of them were quickly confronted by their mother’s legacy. Enigma had taken ember’s identity for granted once it had initially been established, and the appearance of phoenix had only been an oddity. Confronted now with ash, questions had to be asked. They had to resort to genetic identification. Ash was easily identified as the male aspect of the long lost heir of the ava branch of the imperial house of avon—a genetic</w:t>
      </w:r>
      <w:r w:rsidRPr="00C66689">
        <w:rPr>
          <w:rFonts w:ascii="Montserrat" w:hAnsi="Montserrat"/>
          <w:sz w:val="24"/>
        </w:rPr>
        <w:t xml:space="preserve"> duplicate of a person who had lived at least ten thousand years ago, and quite possibly of the first generation of the avon race. For phoenix and ember, the test confirmed them both to be the female aspect, and complement of ash. Among humans, twin sisters were common, but the nature of avon made it an impossible explanation. In spite of that, exhaustive testing confirmed to be uniquely related in body, mind, spirit and soul. Ash’s instinct about the girls had been correct. They had to be recognized for wh</w:t>
      </w:r>
      <w:r w:rsidRPr="00C66689">
        <w:rPr>
          <w:rFonts w:ascii="Montserrat" w:hAnsi="Montserrat"/>
          <w:sz w:val="24"/>
        </w:rPr>
        <w:t xml:space="preserve">o they were. </w:t>
      </w:r>
    </w:p>
    <w:p w14:paraId="17744F86"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from that revelation came a general announcement, and formal recognition, followed by a number of suits against their estate. Many of those suits were marriage proposals, and almost as many were challenges to duel. The three struggled to keep abreast of these suits, as they delved into the estate itself. </w:t>
      </w:r>
    </w:p>
    <w:p w14:paraId="641B7935" w14:textId="77777777" w:rsidR="00BE0467" w:rsidRPr="00C66689" w:rsidRDefault="00C66689" w:rsidP="00726732">
      <w:pPr>
        <w:pStyle w:val="NoSpacing"/>
        <w:rPr>
          <w:rFonts w:ascii="Montserrat" w:hAnsi="Montserrat"/>
          <w:sz w:val="24"/>
        </w:rPr>
      </w:pPr>
      <w:r w:rsidRPr="00C66689">
        <w:rPr>
          <w:rFonts w:ascii="Montserrat" w:hAnsi="Montserrat"/>
          <w:sz w:val="24"/>
        </w:rPr>
        <w:tab/>
        <w:t xml:space="preserve">apparently, their mother had known of her rights and obligations and had been quietly administering to them since her appearance twenty years ago. She had resided at dragon’s gate for some time and was recognized as a prominent member of house avon. Her personal suite was a mystery in itself, but it was only the beginning of a trail of intrigues and paradoxes—like her personal journals in which she described the lives of her children up to the end of that very year, and her own death several years before. </w:t>
      </w:r>
      <w:r w:rsidRPr="00C66689">
        <w:rPr>
          <w:rFonts w:ascii="Montserrat" w:hAnsi="Montserrat"/>
          <w:sz w:val="24"/>
        </w:rPr>
        <w:t>A precognitive gift like that was rare, as the talent had a tendency to drive those who possessed it either mad or autistic. Of them all, phoenix had the hardest time dealing with the legacy, especially the predictions of that journal. Her training in psionics was largely grounded in the precise methodology of human science. The spiritual and magical qualities that avon sciences had for humans troubled her, especially with the ghost of her mother living in her mind. In a way she could remember writing all o</w:t>
      </w:r>
      <w:r w:rsidRPr="00C66689">
        <w:rPr>
          <w:rFonts w:ascii="Montserrat" w:hAnsi="Montserrat"/>
          <w:sz w:val="24"/>
        </w:rPr>
        <w:t>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ember was used to entrap her sister in a deadly plot.</w:t>
      </w:r>
    </w:p>
    <w:p w14:paraId="0D05C292" w14:textId="77777777" w:rsidR="00BE0467" w:rsidRPr="00C66689" w:rsidRDefault="00C66689" w:rsidP="00726732">
      <w:pPr>
        <w:pStyle w:val="NoSpacing"/>
        <w:rPr>
          <w:rFonts w:ascii="Montserrat" w:hAnsi="Montserrat"/>
          <w:sz w:val="24"/>
        </w:rPr>
      </w:pPr>
      <w:r w:rsidRPr="00C66689">
        <w:rPr>
          <w:rFonts w:ascii="Montserrat" w:hAnsi="Montserrat"/>
          <w:sz w:val="24"/>
        </w:rPr>
        <w:tab/>
        <w:t>her irrational fear of the place they stood to inherit made her refuse to accompany her siblings on a tour of the immense ruins of phoenix gate. Some of her fear was shared by the others, for it was on that very site that their childhood had been scarred, and they had all been scattered to the winds. Alone, at dragon’s gate, she finally confronted the embodiment of her terror—the o’jin possessed compatriots of her brother ash. She had confronted them many times, aware of an obligation created by ash, which</w:t>
      </w:r>
      <w:r w:rsidRPr="00C66689">
        <w:rPr>
          <w:rFonts w:ascii="Montserrat" w:hAnsi="Montserrat"/>
          <w:sz w:val="24"/>
        </w:rPr>
        <w:t xml:space="preserve"> she or her twin would had to fulfill, and she thought that they had simply tired of waiting. Her opinion changed when they ambushed her on the beach and tried to take possession of her mind. She was saved by the ghost of her mother, who drew on an unused rapport between phoenix and her deadly sister. As phoenix was being attacked, the wall between the twins’ minds suddenly crumbled and ember’s mind was ripped from its body to face death and destruction. The minds of phoenix and ember united as their mother</w:t>
      </w:r>
      <w:r w:rsidRPr="00C66689">
        <w:rPr>
          <w:rFonts w:ascii="Montserrat" w:hAnsi="Montserrat"/>
          <w:sz w:val="24"/>
        </w:rPr>
        <w:t xml:space="preserve">’s mind descended upon ember’s vacant body. </w:t>
      </w:r>
    </w:p>
    <w:p w14:paraId="31060620" w14:textId="77777777" w:rsidR="00BE0467" w:rsidRPr="00C66689" w:rsidRDefault="00C66689" w:rsidP="00726732">
      <w:pPr>
        <w:pStyle w:val="NoSpacing"/>
        <w:rPr>
          <w:rFonts w:ascii="Montserrat" w:hAnsi="Montserrat"/>
          <w:sz w:val="24"/>
        </w:rPr>
      </w:pPr>
      <w:r w:rsidRPr="00C66689">
        <w:rPr>
          <w:rFonts w:ascii="Montserrat" w:hAnsi="Montserrat"/>
          <w:sz w:val="24"/>
        </w:rPr>
        <w:tab/>
        <w:t>ash, with an entirely different ember, rushed back to phoenix’s side in alarm, to witness the aftermath of her ruthless defense. United at last, the once divided girl faces the consequences of the murderous assault. The blood on her hands would become the perfect excuse for other enemies and political rivals of their house to shatter the re-emergence of the ava line—a threat to the imperial succession itself. Ash hardly cared about the danger facing their house, he was concerned only for the health and san</w:t>
      </w:r>
      <w:r w:rsidRPr="00C66689">
        <w:rPr>
          <w:rFonts w:ascii="Montserrat" w:hAnsi="Montserrat"/>
          <w:sz w:val="24"/>
        </w:rPr>
        <w:t xml:space="preserve">ity of phoenix. From the moment of her bloody confrontation, phoenix had been almost unhinged by the combination of her mother’s memories of the past and future, fearing that she had the power to negate the existence of herself, her siblings and even all of history as she knows it. The three great tragedies of her life suddenly awaken her to a truth that awes and overwhelms her. </w:t>
      </w:r>
    </w:p>
    <w:p w14:paraId="4F25BE1C" w14:textId="77777777" w:rsidR="00BE0467" w:rsidRPr="00C66689" w:rsidRDefault="00C66689" w:rsidP="00726732">
      <w:pPr>
        <w:pStyle w:val="NoSpacing"/>
        <w:rPr>
          <w:rFonts w:ascii="Montserrat" w:hAnsi="Montserrat"/>
          <w:sz w:val="24"/>
        </w:rPr>
      </w:pPr>
      <w:r w:rsidRPr="00C66689">
        <w:rPr>
          <w:rFonts w:ascii="Montserrat" w:hAnsi="Montserrat"/>
          <w:sz w:val="24"/>
        </w:rPr>
        <w:tab/>
        <w:t>to her shock, the mind of her mother had seized control of the abandoned body and damns them in court with her own testimony. As the courts aligning themselves against her condemn her, they also come to fear her awesome voice and vision, which compels the courts to parole her rather than sentence her to death—and the condition of her parole was the crippling of her psionic ability. Before phoenix could reveal that her “twin” was not who everyone thought she was, the pair were sentenced and exiled to face t</w:t>
      </w:r>
      <w:r w:rsidRPr="00C66689">
        <w:rPr>
          <w:rFonts w:ascii="Montserrat" w:hAnsi="Montserrat"/>
          <w:sz w:val="24"/>
        </w:rPr>
        <w:t>heir surviving enemies outside the protection of civilization. Relieved of her burden of knowledge, she does not feel the pain of the future that had been stripped away from her. Their twin and brother, ash, chooses to aid them in attaining the only kind of protection their condemned status allows them. With his support, phoenix looks forward to the simple resolution of her struggle with the demands of heat.</w:t>
      </w:r>
    </w:p>
    <w:p w14:paraId="75FB12C2" w14:textId="77777777" w:rsidR="00BE0467" w:rsidRPr="00C66689" w:rsidRDefault="00C66689" w:rsidP="00726732">
      <w:pPr>
        <w:pStyle w:val="NoSpacing"/>
        <w:rPr>
          <w:rFonts w:ascii="Montserrat" w:hAnsi="Montserrat"/>
          <w:sz w:val="24"/>
        </w:rPr>
      </w:pPr>
      <w:r w:rsidRPr="00C66689">
        <w:rPr>
          <w:rFonts w:ascii="Montserrat" w:hAnsi="Montserrat"/>
          <w:sz w:val="24"/>
        </w:rPr>
        <w:tab/>
        <w:t>if only she did not remember the last precognition. The worst was yet to come. Mother and daughter, compelled by biological and spiritual imperatives end up fighting over ash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14:paraId="3C0B8D78" w14:textId="77777777" w:rsidR="00BE0467" w:rsidRPr="00C66689" w:rsidRDefault="00BE0467" w:rsidP="00726732">
      <w:pPr>
        <w:pStyle w:val="NoSpacing"/>
        <w:rPr>
          <w:rFonts w:ascii="Montserrat" w:hAnsi="Montserrat"/>
          <w:strike/>
          <w:sz w:val="24"/>
        </w:rPr>
      </w:pPr>
    </w:p>
    <w:p w14:paraId="223F0B23" w14:textId="77777777" w:rsidR="00BE0467" w:rsidRPr="00C66689" w:rsidRDefault="00C66689" w:rsidP="00726732">
      <w:pPr>
        <w:pStyle w:val="NoSpacing"/>
        <w:rPr>
          <w:rFonts w:ascii="Montserrat" w:hAnsi="Montserrat"/>
          <w:sz w:val="24"/>
        </w:rPr>
      </w:pPr>
      <w:r w:rsidRPr="00C66689">
        <w:rPr>
          <w:rFonts w:ascii="Montserrat" w:hAnsi="Montserrat"/>
          <w:sz w:val="24"/>
        </w:rPr>
        <w:t>In the course of these two stories, phoenix was actually looped on herself, appearing in memory as her own mother then taking on the abandoned body of ember to become her own twin. Returned to life, through the union of her divided “daughter’s” minds, she faces a future she had once thought lost as a rival for ash’s affection. With memories of events yet to come—for the younger versions of herself—she was certain to emerge at least partly intact from this paradox. In the days after exile, as avonlea, she co</w:t>
      </w:r>
      <w:r w:rsidRPr="00C66689">
        <w:rPr>
          <w:rFonts w:ascii="Montserrat" w:hAnsi="Montserrat"/>
          <w:sz w:val="24"/>
        </w:rPr>
        <w:t>nfronted one of the troubling aspects of her future memory. The mind of her own male counterpart, was lost in the tangle of her son’s mind. In the near future her “son” and “daughter” would vanish into the wilderness never to be seen again. Her memories of the future end with their disappearance. If she could not recover the essence of avonleo from him before he vanished, she would never recover the complement to her own identity. She would forever remain only half of herself, never to attain her full poten</w:t>
      </w:r>
      <w:r w:rsidRPr="00C66689">
        <w:rPr>
          <w:rFonts w:ascii="Montserrat" w:hAnsi="Montserrat"/>
          <w:sz w:val="24"/>
        </w:rPr>
        <w:t xml:space="preserve">tial. Thus, she and her “daughter” ended up being rivals over aveo. Ash. </w:t>
      </w:r>
    </w:p>
    <w:p w14:paraId="679B0FAF" w14:textId="77777777" w:rsidR="00BE0467" w:rsidRPr="00C66689" w:rsidRDefault="00BE0467" w:rsidP="00726732">
      <w:pPr>
        <w:pStyle w:val="NoSpacing"/>
        <w:rPr>
          <w:rFonts w:ascii="Montserrat" w:hAnsi="Montserrat"/>
          <w:sz w:val="24"/>
        </w:rPr>
      </w:pPr>
    </w:p>
    <w:p w14:paraId="42B5A1D6" w14:textId="77777777" w:rsidR="00BE0467" w:rsidRPr="00C66689" w:rsidRDefault="00C66689" w:rsidP="00726732">
      <w:pPr>
        <w:pStyle w:val="NoSpacing"/>
        <w:rPr>
          <w:rFonts w:ascii="Montserrat" w:hAnsi="Montserrat"/>
          <w:sz w:val="24"/>
        </w:rPr>
      </w:pPr>
      <w:r w:rsidRPr="00C66689">
        <w:rPr>
          <w:rFonts w:ascii="Montserrat" w:hAnsi="Montserrat"/>
          <w:sz w:val="24"/>
        </w:rPr>
        <w:t>The Future-Past</w:t>
      </w:r>
    </w:p>
    <w:p w14:paraId="4D0E72D9" w14:textId="77777777" w:rsidR="00BE0467" w:rsidRPr="00C66689" w:rsidRDefault="00BE0467" w:rsidP="00726732">
      <w:pPr>
        <w:pStyle w:val="NoSpacing"/>
        <w:rPr>
          <w:rFonts w:ascii="Montserrat" w:hAnsi="Montserrat"/>
          <w:sz w:val="24"/>
        </w:rPr>
      </w:pPr>
    </w:p>
    <w:p w14:paraId="3E58BC1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Due to a paradox, phoenix was and will be cast back in time to witness her own conception and then end up trapped in stasis for ten thousand years impregnated by her own embryo. </w:t>
      </w:r>
    </w:p>
    <w:p w14:paraId="6D3455E1" w14:textId="77777777" w:rsidR="00BE0467" w:rsidRPr="00C66689" w:rsidRDefault="00BE0467" w:rsidP="00726732">
      <w:pPr>
        <w:pStyle w:val="NoSpacing"/>
        <w:rPr>
          <w:rFonts w:ascii="Montserrat" w:hAnsi="Montserrat"/>
          <w:sz w:val="24"/>
        </w:rPr>
      </w:pPr>
    </w:p>
    <w:p w14:paraId="0BCF9A4B" w14:textId="77777777" w:rsidR="00BE0467" w:rsidRPr="00C66689" w:rsidRDefault="00C66689" w:rsidP="00726732">
      <w:pPr>
        <w:pStyle w:val="NoSpacing"/>
        <w:rPr>
          <w:rFonts w:ascii="Montserrat" w:hAnsi="Montserrat"/>
          <w:sz w:val="24"/>
        </w:rPr>
      </w:pPr>
      <w:r w:rsidRPr="00C66689">
        <w:rPr>
          <w:rFonts w:ascii="Montserrat" w:hAnsi="Montserrat"/>
          <w:sz w:val="24"/>
        </w:rPr>
        <w:t>The Present-Future</w:t>
      </w:r>
    </w:p>
    <w:p w14:paraId="365EE4F8" w14:textId="77777777" w:rsidR="00BE0467" w:rsidRPr="00C66689" w:rsidRDefault="00BE0467" w:rsidP="00726732">
      <w:pPr>
        <w:pStyle w:val="NoSpacing"/>
        <w:rPr>
          <w:rFonts w:ascii="Montserrat" w:hAnsi="Montserrat"/>
          <w:sz w:val="24"/>
        </w:rPr>
      </w:pPr>
    </w:p>
    <w:p w14:paraId="7182E0F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Events told in the epilogue to this story arc, a daughter reborn. </w:t>
      </w:r>
    </w:p>
    <w:p w14:paraId="44FE8DD9" w14:textId="77777777" w:rsidR="00BE0467" w:rsidRPr="00C66689" w:rsidRDefault="00BE0467" w:rsidP="00726732">
      <w:pPr>
        <w:pStyle w:val="NoSpacing"/>
        <w:rPr>
          <w:rFonts w:ascii="Montserrat" w:hAnsi="Montserrat"/>
          <w:sz w:val="24"/>
        </w:rPr>
      </w:pPr>
    </w:p>
    <w:p w14:paraId="7494975E" w14:textId="77777777" w:rsidR="00BE0467" w:rsidRPr="00C66689" w:rsidRDefault="00C66689" w:rsidP="00726732">
      <w:pPr>
        <w:pStyle w:val="NoSpacing"/>
        <w:rPr>
          <w:rFonts w:ascii="Montserrat" w:hAnsi="Montserrat"/>
          <w:sz w:val="24"/>
        </w:rPr>
      </w:pPr>
      <w:r w:rsidRPr="00C66689">
        <w:rPr>
          <w:rFonts w:ascii="Montserrat" w:hAnsi="Montserrat"/>
          <w:sz w:val="24"/>
        </w:rPr>
        <w:t>The Present-Past</w:t>
      </w:r>
    </w:p>
    <w:p w14:paraId="037FF3AD" w14:textId="77777777" w:rsidR="00BE0467" w:rsidRPr="00C66689" w:rsidRDefault="00BE0467" w:rsidP="00726732">
      <w:pPr>
        <w:pStyle w:val="NoSpacing"/>
        <w:rPr>
          <w:rFonts w:ascii="Montserrat" w:hAnsi="Montserrat"/>
          <w:sz w:val="24"/>
        </w:rPr>
      </w:pPr>
    </w:p>
    <w:p w14:paraId="5EB3F78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Events told in the next story arc. </w:t>
      </w:r>
    </w:p>
    <w:p w14:paraId="392B10E4" w14:textId="77777777" w:rsidR="00BE0467" w:rsidRPr="00C66689" w:rsidRDefault="00C66689" w:rsidP="00726732">
      <w:pPr>
        <w:pStyle w:val="NoSpacing"/>
        <w:rPr>
          <w:rFonts w:ascii="Montserrat" w:hAnsi="Montserrat"/>
          <w:sz w:val="24"/>
        </w:rPr>
      </w:pPr>
      <w:r w:rsidRPr="00C66689">
        <w:rPr>
          <w:rFonts w:ascii="Montserrat" w:hAnsi="Montserrat"/>
          <w:sz w:val="24"/>
        </w:rPr>
        <w:tab/>
        <w:t>because her seed of rebirth was stolen from her in a terrible assault, her efforts to recover hers led to her finding the seed of her birth. After the death of her friends—her true parents—she ended up in possession of the seed they conceived as they were destroyed. Recovered from the remains of her true parents and delivered to phoenix by mistake, it was easy to mistake for her lost seed. The lost seed ended up in the possession of the dark phoenix who had orchestrated her parents’ deaths. Promise gave bi</w:t>
      </w:r>
      <w:r w:rsidRPr="00C66689">
        <w:rPr>
          <w:rFonts w:ascii="Montserrat" w:hAnsi="Montserrat"/>
          <w:sz w:val="24"/>
        </w:rPr>
        <w:t xml:space="preserve">rth to phoenix’s true avon daughter, who went on to found the ava line, organize the houses of ara, asha, and ana into the foundation of a new empire and carried the mantle of that empire for several generations. Of course that part happened while phoenix was trapped in phoenix gate, thanks to her paradoxical pregnancy and the very devices that bound and harnessed the power of paradox to create the gates themselves. </w:t>
      </w:r>
    </w:p>
    <w:p w14:paraId="4433CC6D" w14:textId="77777777" w:rsidR="00BE0467" w:rsidRPr="00C66689" w:rsidRDefault="00C66689" w:rsidP="00726732">
      <w:pPr>
        <w:pStyle w:val="NoSpacing"/>
        <w:rPr>
          <w:rFonts w:ascii="Montserrat" w:hAnsi="Montserrat"/>
          <w:sz w:val="24"/>
        </w:rPr>
      </w:pPr>
      <w:r w:rsidRPr="00C66689">
        <w:rPr>
          <w:rFonts w:ascii="Montserrat" w:hAnsi="Montserrat"/>
          <w:sz w:val="24"/>
        </w:rPr>
        <w:tab/>
        <w:t>phoenix had split into ash and ember to make her escape from aeirn. The seed she had recovered had found its way into her womb during the metamorphosis, and its presence within her had made it impossible for her to emerge from the veil of phoenix gate. Ash, being part of her had been trapped as well—not even materializing the way ember had. Rescued from stasis a few years before she was destined to give birth to herself, she struggled with amnesia and paradox. The scientists who freed her took her directly</w:t>
      </w:r>
      <w:r w:rsidRPr="00C66689">
        <w:rPr>
          <w:rFonts w:ascii="Montserrat" w:hAnsi="Montserrat"/>
          <w:sz w:val="24"/>
        </w:rPr>
        <w:t xml:space="preserve"> to the fleet hospital on oasis major where she was one of the victims of the raid. Ash had emerged from the gate a few hours after ember and had proceeded to investigate the abandoned city. He suspected they had returned to their own time until word of the terrorist strike reached him. At that point he realized the paradox, and sought out the one person he thought could help him. Enigma. Ember had no idea ash even existed any more. Memory of her true identity would not begin to return until after her brief</w:t>
      </w:r>
      <w:r w:rsidRPr="00C66689">
        <w:rPr>
          <w:rFonts w:ascii="Montserrat" w:hAnsi="Montserrat"/>
          <w:sz w:val="24"/>
        </w:rPr>
        <w:t xml:space="preserve"> affair with ash years later. The moment her sense of identity was rekindled, the embryo she had been carrying finally quickened. Memories gradually filled in over the next several years. Shortly before the tragedy that had scarred her childhood, she realized that crippling division would in time prevent her from being trapped in an endless temporal loop. </w:t>
      </w:r>
    </w:p>
    <w:p w14:paraId="12364406" w14:textId="77777777" w:rsidR="00BE0467" w:rsidRPr="00C66689" w:rsidRDefault="00BE0467" w:rsidP="00726732">
      <w:pPr>
        <w:pStyle w:val="NoSpacing"/>
        <w:rPr>
          <w:rFonts w:ascii="Montserrat" w:hAnsi="Montserrat"/>
          <w:sz w:val="24"/>
        </w:rPr>
      </w:pPr>
    </w:p>
    <w:p w14:paraId="46DC462A"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0B7C84A4" w14:textId="77777777" w:rsidR="00BE0467" w:rsidRPr="00C66689" w:rsidRDefault="00BE0467" w:rsidP="00726732">
      <w:pPr>
        <w:pStyle w:val="NoSpacing"/>
        <w:rPr>
          <w:rFonts w:ascii="Montserrat" w:hAnsi="Montserrat"/>
          <w:sz w:val="24"/>
        </w:rPr>
      </w:pPr>
    </w:p>
    <w:p w14:paraId="42F930B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Avarashana—founding houses of the avon empire. </w:t>
      </w:r>
    </w:p>
    <w:p w14:paraId="6CCEAB9A" w14:textId="77777777" w:rsidR="00BE0467" w:rsidRPr="00C66689" w:rsidRDefault="00BE0467" w:rsidP="00726732">
      <w:pPr>
        <w:pStyle w:val="NoSpacing"/>
        <w:rPr>
          <w:rFonts w:ascii="Montserrat" w:hAnsi="Montserrat"/>
          <w:sz w:val="24"/>
        </w:rPr>
      </w:pPr>
    </w:p>
    <w:p w14:paraId="4F9A2BF4" w14:textId="77777777" w:rsidR="00BE0467" w:rsidRPr="00C66689" w:rsidRDefault="00C66689" w:rsidP="00726732">
      <w:pPr>
        <w:pStyle w:val="NoSpacing"/>
        <w:rPr>
          <w:rFonts w:ascii="Montserrat" w:hAnsi="Montserrat"/>
          <w:sz w:val="24"/>
        </w:rPr>
      </w:pPr>
      <w:r w:rsidRPr="00C66689">
        <w:rPr>
          <w:rFonts w:ascii="Montserrat" w:hAnsi="Montserrat"/>
          <w:sz w:val="24"/>
        </w:rPr>
        <w:t>Avon Naomi Sinclair Ava</w:t>
      </w:r>
      <w:r w:rsidRPr="00C66689">
        <w:rPr>
          <w:rFonts w:ascii="Montserrat" w:hAnsi="Montserrat"/>
          <w:sz w:val="24"/>
        </w:rPr>
        <w:tab/>
        <w:t xml:space="preserve">Formal Name Of Phoenix-Ember, Av </w:t>
      </w:r>
    </w:p>
    <w:p w14:paraId="689516F7" w14:textId="77777777" w:rsidR="00BE0467" w:rsidRPr="00C66689" w:rsidRDefault="00BE0467" w:rsidP="00726732">
      <w:pPr>
        <w:pStyle w:val="NoSpacing"/>
        <w:rPr>
          <w:rFonts w:ascii="Montserrat" w:hAnsi="Montserrat"/>
          <w:sz w:val="24"/>
        </w:rPr>
      </w:pPr>
    </w:p>
    <w:p w14:paraId="3A9EEE14" w14:textId="77777777" w:rsidR="00BE0467" w:rsidRPr="00C66689" w:rsidRDefault="00C66689" w:rsidP="00726732">
      <w:pPr>
        <w:pStyle w:val="NoSpacing"/>
        <w:rPr>
          <w:rFonts w:ascii="Montserrat" w:hAnsi="Montserrat"/>
          <w:sz w:val="24"/>
        </w:rPr>
      </w:pPr>
      <w:r w:rsidRPr="00C66689">
        <w:rPr>
          <w:rFonts w:ascii="Montserrat" w:hAnsi="Montserrat"/>
          <w:sz w:val="24"/>
        </w:rPr>
        <w:t>Alexander Drake Morgan</w:t>
      </w:r>
      <w:r w:rsidRPr="00C66689">
        <w:rPr>
          <w:rFonts w:ascii="Montserrat" w:hAnsi="Montserrat"/>
          <w:sz w:val="24"/>
        </w:rPr>
        <w:tab/>
      </w:r>
      <w:r w:rsidRPr="00C66689">
        <w:rPr>
          <w:rFonts w:ascii="Montserrat" w:hAnsi="Montserrat"/>
          <w:sz w:val="24"/>
        </w:rPr>
        <w:t>Husband, Phoenix Ember Sinclair, Legal Father, Phoenix Ember Morgan</w:t>
      </w:r>
    </w:p>
    <w:p w14:paraId="7E2041C4" w14:textId="77777777" w:rsidR="00BE0467" w:rsidRPr="00C66689" w:rsidRDefault="00C66689" w:rsidP="00726732">
      <w:pPr>
        <w:pStyle w:val="NoSpacing"/>
        <w:rPr>
          <w:rFonts w:ascii="Montserrat" w:hAnsi="Montserrat"/>
          <w:sz w:val="24"/>
        </w:rPr>
      </w:pPr>
      <w:r w:rsidRPr="00C66689">
        <w:rPr>
          <w:rFonts w:ascii="Montserrat" w:hAnsi="Montserrat"/>
          <w:sz w:val="24"/>
        </w:rPr>
        <w:t>Alexandrea Drake Morgan</w:t>
      </w:r>
      <w:r w:rsidRPr="00C66689">
        <w:rPr>
          <w:rFonts w:ascii="Montserrat" w:hAnsi="Montserrat"/>
          <w:sz w:val="24"/>
        </w:rPr>
        <w:tab/>
        <w:t>Wife, Phoenix Ash Sinclair, Mother, Kimberly, Naomi Sinclair</w:t>
      </w:r>
    </w:p>
    <w:p w14:paraId="3687E780" w14:textId="77777777" w:rsidR="00BE0467" w:rsidRPr="00C66689" w:rsidRDefault="00BE0467" w:rsidP="00726732">
      <w:pPr>
        <w:pStyle w:val="NoSpacing"/>
        <w:rPr>
          <w:rFonts w:ascii="Montserrat" w:hAnsi="Montserrat"/>
          <w:sz w:val="24"/>
        </w:rPr>
      </w:pPr>
    </w:p>
    <w:p w14:paraId="16C8F78A" w14:textId="77777777" w:rsidR="00BE0467" w:rsidRPr="00C66689" w:rsidRDefault="00C66689" w:rsidP="00726732">
      <w:pPr>
        <w:pStyle w:val="NoSpacing"/>
        <w:rPr>
          <w:rFonts w:ascii="Montserrat" w:hAnsi="Montserrat"/>
          <w:i/>
          <w:sz w:val="24"/>
        </w:rPr>
      </w:pPr>
      <w:r w:rsidRPr="00C66689">
        <w:rPr>
          <w:rFonts w:ascii="Montserrat" w:hAnsi="Montserrat"/>
          <w:i/>
          <w:sz w:val="24"/>
        </w:rPr>
        <w:t xml:space="preserve">Paradox does not kill. It appears to destroy when it actually restores. The danger of paradox is that it can trap and isolate, and in truth that is death to those who live. How ironic then that the most fearsome aspect of paradox is the way it reveals the soul in truth, and gives truth to the soul. </w:t>
      </w:r>
    </w:p>
    <w:p w14:paraId="36CD1B09" w14:textId="77777777" w:rsidR="00BE0467" w:rsidRPr="00C66689" w:rsidRDefault="00BE0467" w:rsidP="00726732">
      <w:pPr>
        <w:pStyle w:val="NoSpacing"/>
        <w:rPr>
          <w:rFonts w:ascii="Montserrat" w:hAnsi="Montserrat"/>
          <w:sz w:val="24"/>
        </w:rPr>
      </w:pPr>
    </w:p>
    <w:p w14:paraId="7593010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collection of short stories, the missing pieces: </w:t>
      </w:r>
    </w:p>
    <w:p w14:paraId="239C7FA8" w14:textId="77777777" w:rsidR="00BE0467" w:rsidRPr="00C66689" w:rsidRDefault="00BE0467" w:rsidP="00726732">
      <w:pPr>
        <w:pStyle w:val="NoSpacing"/>
        <w:rPr>
          <w:rFonts w:ascii="Montserrat" w:hAnsi="Montserrat"/>
          <w:sz w:val="24"/>
        </w:rPr>
      </w:pPr>
    </w:p>
    <w:p w14:paraId="45DA1664" w14:textId="77777777" w:rsidR="00BE0467" w:rsidRPr="00C66689" w:rsidRDefault="00C66689" w:rsidP="00726732">
      <w:pPr>
        <w:pStyle w:val="NoSpacing"/>
        <w:rPr>
          <w:rFonts w:ascii="Montserrat" w:hAnsi="Montserrat"/>
          <w:sz w:val="24"/>
        </w:rPr>
      </w:pPr>
      <w:r w:rsidRPr="00C66689">
        <w:rPr>
          <w:rFonts w:ascii="Montserrat" w:hAnsi="Montserrat"/>
          <w:sz w:val="24"/>
        </w:rPr>
        <w:t>The gap in ember’s own experience: ember, like ash, emerged from stasis fully aware of the paradox. When her future selves had passed through her their memories had been transferred to her, as hers would be transferred to her daughter. The only part of the paradox she did not remember was the part she found herself in. She knew that she was going to die and that all of her memories would be lost. She remembered awakening from that death with no idea who she was. The ignorance of everything before that and a</w:t>
      </w:r>
      <w:r w:rsidRPr="00C66689">
        <w:rPr>
          <w:rFonts w:ascii="Montserrat" w:hAnsi="Montserrat"/>
          <w:sz w:val="24"/>
        </w:rPr>
        <w:t>fter her imprisonment was the only thing that saved her from her memory of the paradox. She could not screw anything up if she did not know what she was in danger of screwing up. Actually, she could, she knew enough to possibly avoid her own death, and that would screw everything up. It might not have been so hard to avoid what was coming if she had not known how many people were going to die because of that decision. That concern almost caused her to screw everything up. During her debriefing, she tried to</w:t>
      </w:r>
      <w:r w:rsidRPr="00C66689">
        <w:rPr>
          <w:rFonts w:ascii="Montserrat" w:hAnsi="Montserrat"/>
          <w:sz w:val="24"/>
        </w:rPr>
        <w:t xml:space="preserve"> warn them what was coming, so that they might survive what was coming for her. Her conviction only made them try harder to protect her. Their protection made it impossible for her to know when the attack finally came. It took her unaware. Ember could not escape her paradox. Nor could she resolve it on her own. Not from inside it. </w:t>
      </w:r>
    </w:p>
    <w:p w14:paraId="5A99C34F" w14:textId="77777777" w:rsidR="00BE0467" w:rsidRPr="00C66689" w:rsidRDefault="00BE0467" w:rsidP="00726732">
      <w:pPr>
        <w:pStyle w:val="NoSpacing"/>
        <w:rPr>
          <w:rFonts w:ascii="Montserrat" w:hAnsi="Montserrat"/>
          <w:sz w:val="24"/>
        </w:rPr>
      </w:pPr>
    </w:p>
    <w:p w14:paraId="57E68464" w14:textId="77777777" w:rsidR="00BE0467" w:rsidRPr="00C66689" w:rsidRDefault="00C66689" w:rsidP="00726732">
      <w:pPr>
        <w:pStyle w:val="NoSpacing"/>
        <w:rPr>
          <w:rFonts w:ascii="Montserrat" w:hAnsi="Montserrat"/>
          <w:sz w:val="24"/>
        </w:rPr>
      </w:pPr>
      <w:r w:rsidRPr="00C66689">
        <w:rPr>
          <w:rFonts w:ascii="Montserrat" w:hAnsi="Montserrat"/>
          <w:sz w:val="24"/>
        </w:rPr>
        <w:t>The efforts of others in their experience: the active effort to resolve ember’s paradox came to fruition at the end of the first part of the dark phoenix war. Events necessary for resolving the paradox had to be allowed to happen on their own. For the most part, ember’s unguided but inspired actions during her tour of duty in the earth-oasis war. The discovery and embodiment of raven, revealing the enemy’s true nature to the human establishment, finding and provoking the first dragon, manifesting her potent</w:t>
      </w:r>
      <w:r w:rsidRPr="00C66689">
        <w:rPr>
          <w:rFonts w:ascii="Montserrat" w:hAnsi="Montserrat"/>
          <w:sz w:val="24"/>
        </w:rPr>
        <w:t xml:space="preserve">ial as cinder and allowing her pearl to fall into the hands of avatar project researchers and other things. The parties involved in the paradox took advantage of that delicate period during the earth-oasis war. Certain individuals infiltrated the human establishment and its armed forces, and covert operations and negotiations were already in progress when ember emerged from stasis. </w:t>
      </w:r>
    </w:p>
    <w:p w14:paraId="4171D03D" w14:textId="77777777" w:rsidR="00BE0467" w:rsidRPr="00C66689" w:rsidRDefault="00BE0467" w:rsidP="00726732">
      <w:pPr>
        <w:pStyle w:val="NoSpacing"/>
        <w:rPr>
          <w:rFonts w:ascii="Montserrat" w:hAnsi="Montserrat"/>
          <w:sz w:val="24"/>
        </w:rPr>
      </w:pPr>
    </w:p>
    <w:p w14:paraId="464E7AD1" w14:textId="77777777" w:rsidR="00BE0467" w:rsidRPr="00C66689" w:rsidRDefault="00C66689" w:rsidP="00726732">
      <w:pPr>
        <w:pStyle w:val="NoSpacing"/>
        <w:rPr>
          <w:rFonts w:ascii="Montserrat" w:hAnsi="Montserrat"/>
          <w:sz w:val="24"/>
        </w:rPr>
      </w:pPr>
      <w:r w:rsidRPr="00C66689">
        <w:rPr>
          <w:rFonts w:ascii="Montserrat" w:hAnsi="Montserrat"/>
          <w:sz w:val="24"/>
        </w:rPr>
        <w:t>Final adjustments: the capture of the oasis system enabled them to push their prime agenda forward. Ember had been partially prepared for the mission they engineered for her. Getting her to accept the dragon gift was the most difficult aspect of the preparations. The way they finally managed it literally embodied the paradox they were caught up in. The aegis authorities had been advised of the true threat of their enemies and had agreed to an alliance with the phoenix empire. They were so eager for that all</w:t>
      </w:r>
      <w:r w:rsidRPr="00C66689">
        <w:rPr>
          <w:rFonts w:ascii="Montserrat" w:hAnsi="Montserrat"/>
          <w:sz w:val="24"/>
        </w:rPr>
        <w:t xml:space="preserve">iance they had no qualms about turning over ember, who they perceived as one of their own, to perform a mission for their new allies. </w:t>
      </w:r>
    </w:p>
    <w:p w14:paraId="4BCA88C7" w14:textId="77777777" w:rsidR="00BE0467" w:rsidRPr="00C66689" w:rsidRDefault="00BE0467" w:rsidP="00726732">
      <w:pPr>
        <w:pStyle w:val="NoSpacing"/>
        <w:rPr>
          <w:rFonts w:ascii="Montserrat" w:hAnsi="Montserrat"/>
          <w:sz w:val="24"/>
        </w:rPr>
      </w:pPr>
    </w:p>
    <w:p w14:paraId="33EE26DD"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5255CDB1" w14:textId="77777777" w:rsidR="00BE0467" w:rsidRPr="00C66689" w:rsidRDefault="00BE0467" w:rsidP="00726732">
      <w:pPr>
        <w:pStyle w:val="NoSpacing"/>
        <w:rPr>
          <w:rFonts w:ascii="Montserrat" w:hAnsi="Montserrat"/>
          <w:sz w:val="24"/>
        </w:rPr>
      </w:pPr>
    </w:p>
    <w:p w14:paraId="40C0DE3C" w14:textId="77777777" w:rsidR="00BE0467" w:rsidRPr="00C66689" w:rsidRDefault="00C66689" w:rsidP="00726732">
      <w:pPr>
        <w:pStyle w:val="NoSpacing"/>
        <w:rPr>
          <w:rFonts w:ascii="Montserrat" w:hAnsi="Montserrat"/>
          <w:sz w:val="24"/>
        </w:rPr>
      </w:pPr>
      <w:r w:rsidRPr="00C66689">
        <w:rPr>
          <w:rFonts w:ascii="Montserrat" w:hAnsi="Montserrat"/>
          <w:sz w:val="24"/>
        </w:rPr>
        <w:t>Things To Keep In Mind</w:t>
      </w:r>
    </w:p>
    <w:p w14:paraId="421A82F5" w14:textId="77777777" w:rsidR="00BE0467" w:rsidRPr="00C66689" w:rsidRDefault="00BE0467" w:rsidP="00726732">
      <w:pPr>
        <w:pStyle w:val="NoSpacing"/>
        <w:rPr>
          <w:rFonts w:ascii="Montserrat" w:hAnsi="Montserrat"/>
          <w:sz w:val="24"/>
        </w:rPr>
      </w:pPr>
    </w:p>
    <w:p w14:paraId="0E1EBEB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Autumn Court, Blood Clan, House Of The Phoenix </w:t>
      </w:r>
    </w:p>
    <w:p w14:paraId="4C86E717" w14:textId="77777777" w:rsidR="00BE0467" w:rsidRPr="00C66689" w:rsidRDefault="00BE0467" w:rsidP="00726732">
      <w:pPr>
        <w:pStyle w:val="NoSpacing"/>
        <w:rPr>
          <w:rFonts w:ascii="Montserrat" w:hAnsi="Montserrat"/>
          <w:sz w:val="24"/>
        </w:rPr>
      </w:pPr>
    </w:p>
    <w:p w14:paraId="6E5C462D" w14:textId="77777777" w:rsidR="00BE0467" w:rsidRPr="00C66689" w:rsidRDefault="00C66689" w:rsidP="00726732">
      <w:pPr>
        <w:pStyle w:val="NoSpacing"/>
        <w:rPr>
          <w:rFonts w:ascii="Montserrat" w:hAnsi="Montserrat"/>
          <w:sz w:val="24"/>
        </w:rPr>
      </w:pPr>
      <w:r w:rsidRPr="00C66689">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who uses differences in body and spirit to define and refine her understanding of herself. A soul possessing such refinement, and yet reborn, an innocent</w:t>
      </w:r>
      <w:r w:rsidRPr="00C66689">
        <w:rPr>
          <w:rFonts w:ascii="Montserrat" w:hAnsi="Montserrat"/>
          <w:sz w:val="24"/>
        </w:rPr>
        <w:t xml:space="preserve"> naïf. </w:t>
      </w:r>
    </w:p>
    <w:p w14:paraId="64FD30F8" w14:textId="77777777" w:rsidR="00BE0467" w:rsidRPr="00C66689" w:rsidRDefault="00BE0467" w:rsidP="00726732">
      <w:pPr>
        <w:pStyle w:val="NoSpacing"/>
        <w:rPr>
          <w:rFonts w:ascii="Montserrat" w:hAnsi="Montserrat"/>
          <w:sz w:val="24"/>
        </w:rPr>
      </w:pPr>
    </w:p>
    <w:p w14:paraId="604C876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child born in two bodies. A girl and a boy. A child torn between two bodies. Twin girls. </w:t>
      </w:r>
    </w:p>
    <w:p w14:paraId="72F3C7DE" w14:textId="77777777" w:rsidR="00BE0467" w:rsidRPr="00C66689" w:rsidRDefault="00BE0467" w:rsidP="00726732">
      <w:pPr>
        <w:pStyle w:val="NoSpacing"/>
        <w:rPr>
          <w:rFonts w:ascii="Montserrat" w:hAnsi="Montserrat"/>
          <w:sz w:val="24"/>
        </w:rPr>
      </w:pPr>
    </w:p>
    <w:p w14:paraId="0D47921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boy who died and was reborn. A man whose childhood memories were memories of the boy’s future. A man who had to see to it that the boy grew up to be a man. </w:t>
      </w:r>
    </w:p>
    <w:p w14:paraId="0DBCAC11" w14:textId="77777777" w:rsidR="00BE0467" w:rsidRPr="00C66689" w:rsidRDefault="00BE0467" w:rsidP="00726732">
      <w:pPr>
        <w:pStyle w:val="NoSpacing"/>
        <w:rPr>
          <w:rFonts w:ascii="Montserrat" w:hAnsi="Montserrat"/>
          <w:sz w:val="24"/>
        </w:rPr>
      </w:pPr>
    </w:p>
    <w:p w14:paraId="1A21B9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1ADB2AD6" w14:textId="77777777" w:rsidR="00BE0467" w:rsidRPr="00C66689" w:rsidRDefault="00BE0467" w:rsidP="00726732">
      <w:pPr>
        <w:pStyle w:val="NoSpacing"/>
        <w:rPr>
          <w:rFonts w:ascii="Montserrat" w:hAnsi="Montserrat"/>
          <w:sz w:val="24"/>
        </w:rPr>
      </w:pPr>
    </w:p>
    <w:p w14:paraId="650702F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5908E863" w14:textId="77777777" w:rsidR="00BE0467" w:rsidRPr="00C66689" w:rsidRDefault="00BE0467" w:rsidP="00726732">
      <w:pPr>
        <w:pStyle w:val="NoSpacing"/>
        <w:rPr>
          <w:rFonts w:ascii="Montserrat" w:hAnsi="Montserrat"/>
          <w:sz w:val="24"/>
        </w:rPr>
      </w:pPr>
    </w:p>
    <w:p w14:paraId="45C7FC13" w14:textId="77777777" w:rsidR="00BE0467" w:rsidRPr="00C66689" w:rsidRDefault="00C66689" w:rsidP="00726732">
      <w:pPr>
        <w:pStyle w:val="NoSpacing"/>
        <w:rPr>
          <w:rFonts w:ascii="Montserrat" w:hAnsi="Montserrat"/>
          <w:sz w:val="24"/>
        </w:rPr>
      </w:pPr>
      <w:r w:rsidRPr="00C66689">
        <w:rPr>
          <w:rFonts w:ascii="Montserrat" w:hAnsi="Montserrat"/>
          <w:sz w:val="24"/>
        </w:rPr>
        <w:t>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learning—something. She tried to l</w:t>
      </w:r>
      <w:r w:rsidRPr="00C66689">
        <w:rPr>
          <w:rFonts w:ascii="Montserrat" w:hAnsi="Montserrat"/>
          <w:sz w:val="24"/>
        </w:rPr>
        <w:t xml:space="preserve">ook at what her mother was trying to hide and—the next thing she knew, she was through teleporting and running for dear life. Or was she fighting for her life? The minds of mother and daughter passed through each other, and doubled the potential of that teleport. </w:t>
      </w:r>
    </w:p>
    <w:p w14:paraId="241E4423" w14:textId="77777777" w:rsidR="00BE0467" w:rsidRPr="00C66689" w:rsidRDefault="00BE0467" w:rsidP="00726732">
      <w:pPr>
        <w:pStyle w:val="NoSpacing"/>
        <w:rPr>
          <w:rFonts w:ascii="Montserrat" w:hAnsi="Montserrat"/>
          <w:sz w:val="24"/>
        </w:rPr>
      </w:pPr>
    </w:p>
    <w:p w14:paraId="3828C76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0F75DE2F" w14:textId="77777777" w:rsidR="00BE0467" w:rsidRPr="00C66689" w:rsidRDefault="00BE0467" w:rsidP="00726732">
      <w:pPr>
        <w:pStyle w:val="NoSpacing"/>
        <w:rPr>
          <w:rFonts w:ascii="Montserrat" w:hAnsi="Montserrat"/>
          <w:sz w:val="24"/>
        </w:rPr>
      </w:pPr>
    </w:p>
    <w:p w14:paraId="37D973E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ghost that haunted her daughters’ thoughts. </w:t>
      </w:r>
    </w:p>
    <w:p w14:paraId="2C408C62" w14:textId="77777777" w:rsidR="00BE0467" w:rsidRPr="00C66689" w:rsidRDefault="00BE0467" w:rsidP="00726732">
      <w:pPr>
        <w:pStyle w:val="NoSpacing"/>
        <w:rPr>
          <w:rFonts w:ascii="Montserrat" w:hAnsi="Montserrat"/>
          <w:sz w:val="24"/>
        </w:rPr>
      </w:pPr>
    </w:p>
    <w:p w14:paraId="4356642B" w14:textId="77777777" w:rsidR="00BE0467" w:rsidRPr="00C66689" w:rsidRDefault="00C66689" w:rsidP="00726732">
      <w:pPr>
        <w:pStyle w:val="NoSpacing"/>
        <w:rPr>
          <w:rFonts w:ascii="Montserrat" w:hAnsi="Montserrat"/>
          <w:sz w:val="24"/>
        </w:rPr>
      </w:pPr>
      <w:r w:rsidRPr="00C66689">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C66689">
        <w:rPr>
          <w:rFonts w:ascii="Montserrat" w:hAnsi="Montserrat"/>
          <w:sz w:val="24"/>
        </w:rPr>
        <w:t xml:space="preserve">. </w:t>
      </w:r>
    </w:p>
    <w:p w14:paraId="644D93EB" w14:textId="77777777" w:rsidR="00BE0467" w:rsidRPr="00C66689" w:rsidRDefault="00BE0467" w:rsidP="00726732">
      <w:pPr>
        <w:pStyle w:val="NoSpacing"/>
        <w:rPr>
          <w:rFonts w:ascii="Montserrat" w:hAnsi="Montserrat"/>
          <w:sz w:val="24"/>
        </w:rPr>
      </w:pPr>
    </w:p>
    <w:p w14:paraId="0F30977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point when ash and ember step into the past, ember, having emerged from the shadow of the paradox, is also preparing to return to the life she lost. Even as she sets out for home, she confronts her remaining enemies, the demons and the dragon. </w:t>
      </w:r>
    </w:p>
    <w:p w14:paraId="562F2B5C" w14:textId="77777777" w:rsidR="00BE0467" w:rsidRPr="00C66689" w:rsidRDefault="00BE0467" w:rsidP="00726732">
      <w:pPr>
        <w:pStyle w:val="NoSpacing"/>
        <w:rPr>
          <w:rFonts w:ascii="Montserrat" w:hAnsi="Montserrat"/>
          <w:sz w:val="24"/>
        </w:rPr>
      </w:pPr>
    </w:p>
    <w:p w14:paraId="6A9F49AD"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7BDA6935" w14:textId="77777777" w:rsidR="00BE0467" w:rsidRPr="00C66689" w:rsidRDefault="00BE0467" w:rsidP="00726732">
      <w:pPr>
        <w:pStyle w:val="NoSpacing"/>
        <w:rPr>
          <w:rFonts w:ascii="Montserrat" w:hAnsi="Montserrat"/>
          <w:sz w:val="24"/>
        </w:rPr>
      </w:pPr>
    </w:p>
    <w:p w14:paraId="0502FDA9" w14:textId="77777777" w:rsidR="00BE0467" w:rsidRPr="00C66689" w:rsidRDefault="00C66689" w:rsidP="00726732">
      <w:pPr>
        <w:pStyle w:val="NoSpacing"/>
        <w:rPr>
          <w:rFonts w:ascii="Montserrat" w:hAnsi="Montserrat"/>
          <w:sz w:val="24"/>
        </w:rPr>
      </w:pPr>
      <w:r w:rsidRPr="00C66689">
        <w:rPr>
          <w:rFonts w:ascii="Montserrat" w:hAnsi="Montserrat"/>
          <w:sz w:val="24"/>
        </w:rPr>
        <w:t>Points Extracted From The Things To Keep In Mind (Above)</w:t>
      </w:r>
    </w:p>
    <w:p w14:paraId="5EC9E2FB" w14:textId="77777777" w:rsidR="00BE0467" w:rsidRPr="00C66689" w:rsidRDefault="00BE0467" w:rsidP="00726732">
      <w:pPr>
        <w:pStyle w:val="NoSpacing"/>
        <w:rPr>
          <w:rFonts w:ascii="Montserrat" w:hAnsi="Montserrat"/>
          <w:sz w:val="24"/>
        </w:rPr>
      </w:pPr>
    </w:p>
    <w:p w14:paraId="0215A5EF" w14:textId="77777777" w:rsidR="00BE0467" w:rsidRPr="00C66689" w:rsidRDefault="00C66689" w:rsidP="00726732">
      <w:pPr>
        <w:pStyle w:val="NoSpacing"/>
        <w:rPr>
          <w:rFonts w:ascii="Montserrat" w:hAnsi="Montserrat"/>
          <w:sz w:val="24"/>
        </w:rPr>
      </w:pPr>
      <w:r w:rsidRPr="00C66689">
        <w:rPr>
          <w:rFonts w:ascii="Montserrat" w:hAnsi="Montserrat"/>
          <w:sz w:val="24"/>
        </w:rPr>
        <w:t>Blooding on a phoenix initially transferred the dragon’s gift. A phoenix with the dragon’s gift could embody the many aspects of her nature—physical and spiritual. However, if the same phoenix was devoured again, the results were paradoxical. A phoenix could have a dragon’s potential but could not be a dragon. A dragon could have a phoenix’s potential but could not be a phoenix. A soul could be either or both, however it was dangerous for one soul to pursue the realization of both spiritual archetypes. With</w:t>
      </w:r>
      <w:r w:rsidRPr="00C66689">
        <w:rPr>
          <w:rFonts w:ascii="Montserrat" w:hAnsi="Montserrat"/>
          <w:sz w:val="24"/>
        </w:rPr>
        <w:t>out question, the process of embodying both inspirations appeared to be impossible, because each archetype demanded the full commitment of the soul, and dragon-phoenix potential was extremely polarized. It was important to note that this polarity stemmed from the mechanics of point paradox. A simple way to look at it, a soul had a unique, absolute value of one. A phoenix, by its nature, gave that innate value a “positive” value, while a dragon, by nature, gave that exact same innate value a “negative” value</w:t>
      </w:r>
      <w:r w:rsidRPr="00C66689">
        <w:rPr>
          <w:rFonts w:ascii="Montserrat" w:hAnsi="Montserrat"/>
          <w:sz w:val="24"/>
        </w:rPr>
        <w:t xml:space="preserve">. On one hand the expression of each potential ought to have been canceled out by the other on contact. On the other hand the values were interpretive, aspected relative to a common point which was always naked to paradox and absolution. </w:t>
      </w:r>
    </w:p>
    <w:p w14:paraId="138B60C6" w14:textId="77777777" w:rsidR="00BE0467" w:rsidRPr="00C66689" w:rsidRDefault="00BE0467" w:rsidP="00726732">
      <w:pPr>
        <w:pStyle w:val="NoSpacing"/>
        <w:rPr>
          <w:rFonts w:ascii="Montserrat" w:hAnsi="Montserrat"/>
          <w:sz w:val="24"/>
        </w:rPr>
      </w:pPr>
    </w:p>
    <w:p w14:paraId="650C401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w:t>
      </w:r>
      <w:r w:rsidRPr="00C66689">
        <w:rPr>
          <w:rFonts w:ascii="Montserrat" w:hAnsi="Montserrat"/>
          <w:sz w:val="24"/>
        </w:rPr>
        <w:t>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w:t>
      </w:r>
      <w:r w:rsidRPr="00C66689">
        <w:rPr>
          <w:rFonts w:ascii="Montserrat" w:hAnsi="Montserrat"/>
          <w:sz w:val="24"/>
        </w:rPr>
        <w:t xml:space="preserve">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w:t>
      </w:r>
    </w:p>
    <w:p w14:paraId="2203404B" w14:textId="77777777" w:rsidR="00BE0467" w:rsidRPr="00C66689" w:rsidRDefault="00BE0467" w:rsidP="00726732">
      <w:pPr>
        <w:pStyle w:val="NoSpacing"/>
        <w:rPr>
          <w:rFonts w:ascii="Montserrat" w:hAnsi="Montserrat"/>
          <w:sz w:val="24"/>
        </w:rPr>
      </w:pPr>
    </w:p>
    <w:p w14:paraId="71C64ED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ember fought to return to the life that paradox disrupted, she was devoured by a dragon. Once again her soul was twinned. As girls, dawn and ember could not trigger the devouring embrace, no matter how intimate they were. Even assuming a male form, as a dragon could, dawn had the gift of the phoenix and was self possessed. Her identity was equal and opposite to ember’s. With the memories they shared, they could at last truly be twins, sisters, lovers, friends, allies. It was the realization of an ideal. </w:t>
      </w:r>
      <w:r w:rsidRPr="00C66689">
        <w:rPr>
          <w:rFonts w:ascii="Montserrat" w:hAnsi="Montserrat"/>
          <w:sz w:val="24"/>
        </w:rPr>
        <w:t xml:space="preserve">Of course there was still two lives to reclaim, a place for each of them. Only ash would not return from the wilderness—he survived as a memory from the distant past in dusk. </w:t>
      </w:r>
    </w:p>
    <w:p w14:paraId="5FCB86E3" w14:textId="77777777" w:rsidR="00BE0467" w:rsidRPr="00C66689" w:rsidRDefault="00BE0467" w:rsidP="00726732">
      <w:pPr>
        <w:pStyle w:val="NoSpacing"/>
        <w:rPr>
          <w:rFonts w:ascii="Montserrat" w:hAnsi="Montserrat"/>
          <w:sz w:val="24"/>
        </w:rPr>
      </w:pPr>
    </w:p>
    <w:p w14:paraId="1E02AB2D" w14:textId="77777777" w:rsidR="00BE0467" w:rsidRPr="00C66689" w:rsidRDefault="00C66689" w:rsidP="00726732">
      <w:pPr>
        <w:pStyle w:val="NoSpacing"/>
        <w:rPr>
          <w:rFonts w:ascii="Montserrat" w:hAnsi="Montserrat"/>
          <w:sz w:val="24"/>
        </w:rPr>
      </w:pPr>
      <w:r w:rsidRPr="00C66689">
        <w:rPr>
          <w:rFonts w:ascii="Montserrat" w:hAnsi="Montserrat"/>
          <w:sz w:val="24"/>
        </w:rPr>
        <w:t>Ash</w:t>
      </w:r>
      <w:r w:rsidRPr="00C66689">
        <w:rPr>
          <w:rFonts w:ascii="Montserrat" w:hAnsi="Montserrat"/>
          <w:sz w:val="24"/>
          <w:vertAlign w:val="superscript"/>
        </w:rPr>
        <w:t>3</w:t>
      </w:r>
      <w:r w:rsidRPr="00C66689">
        <w:rPr>
          <w:rFonts w:ascii="Montserrat" w:hAnsi="Montserrat"/>
          <w:sz w:val="24"/>
        </w:rPr>
        <w:t xml:space="preserve"> had turned to ash to offer comfort after his complement’s imprisonment. Ash had been stunned to find comfort in the dragon twin. In the days following, ash</w:t>
      </w:r>
      <w:r w:rsidRPr="00C66689">
        <w:rPr>
          <w:rFonts w:ascii="Montserrat" w:hAnsi="Montserrat"/>
          <w:sz w:val="24"/>
          <w:vertAlign w:val="superscript"/>
        </w:rPr>
        <w:t>3</w:t>
      </w:r>
      <w:r w:rsidRPr="00C66689">
        <w:rPr>
          <w:rFonts w:ascii="Montserrat" w:hAnsi="Montserrat"/>
          <w:sz w:val="24"/>
        </w:rPr>
        <w:t xml:space="preserve"> revealed that ash and ember’s seed had been switched with the seed they themselves originated from. There were parts of the paradox that he could only guess at, but it was possible to determine that the old emperor’s assumption was right. The imperial line did descend from ash and ember, but only ash’s mind was in a position to pass on to that line. Ash and ash</w:t>
      </w:r>
      <w:r w:rsidRPr="00C66689">
        <w:rPr>
          <w:rFonts w:ascii="Montserrat" w:hAnsi="Montserrat"/>
          <w:sz w:val="24"/>
          <w:vertAlign w:val="superscript"/>
        </w:rPr>
        <w:t>3</w:t>
      </w:r>
      <w:r w:rsidRPr="00C66689">
        <w:rPr>
          <w:rFonts w:ascii="Montserrat" w:hAnsi="Montserrat"/>
          <w:sz w:val="24"/>
        </w:rPr>
        <w:t xml:space="preserve"> realized that an important decision had to be made once they recovered ember’s seed. Ash and ember had formed a bond between them, something far stronger than any of the following generations could replace without her mind to sustain it. Ash could not imagine living a thousand generations without her. He did not want his mind to pass on to their redoubts if hers did not, nor did he want his memories diluted by millennia of intervening experience on the slim hope of his personality surviving to reunite with</w:t>
      </w:r>
      <w:r w:rsidRPr="00C66689">
        <w:rPr>
          <w:rFonts w:ascii="Montserrat" w:hAnsi="Montserrat"/>
          <w:sz w:val="24"/>
        </w:rPr>
        <w:t xml:space="preserve"> her at the end of her temporal exile. He had known her, and knew that she actually emerged from the shadow of paradox to live on in the future. She had been in heat, and the two of them had tried to conceive in aes, but there had not been time. He had to return to the future. Otherwise, it was not likely that another seed would be conceived by ember. Her body had not fulfilled the imperative of heat, and the difference in generations between her and ire coal might prevent the two of them from uniting. If t</w:t>
      </w:r>
      <w:r w:rsidRPr="00C66689">
        <w:rPr>
          <w:rFonts w:ascii="Montserrat" w:hAnsi="Montserrat"/>
          <w:sz w:val="24"/>
        </w:rPr>
        <w:t>hey did not, or could not, she would not have the option of rebirth. If she died, it was unlikely her minds would find its way to a body living so far in the past. There was, however, one way ash and ember could be reunited. If ash died, before ember’s seed was quickened, and if ash</w:t>
      </w:r>
      <w:r w:rsidRPr="00C66689">
        <w:rPr>
          <w:rFonts w:ascii="Montserrat" w:hAnsi="Montserrat"/>
          <w:sz w:val="24"/>
          <w:vertAlign w:val="superscript"/>
        </w:rPr>
        <w:t>3</w:t>
      </w:r>
      <w:r w:rsidRPr="00C66689">
        <w:rPr>
          <w:rFonts w:ascii="Montserrat" w:hAnsi="Montserrat"/>
          <w:sz w:val="24"/>
        </w:rPr>
        <w:t xml:space="preserve"> captured his mind and reincarnated it in her own seed, as dusk had originally claimed to have done with ash, that seed could be locked into stasis. Everything ash was right now would be preserved for ember. If ash</w:t>
      </w:r>
      <w:r w:rsidRPr="00C66689">
        <w:rPr>
          <w:rFonts w:ascii="Montserrat" w:hAnsi="Montserrat"/>
          <w:sz w:val="24"/>
          <w:vertAlign w:val="superscript"/>
        </w:rPr>
        <w:t>3</w:t>
      </w:r>
      <w:r w:rsidRPr="00C66689">
        <w:rPr>
          <w:rFonts w:ascii="Montserrat" w:hAnsi="Montserrat"/>
          <w:sz w:val="24"/>
        </w:rPr>
        <w:t xml:space="preserve"> was right, that in the future she would be dusk, that feigned pregnancy could in fact be used to bear ash, reincarnated from the present past. </w:t>
      </w:r>
    </w:p>
    <w:p w14:paraId="676DA8B9" w14:textId="77777777" w:rsidR="00BE0467" w:rsidRPr="00C66689" w:rsidRDefault="00BE0467" w:rsidP="00726732">
      <w:pPr>
        <w:pStyle w:val="NoSpacing"/>
        <w:rPr>
          <w:rFonts w:ascii="Montserrat" w:hAnsi="Montserrat"/>
          <w:caps/>
          <w:sz w:val="24"/>
        </w:rPr>
      </w:pPr>
    </w:p>
    <w:p w14:paraId="74EEB711" w14:textId="77777777" w:rsidR="00BE0467" w:rsidRPr="00C66689" w:rsidRDefault="00C66689" w:rsidP="00726732">
      <w:pPr>
        <w:pStyle w:val="NoSpacing"/>
        <w:rPr>
          <w:rFonts w:ascii="Montserrat" w:hAnsi="Montserrat"/>
          <w:i/>
          <w:sz w:val="24"/>
        </w:rPr>
      </w:pPr>
      <w:r w:rsidRPr="00C66689">
        <w:rPr>
          <w:rFonts w:ascii="Montserrat" w:hAnsi="Montserrat"/>
          <w:i/>
          <w:sz w:val="24"/>
        </w:rPr>
        <w:t>Ash</w:t>
      </w:r>
      <w:r w:rsidRPr="00C66689">
        <w:rPr>
          <w:rFonts w:ascii="Montserrat" w:hAnsi="Montserrat"/>
          <w:i/>
          <w:sz w:val="24"/>
          <w:vertAlign w:val="superscript"/>
        </w:rPr>
        <w:t>3</w:t>
      </w:r>
      <w:r w:rsidRPr="00C66689">
        <w:rPr>
          <w:rFonts w:ascii="Montserrat" w:hAnsi="Montserrat"/>
          <w:i/>
          <w:sz w:val="24"/>
        </w:rPr>
        <w:t xml:space="preserve"> had already bonded with ash—all of his desires were met by the three of them. </w:t>
      </w:r>
    </w:p>
    <w:p w14:paraId="04F1FCAB" w14:textId="77777777" w:rsidR="00BE0467" w:rsidRPr="00C66689" w:rsidRDefault="00BE0467" w:rsidP="00726732">
      <w:pPr>
        <w:pStyle w:val="NoSpacing"/>
        <w:rPr>
          <w:rFonts w:ascii="Montserrat" w:hAnsi="Montserrat"/>
          <w:i/>
          <w:sz w:val="24"/>
        </w:rPr>
      </w:pPr>
    </w:p>
    <w:p w14:paraId="5276D867" w14:textId="77777777" w:rsidR="00BE0467" w:rsidRPr="00C66689" w:rsidRDefault="00C66689" w:rsidP="00726732">
      <w:pPr>
        <w:pStyle w:val="NoSpacing"/>
        <w:rPr>
          <w:rFonts w:ascii="Montserrat" w:hAnsi="Montserrat"/>
          <w:i/>
          <w:sz w:val="24"/>
        </w:rPr>
      </w:pPr>
      <w:r w:rsidRPr="00C66689">
        <w:rPr>
          <w:rFonts w:ascii="Montserrat" w:hAnsi="Montserrat"/>
          <w:i/>
          <w:sz w:val="24"/>
        </w:rPr>
        <w:t>The emperor had not given up on bringing ember into his heirs’ embrace. Cinder and coal had died, and their memories lived on in their children, but ash</w:t>
      </w:r>
      <w:r w:rsidRPr="00C66689">
        <w:rPr>
          <w:rFonts w:ascii="Montserrat" w:hAnsi="Montserrat"/>
          <w:i/>
          <w:sz w:val="24"/>
          <w:vertAlign w:val="superscript"/>
        </w:rPr>
        <w:t>3</w:t>
      </w:r>
      <w:r w:rsidRPr="00C66689">
        <w:rPr>
          <w:rFonts w:ascii="Montserrat" w:hAnsi="Montserrat"/>
          <w:i/>
          <w:sz w:val="24"/>
        </w:rPr>
        <w:t xml:space="preserve">, who was known to the emperor as dusk, still lived and remained a part of that circle. There were now two embers, both of age with the aspects of cinder and coal, and each was a perfect complement. Certainly one could fulfill the promise their mother made before she fled from the alter and found her ash. The promise she certainly would have honored if she had known her death would cause her daughter to split. </w:t>
      </w:r>
    </w:p>
    <w:p w14:paraId="3458CEAC" w14:textId="77777777" w:rsidR="00BE0467" w:rsidRPr="00C66689" w:rsidRDefault="00BE0467" w:rsidP="00726732">
      <w:pPr>
        <w:pStyle w:val="NoSpacing"/>
        <w:rPr>
          <w:rFonts w:ascii="Montserrat" w:hAnsi="Montserrat"/>
          <w:i/>
          <w:sz w:val="24"/>
        </w:rPr>
      </w:pPr>
    </w:p>
    <w:p w14:paraId="4DFD5B80"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0BAC0E20" w14:textId="77777777" w:rsidR="00BE0467" w:rsidRPr="00C66689" w:rsidRDefault="00C66689" w:rsidP="00726732">
      <w:pPr>
        <w:pStyle w:val="NoSpacing"/>
        <w:rPr>
          <w:rFonts w:ascii="Montserrat" w:hAnsi="Montserrat"/>
          <w:sz w:val="24"/>
        </w:rPr>
      </w:pPr>
      <w:r w:rsidRPr="00C66689">
        <w:rPr>
          <w:rFonts w:ascii="Montserrat" w:hAnsi="Montserrat"/>
          <w:sz w:val="24"/>
        </w:rPr>
        <w:t>Integrity</w:t>
      </w:r>
    </w:p>
    <w:p w14:paraId="62A6A62F" w14:textId="77777777" w:rsidR="00BE0467" w:rsidRPr="00C66689" w:rsidRDefault="00BE0467" w:rsidP="00726732">
      <w:pPr>
        <w:pStyle w:val="NoSpacing"/>
        <w:rPr>
          <w:rFonts w:ascii="Montserrat" w:hAnsi="Montserrat"/>
          <w:sz w:val="24"/>
        </w:rPr>
      </w:pPr>
    </w:p>
    <w:p w14:paraId="2E423A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Phoenix </w:t>
      </w:r>
      <w:r w:rsidRPr="00C66689">
        <w:rPr>
          <w:rStyle w:val="AesDPAside"/>
          <w:rFonts w:ascii="Montserrat" w:hAnsi="Montserrat"/>
          <w:vanish w:val="0"/>
          <w:sz w:val="24"/>
        </w:rPr>
        <w:t>Ember</w:t>
      </w:r>
      <w:r w:rsidRPr="00C66689">
        <w:rPr>
          <w:rStyle w:val="AesDPAside"/>
          <w:rFonts w:ascii="Montserrat" w:hAnsi="Montserrat"/>
          <w:sz w:val="24"/>
        </w:rPr>
        <w:t xml:space="preserve"> AF</w:t>
      </w:r>
      <w:r w:rsidRPr="00C66689">
        <w:rPr>
          <w:rFonts w:ascii="Montserrat" w:hAnsi="Montserrat"/>
          <w:sz w:val="24"/>
        </w:rPr>
        <w:t xml:space="preserve"> Morgan</w:t>
      </w:r>
    </w:p>
    <w:p w14:paraId="3DD01F5C"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Phoenix Arden Ember Morgan, Pleasure</w:t>
      </w:r>
      <w:r w:rsidRPr="00C66689">
        <w:rPr>
          <w:rStyle w:val="AesDPAside"/>
          <w:rFonts w:ascii="Montserrat" w:hAnsi="Montserrat"/>
          <w:sz w:val="24"/>
        </w:rPr>
        <w:t xml:space="preserve"> RF</w:t>
      </w:r>
      <w:r w:rsidRPr="00C66689">
        <w:rPr>
          <w:rStyle w:val="AesDPAside"/>
          <w:rFonts w:ascii="Montserrat" w:hAnsi="Montserrat"/>
          <w:vanish w:val="0"/>
          <w:sz w:val="24"/>
        </w:rPr>
        <w:t xml:space="preserve"> </w:t>
      </w:r>
    </w:p>
    <w:p w14:paraId="744FE356"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arden ember commenced complemented by ash ember, as phoenix and dragon</w:t>
      </w:r>
    </w:p>
    <w:p w14:paraId="37D14F0E"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 xml:space="preserve">Phoenix Ashen Ember Morgan, Pain </w:t>
      </w:r>
      <w:r w:rsidRPr="00C66689">
        <w:rPr>
          <w:rStyle w:val="AesDPAside"/>
          <w:rFonts w:ascii="Montserrat" w:hAnsi="Montserrat"/>
          <w:sz w:val="24"/>
        </w:rPr>
        <w:t xml:space="preserve"> LF</w:t>
      </w:r>
    </w:p>
    <w:p w14:paraId="73D2ACD1"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ashen ember commenced uncomplimented, turning to kevin for release from heat</w:t>
      </w:r>
    </w:p>
    <w:p w14:paraId="743CBADE" w14:textId="77777777" w:rsidR="00BE0467" w:rsidRPr="00C66689" w:rsidRDefault="00C66689" w:rsidP="00726732">
      <w:pPr>
        <w:pStyle w:val="NoSpacing"/>
        <w:rPr>
          <w:rFonts w:ascii="Montserrat" w:hAnsi="Montserrat"/>
          <w:sz w:val="24"/>
        </w:rPr>
      </w:pPr>
      <w:r w:rsidRPr="00C66689">
        <w:rPr>
          <w:rFonts w:ascii="Montserrat" w:hAnsi="Montserrat"/>
          <w:sz w:val="24"/>
        </w:rPr>
        <w:t>Alexander Morgan</w:t>
      </w:r>
    </w:p>
    <w:p w14:paraId="58D9DB0C"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Kimberly Morgan</w:t>
      </w:r>
    </w:p>
    <w:p w14:paraId="38B533B3"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kim commenced complemented by kevin, as anima and animus</w:t>
      </w:r>
    </w:p>
    <w:p w14:paraId="1A8D39CA"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Danielle Morgan</w:t>
      </w:r>
    </w:p>
    <w:p w14:paraId="36EEB31B"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dani commenced in aes</w:t>
      </w:r>
    </w:p>
    <w:p w14:paraId="7E59D98A" w14:textId="77777777" w:rsidR="00BE0467" w:rsidRPr="00C66689" w:rsidRDefault="00C66689" w:rsidP="00726732">
      <w:pPr>
        <w:pStyle w:val="NoSpacing"/>
        <w:rPr>
          <w:rFonts w:ascii="Montserrat" w:hAnsi="Montserrat"/>
          <w:sz w:val="24"/>
        </w:rPr>
      </w:pPr>
      <w:r w:rsidRPr="00C66689">
        <w:rPr>
          <w:rFonts w:ascii="Montserrat" w:hAnsi="Montserrat"/>
          <w:sz w:val="24"/>
        </w:rPr>
        <w:t>Alexandrea Morgan</w:t>
      </w:r>
    </w:p>
    <w:p w14:paraId="57FB6EF4"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Kevin Morgan</w:t>
      </w:r>
    </w:p>
    <w:p w14:paraId="63DC6F2A"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kevin</w:t>
      </w:r>
      <w:r w:rsidRPr="00C66689">
        <w:rPr>
          <w:rFonts w:ascii="Montserrat" w:hAnsi="Montserrat"/>
          <w:color w:val="0000FF"/>
          <w:sz w:val="24"/>
        </w:rPr>
        <w:t xml:space="preserve"> commenced complemented by kim, as animus and anima</w:t>
      </w:r>
    </w:p>
    <w:p w14:paraId="1AA18703" w14:textId="77777777" w:rsidR="00BE0467" w:rsidRPr="00C66689" w:rsidRDefault="00C66689" w:rsidP="00726732">
      <w:pPr>
        <w:pStyle w:val="NoSpacing"/>
        <w:rPr>
          <w:rFonts w:ascii="Montserrat" w:hAnsi="Montserrat"/>
          <w:sz w:val="24"/>
        </w:rPr>
      </w:pPr>
      <w:r w:rsidRPr="00C66689">
        <w:rPr>
          <w:rFonts w:ascii="Montserrat" w:hAnsi="Montserrat"/>
          <w:sz w:val="24"/>
        </w:rPr>
        <w:t>Dawn, Cat Vii Sinclair</w:t>
      </w:r>
    </w:p>
    <w:p w14:paraId="41C52F05"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Daniel Sinclair</w:t>
      </w:r>
    </w:p>
    <w:p w14:paraId="44A99DBF"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dani commenced in aes</w:t>
      </w:r>
    </w:p>
    <w:p w14:paraId="3A157471" w14:textId="77777777" w:rsidR="00BE0467" w:rsidRPr="00C66689" w:rsidRDefault="00C66689" w:rsidP="00726732">
      <w:pPr>
        <w:pStyle w:val="NoSpacing"/>
        <w:rPr>
          <w:rFonts w:ascii="Montserrat" w:hAnsi="Montserrat"/>
          <w:sz w:val="24"/>
        </w:rPr>
      </w:pPr>
      <w:r w:rsidRPr="00C66689">
        <w:rPr>
          <w:rFonts w:ascii="Montserrat" w:hAnsi="Montserrat"/>
          <w:sz w:val="24"/>
        </w:rPr>
        <w:t>Phoenix Cinder</w:t>
      </w:r>
      <w:r w:rsidRPr="00C66689">
        <w:rPr>
          <w:rStyle w:val="AesDPAside"/>
          <w:rFonts w:ascii="Montserrat" w:hAnsi="Montserrat"/>
          <w:sz w:val="24"/>
        </w:rPr>
        <w:t xml:space="preserve"> AF</w:t>
      </w:r>
      <w:r w:rsidRPr="00C66689">
        <w:rPr>
          <w:rFonts w:ascii="Montserrat" w:hAnsi="Montserrat"/>
          <w:sz w:val="24"/>
        </w:rPr>
        <w:t xml:space="preserve"> Autumn Blood</w:t>
      </w:r>
    </w:p>
    <w:p w14:paraId="6420D489"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Phoenix Arden Cinder Autumn Blood, Passion</w:t>
      </w:r>
      <w:r w:rsidRPr="00C66689">
        <w:rPr>
          <w:rStyle w:val="AesDPAside"/>
          <w:rFonts w:ascii="Montserrat" w:hAnsi="Montserrat"/>
          <w:sz w:val="24"/>
        </w:rPr>
        <w:t xml:space="preserve"> AF</w:t>
      </w:r>
      <w:r w:rsidRPr="00C66689">
        <w:rPr>
          <w:rFonts w:ascii="Montserrat" w:hAnsi="Montserrat"/>
          <w:sz w:val="24"/>
        </w:rPr>
        <w:t xml:space="preserve"> </w:t>
      </w:r>
    </w:p>
    <w:p w14:paraId="5A868288"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arden cinder commenced complimented by ire coal, as anima and animus</w:t>
      </w:r>
    </w:p>
    <w:p w14:paraId="754A716C" w14:textId="77777777" w:rsidR="00BE0467" w:rsidRPr="00C66689" w:rsidRDefault="00C66689" w:rsidP="00726732">
      <w:pPr>
        <w:pStyle w:val="NoSpacing"/>
        <w:rPr>
          <w:rFonts w:ascii="Montserrat" w:hAnsi="Montserrat"/>
          <w:sz w:val="24"/>
        </w:rPr>
      </w:pPr>
      <w:r w:rsidRPr="00C66689">
        <w:rPr>
          <w:rFonts w:ascii="Montserrat" w:hAnsi="Montserrat"/>
          <w:sz w:val="24"/>
        </w:rPr>
        <w:t>Phoenix Coal</w:t>
      </w:r>
      <w:r w:rsidRPr="00C66689">
        <w:rPr>
          <w:rStyle w:val="AesDPAside"/>
          <w:rFonts w:ascii="Montserrat" w:hAnsi="Montserrat"/>
          <w:sz w:val="24"/>
        </w:rPr>
        <w:t xml:space="preserve"> AM</w:t>
      </w:r>
      <w:r w:rsidRPr="00C66689">
        <w:rPr>
          <w:rFonts w:ascii="Montserrat" w:hAnsi="Montserrat"/>
          <w:sz w:val="24"/>
        </w:rPr>
        <w:t xml:space="preserve"> Autumn Blood</w:t>
      </w:r>
    </w:p>
    <w:p w14:paraId="43EE2A27"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Phoenix Ire Coal Autumn Blood, Rage</w:t>
      </w:r>
      <w:r w:rsidRPr="00C66689">
        <w:rPr>
          <w:rStyle w:val="AesDPAside"/>
          <w:rFonts w:ascii="Montserrat" w:hAnsi="Montserrat"/>
          <w:sz w:val="24"/>
        </w:rPr>
        <w:t xml:space="preserve"> AM</w:t>
      </w:r>
      <w:r w:rsidRPr="00C66689">
        <w:rPr>
          <w:rFonts w:ascii="Montserrat" w:hAnsi="Montserrat"/>
          <w:sz w:val="24"/>
        </w:rPr>
        <w:t xml:space="preserve"> </w:t>
      </w:r>
    </w:p>
    <w:p w14:paraId="22D405FE"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ire coal commenced complimented by arden cinder, as animus and anima</w:t>
      </w:r>
    </w:p>
    <w:p w14:paraId="3AF6A35C" w14:textId="77777777" w:rsidR="00BE0467" w:rsidRPr="00C66689" w:rsidRDefault="00C66689" w:rsidP="00726732">
      <w:pPr>
        <w:pStyle w:val="NoSpacing"/>
        <w:rPr>
          <w:rFonts w:ascii="Montserrat" w:hAnsi="Montserrat"/>
          <w:sz w:val="24"/>
        </w:rPr>
      </w:pPr>
      <w:r w:rsidRPr="00C66689">
        <w:rPr>
          <w:rFonts w:ascii="Montserrat" w:hAnsi="Montserrat"/>
          <w:sz w:val="24"/>
        </w:rPr>
        <w:t>Phoenix Dusk</w:t>
      </w:r>
      <w:r w:rsidRPr="00C66689">
        <w:rPr>
          <w:rStyle w:val="AesDPAside"/>
          <w:rFonts w:ascii="Montserrat" w:hAnsi="Montserrat"/>
          <w:sz w:val="24"/>
        </w:rPr>
        <w:t xml:space="preserve"> AM</w:t>
      </w:r>
      <w:r w:rsidRPr="00C66689">
        <w:rPr>
          <w:rFonts w:ascii="Montserrat" w:hAnsi="Montserrat"/>
          <w:sz w:val="24"/>
        </w:rPr>
        <w:t xml:space="preserve"> Autumn Blood, Cat IX</w:t>
      </w:r>
    </w:p>
    <w:p w14:paraId="22E5E235"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Phoenix Ash Autumn Blood</w:t>
      </w:r>
    </w:p>
    <w:p w14:paraId="6823C04D"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r>
      <w:r w:rsidRPr="00C66689">
        <w:rPr>
          <w:rFonts w:ascii="Montserrat" w:hAnsi="Montserrat"/>
          <w:color w:val="0000FF"/>
          <w:sz w:val="24"/>
        </w:rPr>
        <w:t>ash commenced uncomplemented, turning to others for release from heat</w:t>
      </w:r>
    </w:p>
    <w:p w14:paraId="3E953AE4"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 xml:space="preserve">Morgan Ash </w:t>
      </w:r>
    </w:p>
    <w:p w14:paraId="7E010C66"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morgan ash commenced uncomplemented, turning to others for release from heat</w:t>
      </w:r>
    </w:p>
    <w:p w14:paraId="0945A184" w14:textId="77777777" w:rsidR="00BE0467" w:rsidRPr="00C66689" w:rsidRDefault="00C66689" w:rsidP="00726732">
      <w:pPr>
        <w:pStyle w:val="NoSpacing"/>
        <w:rPr>
          <w:rFonts w:ascii="Montserrat" w:hAnsi="Montserrat"/>
          <w:sz w:val="24"/>
        </w:rPr>
      </w:pPr>
      <w:r w:rsidRPr="00C66689">
        <w:rPr>
          <w:rFonts w:ascii="Montserrat" w:hAnsi="Montserrat"/>
          <w:sz w:val="24"/>
        </w:rPr>
        <w:sym w:font="Marlett" w:char="F039"/>
      </w:r>
      <w:r w:rsidRPr="00C66689">
        <w:rPr>
          <w:rFonts w:ascii="Montserrat" w:hAnsi="Montserrat"/>
          <w:sz w:val="24"/>
        </w:rPr>
        <w:t>Phoenix Ash Ember Autumn Blood</w:t>
      </w:r>
    </w:p>
    <w:p w14:paraId="4F51ED30"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ash ember commenced complemented by arden, as dragon and phoenix</w:t>
      </w:r>
    </w:p>
    <w:p w14:paraId="15053909" w14:textId="77777777" w:rsidR="00BE0467" w:rsidRPr="00C66689" w:rsidRDefault="00C66689" w:rsidP="00726732">
      <w:pPr>
        <w:pStyle w:val="NoSpacing"/>
        <w:rPr>
          <w:rFonts w:ascii="Montserrat" w:hAnsi="Montserrat"/>
          <w:sz w:val="24"/>
        </w:rPr>
      </w:pPr>
      <w:r w:rsidRPr="00C66689">
        <w:rPr>
          <w:rFonts w:ascii="Montserrat" w:hAnsi="Montserrat"/>
          <w:sz w:val="24"/>
        </w:rPr>
        <w:t>Dreamer</w:t>
      </w:r>
      <w:r w:rsidRPr="00C66689">
        <w:rPr>
          <w:rStyle w:val="AesDPAside"/>
          <w:rFonts w:ascii="Montserrat" w:hAnsi="Montserrat"/>
          <w:sz w:val="24"/>
        </w:rPr>
        <w:t xml:space="preserve"> AF</w:t>
      </w:r>
      <w:r w:rsidRPr="00C66689">
        <w:rPr>
          <w:rFonts w:ascii="Montserrat" w:hAnsi="Montserrat"/>
          <w:sz w:val="24"/>
        </w:rPr>
        <w:t xml:space="preserve"> </w:t>
      </w:r>
    </w:p>
    <w:p w14:paraId="0469C5A5" w14:textId="77777777" w:rsidR="00BE0467" w:rsidRPr="00C66689" w:rsidRDefault="00C66689" w:rsidP="00726732">
      <w:pPr>
        <w:pStyle w:val="NoSpacing"/>
        <w:rPr>
          <w:rFonts w:ascii="Montserrat" w:hAnsi="Montserrat"/>
          <w:sz w:val="24"/>
        </w:rPr>
      </w:pPr>
      <w:r w:rsidRPr="00C66689">
        <w:rPr>
          <w:rFonts w:ascii="Montserrat" w:hAnsi="Montserrat"/>
          <w:sz w:val="24"/>
        </w:rPr>
        <w:t>Dancer</w:t>
      </w:r>
      <w:r w:rsidRPr="00C66689">
        <w:rPr>
          <w:rStyle w:val="AesDPAside"/>
          <w:rFonts w:ascii="Montserrat" w:hAnsi="Montserrat"/>
          <w:sz w:val="24"/>
        </w:rPr>
        <w:t xml:space="preserve"> AM</w:t>
      </w:r>
      <w:r w:rsidRPr="00C66689">
        <w:rPr>
          <w:rFonts w:ascii="Montserrat" w:hAnsi="Montserrat"/>
          <w:sz w:val="24"/>
        </w:rPr>
        <w:t xml:space="preserve"> </w:t>
      </w:r>
    </w:p>
    <w:p w14:paraId="68D00755"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 xml:space="preserve">there are two primary modes of complimentarity, which express themselves in avon. </w:t>
      </w:r>
    </w:p>
    <w:p w14:paraId="0FB63128"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r>
      <w:r w:rsidRPr="00C66689">
        <w:rPr>
          <w:rFonts w:ascii="Montserrat" w:hAnsi="Montserrat"/>
          <w:color w:val="0000FF"/>
          <w:sz w:val="24"/>
        </w:rPr>
        <w:sym w:font="Marlett" w:char="F039"/>
      </w:r>
      <w:r w:rsidRPr="00C66689">
        <w:rPr>
          <w:rFonts w:ascii="Montserrat" w:hAnsi="Montserrat"/>
          <w:color w:val="0000FF"/>
          <w:sz w:val="24"/>
        </w:rPr>
        <w:t xml:space="preserve">male|female </w:t>
      </w:r>
    </w:p>
    <w:p w14:paraId="5B8886E0"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r>
      <w:r w:rsidRPr="00C66689">
        <w:rPr>
          <w:rFonts w:ascii="Montserrat" w:hAnsi="Montserrat"/>
          <w:color w:val="0000FF"/>
          <w:sz w:val="24"/>
        </w:rPr>
        <w:sym w:font="Marlett" w:char="F039"/>
      </w:r>
      <w:r w:rsidRPr="00C66689">
        <w:rPr>
          <w:rFonts w:ascii="Montserrat" w:hAnsi="Montserrat"/>
          <w:color w:val="0000FF"/>
          <w:sz w:val="24"/>
        </w:rPr>
        <w:t xml:space="preserve">dragon|phoenix - or as more formal avon language expresses it, demonic|angelic </w:t>
      </w:r>
    </w:p>
    <w:p w14:paraId="1FAB13D2"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r>
      <w:r w:rsidRPr="00C66689">
        <w:rPr>
          <w:rFonts w:ascii="Montserrat" w:hAnsi="Montserrat"/>
          <w:color w:val="0000FF"/>
          <w:sz w:val="24"/>
        </w:rPr>
        <w:t xml:space="preserve">these modes correspond to the physical and spiritual qualities of human and avon embodiment. </w:t>
      </w:r>
    </w:p>
    <w:p w14:paraId="01242DF8" w14:textId="77777777" w:rsidR="00BE0467" w:rsidRPr="00C66689" w:rsidRDefault="00BE0467" w:rsidP="00726732">
      <w:pPr>
        <w:pStyle w:val="NoSpacing"/>
        <w:rPr>
          <w:rFonts w:ascii="Montserrat" w:hAnsi="Montserrat"/>
          <w:sz w:val="24"/>
        </w:rPr>
      </w:pPr>
    </w:p>
    <w:p w14:paraId="64042BE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Of all the aspects of phoenix, only dusk was conscious of ember’s paradox throughout. Ember was made aware of the paradox after dawn’s blooding, when she was confronted by the history of her imprisonment in the eye of paradox. </w:t>
      </w:r>
    </w:p>
    <w:p w14:paraId="0F162314" w14:textId="77777777" w:rsidR="00BE0467" w:rsidRPr="00C66689" w:rsidRDefault="00C66689" w:rsidP="00726732">
      <w:pPr>
        <w:pStyle w:val="NoSpacing"/>
        <w:rPr>
          <w:rFonts w:ascii="Montserrat" w:hAnsi="Montserrat"/>
          <w:color w:val="0000FF"/>
          <w:sz w:val="24"/>
        </w:rPr>
      </w:pPr>
      <w:r w:rsidRPr="00C66689">
        <w:rPr>
          <w:rFonts w:ascii="Montserrat" w:hAnsi="Montserrat"/>
          <w:color w:val="0000FF"/>
          <w:sz w:val="24"/>
        </w:rPr>
        <w:tab/>
        <w:t xml:space="preserve">see 00-dn-avon-007-daughter series, draft pool notes. </w:t>
      </w:r>
    </w:p>
    <w:p w14:paraId="5F4C7E7F" w14:textId="77777777" w:rsidR="00BE0467" w:rsidRPr="00C66689" w:rsidRDefault="00C66689" w:rsidP="00726732">
      <w:pPr>
        <w:pStyle w:val="NoSpacing"/>
        <w:rPr>
          <w:rFonts w:ascii="Montserrat" w:hAnsi="Montserrat"/>
          <w:sz w:val="24"/>
        </w:rPr>
      </w:pPr>
      <w:r w:rsidRPr="00C66689">
        <w:rPr>
          <w:rFonts w:ascii="Montserrat" w:hAnsi="Montserrat"/>
          <w:sz w:val="24"/>
        </w:rPr>
        <w:t>At the point when ember emerged from the eye of paradox, years before ash and ember’s birth, ember was courted by the house of the phoenix. In particular the heirs of the emperor. It was a strange courtship, for two of the heirs she confronted were dusk and coal who each perfectly resembled ash. Confronted with the growing fear that her own ash might be forever lost, she was tempted, and allowed herself to be courted. Unfortunately, she had trouble with who they thought she was. She was believed to be their</w:t>
      </w:r>
      <w:r w:rsidRPr="00C66689">
        <w:rPr>
          <w:rFonts w:ascii="Montserrat" w:hAnsi="Montserrat"/>
          <w:sz w:val="24"/>
        </w:rPr>
        <w:t xml:space="preserve"> legendary ancestor. For more than ten thousand years she had been imprisoned naked before their eyes. A living statue worshipped by countless generations in her direct line of descent. The emperor offered her all the rights and titles of her ancient heritage and begged her to marry her heirs, and fill the obvious vacancy in their circle. At the time she thought that was crazy, but the resemblance was striking. The last time she had seen dusk, he had been called ash ember and had a tendency to turn into a g</w:t>
      </w:r>
      <w:r w:rsidRPr="00C66689">
        <w:rPr>
          <w:rFonts w:ascii="Montserrat" w:hAnsi="Montserrat"/>
          <w:sz w:val="24"/>
        </w:rPr>
        <w:t>irl at any provocation. This more mature and controlled dusk deceived her. Ember also confronted an unexpected twin in cinder, which touched an absence created by her own restoration. Having arrived before her own birth, it seemed entirely possible that they were her real parents. She could remember that her mother and cinder died at the same time in the same place. It was conceivable that her child’s mind had been unable to reconcile the memory of the event with the story she had later heard about it. In f</w:t>
      </w:r>
      <w:r w:rsidRPr="00C66689">
        <w:rPr>
          <w:rFonts w:ascii="Montserrat" w:hAnsi="Montserrat"/>
          <w:sz w:val="24"/>
        </w:rPr>
        <w:t xml:space="preserve">act, she remembered dusk as ash ember’s father and this appeared to answer the mystery of where dusk and ash ember had come from, and why there was such a resemblance between ash ember, ash and ember. It seemed obvious that she had somehow become intimately involved in events that shaped her own past. She feared to interfere with the relationships her memory said must form, and grieved at the deaths she knew would come. Unable to even explain, she fled from the alter and into the opening movements of a war </w:t>
      </w:r>
      <w:r w:rsidRPr="00C66689">
        <w:rPr>
          <w:rFonts w:ascii="Montserrat" w:hAnsi="Montserrat"/>
          <w:sz w:val="24"/>
        </w:rPr>
        <w:t xml:space="preserve">her mother had fought in. Her memory was unreliable on crucial details, but she had a sense of the paradox she feared to fully realize. Her awareness of the truth was lost when she was slain by the invaders at angel’s gate. </w:t>
      </w:r>
    </w:p>
    <w:p w14:paraId="149DABE0" w14:textId="77777777" w:rsidR="00BE0467" w:rsidRPr="00C66689" w:rsidRDefault="00BE0467" w:rsidP="00726732">
      <w:pPr>
        <w:pStyle w:val="NoSpacing"/>
        <w:rPr>
          <w:rFonts w:ascii="Montserrat" w:hAnsi="Montserrat"/>
          <w:sz w:val="24"/>
        </w:rPr>
      </w:pPr>
    </w:p>
    <w:p w14:paraId="7FD76CC3" w14:textId="77777777" w:rsidR="00BE0467" w:rsidRPr="00C66689" w:rsidRDefault="00C66689" w:rsidP="00726732">
      <w:pPr>
        <w:pStyle w:val="NoSpacing"/>
        <w:rPr>
          <w:rFonts w:ascii="Montserrat" w:hAnsi="Montserrat"/>
          <w:sz w:val="24"/>
        </w:rPr>
      </w:pPr>
      <w:r w:rsidRPr="00C66689">
        <w:rPr>
          <w:rFonts w:ascii="Montserrat" w:hAnsi="Montserrat"/>
          <w:sz w:val="24"/>
        </w:rPr>
        <w:t>Dawn possessed her memories up to her escape from phoenix gate. She realized that those memories were from the near future, but not that some of them hailed from so far into the past. She could deduce that ember emerged from the eye of paradox before the birth of ash and ember, but like ember, she initially assumed that ash and ember were children of dusk, cinder and coal. The way ember remembered it, her mother was human, a psi corps officer, and that she came to oasis and had some kind of affair with dusk</w:t>
      </w:r>
      <w:r w:rsidRPr="00C66689">
        <w:rPr>
          <w:rFonts w:ascii="Montserrat" w:hAnsi="Montserrat"/>
          <w:sz w:val="24"/>
        </w:rPr>
        <w:t xml:space="preserve"> or coal. The whole paradox escaped her until she found herself living through it. </w:t>
      </w:r>
    </w:p>
    <w:p w14:paraId="0674847B" w14:textId="77777777" w:rsidR="00BE0467" w:rsidRPr="00C66689" w:rsidRDefault="00BE0467" w:rsidP="00726732">
      <w:pPr>
        <w:pStyle w:val="NoSpacing"/>
        <w:rPr>
          <w:rFonts w:ascii="Montserrat" w:hAnsi="Montserrat"/>
          <w:sz w:val="24"/>
        </w:rPr>
      </w:pPr>
    </w:p>
    <w:p w14:paraId="3F0B1E1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was more aware of the paradox, having the experiences of ash, who knew he was avon, and ash ember who went on to experience most of the paradox first hand. </w:t>
      </w:r>
    </w:p>
    <w:p w14:paraId="288EA6DC" w14:textId="77777777" w:rsidR="00BE0467" w:rsidRPr="00C66689" w:rsidRDefault="00BE0467" w:rsidP="00726732">
      <w:pPr>
        <w:pStyle w:val="NoSpacing"/>
        <w:rPr>
          <w:rFonts w:ascii="Montserrat" w:hAnsi="Montserrat"/>
          <w:sz w:val="24"/>
        </w:rPr>
      </w:pPr>
    </w:p>
    <w:p w14:paraId="03A4107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Only once while ember was imprisoned in the gates of paradox did the eye of paradox open. A temporary passage between aeirn and anth had allowed the founders of the avon empire to flee from the jien empire. It had taken the combined wills of the founding houses, wielded by ash and dusk, to cross the abyss between galaxies. No other mind could bypass the paradox ember’s presence had created. However, as the imprisoned girl came closer to her proper time, the weight of the paradox diminished enough for human </w:t>
      </w:r>
      <w:r w:rsidRPr="00C66689">
        <w:rPr>
          <w:rFonts w:ascii="Montserrat" w:hAnsi="Montserrat"/>
          <w:sz w:val="24"/>
        </w:rPr>
        <w:t xml:space="preserve">technology to free ember from stasis. </w:t>
      </w:r>
    </w:p>
    <w:p w14:paraId="4818E7E5" w14:textId="77777777" w:rsidR="00BE0467" w:rsidRPr="00C66689" w:rsidRDefault="00BE0467" w:rsidP="00726732">
      <w:pPr>
        <w:pStyle w:val="NoSpacing"/>
        <w:rPr>
          <w:rFonts w:ascii="Montserrat" w:hAnsi="Montserrat"/>
          <w:sz w:val="24"/>
        </w:rPr>
      </w:pPr>
    </w:p>
    <w:p w14:paraId="7E851248" w14:textId="77777777" w:rsidR="00BE0467" w:rsidRPr="00C66689" w:rsidRDefault="00C66689" w:rsidP="00726732">
      <w:pPr>
        <w:pStyle w:val="NoSpacing"/>
        <w:rPr>
          <w:rFonts w:ascii="Montserrat" w:hAnsi="Montserrat"/>
          <w:sz w:val="24"/>
        </w:rPr>
      </w:pPr>
      <w:r w:rsidRPr="00C66689">
        <w:rPr>
          <w:rFonts w:ascii="Montserrat" w:hAnsi="Montserrat"/>
          <w:sz w:val="24"/>
        </w:rPr>
        <w:t>Once ember had been torn out of the gate, the eye of paradox was open to passage for the first time in over ten thousand years ago. Her disappearance from the eye of paradox,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erupted</w:t>
      </w:r>
      <w:r w:rsidRPr="00C66689">
        <w:rPr>
          <w:rFonts w:ascii="Montserrat" w:hAnsi="Montserrat"/>
          <w:sz w:val="24"/>
        </w:rPr>
        <w:t xml:space="preserve"> into chaos. The war that unfolded caused ember to remain in the aegis for several years. Her suitors’ efforts to track her down resulted in the revelation of the greater avon empire to the aegis. </w:t>
      </w:r>
    </w:p>
    <w:p w14:paraId="521B490B" w14:textId="77777777" w:rsidR="00BE0467" w:rsidRPr="00C66689" w:rsidRDefault="00BE0467" w:rsidP="00726732">
      <w:pPr>
        <w:pStyle w:val="NoSpacing"/>
        <w:rPr>
          <w:rFonts w:ascii="Montserrat" w:hAnsi="Montserrat"/>
          <w:sz w:val="24"/>
        </w:rPr>
      </w:pPr>
    </w:p>
    <w:p w14:paraId="7BCE129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By the time her suitors had tracked her down, ember had found true love in the aegis. An avon pair, alexander and alexandrea morgan, had taken her under their wings during her first years in the aegis. Ironically, they were all living under assumed human identities. Due to a misunderstanding, ember was identified by the aegis as arden ember sinclair, a member of a lost colonial expedition that discovered the oasis system over a thousand years ago. She had been a psionic operative with the code name phoenix </w:t>
      </w:r>
      <w:r w:rsidRPr="00C66689">
        <w:rPr>
          <w:rFonts w:ascii="Montserrat" w:hAnsi="Montserrat"/>
          <w:sz w:val="24"/>
        </w:rPr>
        <w:t xml:space="preserve">for a noted ability to cheat death. Her adoption of the identity of phoenix ember sinclair had been accepted as her way of adjusting to life after her traumatic imprisonment in the eye of paradox. The morgans were both scouts for the avon empire who had established themselves over a couple of generations in the aegis. Their commissions had come from dusk, who had also instructed them in a number of obscure preparations for ember’s paradox. Dusk had also compelled dawn to seek out the morgans for assistance </w:t>
      </w:r>
      <w:r w:rsidRPr="00C66689">
        <w:rPr>
          <w:rFonts w:ascii="Montserrat" w:hAnsi="Montserrat"/>
          <w:sz w:val="24"/>
        </w:rPr>
        <w:t xml:space="preserve">in establishing herself in the aegis. Alexander, dawn and ember had met in the course of active duty in the aegis navy. Alexandrea was pregnant with kimberly and kevin when alexander met ember. As alexander and ember fell in love, dawn and dusk entrusted part of her secret to alexander. His ability to bear the paradox cemented their love and led to their marriage. Her involvement in establishing contact with the avon empire and its disturbingly human yet alien populace never led to her identification as an </w:t>
      </w:r>
      <w:r w:rsidRPr="00C66689">
        <w:rPr>
          <w:rFonts w:ascii="Montserrat" w:hAnsi="Montserrat"/>
          <w:sz w:val="24"/>
        </w:rPr>
        <w:t xml:space="preserve">avon herself. Under alexander morgan’s guidance, she elected not to enlighten them, even though it led to increasing complications in her life. </w:t>
      </w:r>
    </w:p>
    <w:p w14:paraId="2BAD3F9F" w14:textId="77777777" w:rsidR="00BE0467" w:rsidRPr="00C66689" w:rsidRDefault="00BE0467" w:rsidP="00726732">
      <w:pPr>
        <w:pStyle w:val="NoSpacing"/>
        <w:rPr>
          <w:rFonts w:ascii="Montserrat" w:hAnsi="Montserrat"/>
          <w:sz w:val="24"/>
        </w:rPr>
      </w:pPr>
    </w:p>
    <w:p w14:paraId="306E72E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14:paraId="183BE8D5" w14:textId="77777777" w:rsidR="00BE0467" w:rsidRPr="00C66689" w:rsidRDefault="00BE0467" w:rsidP="00726732">
      <w:pPr>
        <w:pStyle w:val="NoSpacing"/>
        <w:rPr>
          <w:rFonts w:ascii="Montserrat" w:hAnsi="Montserrat"/>
          <w:sz w:val="24"/>
        </w:rPr>
      </w:pPr>
    </w:p>
    <w:p w14:paraId="4D5FFB1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marriage to alexander, and their appointment as ambassadors to the avon empire made them both tremendous assets to their true people. Alexander and ember had a child together, dani (danielle-daniel), a year before ember gave birth to ash and ember. </w:t>
      </w:r>
    </w:p>
    <w:p w14:paraId="76304E4F" w14:textId="77777777" w:rsidR="00BE0467" w:rsidRPr="00C66689" w:rsidRDefault="00BE0467" w:rsidP="00726732">
      <w:pPr>
        <w:pStyle w:val="NoSpacing"/>
        <w:rPr>
          <w:rFonts w:ascii="Montserrat" w:hAnsi="Montserrat"/>
          <w:sz w:val="24"/>
        </w:rPr>
      </w:pPr>
    </w:p>
    <w:p w14:paraId="36392C4E" w14:textId="77777777" w:rsidR="00BE0467" w:rsidRPr="00C66689" w:rsidRDefault="00C66689" w:rsidP="00726732">
      <w:pPr>
        <w:pStyle w:val="NoSpacing"/>
        <w:rPr>
          <w:rFonts w:ascii="Montserrat" w:hAnsi="Montserrat"/>
          <w:sz w:val="24"/>
        </w:rPr>
      </w:pPr>
      <w:r w:rsidRPr="00C66689">
        <w:rPr>
          <w:rFonts w:ascii="Montserrat" w:hAnsi="Montserrat"/>
          <w:sz w:val="24"/>
        </w:rPr>
        <w:t>The Avon Race—The Children Of The Phoenix</w:t>
      </w:r>
    </w:p>
    <w:p w14:paraId="4A656CB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were a race of souls divided in body on the bridge of sex, united in spirit on the bridge of identity. </w:t>
      </w:r>
    </w:p>
    <w:p w14:paraId="3007E9F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were a race with the gift of rebirth. </w:t>
      </w:r>
    </w:p>
    <w:p w14:paraId="3AA87C6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were otherwise not much different from humans. </w:t>
      </w:r>
    </w:p>
    <w:p w14:paraId="6CB87D8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resemblance between avon and humans was awesome and disturbing. </w:t>
      </w:r>
    </w:p>
    <w:p w14:paraId="7CB4EAF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all the universe, it was exceptionally unusual for two separately evolved species to converge so perfectly. </w:t>
      </w:r>
    </w:p>
    <w:p w14:paraId="43A75C8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claimed that they had settled in this galaxy because of their shocking discovery of the human race tens of thousands of years ago. </w:t>
      </w:r>
    </w:p>
    <w:p w14:paraId="06965E1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Aside from being born as sex-compliment diunes, there was one significant difference between avon and humans. </w:t>
      </w:r>
    </w:p>
    <w:p w14:paraId="51A3B20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part of their early evolution, avon developed an asexual reproductive mechanism. </w:t>
      </w:r>
    </w:p>
    <w:p w14:paraId="0FF0A58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like their jien ancestors, conceived parthenogenically at a specific age, producing identical offspring. </w:t>
      </w:r>
    </w:p>
    <w:p w14:paraId="1E0C269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Combining this physical mechanism and their psionic development, avon could extend their consciousness to these natural clones, and eventually transfer their entire minds into the younger, newer bodies. </w:t>
      </w:r>
    </w:p>
    <w:p w14:paraId="5330EE7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These same natural abilities could also be used to reincarnate other souls in their image. </w:t>
      </w:r>
    </w:p>
    <w:p w14:paraId="1739C20C" w14:textId="77777777" w:rsidR="00BE0467" w:rsidRPr="00C66689" w:rsidRDefault="00BE0467" w:rsidP="00726732">
      <w:pPr>
        <w:pStyle w:val="NoSpacing"/>
        <w:rPr>
          <w:rFonts w:ascii="Montserrat" w:hAnsi="Montserrat"/>
          <w:sz w:val="24"/>
        </w:rPr>
      </w:pPr>
    </w:p>
    <w:p w14:paraId="1DD60647" w14:textId="77777777" w:rsidR="00BE0467" w:rsidRPr="00C66689" w:rsidRDefault="00C66689" w:rsidP="00726732">
      <w:pPr>
        <w:pStyle w:val="NoSpacing"/>
        <w:rPr>
          <w:rFonts w:ascii="Montserrat" w:hAnsi="Montserrat"/>
          <w:sz w:val="24"/>
        </w:rPr>
      </w:pPr>
      <w:r w:rsidRPr="00C66689">
        <w:rPr>
          <w:rFonts w:ascii="Montserrat" w:hAnsi="Montserrat"/>
          <w:sz w:val="24"/>
        </w:rPr>
        <w:t>The Morgan Family</w:t>
      </w:r>
    </w:p>
    <w:p w14:paraId="36BB82F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Alexander and alexandrea morgan had officially come to the oasis system to study avon culture, and live on a world that did not proscribe the use of psionics. </w:t>
      </w:r>
    </w:p>
    <w:p w14:paraId="529B5DB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lure of freedom had drawn many psionic human settlers to oasis since its rediscovery. </w:t>
      </w:r>
    </w:p>
    <w:p w14:paraId="2D684E7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Because they were officially supposed to be human, and ember actually held a diplomatic post for the aegis, they could not afford to have children that were obviously avon. </w:t>
      </w:r>
    </w:p>
    <w:p w14:paraId="159607A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Several precautions were taken to protect her cover identity. </w:t>
      </w:r>
    </w:p>
    <w:p w14:paraId="37B0CA9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held a tradition of waiting until children until reached the age of seven before formally naming them or recognizing their existence. </w:t>
      </w:r>
    </w:p>
    <w:p w14:paraId="1458E7C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There were several reasons for this, starting with childhood mortality and extending through the complications of confirming the existence of reborn and reincarnated identities. </w:t>
      </w:r>
    </w:p>
    <w:p w14:paraId="31C0D73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Seven was considered the best and earliest age to test a child’s mind, assess her psionic potential, and confirm the transmission of identity from a previous generation if indicated. </w:t>
      </w:r>
    </w:p>
    <w:p w14:paraId="4E0C767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the emissary to the avon people, and a mother of psionic children, ember could reasonably be expected to honor such traditions. </w:t>
      </w:r>
    </w:p>
    <w:p w14:paraId="4F28F91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Before naming, all of her children would have to be separated—her girls raised separate and officially unrelated to their male counterparts. </w:t>
      </w:r>
    </w:p>
    <w:p w14:paraId="71E89CA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boys were divided up betweem alexandrea, dusk, and dawn. </w:t>
      </w:r>
    </w:p>
    <w:p w14:paraId="03CDABF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To further protect the cover stories from being undone by the children going into heat, alexandrea, dawn and dusk had assisted in setting up and carrying out formal engagements for kim, danille, and arden with their own complements, kevin, daniel, and ash. </w:t>
      </w:r>
    </w:p>
    <w:p w14:paraId="044A4CA4" w14:textId="77777777" w:rsidR="00BE0467" w:rsidRPr="00C66689" w:rsidRDefault="00BE0467" w:rsidP="00726732">
      <w:pPr>
        <w:pStyle w:val="NoSpacing"/>
        <w:rPr>
          <w:rFonts w:ascii="Montserrat" w:hAnsi="Montserrat"/>
          <w:sz w:val="24"/>
        </w:rPr>
      </w:pPr>
    </w:p>
    <w:p w14:paraId="316AEE5F" w14:textId="77777777" w:rsidR="00BE0467" w:rsidRPr="00C66689" w:rsidRDefault="00C66689" w:rsidP="00726732">
      <w:pPr>
        <w:pStyle w:val="NoSpacing"/>
        <w:rPr>
          <w:rFonts w:ascii="Montserrat" w:hAnsi="Montserrat"/>
          <w:sz w:val="24"/>
        </w:rPr>
      </w:pPr>
      <w:r w:rsidRPr="00C66689">
        <w:rPr>
          <w:rFonts w:ascii="Montserrat" w:hAnsi="Montserrat"/>
          <w:sz w:val="24"/>
        </w:rPr>
        <w:t>Kim Morgan, Kevin Morgan</w:t>
      </w:r>
    </w:p>
    <w:p w14:paraId="6E476E3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Kim was officially alexander’s daughter, conceived in vitro. </w:t>
      </w:r>
    </w:p>
    <w:p w14:paraId="455C9E5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Alexandrea was officially kim’s surrogate mother, and kevin was an unexpected tag along credited to a one night stand following implantation when alexandrea assumed she was protected by her pregnancy. </w:t>
      </w:r>
    </w:p>
    <w:p w14:paraId="0D33E97F" w14:textId="77777777" w:rsidR="00BE0467" w:rsidRPr="00C66689" w:rsidRDefault="00BE0467" w:rsidP="00726732">
      <w:pPr>
        <w:pStyle w:val="NoSpacing"/>
        <w:rPr>
          <w:rFonts w:ascii="Montserrat" w:hAnsi="Montserrat"/>
          <w:sz w:val="24"/>
        </w:rPr>
      </w:pPr>
    </w:p>
    <w:p w14:paraId="1B9157D9" w14:textId="77777777" w:rsidR="00BE0467" w:rsidRPr="00C66689" w:rsidRDefault="00C66689" w:rsidP="00726732">
      <w:pPr>
        <w:pStyle w:val="NoSpacing"/>
        <w:rPr>
          <w:rFonts w:ascii="Montserrat" w:hAnsi="Montserrat"/>
          <w:sz w:val="24"/>
        </w:rPr>
      </w:pPr>
      <w:r w:rsidRPr="00C66689">
        <w:rPr>
          <w:rFonts w:ascii="Montserrat" w:hAnsi="Montserrat"/>
          <w:sz w:val="24"/>
        </w:rPr>
        <w:t>Danille Morgan, Daniel Sinclair</w:t>
      </w:r>
    </w:p>
    <w:p w14:paraId="31E3E7D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Alexander and ember raised danielle as the first child of their marriage. </w:t>
      </w:r>
    </w:p>
    <w:p w14:paraId="0F41EBF0" w14:textId="77777777" w:rsidR="00BE0467" w:rsidRPr="00C66689" w:rsidRDefault="00C66689" w:rsidP="00726732">
      <w:pPr>
        <w:pStyle w:val="NoSpacing"/>
        <w:rPr>
          <w:rFonts w:ascii="Montserrat" w:hAnsi="Montserrat"/>
          <w:sz w:val="24"/>
        </w:rPr>
      </w:pPr>
      <w:r w:rsidRPr="00C66689">
        <w:rPr>
          <w:rFonts w:ascii="Montserrat" w:hAnsi="Montserrat"/>
          <w:sz w:val="24"/>
        </w:rPr>
        <w:t>Dawn took daniel</w:t>
      </w:r>
      <w:r w:rsidRPr="00C66689">
        <w:rPr>
          <w:rFonts w:ascii="Montserrat" w:hAnsi="Montserrat"/>
          <w:sz w:val="24"/>
        </w:rPr>
        <w:t xml:space="preserve"> on as her own, going so far as to stage her own pregnancy in step with ember’s. </w:t>
      </w:r>
    </w:p>
    <w:p w14:paraId="6F051EF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was impregnated with the seed of passion by dawn, following her recovery from the birth of dani. </w:t>
      </w:r>
    </w:p>
    <w:p w14:paraId="3280EBB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Danille and daniel had both achieved union in childhood, thus were spared having to go through with the engagement. </w:t>
      </w:r>
    </w:p>
    <w:p w14:paraId="16DF1E7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disappearance of daniel was covered up by the phoenix gate massacre. </w:t>
      </w:r>
    </w:p>
    <w:p w14:paraId="089FF540" w14:textId="77777777" w:rsidR="00BE0467" w:rsidRPr="00C66689" w:rsidRDefault="00BE0467" w:rsidP="00726732">
      <w:pPr>
        <w:pStyle w:val="NoSpacing"/>
        <w:rPr>
          <w:rFonts w:ascii="Montserrat" w:hAnsi="Montserrat"/>
          <w:sz w:val="24"/>
        </w:rPr>
      </w:pPr>
    </w:p>
    <w:p w14:paraId="7B90590F" w14:textId="77777777" w:rsidR="00BE0467" w:rsidRPr="00C66689" w:rsidRDefault="00C66689" w:rsidP="00726732">
      <w:pPr>
        <w:pStyle w:val="NoSpacing"/>
        <w:rPr>
          <w:rFonts w:ascii="Montserrat" w:hAnsi="Montserrat"/>
          <w:sz w:val="24"/>
        </w:rPr>
      </w:pPr>
      <w:r w:rsidRPr="00C66689">
        <w:rPr>
          <w:rFonts w:ascii="Montserrat" w:hAnsi="Montserrat"/>
          <w:sz w:val="24"/>
        </w:rPr>
        <w:t>Aliases Of Ash And Ember—Establishment</w:t>
      </w:r>
    </w:p>
    <w:p w14:paraId="6BB5993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To everyone’s surprise, dusk took the same precautions during ember’s second pregnancy, revealing some of the potential of the dragon’s gift to human observers. </w:t>
      </w:r>
    </w:p>
    <w:p w14:paraId="30C3F47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was independently established as ash autumn blood, son of dusk autumn blood. </w:t>
      </w:r>
    </w:p>
    <w:p w14:paraId="6885CA6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was later recognized as the template of ash-ember autumn blood. </w:t>
      </w:r>
    </w:p>
    <w:p w14:paraId="6FB2971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was established as arden and ashen ember morgan, using ash and some slight of hand. </w:t>
      </w:r>
    </w:p>
    <w:p w14:paraId="315B9770" w14:textId="77777777" w:rsidR="00BE0467" w:rsidRPr="00C66689" w:rsidRDefault="00BE0467" w:rsidP="00726732">
      <w:pPr>
        <w:pStyle w:val="NoSpacing"/>
        <w:rPr>
          <w:rFonts w:ascii="Montserrat" w:hAnsi="Montserrat"/>
          <w:sz w:val="24"/>
        </w:rPr>
      </w:pPr>
    </w:p>
    <w:p w14:paraId="21CD792F" w14:textId="77777777" w:rsidR="00BE0467" w:rsidRPr="00C66689" w:rsidRDefault="00C66689" w:rsidP="00726732">
      <w:pPr>
        <w:pStyle w:val="NoSpacing"/>
        <w:rPr>
          <w:rFonts w:ascii="Montserrat" w:hAnsi="Montserrat"/>
          <w:sz w:val="24"/>
        </w:rPr>
      </w:pPr>
      <w:r w:rsidRPr="00C66689">
        <w:rPr>
          <w:rFonts w:ascii="Montserrat" w:hAnsi="Montserrat"/>
          <w:sz w:val="24"/>
        </w:rPr>
        <w:t>Ash And The Ember Twins—Establishing Events</w:t>
      </w:r>
    </w:p>
    <w:p w14:paraId="62AEBD3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birth, ash and ember were identical, despite the difference in sex. </w:t>
      </w:r>
    </w:p>
    <w:p w14:paraId="649DC93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would remain androgynous and identical through puberty. </w:t>
      </w:r>
    </w:p>
    <w:p w14:paraId="143CFB7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Until the age of seven, the boy and girl were inseparable, their minds already deeply tied together showing unusual promise of unity. </w:t>
      </w:r>
    </w:p>
    <w:p w14:paraId="02884F8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Because ash and ember were so strongly tied together, and so similar in appearance, it was possible to initially raise them as twin girls—particularly since dusk, dawn and ember all knew what was to come. </w:t>
      </w:r>
    </w:p>
    <w:p w14:paraId="425F266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ember learned a simple kind of teleport that took advantage of their deep rapport, which was simply swapping places. </w:t>
      </w:r>
    </w:p>
    <w:p w14:paraId="5751717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This trick enabled them to deceive all observers with regard to ash’s sex. </w:t>
      </w:r>
    </w:p>
    <w:p w14:paraId="6A7B0BF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ember thought it a great game, and honestly did not realize the significance of their physical sexes, or how they related to their individual genders and identities. </w:t>
      </w:r>
    </w:p>
    <w:p w14:paraId="0D86065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same time as the groundwork for arden and ashen’s official identities was being laid, similar arrangements were being made for ash. </w:t>
      </w:r>
    </w:p>
    <w:p w14:paraId="69AE707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To establish the boy’s existence, dusk had publicly changed sex and then quite obviously progressed through pregnancy in step with ember to prepare for the day when ash would become his concern. </w:t>
      </w:r>
    </w:p>
    <w:p w14:paraId="641CF01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After the fatal night they knew would come, ash was to be raised by dusk. </w:t>
      </w:r>
    </w:p>
    <w:p w14:paraId="4533E6B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borrowed the boy at various points, carefully advertising the existence of a son by way of channeled reincarnation. </w:t>
      </w:r>
    </w:p>
    <w:p w14:paraId="7327E3EF" w14:textId="77777777" w:rsidR="00BE0467" w:rsidRPr="00C66689" w:rsidRDefault="00BE0467" w:rsidP="00726732">
      <w:pPr>
        <w:pStyle w:val="NoSpacing"/>
        <w:rPr>
          <w:rFonts w:ascii="Montserrat" w:hAnsi="Montserrat"/>
          <w:sz w:val="24"/>
        </w:rPr>
      </w:pPr>
    </w:p>
    <w:p w14:paraId="5C602AA7" w14:textId="77777777" w:rsidR="00BE0467" w:rsidRPr="00C66689" w:rsidRDefault="00C66689" w:rsidP="00726732">
      <w:pPr>
        <w:pStyle w:val="NoSpacing"/>
        <w:rPr>
          <w:rFonts w:ascii="Montserrat" w:hAnsi="Montserrat"/>
          <w:sz w:val="24"/>
        </w:rPr>
      </w:pPr>
      <w:r w:rsidRPr="00C66689">
        <w:rPr>
          <w:rFonts w:ascii="Montserrat" w:hAnsi="Montserrat"/>
          <w:sz w:val="24"/>
        </w:rPr>
        <w:t>The Phoenix Gate Massacre</w:t>
      </w:r>
    </w:p>
    <w:p w14:paraId="705138F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ash and ember turned seven, the emperor invited them and their mother to a special, private celebration. </w:t>
      </w:r>
    </w:p>
    <w:p w14:paraId="7704001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stage was set for the bloodbath. </w:t>
      </w:r>
    </w:p>
    <w:p w14:paraId="6F84B64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Early in the confrontation, ash died, and his memories were shuffled in with ember’s. </w:t>
      </w:r>
    </w:p>
    <w:p w14:paraId="515234C9" w14:textId="77777777" w:rsidR="00BE0467" w:rsidRPr="00C66689" w:rsidRDefault="00C66689" w:rsidP="00726732">
      <w:pPr>
        <w:pStyle w:val="NoSpacing"/>
        <w:rPr>
          <w:rFonts w:ascii="Montserrat" w:hAnsi="Montserrat"/>
          <w:sz w:val="24"/>
        </w:rPr>
      </w:pPr>
      <w:r w:rsidRPr="00C66689">
        <w:rPr>
          <w:rFonts w:ascii="Montserrat" w:hAnsi="Montserrat"/>
          <w:sz w:val="24"/>
        </w:rPr>
        <w:t>In the ugliest part of the confrontation, ember’s mother died while ember was attempting a wild teleport to escape the slaughter</w:t>
      </w:r>
    </w:p>
    <w:p w14:paraId="59BFDF4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Mother and daughter’s minds embraced in one final rapport. </w:t>
      </w:r>
    </w:p>
    <w:p w14:paraId="30E4B17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young mind was overloaded with the memories of her brother and mother, but the paradox of inheriting her adult mind, which had already lived her life, had two unexpected consequences, particularly given the state of her existence at the moment of contact. </w:t>
      </w:r>
    </w:p>
    <w:p w14:paraId="50789E1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phoenix spirit was beside itself within a living mind, confronted with the combined memories of a mother, a son and a daughter. </w:t>
      </w:r>
    </w:p>
    <w:p w14:paraId="3E56726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spirit was anchored around twin identities, and her body was halfway between here and there. </w:t>
      </w:r>
    </w:p>
    <w:p w14:paraId="156F0E1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Ember’s adult memories were submerged as the total experience of the three lives was summarily divided between the virtual embodiments of a body in open teleport. </w:t>
      </w:r>
    </w:p>
    <w:p w14:paraId="607D59A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transaction was instantaneous, and the teleport closed leaving one version of ember trapped with her deadly assailant, while the other version of ember arrived to witness the fall of her mother’s lifeless body. </w:t>
      </w:r>
    </w:p>
    <w:p w14:paraId="43E65EAC" w14:textId="77777777" w:rsidR="00BE0467" w:rsidRPr="00C66689" w:rsidRDefault="00BE0467" w:rsidP="00726732">
      <w:pPr>
        <w:pStyle w:val="NoSpacing"/>
        <w:rPr>
          <w:rFonts w:ascii="Montserrat" w:hAnsi="Montserrat"/>
          <w:sz w:val="24"/>
        </w:rPr>
      </w:pPr>
    </w:p>
    <w:p w14:paraId="77CACCFD" w14:textId="77777777" w:rsidR="00BE0467" w:rsidRPr="00C66689" w:rsidRDefault="00C66689" w:rsidP="00726732">
      <w:pPr>
        <w:pStyle w:val="NoSpacing"/>
        <w:rPr>
          <w:rFonts w:ascii="Montserrat" w:hAnsi="Montserrat"/>
          <w:sz w:val="24"/>
        </w:rPr>
      </w:pPr>
      <w:r w:rsidRPr="00C66689">
        <w:rPr>
          <w:rFonts w:ascii="Montserrat" w:hAnsi="Montserrat"/>
          <w:sz w:val="24"/>
        </w:rPr>
        <w:t>Arden Ember, 7 To 17</w:t>
      </w:r>
    </w:p>
    <w:p w14:paraId="3A27045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ember was found in an airshaft with the remains of her assailant. </w:t>
      </w:r>
    </w:p>
    <w:p w14:paraId="05DD5B6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had obeyed her mother’s final command to flee, but her untrained mind had only moved her to the foyer, where one of the killers was waiting. </w:t>
      </w:r>
    </w:p>
    <w:p w14:paraId="1807B52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fled for the safety of a childhood retreat, but he pursued her relentlessly through the estate complex. </w:t>
      </w:r>
    </w:p>
    <w:p w14:paraId="7ABCE73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Cornered at last, she had killed him in self-defense. </w:t>
      </w:r>
    </w:p>
    <w:p w14:paraId="3BFE16B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was taken home by her mother’s husband, alexander morgan, where she would grow up with her surviving siblings, kim and dani. </w:t>
      </w:r>
    </w:p>
    <w:p w14:paraId="1DBA7B7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aunt dawn was the one who helped her come to terms with her mother’s death, and put the ghosts of her mother’s memories to rest. </w:t>
      </w:r>
    </w:p>
    <w:p w14:paraId="161F704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ember, or pleasure, as she would in time come to be known, was a promising student. </w:t>
      </w:r>
    </w:p>
    <w:p w14:paraId="4F232AC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father, alexander, had earned a place in avon society as an artist, and ran a dance school where she was the star pupil. </w:t>
      </w:r>
    </w:p>
    <w:p w14:paraId="132D367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avon culture, dance was a discipline of athletics that combined gymnastics, dance and martial arts and took the mastery of the body from the basics of movement, through the forms of combat and competition into the mysteries of sexual coupling. </w:t>
      </w:r>
    </w:p>
    <w:p w14:paraId="488E433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astonishing psionic potential was developed as well. </w:t>
      </w:r>
    </w:p>
    <w:p w14:paraId="14B5C81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had come to the attention of dreamer, dancer’s complement and his equal in her chosen sphere. </w:t>
      </w:r>
    </w:p>
    <w:p w14:paraId="1CC8C5F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met ashen during their eleventh summer. </w:t>
      </w:r>
    </w:p>
    <w:p w14:paraId="5D5E3D8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See ember—arden and ashen, 11 to 16. </w:t>
      </w:r>
    </w:p>
    <w:p w14:paraId="036B973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was the first of alexander’s girls who had to actually be put through the charade, and unfortunately dawn had taken ash with her, forcing dusk to bring ash ember and hope that he would be able to at least help the girl control her symptoms when they emerged. </w:t>
      </w:r>
    </w:p>
    <w:p w14:paraId="51943E9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a consequence of having to concentrate to be male, as his character preferred, whenever ash ember was tired, under stress, distracted or shocked, he would suddenly shift to that dominant female form. </w:t>
      </w:r>
    </w:p>
    <w:p w14:paraId="3F330AF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Also, as a consequence of his name, as well as that default appearance, it was easy for arden ember to mistake him initially for her twin and friend ashen ember. </w:t>
      </w:r>
    </w:p>
    <w:p w14:paraId="243972B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the desperate struggle, she discovered the truth about her shattered childhood and the real relationship between herself and her twin sister. </w:t>
      </w:r>
    </w:p>
    <w:p w14:paraId="4AF2920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a child, in the face of a massacre, she had manifested and embodied her own destructive potential. </w:t>
      </w:r>
    </w:p>
    <w:p w14:paraId="56D9BFB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Using this living weapon, through ashen, arden had defended herself and avenged her slaughtered clan. </w:t>
      </w:r>
    </w:p>
    <w:p w14:paraId="7A9C6B6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Until confronted with the same enemies, her divided selves had remained separated, natural friends and rivals. </w:t>
      </w:r>
    </w:p>
    <w:p w14:paraId="5DD22B4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Bruised and bloody, she was finally whole. </w:t>
      </w:r>
    </w:p>
    <w:p w14:paraId="62D35E9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United at last, the once divided girl faced the consequences of a murderous assault. </w:t>
      </w:r>
    </w:p>
    <w:p w14:paraId="61DFD2B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To her shock, the mind of their mother, so long divided between them, had seized control of the abandoned body and damned them in court with her own testimony. </w:t>
      </w:r>
    </w:p>
    <w:p w14:paraId="62A3A1D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Before ember could reveal that her “twin” was not who everyone thought she was, the pair were sentenced and exiled to face their surviving enemies outside the protection of civilization. </w:t>
      </w:r>
    </w:p>
    <w:p w14:paraId="3A850D3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Phoenix and ash helped them attain the only kind of protection their condemned status allowed them. </w:t>
      </w:r>
    </w:p>
    <w:p w14:paraId="1D5831A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Phoenix and ember, compelled by biological and spiritual imperatives, ended up fighting over ash even as their enemies netted them all in their final trap. </w:t>
      </w:r>
    </w:p>
    <w:p w14:paraId="5B766CA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Once again, seeking to delve into the mysteries of phoenix gate, they were caught in a dual siege. </w:t>
      </w:r>
    </w:p>
    <w:p w14:paraId="6932FBF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With demons on one side and dragons on the other, the three had only each other as they struggled to survive. </w:t>
      </w:r>
    </w:p>
    <w:p w14:paraId="63F9F106" w14:textId="77777777" w:rsidR="00BE0467" w:rsidRPr="00C66689" w:rsidRDefault="00BE0467" w:rsidP="00726732">
      <w:pPr>
        <w:pStyle w:val="NoSpacing"/>
        <w:rPr>
          <w:rFonts w:ascii="Montserrat" w:hAnsi="Montserrat"/>
          <w:sz w:val="24"/>
        </w:rPr>
      </w:pPr>
    </w:p>
    <w:p w14:paraId="06A06466" w14:textId="77777777" w:rsidR="00BE0467" w:rsidRPr="00C66689" w:rsidRDefault="00C66689" w:rsidP="00726732">
      <w:pPr>
        <w:pStyle w:val="NoSpacing"/>
        <w:rPr>
          <w:rFonts w:ascii="Montserrat" w:hAnsi="Montserrat"/>
          <w:sz w:val="24"/>
        </w:rPr>
      </w:pPr>
      <w:r w:rsidRPr="00C66689">
        <w:rPr>
          <w:rFonts w:ascii="Montserrat" w:hAnsi="Montserrat"/>
          <w:sz w:val="24"/>
        </w:rPr>
        <w:t>Ashen Ember, 7 To 17</w:t>
      </w:r>
    </w:p>
    <w:p w14:paraId="5238622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had reacted to the sight of her mother’s lifeless body by going on a rampage, striking the killers down like an angel of death. </w:t>
      </w:r>
    </w:p>
    <w:p w14:paraId="5819C4A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moved in a blind fury, identifying her victims by the look in their eye and the dark taste of their thoughts. </w:t>
      </w:r>
    </w:p>
    <w:p w14:paraId="6F9B63F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Among those she killed were cinder and coal, possessed by the demonic o’jin. </w:t>
      </w:r>
    </w:p>
    <w:p w14:paraId="3756ADE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the rage left her, she was horrified by her actions and fled into the gates of paradox. </w:t>
      </w:r>
    </w:p>
    <w:p w14:paraId="135A798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had arrived in dream gate, very much in shock, and was admitted to a children’s hospital and orphanage. </w:t>
      </w:r>
    </w:p>
    <w:p w14:paraId="10F4ADC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was found awhile later by the dragon version of ember, dawn, who took her away to protect both versions of ember from each other. </w:t>
      </w:r>
    </w:p>
    <w:p w14:paraId="15BC33B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Arrangements were made for ashen to live with her aunt alexandrea. </w:t>
      </w:r>
    </w:p>
    <w:p w14:paraId="7018CDB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or pain, as she would in time come to be known, was recognized as a talented dancer. </w:t>
      </w:r>
    </w:p>
    <w:p w14:paraId="0297F3D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became the child protégée of dancer, a man who had come to embody dance as an art. </w:t>
      </w:r>
    </w:p>
    <w:p w14:paraId="1A715DC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astonishing psionic potential was developed as well. </w:t>
      </w:r>
    </w:p>
    <w:p w14:paraId="0A27BF1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was enrolled as a child in the school of dreaming founded by alexandrea morgan, which taught human techniques to avon psionics. </w:t>
      </w:r>
    </w:p>
    <w:p w14:paraId="31DAA26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met arden during their eleventh summer. </w:t>
      </w:r>
    </w:p>
    <w:p w14:paraId="2B9458F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See ember—arden and ashen, 11 to 16. </w:t>
      </w:r>
    </w:p>
    <w:p w14:paraId="752549D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ashen both threatened to have early onsets of heat, and dawn hoped to prevent them from having to turn to others for release from the symptoms, but ashen’s return was delayed. </w:t>
      </w:r>
    </w:p>
    <w:p w14:paraId="328E24E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onset had come within the aegis, and the effect it had on her power resulted in her arrest and detainment on a psionic reservation. </w:t>
      </w:r>
    </w:p>
    <w:p w14:paraId="122A987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was forced to leave ash with cinder and coal, and go into the aegis to reclaim ashen from psi corps custody. </w:t>
      </w:r>
    </w:p>
    <w:p w14:paraId="07290D2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By the time the two returned, ashen’s situation was deperate, and ash had become unreachable. </w:t>
      </w:r>
    </w:p>
    <w:p w14:paraId="4CEAD39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She was hit hard, and only the appearance of her idol, kevin, saved her. </w:t>
      </w:r>
    </w:p>
    <w:p w14:paraId="67C4C8D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and kevin became entangled with one another, as something of their love as ember and alexander possessed them. </w:t>
      </w:r>
    </w:p>
    <w:p w14:paraId="035A7AD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the appearance of ash provoked several plots to usurp the power and authority the trio stood to inherit, ashen was forced to confront a childhood tragedy and the legacy of madness and destruction it left behind. </w:t>
      </w:r>
    </w:p>
    <w:p w14:paraId="41263DB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Manipulated by a hidden enemy, she was used to entrap her twin in a deadly plot. </w:t>
      </w:r>
    </w:p>
    <w:p w14:paraId="7319E87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arden was being attacked, the wall between their minds suddenly crumbled and her own mind was ripped from its body to face death and destruction. </w:t>
      </w:r>
    </w:p>
    <w:p w14:paraId="43F7573F" w14:textId="77777777" w:rsidR="00BE0467" w:rsidRPr="00C66689" w:rsidRDefault="00BE0467" w:rsidP="00726732">
      <w:pPr>
        <w:pStyle w:val="NoSpacing"/>
        <w:rPr>
          <w:rFonts w:ascii="Montserrat" w:hAnsi="Montserrat"/>
          <w:sz w:val="24"/>
        </w:rPr>
      </w:pPr>
    </w:p>
    <w:p w14:paraId="02DAF338" w14:textId="77777777" w:rsidR="00BE0467" w:rsidRPr="00C66689" w:rsidRDefault="00C66689" w:rsidP="00726732">
      <w:pPr>
        <w:pStyle w:val="NoSpacing"/>
        <w:rPr>
          <w:rFonts w:ascii="Montserrat" w:hAnsi="Montserrat"/>
          <w:sz w:val="24"/>
        </w:rPr>
      </w:pPr>
      <w:r w:rsidRPr="00C66689">
        <w:rPr>
          <w:rFonts w:ascii="Montserrat" w:hAnsi="Montserrat"/>
          <w:sz w:val="24"/>
        </w:rPr>
        <w:t>Ember—Arden And Ashen, 11 To 16</w:t>
      </w:r>
    </w:p>
    <w:p w14:paraId="24B14AF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deception started by alexander, alexandrea, ember, dusk, and dawn had set the stage for one of the great misunderstandings of the young girls’ lives. </w:t>
      </w:r>
    </w:p>
    <w:p w14:paraId="4095B23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and arden ember had been led to believe they were humans growing up on an avon world. </w:t>
      </w:r>
    </w:p>
    <w:p w14:paraId="49E383B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Each of them also believed she was the one and only phoenix ember morgan. </w:t>
      </w:r>
    </w:p>
    <w:p w14:paraId="3841984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age of eleven, some of the most promising youths—human and avon—were traditionally summoned to a special school on aeo’anth, the imperial throne world. </w:t>
      </w:r>
    </w:p>
    <w:p w14:paraId="477B41C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Dancer and dreamer sent their protégées to aeo’anth without ever realizing what they were about to set into motion. </w:t>
      </w:r>
    </w:p>
    <w:p w14:paraId="5E97E17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and arden ember, as psionics born in the oasis system, had dual citizenship in the human and avon empires. </w:t>
      </w:r>
    </w:p>
    <w:p w14:paraId="03B1481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lived and studied with native avon, impressing all with their amazing potential. </w:t>
      </w:r>
    </w:p>
    <w:p w14:paraId="4327FE4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were not the only humans living on the avon worlds of oasis ajeo and oasis ajea. </w:t>
      </w:r>
    </w:p>
    <w:p w14:paraId="7053257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Even though the human population was still growing, however, they were still in the minority. </w:t>
      </w:r>
    </w:p>
    <w:p w14:paraId="40D206A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That was the biggest disappointment of their young lives. </w:t>
      </w:r>
    </w:p>
    <w:p w14:paraId="5454F64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To be so different, to be alien but not unique. </w:t>
      </w:r>
    </w:p>
    <w:p w14:paraId="5A78C69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felt much more isolated and alone because of it. </w:t>
      </w:r>
    </w:p>
    <w:p w14:paraId="6666EBD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ember and arden ember secretly envied the split nature of avon twins. </w:t>
      </w:r>
    </w:p>
    <w:p w14:paraId="15735DC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It was a feeling they shared even knowing nothing of each other. </w:t>
      </w:r>
    </w:p>
    <w:p w14:paraId="05E20CC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girls’ initial confrontation occurred in a practice circle the first day of class. </w:t>
      </w:r>
    </w:p>
    <w:p w14:paraId="4C11654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Each of them had been seen several times already that day, but this was the first time they had ever been seen together. </w:t>
      </w:r>
    </w:p>
    <w:p w14:paraId="5266D14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shocked members of the school and court had mistaken each one, individually, for cinder. </w:t>
      </w:r>
    </w:p>
    <w:p w14:paraId="4D772FA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had both been thrilled and threatened to discover each other. </w:t>
      </w:r>
    </w:p>
    <w:p w14:paraId="706C604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Instant rivalry flared up between them and escalated for about a week. </w:t>
      </w:r>
    </w:p>
    <w:p w14:paraId="08B7581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each tried to out do the other, they quickly moved from competition to outright war. </w:t>
      </w:r>
    </w:p>
    <w:p w14:paraId="7CBC515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the conflict between them splashed over onto innocent—and adult—victims, the fun came to an end. </w:t>
      </w:r>
    </w:p>
    <w:p w14:paraId="5F89334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part of their punishment, they were isolated from the class in remote quarters. </w:t>
      </w:r>
    </w:p>
    <w:p w14:paraId="2D81C98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With no one but each other to talk to, they eventually called a truce. </w:t>
      </w:r>
    </w:p>
    <w:p w14:paraId="671DB8A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had more than a face and identity in common. </w:t>
      </w:r>
    </w:p>
    <w:p w14:paraId="7A41D2B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had grown up with alexander morgan as her father, and two older sisters. </w:t>
      </w:r>
    </w:p>
    <w:p w14:paraId="4A3E37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had grown up alone with her mother. </w:t>
      </w:r>
    </w:p>
    <w:p w14:paraId="4FE92AA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humans, living among avon had a way of making each of them feel like half a person. </w:t>
      </w:r>
    </w:p>
    <w:p w14:paraId="3F170D1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avon friends called them half-souls, and that hurt. </w:t>
      </w:r>
    </w:p>
    <w:p w14:paraId="725EB1F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Until they had found each other, they had been alone in the universe. </w:t>
      </w:r>
    </w:p>
    <w:p w14:paraId="35DEB69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they discovered each other, their isolation ended. </w:t>
      </w:r>
    </w:p>
    <w:p w14:paraId="3C10630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human twins, they were not alone, and to avon they were suddenly unique and exotic. </w:t>
      </w:r>
    </w:p>
    <w:p w14:paraId="5BB2D92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Only a handful of people knew they were not human, and their resemblance only added to their perceived humanity. </w:t>
      </w:r>
    </w:p>
    <w:p w14:paraId="7741AB6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human twins, they rose higher in the eyes of their peers, and even inspired some envy. </w:t>
      </w:r>
    </w:p>
    <w:p w14:paraId="2D5A2A8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twins, though identical, were nothing like human identical twins. </w:t>
      </w:r>
    </w:p>
    <w:p w14:paraId="771F0E4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Among their peers, ashen and arden were unique. </w:t>
      </w:r>
    </w:p>
    <w:p w14:paraId="7D74B12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fast and intimate friendship was formed. </w:t>
      </w:r>
    </w:p>
    <w:p w14:paraId="00BE32D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immediate families caught on to their discovery when the two switched places. </w:t>
      </w:r>
    </w:p>
    <w:p w14:paraId="1BB02E3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idea, naturally, was for each to meet the other’s parent. </w:t>
      </w:r>
    </w:p>
    <w:p w14:paraId="50E9562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Instead of bring their mother and father back together, they learned a shocking secret. </w:t>
      </w:r>
    </w:p>
    <w:p w14:paraId="229B3CF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people they had thought of as their mother and father were actually a brother and sister who had been married to their real mother and father. </w:t>
      </w:r>
    </w:p>
    <w:p w14:paraId="387FD98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It was stunning. </w:t>
      </w:r>
    </w:p>
    <w:p w14:paraId="1BC9EB0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strange and tragic love affair had gone on between the brother’s wife and sister’s husband. </w:t>
      </w:r>
    </w:p>
    <w:p w14:paraId="2C4A98E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Alexander and alexandrea had vowed to keep the entire thing secret after the tragic death of the girls’ real mother, and mysterious disappearance of their real father. </w:t>
      </w:r>
    </w:p>
    <w:p w14:paraId="44D9A21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girls had been raised apart to protect them from the dangers of psionic resonance. </w:t>
      </w:r>
    </w:p>
    <w:p w14:paraId="6C2B94E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Of course the story they were told was technically true, but phrased to support the lie their parents lived. </w:t>
      </w:r>
    </w:p>
    <w:p w14:paraId="5EFC789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mother had died, and their true father had vanished. </w:t>
      </w:r>
    </w:p>
    <w:p w14:paraId="16AB6A3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two continued to live apart, believing in the story they had been told. </w:t>
      </w:r>
    </w:p>
    <w:p w14:paraId="4916714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twins remained in contact however, getting together for special occasions and for family gatherings. </w:t>
      </w:r>
    </w:p>
    <w:p w14:paraId="7D04C4E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Because they had somehow ended up with versions of the same name, which translated into ashen ember and arden ember, they were given nicknames. </w:t>
      </w:r>
    </w:p>
    <w:p w14:paraId="3B0395E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strange fact that one of them was right handed and the other was left handed inspired someone to give them the right and left hand names of touch: pleasure and pain. </w:t>
      </w:r>
    </w:p>
    <w:p w14:paraId="139ACF0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Before the onset of heat, there were times when they found the story their parents had come up with for explaining their decision to raise the girls apart to be too true. </w:t>
      </w:r>
    </w:p>
    <w:p w14:paraId="35043E8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psionic actives, there were times when it seemed like their minds were tied together more intimately than even avon twins’ would be. </w:t>
      </w:r>
    </w:p>
    <w:p w14:paraId="7EDF300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fear that had started their rivalry often reared up to haunt them. </w:t>
      </w:r>
    </w:p>
    <w:p w14:paraId="53429A3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shared a sense terror over the notion that their minds were somehow fusing together, that their separate identities would be lost. </w:t>
      </w:r>
    </w:p>
    <w:p w14:paraId="3D222A3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avon friends told them that a similar sensation occurred between complements, but they were meant to fuse together. </w:t>
      </w:r>
    </w:p>
    <w:p w14:paraId="62BB10D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Avon twins were actually split manifestations of the same person, souls divided on the bridge of sex. </w:t>
      </w:r>
    </w:p>
    <w:p w14:paraId="3D83030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existed as separate minds until the phenomenon of heat burned down the walls and united them in a single identity. </w:t>
      </w:r>
    </w:p>
    <w:p w14:paraId="66179FA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It was difficult for them to understand the fear ashen ember and arden ember experienced. </w:t>
      </w:r>
    </w:p>
    <w:p w14:paraId="33546C10" w14:textId="77777777" w:rsidR="00BE0467" w:rsidRPr="00C66689" w:rsidRDefault="00BE0467" w:rsidP="00726732">
      <w:pPr>
        <w:pStyle w:val="NoSpacing"/>
        <w:rPr>
          <w:rFonts w:ascii="Montserrat" w:hAnsi="Montserrat"/>
          <w:sz w:val="24"/>
        </w:rPr>
      </w:pPr>
    </w:p>
    <w:p w14:paraId="48C26399" w14:textId="77777777" w:rsidR="00BE0467" w:rsidRPr="00C66689" w:rsidRDefault="00C66689" w:rsidP="00726732">
      <w:pPr>
        <w:pStyle w:val="NoSpacing"/>
        <w:rPr>
          <w:rFonts w:ascii="Montserrat" w:hAnsi="Montserrat"/>
          <w:sz w:val="24"/>
        </w:rPr>
      </w:pPr>
      <w:r w:rsidRPr="00C66689">
        <w:rPr>
          <w:rFonts w:ascii="Montserrat" w:hAnsi="Montserrat"/>
          <w:sz w:val="24"/>
        </w:rPr>
        <w:t>Heat—Ash, Arden, And Ashen, 17</w:t>
      </w:r>
    </w:p>
    <w:p w14:paraId="6473D0D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the two of them began to experience what could only be the symptoms of heat, everyone had to revise their thinking—ashen ember and arden ember foremost. </w:t>
      </w:r>
    </w:p>
    <w:p w14:paraId="4A202717" w14:textId="77777777" w:rsidR="00BE0467" w:rsidRPr="00C66689" w:rsidRDefault="00C66689" w:rsidP="00726732">
      <w:pPr>
        <w:pStyle w:val="NoSpacing"/>
        <w:rPr>
          <w:rFonts w:ascii="Montserrat" w:hAnsi="Montserrat"/>
          <w:sz w:val="24"/>
        </w:rPr>
      </w:pPr>
      <w:r w:rsidRPr="00C66689">
        <w:rPr>
          <w:rFonts w:ascii="Montserrat" w:hAnsi="Montserrat"/>
          <w:sz w:val="24"/>
        </w:rPr>
        <w:t>Confronted with the threat of their own biology ashen ember and arden</w:t>
      </w:r>
      <w:r w:rsidRPr="00C66689">
        <w:rPr>
          <w:rFonts w:ascii="Montserrat" w:hAnsi="Montserrat"/>
          <w:sz w:val="24"/>
        </w:rPr>
        <w:t xml:space="preserve"> ember were forced to embrace the culture and heritage of people they had always seen as alien. </w:t>
      </w:r>
    </w:p>
    <w:p w14:paraId="4E888CC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Among the things the two faced first, as avon, was the consequence of uncomplimented heat. </w:t>
      </w:r>
    </w:p>
    <w:p w14:paraId="678D659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those who had lost their complement reached heat, they had to turn to others to cope. </w:t>
      </w:r>
    </w:p>
    <w:p w14:paraId="367F2DA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Unfortunately, neither ashen nor arden could stand to go through with such an embrace. </w:t>
      </w:r>
    </w:p>
    <w:p w14:paraId="4806D9F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need drove them together and turned their friendship into something deeper. </w:t>
      </w:r>
    </w:p>
    <w:p w14:paraId="49E506C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However, they were not suffering alone. </w:t>
      </w:r>
    </w:p>
    <w:p w14:paraId="72424B5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Faced with the onset of heat, dusk was asked to bring his son. </w:t>
      </w:r>
    </w:p>
    <w:p w14:paraId="7451789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came, but not with ash, as expected. </w:t>
      </w:r>
    </w:p>
    <w:p w14:paraId="748CEC6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ember came to all concerned as a surprise. </w:t>
      </w:r>
    </w:p>
    <w:p w14:paraId="5D57509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dusk explained, had been taken by dawn in anticipation of ashen’s early onset. </w:t>
      </w:r>
    </w:p>
    <w:p w14:paraId="79BB8AD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did not need to be told the details, the engagement and hormones ought to be enough to ensure that the two used each other, with the added benefit that ash ember would neutralize arden’s fertility for as long as they did. </w:t>
      </w:r>
    </w:p>
    <w:p w14:paraId="2ACA601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onset of heat, young ash had been forced to turn to others until his sister, ashen, returned from earth. </w:t>
      </w:r>
    </w:p>
    <w:p w14:paraId="30D4B06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Until dawn finally announced it, he had not known he even had a living complement. </w:t>
      </w:r>
    </w:p>
    <w:p w14:paraId="6A80A17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 feared that they would be like complete strangers, or that she too had been forced to find release in some stranger’s arms. </w:t>
      </w:r>
    </w:p>
    <w:p w14:paraId="63BFD6C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 was also concerned about his debt to some of the students of that last school who would be certain to follow once they knew of his sister. </w:t>
      </w:r>
    </w:p>
    <w:p w14:paraId="519E999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had never even imagined the possibility of two embers. </w:t>
      </w:r>
    </w:p>
    <w:p w14:paraId="4C77B3F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While ashen, arden, and ash were struggling to adapt to their new reality, and each other, none of them were quite prepared for the coming chaos. </w:t>
      </w:r>
    </w:p>
    <w:p w14:paraId="273ED5D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Ashen, arden and ash, struggled to deal with their mother’s enigmatic legacy and the unwanted attention it brought down on them all. </w:t>
      </w:r>
    </w:p>
    <w:p w14:paraId="309EF9F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Word of ash’s return brought the rest of house phoenix running. </w:t>
      </w:r>
    </w:p>
    <w:p w14:paraId="5DE8568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None of the three could remember having met their cousins. </w:t>
      </w:r>
    </w:p>
    <w:p w14:paraId="354CD5D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Cinder and coal were identical to ember and ash. </w:t>
      </w:r>
    </w:p>
    <w:p w14:paraId="5FB517B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Certain people saw the exceptional abilities of the trio as a threat to cinder and coal’s inheritance, as well. </w:t>
      </w:r>
    </w:p>
    <w:p w14:paraId="415B833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mother and father’s title became the root of many conflicts, culminating in a murderous assault on arden. </w:t>
      </w:r>
    </w:p>
    <w:p w14:paraId="6EC50C73" w14:textId="77777777" w:rsidR="00BE0467" w:rsidRPr="00C66689" w:rsidRDefault="00BE0467" w:rsidP="00726732">
      <w:pPr>
        <w:pStyle w:val="NoSpacing"/>
        <w:rPr>
          <w:rFonts w:ascii="Montserrat" w:hAnsi="Montserrat"/>
          <w:sz w:val="24"/>
        </w:rPr>
      </w:pPr>
    </w:p>
    <w:p w14:paraId="187B7836" w14:textId="77777777" w:rsidR="00BE0467" w:rsidRPr="00C66689" w:rsidRDefault="00C66689" w:rsidP="00726732">
      <w:pPr>
        <w:pStyle w:val="NoSpacing"/>
        <w:rPr>
          <w:rFonts w:ascii="Montserrat" w:hAnsi="Montserrat"/>
          <w:sz w:val="24"/>
        </w:rPr>
      </w:pPr>
      <w:r w:rsidRPr="00C66689">
        <w:rPr>
          <w:rFonts w:ascii="Montserrat" w:hAnsi="Montserrat"/>
          <w:sz w:val="24"/>
        </w:rPr>
        <w:t>Ash, 7 to 17</w:t>
      </w:r>
    </w:p>
    <w:p w14:paraId="53BF80C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Ash’s phoenix spirit reclaimed his identity and he resurrected as soon as his unidentifiable remains were cremated. </w:t>
      </w:r>
    </w:p>
    <w:p w14:paraId="74BBAE2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 stirred himself out of the ashes to find himself alone on the island of phoenix gate. </w:t>
      </w:r>
    </w:p>
    <w:p w14:paraId="5F15DF6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was found by the dragon version of ash, dusk, who took the boy away for a decade of relentless training. </w:t>
      </w:r>
    </w:p>
    <w:p w14:paraId="6528FB7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Among his lessons was the tiger dreaming techniques, several exotic forms of naked dance (martial arts), and in his sixteenth summer he took the boy to dragon’s bath, where dawn devoured him. </w:t>
      </w:r>
    </w:p>
    <w:p w14:paraId="7042E34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took ash away with her, to wait for ashen’s return from her tour of the aegis. </w:t>
      </w:r>
    </w:p>
    <w:p w14:paraId="51163B1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had intended to keep arden and ash apart to prevent them from conceiving in aes too soon. </w:t>
      </w:r>
    </w:p>
    <w:p w14:paraId="5CE4C30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ashen both threatened to have early commencement, and dawn hoped to prevent them from having to turn to others for release from the symptoms, but ashen’s return was delayed. </w:t>
      </w:r>
    </w:p>
    <w:p w14:paraId="4F1AEB2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onset had come within the aegis, and the effect it had on her power resulted in her arrest and detainment on a psionic reservation. </w:t>
      </w:r>
    </w:p>
    <w:p w14:paraId="56BC7B4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was forced to leave ash with cinder and coal, and go into the aegis to reclaim ashen from psi corps custody. </w:t>
      </w:r>
    </w:p>
    <w:p w14:paraId="17D1540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By the time the two returned, ashen’s situation was desperate, and ash had become unreachable. </w:t>
      </w:r>
    </w:p>
    <w:p w14:paraId="5490EA6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Like ashen, ash had been hit hard by heat, and became entangled with several young couples in the imperial house guard. </w:t>
      </w:r>
    </w:p>
    <w:p w14:paraId="567D6029" w14:textId="77777777" w:rsidR="00BE0467" w:rsidRPr="00C66689" w:rsidRDefault="00BE0467" w:rsidP="00726732">
      <w:pPr>
        <w:pStyle w:val="NoSpacing"/>
        <w:rPr>
          <w:rFonts w:ascii="Montserrat" w:hAnsi="Montserrat"/>
          <w:sz w:val="24"/>
        </w:rPr>
      </w:pPr>
    </w:p>
    <w:p w14:paraId="22DEF092" w14:textId="77777777" w:rsidR="00BE0467" w:rsidRPr="00C66689" w:rsidRDefault="00C66689" w:rsidP="00726732">
      <w:pPr>
        <w:pStyle w:val="NoSpacing"/>
        <w:rPr>
          <w:rFonts w:ascii="Montserrat" w:hAnsi="Montserrat"/>
          <w:sz w:val="24"/>
        </w:rPr>
      </w:pPr>
      <w:r w:rsidRPr="00C66689">
        <w:rPr>
          <w:rFonts w:ascii="Montserrat" w:hAnsi="Montserrat"/>
          <w:sz w:val="24"/>
        </w:rPr>
        <w:t>Ash ember, 16 to 17</w:t>
      </w:r>
    </w:p>
    <w:p w14:paraId="5DBFC53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took the boy dusk, calling him ash ember, and together they returned to dragon’s gate, and the morgan household. </w:t>
      </w:r>
    </w:p>
    <w:p w14:paraId="20FCAC7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Due to the fact that the morgans were living under deep cover, dusk participated in maintaining the illusion of their humanity by presenting himself as an old friend of alexander’s, claiming to have come with his son to learn the amazing mental and physical disciplines of the avon. </w:t>
      </w:r>
    </w:p>
    <w:p w14:paraId="1871058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ember had picked up the templates of both ash and ember in dawn’s blooding. </w:t>
      </w:r>
    </w:p>
    <w:p w14:paraId="42EE040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His identity was predominantly male, patterned after ash, but the resonance of ember, channeled so cleanly through dawn’s dragon nature to his own, made that pattern dominant. </w:t>
      </w:r>
    </w:p>
    <w:p w14:paraId="401C6CC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a consequence of having to concentrate to be male, as his character preferred, whenever ash ember was tired, under stress, or shocked or distracted suddenly, he would suddenly shift to that dominant female form. </w:t>
      </w:r>
    </w:p>
    <w:p w14:paraId="1D862D5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Also, as a consequence of his name, as well as that default appearance, it was easy for arden ember to mistake him initially for her twin and friend ashen ember. </w:t>
      </w:r>
    </w:p>
    <w:p w14:paraId="3F873A8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was the first of alexander’s girls who had to actually be put through the charade, and unfortunately dawn had taken ash with her, and then misplaced him, forcing dusk to bring ash ember and hope that he would be able to at least help the girl control her symptoms when they emerged. </w:t>
      </w:r>
    </w:p>
    <w:p w14:paraId="41DD1C8B" w14:textId="77777777" w:rsidR="00BE0467" w:rsidRPr="00C66689" w:rsidRDefault="00BE0467" w:rsidP="00726732">
      <w:pPr>
        <w:pStyle w:val="NoSpacing"/>
        <w:rPr>
          <w:rFonts w:ascii="Montserrat" w:hAnsi="Montserrat"/>
          <w:sz w:val="24"/>
        </w:rPr>
      </w:pPr>
    </w:p>
    <w:p w14:paraId="5A9CCF9E" w14:textId="77777777" w:rsidR="00BE0467" w:rsidRPr="00C66689" w:rsidRDefault="00C66689" w:rsidP="00726732">
      <w:pPr>
        <w:pStyle w:val="NoSpacing"/>
        <w:rPr>
          <w:rFonts w:ascii="Montserrat" w:hAnsi="Montserrat"/>
          <w:sz w:val="24"/>
        </w:rPr>
      </w:pPr>
      <w:r w:rsidRPr="00C66689">
        <w:rPr>
          <w:rFonts w:ascii="Montserrat" w:hAnsi="Montserrat"/>
          <w:sz w:val="24"/>
        </w:rPr>
        <w:t>Cinder And Coal</w:t>
      </w:r>
    </w:p>
    <w:p w14:paraId="4CD5D96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Arden cinder and ire coal inherited their predecessors’ minds, tainted with the possession of two o’jin. </w:t>
      </w:r>
    </w:p>
    <w:p w14:paraId="4302520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Like all avon, their possession required the commitment of two demons to the effort. </w:t>
      </w:r>
    </w:p>
    <w:p w14:paraId="4B11E24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children, they had no defense against the invasion, save to retreat. </w:t>
      </w:r>
    </w:p>
    <w:p w14:paraId="0822DB2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Cut off from reality, they lived in the shadow of the alien minds possessing their bodies. </w:t>
      </w:r>
    </w:p>
    <w:p w14:paraId="3C3DDF0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With all of their potential focused on those strange landscapes, they eventually learned and adapted all of the skills and abilities of their captors. </w:t>
      </w:r>
    </w:p>
    <w:p w14:paraId="2CA0E48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Both of them were affected by such dark role models, and ended up tapping into the dark phoenix potential. </w:t>
      </w:r>
    </w:p>
    <w:p w14:paraId="336D087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Cinder and coal became what ashen had turned away from. </w:t>
      </w:r>
    </w:p>
    <w:p w14:paraId="78EA476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No one realized it until they destroyed the demons possessing them. </w:t>
      </w:r>
    </w:p>
    <w:p w14:paraId="4EC2C8A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This change in aspect struck an odd balance in the soul of the phoenix. </w:t>
      </w:r>
    </w:p>
    <w:p w14:paraId="2199C24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It also allowed them to realize that they were ash and ember in all but name, so they changed their names. </w:t>
      </w:r>
    </w:p>
    <w:p w14:paraId="22C0174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Cinder took the name ash, and coal took the name ember, to reflect that they embodied the potential their counterparts could not. </w:t>
      </w:r>
    </w:p>
    <w:p w14:paraId="3E4A030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namesakes understood at once, on their return from exile. </w:t>
      </w:r>
    </w:p>
    <w:p w14:paraId="38638753" w14:textId="77777777" w:rsidR="00BE0467" w:rsidRPr="00C66689" w:rsidRDefault="00BE0467" w:rsidP="00726732">
      <w:pPr>
        <w:pStyle w:val="NoSpacing"/>
        <w:rPr>
          <w:rFonts w:ascii="Montserrat" w:hAnsi="Montserrat"/>
          <w:sz w:val="24"/>
        </w:rPr>
      </w:pPr>
    </w:p>
    <w:p w14:paraId="5D4B5C2F" w14:textId="77777777" w:rsidR="00BE0467" w:rsidRPr="00C66689" w:rsidRDefault="00C66689" w:rsidP="00726732">
      <w:pPr>
        <w:pStyle w:val="NoSpacing"/>
        <w:rPr>
          <w:rFonts w:ascii="Montserrat" w:hAnsi="Montserrat"/>
          <w:sz w:val="24"/>
        </w:rPr>
      </w:pPr>
      <w:r w:rsidRPr="00C66689">
        <w:rPr>
          <w:rFonts w:ascii="Montserrat" w:hAnsi="Montserrat"/>
          <w:sz w:val="24"/>
        </w:rPr>
        <w:t>The Birth Of Illusions</w:t>
      </w:r>
    </w:p>
    <w:p w14:paraId="2F1C5988" w14:textId="77777777" w:rsidR="00BE0467" w:rsidRPr="00C66689" w:rsidRDefault="00BE0467" w:rsidP="00726732">
      <w:pPr>
        <w:pStyle w:val="NoSpacing"/>
        <w:rPr>
          <w:rFonts w:ascii="Montserrat" w:hAnsi="Montserrat"/>
          <w:sz w:val="24"/>
        </w:rPr>
      </w:pPr>
    </w:p>
    <w:p w14:paraId="6DA383CE" w14:textId="77777777" w:rsidR="00BE0467" w:rsidRPr="00C66689" w:rsidRDefault="00C66689" w:rsidP="00726732">
      <w:pPr>
        <w:pStyle w:val="NoSpacing"/>
        <w:rPr>
          <w:rFonts w:ascii="Montserrat" w:hAnsi="Montserrat"/>
          <w:sz w:val="24"/>
        </w:rPr>
      </w:pPr>
      <w:r w:rsidRPr="00C66689">
        <w:rPr>
          <w:rFonts w:ascii="Montserrat" w:hAnsi="Montserrat"/>
          <w:sz w:val="24"/>
        </w:rPr>
        <w:t>Dragon Dreaming</w:t>
      </w:r>
    </w:p>
    <w:p w14:paraId="3504680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 either side of their birth, ash and ember were cornered by the dragon embodied by their paradox. </w:t>
      </w:r>
    </w:p>
    <w:p w14:paraId="0517A77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was taken by the dragon after she arrived alone back in her own period, several years prior to her birth. </w:t>
      </w:r>
    </w:p>
    <w:p w14:paraId="7781432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devoured ember. </w:t>
      </w:r>
    </w:p>
    <w:p w14:paraId="34FAC3E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Taking on dragon form, dusk blooded on ember, to create dawn who took possession of the seed ember thought she and ash had conceived in aes, and left immediately for the aegis. </w:t>
      </w:r>
    </w:p>
    <w:p w14:paraId="133960F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convinced herself that the whole thing had been a dream and was taken by the now ancient—and ageless—dusk to aeo’anth. </w:t>
      </w:r>
    </w:p>
    <w:p w14:paraId="1B4894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devoured ash. </w:t>
      </w:r>
    </w:p>
    <w:p w14:paraId="4A7ABC3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Taking on dragon form, dawn blooded nineteen years later on ash—a little more than a year before ash and ember united and stumbled into the past—creating dusk. </w:t>
      </w:r>
    </w:p>
    <w:p w14:paraId="6193F1C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command of his older self, dusk followed in their wake. </w:t>
      </w:r>
    </w:p>
    <w:p w14:paraId="03B06BE4" w14:textId="77777777" w:rsidR="00BE0467" w:rsidRPr="00C66689" w:rsidRDefault="00BE0467" w:rsidP="00726732">
      <w:pPr>
        <w:pStyle w:val="NoSpacing"/>
        <w:rPr>
          <w:rFonts w:ascii="Montserrat" w:hAnsi="Montserrat"/>
          <w:sz w:val="24"/>
        </w:rPr>
      </w:pPr>
    </w:p>
    <w:p w14:paraId="2227CD91" w14:textId="77777777" w:rsidR="00BE0467" w:rsidRPr="00C66689" w:rsidRDefault="00C66689" w:rsidP="00726732">
      <w:pPr>
        <w:pStyle w:val="NoSpacing"/>
        <w:rPr>
          <w:rFonts w:ascii="Montserrat" w:hAnsi="Montserrat"/>
          <w:sz w:val="24"/>
        </w:rPr>
      </w:pPr>
      <w:r w:rsidRPr="00C66689">
        <w:rPr>
          <w:rFonts w:ascii="Montserrat" w:hAnsi="Montserrat"/>
          <w:sz w:val="24"/>
        </w:rPr>
        <w:t>Through The Eye Of Paradox</w:t>
      </w:r>
    </w:p>
    <w:p w14:paraId="6C05EEF1" w14:textId="77777777" w:rsidR="00BE0467" w:rsidRPr="00C66689" w:rsidRDefault="00BE0467" w:rsidP="00726732">
      <w:pPr>
        <w:pStyle w:val="NoSpacing"/>
        <w:rPr>
          <w:rFonts w:ascii="Montserrat" w:hAnsi="Montserrat"/>
          <w:sz w:val="24"/>
        </w:rPr>
      </w:pPr>
    </w:p>
    <w:p w14:paraId="3AAC876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Ash-ember arrived on aeirn unaware that they had moved back through time. </w:t>
      </w:r>
    </w:p>
    <w:p w14:paraId="07D2DA4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Ash-ember was attacked in a public bath, and raped in a way unique to her ojien sex. </w:t>
      </w:r>
    </w:p>
    <w:p w14:paraId="3F0C8C3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was the one who attacked ash-ember, to steal the seed they really had conceived together. </w:t>
      </w:r>
    </w:p>
    <w:p w14:paraId="5F6B08B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Ash-ember found herself impressed into service as an ideal, a living surrogate of the goddess. </w:t>
      </w:r>
    </w:p>
    <w:p w14:paraId="283966C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Ash-ember was given over to passion and rage for her training and initiation. </w:t>
      </w:r>
    </w:p>
    <w:p w14:paraId="3D2909D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ember split to escape religious prostitution, but were captured and separated from each other. </w:t>
      </w:r>
    </w:p>
    <w:p w14:paraId="6A6BF26B"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avon, or jien, they had been prized and worshipped, if enslaved to the temple, but as a man and a woman, they were simply slaves without any personal value or status. </w:t>
      </w:r>
    </w:p>
    <w:p w14:paraId="4A3FE73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They struggled to survive true slavery, to somehow escape and be reunited, and ultimately return to oasis ajea. </w:t>
      </w:r>
    </w:p>
    <w:p w14:paraId="1096C60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Their allies in this were passion and rage, who had figured out that ash and ember had been ash-ember. </w:t>
      </w:r>
    </w:p>
    <w:p w14:paraId="0337131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was the one who retrieved the seed of passion-rage from the ashes of their immolation, and planted it within ember just before ash and ember attempted to return to oasis ajea. </w:t>
      </w:r>
    </w:p>
    <w:p w14:paraId="72E352E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ember preceded ash into the eye of paradox, the master gate on aeirn, the presence of that seed within her had triggered the mechanisms which harnessed the raw paradox of the gates, locking down the eye of paradox, preventing any passage across the abyss. </w:t>
      </w:r>
    </w:p>
    <w:p w14:paraId="15F179E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For ten thousand years, her image stood at the heart of every gate, a living statue forbidding any passage through the eye of paradox. </w:t>
      </w:r>
    </w:p>
    <w:p w14:paraId="6BDEBD6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was stranded on aeirn. </w:t>
      </w:r>
    </w:p>
    <w:p w14:paraId="5B1414F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Dusk came to him and explained what had happened, what he had done, and why. </w:t>
      </w:r>
    </w:p>
    <w:p w14:paraId="2C763DB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Ash and dusk had the child ash and ember conceived, and thus started the line of ava, the first of the avon houses, and helped create the avon race itself. </w:t>
      </w:r>
    </w:p>
    <w:p w14:paraId="4F29C54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spirit of ash, his memories and character, would descend through millennia to come until reunited with ember in the years before their birth. </w:t>
      </w:r>
    </w:p>
    <w:p w14:paraId="108333E8" w14:textId="77777777" w:rsidR="00BE0467" w:rsidRPr="00C66689" w:rsidRDefault="00BE0467" w:rsidP="00726732">
      <w:pPr>
        <w:pStyle w:val="NoSpacing"/>
        <w:rPr>
          <w:rFonts w:ascii="Montserrat" w:hAnsi="Montserrat"/>
          <w:strike/>
          <w:sz w:val="24"/>
        </w:rPr>
      </w:pPr>
    </w:p>
    <w:p w14:paraId="146AF458" w14:textId="77777777" w:rsidR="00BE0467" w:rsidRPr="00C66689" w:rsidRDefault="00C66689" w:rsidP="00726732">
      <w:pPr>
        <w:pStyle w:val="NoSpacing"/>
        <w:rPr>
          <w:rFonts w:ascii="Montserrat" w:hAnsi="Montserrat"/>
          <w:sz w:val="24"/>
        </w:rPr>
      </w:pPr>
      <w:r w:rsidRPr="00C66689">
        <w:rPr>
          <w:rFonts w:ascii="Montserrat" w:hAnsi="Montserrat"/>
          <w:sz w:val="24"/>
        </w:rPr>
        <w:t>The Phoenix Gate Massacre</w:t>
      </w:r>
    </w:p>
    <w:p w14:paraId="662C9C1F" w14:textId="77777777" w:rsidR="00BE0467" w:rsidRPr="00C66689" w:rsidRDefault="00BE0467" w:rsidP="00726732">
      <w:pPr>
        <w:pStyle w:val="NoSpacing"/>
        <w:rPr>
          <w:rFonts w:ascii="Montserrat" w:hAnsi="Montserrat"/>
          <w:sz w:val="24"/>
        </w:rPr>
      </w:pPr>
    </w:p>
    <w:p w14:paraId="586E4E64" w14:textId="77777777" w:rsidR="00BE0467" w:rsidRPr="00C66689" w:rsidRDefault="00C66689" w:rsidP="00726732">
      <w:pPr>
        <w:pStyle w:val="NoSpacing"/>
        <w:rPr>
          <w:rFonts w:ascii="Montserrat" w:hAnsi="Montserrat"/>
          <w:sz w:val="24"/>
        </w:rPr>
      </w:pPr>
      <w:r w:rsidRPr="00C66689">
        <w:rPr>
          <w:rFonts w:ascii="Montserrat" w:hAnsi="Montserrat"/>
          <w:sz w:val="24"/>
        </w:rPr>
        <w:t>Ember, or rather her children, ash and ember, had been summoned to phoenix gate for the private ceremonies of fostering, naming and promising. Alexander and alexandrea were unable to accompany ember to phoenix gate, ember had of course forbidden it knowing what she did. Instead, dawn and her “son” daniel accompanied them. Traditionally, avon children were fostered from the age of seven through the end of their seventeenth year. The emperor had not forgotten where ember had joined their company from. He resp</w:t>
      </w:r>
      <w:r w:rsidRPr="00C66689">
        <w:rPr>
          <w:rFonts w:ascii="Montserrat" w:hAnsi="Montserrat"/>
          <w:sz w:val="24"/>
        </w:rPr>
        <w:t>ected the measures she had taken to protect her position between the human and avon empires, but in this private ceremony he could see to it that all necessary honor was given to her, through her redoubts. Ash and ember earned the name of phoenix, as did cinder and coal’s redoubts, in a more public ceremony had earlier. At their naming, ash and ember were recognized as suitable heirs to the house of phoenix after cinder and coal, and their redoubts. Ember was even given the honor of exchanging heirs for fos</w:t>
      </w:r>
      <w:r w:rsidRPr="00C66689">
        <w:rPr>
          <w:rFonts w:ascii="Montserrat" w:hAnsi="Montserrat"/>
          <w:sz w:val="24"/>
        </w:rPr>
        <w:t xml:space="preserve">terage. In cases where split twins mated exclusively with another pair, it was common to foster within the double marriage. Ember had escaped her engagement to cinder, coal and dusk, but according to ancient law, they were already married by their genes. Dusk and ember both knew that the time had come, and retreated from the ceremonies lest they give some warning and rupture the careful balance of their paradox. Dusk stayed with ember and helped her prepare for the embrace of a living death. </w:t>
      </w:r>
    </w:p>
    <w:p w14:paraId="1AC23935" w14:textId="77777777" w:rsidR="00BE0467" w:rsidRPr="00C66689" w:rsidRDefault="00BE0467" w:rsidP="00726732">
      <w:pPr>
        <w:pStyle w:val="NoSpacing"/>
        <w:rPr>
          <w:rFonts w:ascii="Montserrat" w:hAnsi="Montserrat"/>
          <w:sz w:val="24"/>
        </w:rPr>
      </w:pPr>
    </w:p>
    <w:p w14:paraId="281968CB" w14:textId="77777777" w:rsidR="00BE0467" w:rsidRPr="00C66689" w:rsidRDefault="00C66689" w:rsidP="00726732">
      <w:pPr>
        <w:pStyle w:val="NoSpacing"/>
        <w:rPr>
          <w:rFonts w:ascii="Montserrat" w:hAnsi="Montserrat"/>
          <w:sz w:val="24"/>
        </w:rPr>
      </w:pPr>
      <w:r w:rsidRPr="00C66689">
        <w:rPr>
          <w:rFonts w:ascii="Montserrat" w:hAnsi="Montserrat"/>
          <w:sz w:val="24"/>
        </w:rPr>
        <w:t>Aftermath Of The Phoenix Gate Massacre</w:t>
      </w:r>
    </w:p>
    <w:p w14:paraId="71D5F29C" w14:textId="77777777" w:rsidR="00BE0467" w:rsidRPr="00C66689" w:rsidRDefault="00BE0467" w:rsidP="00726732">
      <w:pPr>
        <w:pStyle w:val="NoSpacing"/>
        <w:rPr>
          <w:rFonts w:ascii="Montserrat" w:hAnsi="Montserrat"/>
          <w:sz w:val="24"/>
        </w:rPr>
      </w:pPr>
    </w:p>
    <w:p w14:paraId="37C933B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Officially, ember, cinder, coal and daniel died in the raid on phoenix gate. Dani had come in the form of daniel to fake his death, so that their union would not be discovered. Among the survivors was dawn, arden cinder, ire coal, arden ember and ashen ember. Only dusk and dawn had realized that ash had died and resurrected. Having prepared for this, dusk waited for ash to rise, then the two disappeared unnoticed. In the chaos ashen ember manifested and fled to dream gate. Arden ember returned with dawn to </w:t>
      </w:r>
      <w:r w:rsidRPr="00C66689">
        <w:rPr>
          <w:rFonts w:ascii="Montserrat" w:hAnsi="Montserrat"/>
          <w:sz w:val="24"/>
        </w:rPr>
        <w:t>alexander on oasis ajeo to be raised with her elder sisters. Ashen ember was taken in by alexandrea on oasis ajea, after dawn identified her at a children’s creche in dream gate. Together, cinder and coal had been the heir of the house of phoenix. Their younger selves retained that status as they gained the minds of their elder incarnations. Ash and ember were never aware of their claim to their mother’s status as heir apparent of the house of phoenix after cinder and coal. Now that ember was dead, it was l</w:t>
      </w:r>
      <w:r w:rsidRPr="00C66689">
        <w:rPr>
          <w:rFonts w:ascii="Montserrat" w:hAnsi="Montserrat"/>
          <w:sz w:val="24"/>
        </w:rPr>
        <w:t>ess important to hide the children’s true nature, but with the discovery of both embers a few years later, ash and ember’s nature came under suspicion. It took several years for this question to come up due to the efforts the morgans made to protect ashen and arden from encountering each other. Alexander and alexandrea had been warned that it was going to happen, but having no idea how it happened, there was some concern that a face to face meeting might be dangerous. Living on separate worlds, it was possi</w:t>
      </w:r>
      <w:r w:rsidRPr="00C66689">
        <w:rPr>
          <w:rFonts w:ascii="Montserrat" w:hAnsi="Montserrat"/>
          <w:sz w:val="24"/>
        </w:rPr>
        <w:t xml:space="preserve">ble to prevent them from encountering each other by chance. There were those who felt that the separation was more dangerous to them, but that advice was not heeded. So one ashen grew up alone with alexandrea, and arden grew up with alexander, kimberly and danielle. </w:t>
      </w:r>
    </w:p>
    <w:p w14:paraId="3CD20D29" w14:textId="77777777" w:rsidR="00BE0467" w:rsidRPr="00C66689" w:rsidRDefault="00BE0467" w:rsidP="00726732">
      <w:pPr>
        <w:pStyle w:val="NoSpacing"/>
        <w:rPr>
          <w:rFonts w:ascii="Montserrat" w:hAnsi="Montserrat"/>
          <w:sz w:val="24"/>
        </w:rPr>
      </w:pPr>
    </w:p>
    <w:p w14:paraId="614FA646"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47AAB71A" w14:textId="77777777" w:rsidR="00BE0467" w:rsidRPr="00C66689" w:rsidRDefault="00BE0467" w:rsidP="00726732">
      <w:pPr>
        <w:pStyle w:val="NoSpacing"/>
        <w:rPr>
          <w:rFonts w:ascii="Montserrat" w:hAnsi="Montserrat"/>
          <w:sz w:val="24"/>
        </w:rPr>
      </w:pPr>
    </w:p>
    <w:p w14:paraId="7B3F3AF5" w14:textId="77777777" w:rsidR="00BE0467" w:rsidRPr="00C66689" w:rsidRDefault="00C66689" w:rsidP="00726732">
      <w:pPr>
        <w:pStyle w:val="NoSpacing"/>
        <w:rPr>
          <w:rFonts w:ascii="Montserrat" w:hAnsi="Montserrat"/>
          <w:sz w:val="24"/>
        </w:rPr>
      </w:pPr>
      <w:r w:rsidRPr="00C66689">
        <w:rPr>
          <w:rFonts w:ascii="Montserrat" w:hAnsi="Montserrat"/>
          <w:sz w:val="24"/>
        </w:rPr>
        <w:t>Out Of The Eye Of Paradox</w:t>
      </w:r>
    </w:p>
    <w:p w14:paraId="43C5B307" w14:textId="77777777" w:rsidR="00BE0467" w:rsidRPr="00C66689" w:rsidRDefault="00BE0467" w:rsidP="00726732">
      <w:pPr>
        <w:pStyle w:val="NoSpacing"/>
        <w:rPr>
          <w:rFonts w:ascii="Montserrat" w:hAnsi="Montserrat"/>
          <w:sz w:val="24"/>
        </w:rPr>
      </w:pPr>
    </w:p>
    <w:p w14:paraId="1271EE49" w14:textId="77777777" w:rsidR="00BE0467" w:rsidRPr="00C66689" w:rsidRDefault="00C66689" w:rsidP="00726732">
      <w:pPr>
        <w:pStyle w:val="NoSpacing"/>
        <w:rPr>
          <w:rStyle w:val="AesDPAside"/>
          <w:rFonts w:ascii="Montserrat" w:hAnsi="Montserrat"/>
          <w:vanish w:val="0"/>
          <w:sz w:val="24"/>
        </w:rPr>
      </w:pPr>
      <w:r w:rsidRPr="00C66689">
        <w:rPr>
          <w:rFonts w:ascii="Montserrat" w:hAnsi="Montserrat"/>
          <w:sz w:val="24"/>
        </w:rPr>
        <w:t xml:space="preserve">Only one person emerged from the conflict at phoenix gate. </w:t>
      </w:r>
      <w:r w:rsidRPr="00C66689">
        <w:rPr>
          <w:rStyle w:val="AesDPAside"/>
          <w:rFonts w:ascii="Montserrat" w:hAnsi="Montserrat"/>
          <w:vanish w:val="0"/>
          <w:sz w:val="24"/>
        </w:rPr>
        <w:t>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w:t>
      </w:r>
      <w:r w:rsidRPr="00C66689">
        <w:rPr>
          <w:rStyle w:val="AesDPAside"/>
          <w:rFonts w:ascii="Montserrat" w:hAnsi="Montserrat"/>
          <w:vanish w:val="0"/>
          <w:sz w:val="24"/>
        </w:rPr>
        <w:t>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t>
      </w:r>
      <w:r w:rsidRPr="00C66689">
        <w:rPr>
          <w:rStyle w:val="AesDPAside"/>
          <w:rFonts w:ascii="Montserrat" w:hAnsi="Montserrat"/>
          <w:vanish w:val="0"/>
          <w:sz w:val="24"/>
        </w:rPr>
        <w:t>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w:t>
      </w:r>
      <w:r w:rsidRPr="00C66689">
        <w:rPr>
          <w:rStyle w:val="AesDPAside"/>
          <w:rFonts w:ascii="Montserrat" w:hAnsi="Montserrat"/>
          <w:vanish w:val="0"/>
          <w:sz w:val="24"/>
        </w:rPr>
        <w:t xml:space="preserve">ted on human worlds. The significance of her revelation was lost on the majority of the avon court, overwhelmed by the verification of her discovery. </w:t>
      </w:r>
    </w:p>
    <w:p w14:paraId="37CF18B9" w14:textId="77777777" w:rsidR="00BE0467" w:rsidRPr="00C66689" w:rsidRDefault="00BE0467" w:rsidP="00726732">
      <w:pPr>
        <w:pStyle w:val="NoSpacing"/>
        <w:rPr>
          <w:rStyle w:val="AesDPAside"/>
          <w:rFonts w:ascii="Montserrat" w:hAnsi="Montserrat"/>
          <w:vanish w:val="0"/>
          <w:sz w:val="24"/>
        </w:rPr>
      </w:pPr>
    </w:p>
    <w:p w14:paraId="1EF43F82"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1B3530F3" w14:textId="77777777" w:rsidR="00BE0467" w:rsidRPr="00C66689" w:rsidRDefault="00BE0467" w:rsidP="00726732">
      <w:pPr>
        <w:pStyle w:val="NoSpacing"/>
        <w:rPr>
          <w:rFonts w:ascii="Montserrat" w:hAnsi="Montserrat"/>
          <w:sz w:val="24"/>
        </w:rPr>
      </w:pPr>
    </w:p>
    <w:p w14:paraId="62A3A222" w14:textId="77777777" w:rsidR="00BE0467" w:rsidRPr="00C66689" w:rsidRDefault="00C66689" w:rsidP="00726732">
      <w:pPr>
        <w:pStyle w:val="NoSpacing"/>
        <w:rPr>
          <w:rFonts w:ascii="Montserrat" w:hAnsi="Montserrat"/>
          <w:sz w:val="24"/>
        </w:rPr>
      </w:pPr>
      <w:r w:rsidRPr="00C66689">
        <w:rPr>
          <w:rFonts w:ascii="Montserrat" w:hAnsi="Montserrat"/>
          <w:sz w:val="24"/>
        </w:rPr>
        <w:t>Things To Keep In Mind</w:t>
      </w:r>
    </w:p>
    <w:p w14:paraId="3A8FD39C" w14:textId="77777777" w:rsidR="00BE0467" w:rsidRPr="00C66689" w:rsidRDefault="00BE0467" w:rsidP="00726732">
      <w:pPr>
        <w:pStyle w:val="NoSpacing"/>
        <w:rPr>
          <w:rFonts w:ascii="Montserrat" w:hAnsi="Montserrat"/>
          <w:sz w:val="24"/>
        </w:rPr>
      </w:pPr>
    </w:p>
    <w:p w14:paraId="3AB5D8AC" w14:textId="77777777" w:rsidR="00BE0467" w:rsidRPr="00C66689" w:rsidRDefault="00C66689" w:rsidP="00726732">
      <w:pPr>
        <w:pStyle w:val="NoSpacing"/>
        <w:rPr>
          <w:rFonts w:ascii="Montserrat" w:hAnsi="Montserrat"/>
          <w:sz w:val="24"/>
        </w:rPr>
      </w:pPr>
      <w:r w:rsidRPr="00C66689">
        <w:rPr>
          <w:rFonts w:ascii="Montserrat" w:hAnsi="Montserrat"/>
          <w:sz w:val="24"/>
        </w:rPr>
        <w:t>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w:t>
      </w:r>
      <w:r w:rsidRPr="00C66689">
        <w:rPr>
          <w:rFonts w:ascii="Montserrat" w:hAnsi="Montserrat"/>
          <w:sz w:val="24"/>
        </w:rPr>
        <w:t xml:space="preserve">nt naïf. </w:t>
      </w:r>
    </w:p>
    <w:p w14:paraId="6D45FF85" w14:textId="77777777" w:rsidR="00BE0467" w:rsidRPr="00C66689" w:rsidRDefault="00BE0467" w:rsidP="00726732">
      <w:pPr>
        <w:pStyle w:val="NoSpacing"/>
        <w:rPr>
          <w:rFonts w:ascii="Montserrat" w:hAnsi="Montserrat"/>
          <w:sz w:val="24"/>
        </w:rPr>
      </w:pPr>
    </w:p>
    <w:p w14:paraId="316884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child born in two bodies. </w:t>
      </w:r>
    </w:p>
    <w:p w14:paraId="11B5034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girl and a boy. </w:t>
      </w:r>
    </w:p>
    <w:p w14:paraId="684CB9F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child torn between two bodies. </w:t>
      </w:r>
    </w:p>
    <w:p w14:paraId="6287823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Twin girls. </w:t>
      </w:r>
    </w:p>
    <w:p w14:paraId="039B3C05" w14:textId="77777777" w:rsidR="00BE0467" w:rsidRPr="00C66689" w:rsidRDefault="00BE0467" w:rsidP="00726732">
      <w:pPr>
        <w:pStyle w:val="NoSpacing"/>
        <w:rPr>
          <w:rFonts w:ascii="Montserrat" w:hAnsi="Montserrat"/>
          <w:sz w:val="24"/>
        </w:rPr>
      </w:pPr>
    </w:p>
    <w:p w14:paraId="755A3C9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boy who died and was reborn. </w:t>
      </w:r>
    </w:p>
    <w:p w14:paraId="21D3769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man whose childhood memories were memories of the boy’s future. </w:t>
      </w:r>
    </w:p>
    <w:p w14:paraId="4878B9D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man who had to see to it that the boy grew up to be a man. </w:t>
      </w:r>
    </w:p>
    <w:p w14:paraId="5A7E8881" w14:textId="77777777" w:rsidR="00BE0467" w:rsidRPr="00C66689" w:rsidRDefault="00BE0467" w:rsidP="00726732">
      <w:pPr>
        <w:pStyle w:val="NoSpacing"/>
        <w:rPr>
          <w:rFonts w:ascii="Montserrat" w:hAnsi="Montserrat"/>
          <w:sz w:val="24"/>
        </w:rPr>
      </w:pPr>
    </w:p>
    <w:p w14:paraId="4347B26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14:paraId="3094D937" w14:textId="77777777" w:rsidR="00BE0467" w:rsidRPr="00C66689" w:rsidRDefault="00BE0467" w:rsidP="00726732">
      <w:pPr>
        <w:pStyle w:val="NoSpacing"/>
        <w:rPr>
          <w:rFonts w:ascii="Montserrat" w:hAnsi="Montserrat"/>
          <w:sz w:val="24"/>
        </w:rPr>
      </w:pPr>
    </w:p>
    <w:p w14:paraId="595DCFB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14:paraId="7EF7B823" w14:textId="77777777" w:rsidR="00BE0467" w:rsidRPr="00C66689" w:rsidRDefault="00BE0467" w:rsidP="00726732">
      <w:pPr>
        <w:pStyle w:val="NoSpacing"/>
        <w:rPr>
          <w:rFonts w:ascii="Montserrat" w:hAnsi="Montserrat"/>
          <w:sz w:val="24"/>
        </w:rPr>
      </w:pPr>
    </w:p>
    <w:p w14:paraId="00600A2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w:t>
      </w:r>
      <w:r w:rsidRPr="00C66689">
        <w:rPr>
          <w:rFonts w:ascii="Montserrat" w:hAnsi="Montserrat"/>
          <w:sz w:val="24"/>
        </w:rPr>
        <w:t xml:space="preserve">look at what her mother was trying to hide and—the next thing she knew, she was through teleporting and running for dear life. Or was she fighting for her life? The minds of mother and daughter passed through each other, and doubled the potential of that teleport. </w:t>
      </w:r>
    </w:p>
    <w:p w14:paraId="7F735D1A" w14:textId="77777777" w:rsidR="00BE0467" w:rsidRPr="00C66689" w:rsidRDefault="00BE0467" w:rsidP="00726732">
      <w:pPr>
        <w:pStyle w:val="NoSpacing"/>
        <w:rPr>
          <w:rFonts w:ascii="Montserrat" w:hAnsi="Montserrat"/>
          <w:sz w:val="24"/>
        </w:rPr>
      </w:pPr>
    </w:p>
    <w:p w14:paraId="07C798D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14:paraId="0F3F7C00" w14:textId="77777777" w:rsidR="00BE0467" w:rsidRPr="00C66689" w:rsidRDefault="00BE0467" w:rsidP="00726732">
      <w:pPr>
        <w:pStyle w:val="NoSpacing"/>
        <w:rPr>
          <w:rFonts w:ascii="Montserrat" w:hAnsi="Montserrat"/>
          <w:sz w:val="24"/>
        </w:rPr>
      </w:pPr>
    </w:p>
    <w:p w14:paraId="1184C43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ghost that haunted her daughters’ thoughts. </w:t>
      </w:r>
    </w:p>
    <w:p w14:paraId="2D6794D9" w14:textId="77777777" w:rsidR="00BE0467" w:rsidRPr="00C66689" w:rsidRDefault="00BE0467" w:rsidP="00726732">
      <w:pPr>
        <w:pStyle w:val="NoSpacing"/>
        <w:rPr>
          <w:rFonts w:ascii="Montserrat" w:hAnsi="Montserrat"/>
          <w:sz w:val="24"/>
        </w:rPr>
      </w:pPr>
    </w:p>
    <w:p w14:paraId="79C604C5" w14:textId="77777777" w:rsidR="00BE0467" w:rsidRPr="00C66689" w:rsidRDefault="00C66689" w:rsidP="00726732">
      <w:pPr>
        <w:pStyle w:val="NoSpacing"/>
        <w:rPr>
          <w:rFonts w:ascii="Montserrat" w:hAnsi="Montserrat"/>
          <w:sz w:val="24"/>
        </w:rPr>
      </w:pPr>
      <w:r w:rsidRPr="00C66689">
        <w:rPr>
          <w:rFonts w:ascii="Montserrat" w:hAnsi="Montserrat"/>
          <w:sz w:val="24"/>
        </w:rPr>
        <w:t>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w:t>
      </w:r>
      <w:r w:rsidRPr="00C66689">
        <w:rPr>
          <w:rFonts w:ascii="Montserrat" w:hAnsi="Montserrat"/>
          <w:sz w:val="24"/>
        </w:rPr>
        <w:t xml:space="preserve">. </w:t>
      </w:r>
    </w:p>
    <w:p w14:paraId="3CB205C2" w14:textId="77777777" w:rsidR="00BE0467" w:rsidRPr="00C66689" w:rsidRDefault="00BE0467" w:rsidP="00726732">
      <w:pPr>
        <w:pStyle w:val="NoSpacing"/>
        <w:rPr>
          <w:rFonts w:ascii="Montserrat" w:hAnsi="Montserrat"/>
          <w:sz w:val="24"/>
        </w:rPr>
      </w:pPr>
    </w:p>
    <w:p w14:paraId="1493B7A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 the point when ash and ember step into the past, ember, having emerged from the shadow of the paradox, is also preparing to return to the life she lost. Even as she sets out for home, she confronts her remaining enemies, the demons and the dragon. </w:t>
      </w:r>
    </w:p>
    <w:p w14:paraId="01F827EE" w14:textId="77777777" w:rsidR="00BE0467" w:rsidRPr="00C66689" w:rsidRDefault="00BE0467" w:rsidP="00726732">
      <w:pPr>
        <w:pStyle w:val="NoSpacing"/>
        <w:rPr>
          <w:rFonts w:ascii="Montserrat" w:hAnsi="Montserrat"/>
          <w:sz w:val="24"/>
        </w:rPr>
      </w:pPr>
    </w:p>
    <w:p w14:paraId="28208EC8" w14:textId="77777777" w:rsidR="00BE0467" w:rsidRPr="00C66689" w:rsidRDefault="00C66689" w:rsidP="00726732">
      <w:pPr>
        <w:pStyle w:val="NoSpacing"/>
        <w:rPr>
          <w:rFonts w:ascii="Montserrat" w:hAnsi="Montserrat"/>
          <w:sz w:val="24"/>
        </w:rPr>
      </w:pPr>
      <w:r w:rsidRPr="00C66689">
        <w:rPr>
          <w:rFonts w:ascii="Montserrat" w:hAnsi="Montserrat"/>
          <w:sz w:val="24"/>
        </w:rPr>
        <w:t>Ash ember had turned to ash to offer comfort after his complement’s imprisonment. Ash had been stunned to find comfort in the dragon twin. In the days following, ash ember revealed that ash and ember’s seed had been switched with the seed they themselves originated from. There were parts of the paradox that he could only guess at, but it was possible to determine that the old emperor’s assumption was right. The imperial line did descend from ash and ember, but only ash’s mind was in a position to pass on to</w:t>
      </w:r>
      <w:r w:rsidRPr="00C66689">
        <w:rPr>
          <w:rFonts w:ascii="Montserrat" w:hAnsi="Montserrat"/>
          <w:sz w:val="24"/>
        </w:rPr>
        <w:t xml:space="preserve"> that line. Ash and ash ember realized that an important decision had to be made once they recovered ember’s seed. Ash and ember had formed a bond between them, something far stronger than any of the following generations could replace without her mind to sustain it. Ash could not imagine living a thousand generations without her. He did not want his mind to pass on to their redoubts if hers did not, nor did he want his memories diluted by millennia of intervening experience on the slim hope of his personal</w:t>
      </w:r>
      <w:r w:rsidRPr="00C66689">
        <w:rPr>
          <w:rFonts w:ascii="Montserrat" w:hAnsi="Montserrat"/>
          <w:sz w:val="24"/>
        </w:rPr>
        <w:t>ity surviving to reunite with her at the end of her temporal exile. He had known her, and knew that she actually emerged from the shadow of paradox to live on in the future. She had been in heat, and the two of them had tried to conceive in aes, but there had not been time. He had to return to the future. Otherwise, it was not likely that another seed would be conceived by ember. Her body had not fulfilled the imperative of heat, and the difference in generations between her and ire coal might prevent the t</w:t>
      </w:r>
      <w:r w:rsidRPr="00C66689">
        <w:rPr>
          <w:rFonts w:ascii="Montserrat" w:hAnsi="Montserrat"/>
          <w:sz w:val="24"/>
        </w:rPr>
        <w:t>wo of them from uniting. If they did not, or could not, she would not have the option of rebirth. If she died, it was unlikely her minds would find its way to a body living so far in the past. There was, however, one way ash and ember could be reunited. If ash died, before ember’s seed was quickened, and if ash ember captured his mind and reincarnated it in her own seed, as dusk had originally claimed to have done with ash, that seed could be locked into stasis. Everything ash was right now would be preserv</w:t>
      </w:r>
      <w:r w:rsidRPr="00C66689">
        <w:rPr>
          <w:rFonts w:ascii="Montserrat" w:hAnsi="Montserrat"/>
          <w:sz w:val="24"/>
        </w:rPr>
        <w:t xml:space="preserve">ed for ember. If ash ember was right, that in the future she would be dusk, that feigned pregnancy could in fact be used to bear ash, reincarnated from the present past. </w:t>
      </w:r>
    </w:p>
    <w:p w14:paraId="041266C7"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50FD9BC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 </w:t>
      </w:r>
    </w:p>
    <w:p w14:paraId="2C4E506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ember fought to return to the life that paradox disrupted, she was devoured by a dragon. Once again her soul was twinned. As girls, dawn and ember could not trigger the devouring embrace, no matter how intimate they were. Even assuming a male form, as a dragon could, dawn had the gift of the phoenix and was self possessed. Her identity was equal and opposite to ember’s. With the memories they shared, they could at last truly be twins, sisters, lovers, friends, allies. It was the realization of an ideal. </w:t>
      </w:r>
      <w:r w:rsidRPr="00C66689">
        <w:rPr>
          <w:rFonts w:ascii="Montserrat" w:hAnsi="Montserrat"/>
          <w:sz w:val="24"/>
        </w:rPr>
        <w:t xml:space="preserve">Of course there was still two lives to reclaim, a place for each of them. Only ash would not return from the wilderness—he survived as a memory from the distant past in dusk. </w:t>
      </w:r>
    </w:p>
    <w:p w14:paraId="536F45DA" w14:textId="77777777" w:rsidR="00BE0467" w:rsidRPr="00C66689" w:rsidRDefault="00BE0467" w:rsidP="00726732">
      <w:pPr>
        <w:pStyle w:val="NoSpacing"/>
        <w:rPr>
          <w:rFonts w:ascii="Montserrat" w:hAnsi="Montserrat"/>
          <w:sz w:val="24"/>
        </w:rPr>
      </w:pPr>
    </w:p>
    <w:p w14:paraId="6ED78C24" w14:textId="77777777" w:rsidR="00BE0467" w:rsidRPr="00C66689" w:rsidRDefault="00C66689" w:rsidP="00726732">
      <w:pPr>
        <w:pStyle w:val="NoSpacing"/>
        <w:rPr>
          <w:rFonts w:ascii="Montserrat" w:hAnsi="Montserrat"/>
          <w:sz w:val="24"/>
        </w:rPr>
      </w:pPr>
      <w:r w:rsidRPr="00C66689">
        <w:rPr>
          <w:rFonts w:ascii="Montserrat" w:hAnsi="Montserrat"/>
          <w:sz w:val="24"/>
        </w:rPr>
        <w:t>When phoenix became passion and rage, it was as if her soul has become two souls for phoenix had attained the dragon’s gift in her first encounter with a dragon when she was still unconscious of dreaming the dream. The only thing that could end that dual existence was the devouring embrace. The only thing that was left of phoenix was the seed within passion. Because the laws of paradox regarded passion and rage as two souls, and because the world they existed in was anchored in passion’s mind, they phase sh</w:t>
      </w:r>
      <w:r w:rsidRPr="00C66689">
        <w:rPr>
          <w:rFonts w:ascii="Montserrat" w:hAnsi="Montserrat"/>
          <w:sz w:val="24"/>
        </w:rPr>
        <w:t xml:space="preserve">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w:t>
      </w:r>
      <w:r w:rsidRPr="00C66689">
        <w:rPr>
          <w:rFonts w:ascii="Montserrat" w:hAnsi="Montserrat"/>
          <w:sz w:val="24"/>
        </w:rPr>
        <w:t xml:space="preserve">paradox of becoming her own surrogate mother and thus ensuring her own birth. Her potential was so great that she had to embody it, and embody it safely. </w:t>
      </w:r>
    </w:p>
    <w:p w14:paraId="5E283A03" w14:textId="77777777" w:rsidR="00BE0467" w:rsidRPr="00C66689" w:rsidRDefault="00BE0467" w:rsidP="00726732">
      <w:pPr>
        <w:pStyle w:val="NoSpacing"/>
        <w:rPr>
          <w:rFonts w:ascii="Montserrat" w:hAnsi="Montserrat"/>
          <w:sz w:val="24"/>
        </w:rPr>
      </w:pPr>
    </w:p>
    <w:p w14:paraId="48466586"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4FB196C0" w14:textId="77777777" w:rsidR="00BE0467" w:rsidRPr="00C66689" w:rsidRDefault="00BE0467" w:rsidP="00726732">
      <w:pPr>
        <w:pStyle w:val="NoSpacing"/>
        <w:rPr>
          <w:rFonts w:ascii="Montserrat" w:hAnsi="Montserrat"/>
          <w:sz w:val="24"/>
        </w:rPr>
      </w:pPr>
    </w:p>
    <w:p w14:paraId="6AF1321E" w14:textId="77777777" w:rsidR="00BE0467" w:rsidRPr="00C66689" w:rsidRDefault="00C66689" w:rsidP="00726732">
      <w:pPr>
        <w:pStyle w:val="NoSpacing"/>
        <w:rPr>
          <w:rFonts w:ascii="Montserrat" w:hAnsi="Montserrat"/>
          <w:sz w:val="24"/>
        </w:rPr>
      </w:pPr>
      <w:r w:rsidRPr="00C66689">
        <w:rPr>
          <w:rFonts w:ascii="Montserrat" w:hAnsi="Montserrat"/>
          <w:sz w:val="24"/>
        </w:rPr>
        <w:t>Episode I: Unmodified</w:t>
      </w:r>
    </w:p>
    <w:p w14:paraId="421C9818" w14:textId="77777777" w:rsidR="00BE0467" w:rsidRPr="00C66689" w:rsidRDefault="00BE0467" w:rsidP="00726732">
      <w:pPr>
        <w:pStyle w:val="NoSpacing"/>
        <w:rPr>
          <w:rFonts w:ascii="Montserrat" w:hAnsi="Montserrat"/>
          <w:sz w:val="24"/>
        </w:rPr>
      </w:pPr>
    </w:p>
    <w:p w14:paraId="5E039979" w14:textId="77777777" w:rsidR="00BE0467" w:rsidRPr="00C66689" w:rsidRDefault="00C66689" w:rsidP="00726732">
      <w:pPr>
        <w:pStyle w:val="NoSpacing"/>
        <w:rPr>
          <w:rFonts w:ascii="Montserrat" w:hAnsi="Montserrat"/>
          <w:sz w:val="24"/>
        </w:rPr>
      </w:pPr>
      <w:r w:rsidRPr="00C66689">
        <w:rPr>
          <w:rFonts w:ascii="Montserrat" w:hAnsi="Montserrat"/>
          <w:sz w:val="24"/>
        </w:rPr>
        <w:t>Premise</w:t>
      </w:r>
    </w:p>
    <w:p w14:paraId="4B239F1B" w14:textId="77777777" w:rsidR="00BE0467" w:rsidRPr="00C66689" w:rsidRDefault="00BE0467" w:rsidP="00726732">
      <w:pPr>
        <w:pStyle w:val="NoSpacing"/>
        <w:rPr>
          <w:rFonts w:ascii="Montserrat" w:hAnsi="Montserrat"/>
          <w:sz w:val="24"/>
        </w:rPr>
      </w:pPr>
    </w:p>
    <w:p w14:paraId="309BBB1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goes through the process of self conception, and the struggle for self possession. Ember begins her long journey caught between two worlds. Her story begins at the end of her childhood, and focuses on a series of events that force her to confront herself. </w:t>
      </w:r>
    </w:p>
    <w:p w14:paraId="6164DA29" w14:textId="77777777" w:rsidR="00BE0467" w:rsidRPr="00C66689" w:rsidRDefault="00BE0467" w:rsidP="00726732">
      <w:pPr>
        <w:pStyle w:val="NoSpacing"/>
        <w:rPr>
          <w:rFonts w:ascii="Montserrat" w:hAnsi="Montserrat"/>
          <w:sz w:val="24"/>
        </w:rPr>
      </w:pPr>
    </w:p>
    <w:p w14:paraId="7512464F" w14:textId="77777777" w:rsidR="00BE0467" w:rsidRPr="00C66689" w:rsidRDefault="00C66689" w:rsidP="00726732">
      <w:pPr>
        <w:pStyle w:val="NoSpacing"/>
        <w:rPr>
          <w:rFonts w:ascii="Montserrat" w:hAnsi="Montserrat"/>
          <w:sz w:val="24"/>
        </w:rPr>
      </w:pPr>
      <w:r w:rsidRPr="00C66689">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w:t>
      </w:r>
      <w:r w:rsidRPr="00C66689">
        <w:rPr>
          <w:rFonts w:ascii="Montserrat" w:hAnsi="Montserrat"/>
          <w:sz w:val="24"/>
        </w:rPr>
        <w:t xml:space="preserve">eams chance to become real. For two, to whom life has become almost a dream, an impossible opportunity has opened up the abyss of the unknowable mind. Appetite—desire, lures them in. </w:t>
      </w:r>
    </w:p>
    <w:p w14:paraId="592048B9" w14:textId="77777777" w:rsidR="00BE0467" w:rsidRPr="00C66689" w:rsidRDefault="00BE0467" w:rsidP="00726732">
      <w:pPr>
        <w:pStyle w:val="NoSpacing"/>
        <w:rPr>
          <w:rFonts w:ascii="Montserrat" w:hAnsi="Montserrat"/>
          <w:sz w:val="24"/>
        </w:rPr>
      </w:pPr>
    </w:p>
    <w:p w14:paraId="4692BD2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One wonders what lurks beneath a human face. She, a vibrant child of intuition. He, a timeless apparition of doubt. Once behind each others masks, they will know. The devourer and the amaranth. A dragon and a phoenix. </w:t>
      </w:r>
    </w:p>
    <w:p w14:paraId="066F096A" w14:textId="77777777" w:rsidR="00BE0467" w:rsidRPr="00C66689" w:rsidRDefault="00BE0467" w:rsidP="00726732">
      <w:pPr>
        <w:pStyle w:val="NoSpacing"/>
        <w:rPr>
          <w:rFonts w:ascii="Montserrat" w:hAnsi="Montserrat"/>
          <w:sz w:val="24"/>
        </w:rPr>
      </w:pPr>
    </w:p>
    <w:p w14:paraId="6CC8DA3B" w14:textId="77777777" w:rsidR="00BE0467" w:rsidRPr="00C66689" w:rsidRDefault="00C66689" w:rsidP="00726732">
      <w:pPr>
        <w:pStyle w:val="NoSpacing"/>
        <w:rPr>
          <w:rFonts w:ascii="Montserrat" w:hAnsi="Montserrat"/>
          <w:sz w:val="24"/>
        </w:rPr>
      </w:pPr>
      <w:r w:rsidRPr="00C66689">
        <w:rPr>
          <w:rFonts w:ascii="Montserrat" w:hAnsi="Montserrat"/>
          <w:sz w:val="24"/>
        </w:rPr>
        <w:t>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14:paraId="70690882" w14:textId="77777777" w:rsidR="00BE0467" w:rsidRPr="00C66689" w:rsidRDefault="00BE0467" w:rsidP="00726732">
      <w:pPr>
        <w:pStyle w:val="NoSpacing"/>
        <w:rPr>
          <w:rFonts w:ascii="Montserrat" w:hAnsi="Montserrat"/>
          <w:sz w:val="24"/>
        </w:rPr>
      </w:pPr>
    </w:p>
    <w:p w14:paraId="087865D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14:paraId="0DE74093" w14:textId="77777777" w:rsidR="00BE0467" w:rsidRPr="00C66689" w:rsidRDefault="00BE0467" w:rsidP="00726732">
      <w:pPr>
        <w:pStyle w:val="NoSpacing"/>
        <w:rPr>
          <w:rFonts w:ascii="Montserrat" w:hAnsi="Montserrat"/>
          <w:sz w:val="24"/>
        </w:rPr>
      </w:pPr>
    </w:p>
    <w:p w14:paraId="7BA4F09C" w14:textId="77777777" w:rsidR="00BE0467" w:rsidRPr="00C66689" w:rsidRDefault="00C66689" w:rsidP="00726732">
      <w:pPr>
        <w:pStyle w:val="NoSpacing"/>
        <w:rPr>
          <w:rFonts w:ascii="Montserrat" w:hAnsi="Montserrat"/>
          <w:sz w:val="24"/>
        </w:rPr>
      </w:pPr>
      <w:r w:rsidRPr="00C66689">
        <w:rPr>
          <w:rFonts w:ascii="Montserrat" w:hAnsi="Montserrat"/>
          <w:sz w:val="24"/>
        </w:rPr>
        <w:t>In the ongoing inter cultural exposure which is going on, the exchange of some necromantic lore provides a glance at the power of the object which serves dawn. Ember, witnessing this again, but for the first time as we can recall, asks about it. Thus is the nature of the book of will be revealed to her, and us.</w:t>
      </w:r>
    </w:p>
    <w:p w14:paraId="01AF8D22" w14:textId="77777777" w:rsidR="00BE0467" w:rsidRPr="00C66689" w:rsidRDefault="00BE0467" w:rsidP="00726732">
      <w:pPr>
        <w:pStyle w:val="NoSpacing"/>
        <w:rPr>
          <w:rFonts w:ascii="Montserrat" w:hAnsi="Montserrat"/>
          <w:sz w:val="24"/>
        </w:rPr>
      </w:pPr>
    </w:p>
    <w:p w14:paraId="46C5F997" w14:textId="77777777" w:rsidR="00BE0467" w:rsidRPr="00C66689" w:rsidRDefault="00C66689" w:rsidP="00726732">
      <w:pPr>
        <w:pStyle w:val="NoSpacing"/>
        <w:rPr>
          <w:rFonts w:ascii="Montserrat" w:hAnsi="Montserrat"/>
          <w:sz w:val="24"/>
        </w:rPr>
      </w:pPr>
      <w:r w:rsidRPr="00C66689">
        <w:rPr>
          <w:rFonts w:ascii="Montserrat" w:hAnsi="Montserrat"/>
          <w:sz w:val="24"/>
        </w:rPr>
        <w:t>Primal Inspiration</w:t>
      </w:r>
    </w:p>
    <w:p w14:paraId="3404DE17" w14:textId="77777777" w:rsidR="00BE0467" w:rsidRPr="00C66689" w:rsidRDefault="00BE0467" w:rsidP="00726732">
      <w:pPr>
        <w:pStyle w:val="NoSpacing"/>
        <w:rPr>
          <w:rFonts w:ascii="Montserrat" w:hAnsi="Montserrat"/>
          <w:sz w:val="24"/>
        </w:rPr>
      </w:pPr>
    </w:p>
    <w:p w14:paraId="39C8E6BB" w14:textId="77777777" w:rsidR="00BE0467" w:rsidRPr="00C66689" w:rsidRDefault="00C66689" w:rsidP="00726732">
      <w:pPr>
        <w:pStyle w:val="NoSpacing"/>
        <w:rPr>
          <w:rFonts w:ascii="Montserrat" w:hAnsi="Montserrat"/>
          <w:sz w:val="24"/>
        </w:rPr>
      </w:pPr>
      <w:r w:rsidRPr="00C66689">
        <w:rPr>
          <w:rFonts w:ascii="Montserrat" w:hAnsi="Montserrat"/>
          <w:sz w:val="24"/>
        </w:rPr>
        <w:t>A child is brought before nineveh, the young avatar and spiritual leader of the jien, as evidence of a breach of the peace between aena and aeva. A child who proves to be the daughter of no jien. (mystery)’s embrace becomes a possession beyond her endurance under the pressures of this challenge to the jien. Focus is on (mystery). She is our introduction to the jien as the one jien at that time with an unlimited perspective of her race. Alyn, the red maned child, is her personal responsibility, a question sh</w:t>
      </w:r>
      <w:r w:rsidRPr="00C66689">
        <w:rPr>
          <w:rFonts w:ascii="Montserrat" w:hAnsi="Montserrat"/>
          <w:sz w:val="24"/>
        </w:rPr>
        <w:t xml:space="preserve">e must find an answer to under the wing of (ember). Knowing no other way, alyn is raised as jien. As a jien, there is a test—of blooding and the calling—from which this alyn child rises as (ember)jien and ninevehn. Like (mystery), she is embraced by (ember), and like (mystery), her spirit and mind are fused inseparably with that divine state of awareness. </w:t>
      </w:r>
    </w:p>
    <w:p w14:paraId="6B486D9F" w14:textId="77777777" w:rsidR="00BE0467" w:rsidRPr="00C66689" w:rsidRDefault="00BE0467" w:rsidP="00726732">
      <w:pPr>
        <w:pStyle w:val="NoSpacing"/>
        <w:rPr>
          <w:rFonts w:ascii="Montserrat" w:hAnsi="Montserrat"/>
          <w:sz w:val="24"/>
        </w:rPr>
      </w:pPr>
    </w:p>
    <w:p w14:paraId="54A256DC" w14:textId="77777777" w:rsidR="00BE0467" w:rsidRPr="00C66689" w:rsidRDefault="00C66689" w:rsidP="00726732">
      <w:pPr>
        <w:pStyle w:val="NoSpacing"/>
        <w:rPr>
          <w:rFonts w:ascii="Montserrat" w:hAnsi="Montserrat"/>
          <w:sz w:val="24"/>
        </w:rPr>
      </w:pPr>
      <w:r w:rsidRPr="00C66689">
        <w:rPr>
          <w:rFonts w:ascii="Montserrat" w:hAnsi="Montserrat"/>
          <w:sz w:val="24"/>
        </w:rPr>
        <w:t>The first period is focused on issues of social dynamics, position, favor, responsibility and authority and a situation of access to absolute power. The struggle for the heroine [as it were] is her determination to deal with being saddled with this absolute authority and responsibility. She tries to discharge the obligation of the power and hopefully retire back to a scale she can deal with. The realization that the power cannot be discharged, and subtle influences distracting her with seductive and sensual</w:t>
      </w:r>
      <w:r w:rsidRPr="00C66689">
        <w:rPr>
          <w:rFonts w:ascii="Montserrat" w:hAnsi="Montserrat"/>
          <w:sz w:val="24"/>
        </w:rPr>
        <w:t xml:space="preserve"> submissions to the delights inherent in that power combine in a way that lead her into darkness, death and destruction. The conflict within her reaches its crisis when she finally forces herself to realize that she cannot discharge or deal with the power. She must go where none can follow, and too, she must take with her those she has influenced and those who are strong enough to keep her in check [demons and angels and no few nys]. She has to resist the temptations for destruction and carry herself away t</w:t>
      </w:r>
      <w:r w:rsidRPr="00C66689">
        <w:rPr>
          <w:rFonts w:ascii="Montserrat" w:hAnsi="Montserrat"/>
          <w:sz w:val="24"/>
        </w:rPr>
        <w:t>o exile in the great abyss. Jien avatars are normally rare, being individuals with such vast psionic potential that they can extrapolate from a god’s eye view. Typically an individual can only maintain the necessary psychological equilibrium of this state only for a while, but in the cases of (mystery) and alyn, or as some call her, ember, this proves not to be the case. The power at (mystery)’s disposal, for the fourteen years in which alyn is her personal charge, proves subtly seductive and arguably warps</w:t>
      </w:r>
      <w:r w:rsidRPr="00C66689">
        <w:rPr>
          <w:rFonts w:ascii="Montserrat" w:hAnsi="Montserrat"/>
          <w:sz w:val="24"/>
        </w:rPr>
        <w:t xml:space="preserve"> her. </w:t>
      </w:r>
    </w:p>
    <w:p w14:paraId="72EB178D" w14:textId="77777777" w:rsidR="00BE0467" w:rsidRPr="00C66689" w:rsidRDefault="00BE0467" w:rsidP="00726732">
      <w:pPr>
        <w:pStyle w:val="NoSpacing"/>
        <w:rPr>
          <w:rFonts w:ascii="Montserrat" w:hAnsi="Montserrat"/>
          <w:sz w:val="24"/>
        </w:rPr>
      </w:pPr>
    </w:p>
    <w:p w14:paraId="3FF37010" w14:textId="77777777" w:rsidR="00BE0467" w:rsidRPr="00C66689" w:rsidRDefault="00C66689" w:rsidP="00726732">
      <w:pPr>
        <w:pStyle w:val="NoSpacing"/>
        <w:rPr>
          <w:rFonts w:ascii="Montserrat" w:hAnsi="Montserrat"/>
          <w:sz w:val="24"/>
        </w:rPr>
      </w:pPr>
      <w:r w:rsidRPr="00C66689">
        <w:rPr>
          <w:rFonts w:ascii="Montserrat" w:hAnsi="Montserrat"/>
          <w:sz w:val="24"/>
        </w:rPr>
        <w:t>(mystery)’s story begins with her calling and memories of her blooding. She arises from the water haunted by something more than what she brought with her. The precedent of the guide, nineveh, has long been known, a message passed in the dark embrace to lead the jien of (ember) toward some new development. With this message, there is always a magnification of the scope of the ninevehn’s power. She will be placed at the head of her race utterly unprepared for her calling’s demands, and she will be the one to</w:t>
      </w:r>
      <w:r w:rsidRPr="00C66689">
        <w:rPr>
          <w:rFonts w:ascii="Montserrat" w:hAnsi="Montserrat"/>
          <w:sz w:val="24"/>
        </w:rPr>
        <w:t xml:space="preserve"> receive the sending of the nys. The alyn child is blooded; jien and nys wait to see if the source will judge this creature to be more than animal. (mystery) tries all she can in the interim to discharge her service to the will of nineveh. She sees the discovery of this new race as the cause, and directs the jien to take alyn into its fold and spread its seed through out creation so that it might thrive. And slowly, the scope of the power begins to drive her mad. She is swallowed by the sensual and destruct</w:t>
      </w:r>
      <w:r w:rsidRPr="00C66689">
        <w:rPr>
          <w:rFonts w:ascii="Montserrat" w:hAnsi="Montserrat"/>
          <w:sz w:val="24"/>
        </w:rPr>
        <w:t xml:space="preserve">ive potential as her perspective is overwhelmed. When the time for the red maned alyn to be queried, and she in turn is called to serve as ninevehn, (mystery) discovers that the will of nineveh remains with her. The nys see; they watch and wait. In time, in self exile, she comes to realize that she is different than other ninevehn. She is possessed by a consciousness as powerful as creation itself using her, assuming her life, assuming her. For some reason creation itself has become fixated on her. Unsure, </w:t>
      </w:r>
      <w:r w:rsidRPr="00C66689">
        <w:rPr>
          <w:rFonts w:ascii="Montserrat" w:hAnsi="Montserrat"/>
          <w:sz w:val="24"/>
        </w:rPr>
        <w:t>however, if it desires to love her as an other, or to be her and so know itself, defined and expressed. Much of her understanding of these things comes during her exile, but to act on them she must leave exile and return to the veil to see if the possessive will of nineveh can be lured to express itself, to face itself in another, ember, and bear the responsibility of its own authority. This will come about in the tale of (ember)jien :</w:t>
      </w:r>
    </w:p>
    <w:p w14:paraId="791EE8C1" w14:textId="77777777" w:rsidR="00BE0467" w:rsidRPr="00C66689" w:rsidRDefault="00BE0467" w:rsidP="00726732">
      <w:pPr>
        <w:pStyle w:val="NoSpacing"/>
        <w:rPr>
          <w:rFonts w:ascii="Montserrat" w:hAnsi="Montserrat"/>
          <w:sz w:val="24"/>
        </w:rPr>
      </w:pPr>
    </w:p>
    <w:p w14:paraId="31D4373D" w14:textId="77777777" w:rsidR="00BE0467" w:rsidRPr="00C66689" w:rsidRDefault="00C66689" w:rsidP="00726732">
      <w:pPr>
        <w:pStyle w:val="NoSpacing"/>
        <w:rPr>
          <w:rFonts w:ascii="Montserrat" w:hAnsi="Montserrat"/>
          <w:sz w:val="24"/>
        </w:rPr>
      </w:pPr>
      <w:r w:rsidRPr="00C66689">
        <w:rPr>
          <w:rFonts w:ascii="Montserrat" w:hAnsi="Montserrat"/>
          <w:sz w:val="24"/>
        </w:rPr>
        <w:t>A lonely soul no longer jien, alyn, or truly even female, ember lives under the judgment of every sentient in the (ember). Her personal power is without rival save one, her mentor and perhaps even her lover (mystery), but she is no longer the (ember)jien she once was. She is aware that she is the only representative of the native interests of the alyn, but that in itself is a threat for her former people. Because of her transformation, alyn are slowly becoming seen as a dangerous element in the heavenly bal</w:t>
      </w:r>
      <w:r w:rsidRPr="00C66689">
        <w:rPr>
          <w:rFonts w:ascii="Montserrat" w:hAnsi="Montserrat"/>
          <w:sz w:val="24"/>
        </w:rPr>
        <w:t>ance. It takes a few generations for sides to polarize, but inevitably the wedge is driven. The hunters are loosed to sever the bonds formed between jien and alyn and she is their ultimate target. The awesome defense of herself shames her and forces her mentor to full fill a pact against her in the event that she “abused” her power so. (mystery) finds her and even as she strives to fulfill her obligation to destroy her they consummate their love. The conception and birth of a child is obscured by the destru</w:t>
      </w:r>
      <w:r w:rsidRPr="00C66689">
        <w:rPr>
          <w:rFonts w:ascii="Montserrat" w:hAnsi="Montserrat"/>
          <w:sz w:val="24"/>
        </w:rPr>
        <w:t xml:space="preserve">ction of a world. The child is the key to a gateway. The casualties of this opening battle in an endless war are shifted to a remote corner of creation. Among them is hidden an (ember)jien born, and two (ember)jien weary unto death from battling each other. However, each has come to terms with their place in the (ember). These two worlds upon which so many jien, alyn and even nys have been stranded also hide a soul born in </w:t>
      </w:r>
    </w:p>
    <w:p w14:paraId="3557F434" w14:textId="77777777" w:rsidR="00BE0467" w:rsidRPr="00C66689" w:rsidRDefault="00BE0467" w:rsidP="00726732">
      <w:pPr>
        <w:pStyle w:val="NoSpacing"/>
        <w:rPr>
          <w:rFonts w:ascii="Montserrat" w:hAnsi="Montserrat"/>
          <w:sz w:val="24"/>
        </w:rPr>
      </w:pPr>
    </w:p>
    <w:p w14:paraId="0A404EF4" w14:textId="77777777" w:rsidR="00BE0467" w:rsidRPr="00C66689" w:rsidRDefault="00C66689" w:rsidP="00726732">
      <w:pPr>
        <w:pStyle w:val="NoSpacing"/>
        <w:rPr>
          <w:rFonts w:ascii="Montserrat" w:hAnsi="Montserrat"/>
          <w:sz w:val="24"/>
        </w:rPr>
      </w:pPr>
      <w:r w:rsidRPr="00C66689">
        <w:rPr>
          <w:rFonts w:ascii="Montserrat" w:hAnsi="Montserrat"/>
          <w:sz w:val="24"/>
        </w:rPr>
        <w:t>Ember, the child of the avatars, is slain upon reaching anthnev to close the portal. The child is born with the godlike awareness of a nineveh avatar, and herself argues the necessity. However, being born (ember)jien, a seed of rebirth lies within the wreckage of her newborn flesh. It is this seed that is planted a thousand generations later in the body of an athlyn descendant of the fused races of anthnev to bring her back to a universe where alyn on scattered planets have raised themselves to the stars to</w:t>
      </w:r>
      <w:r w:rsidRPr="00C66689">
        <w:rPr>
          <w:rFonts w:ascii="Montserrat" w:hAnsi="Montserrat"/>
          <w:sz w:val="24"/>
        </w:rPr>
        <w:t xml:space="preserve"> face the continuing rapports of the war of the veil. The ember of anthnev is founded by the blood of her first body sacrificed for the good of the worlds of anthnev and aeirn. It will be her calling to reunite these two worlds with the universe, to make known that what the endless war had sought to prevent had long been accomplished here.</w:t>
      </w:r>
    </w:p>
    <w:p w14:paraId="602194DF" w14:textId="77777777" w:rsidR="00BE0467" w:rsidRPr="00C66689" w:rsidRDefault="00BE0467" w:rsidP="00726732">
      <w:pPr>
        <w:pStyle w:val="NoSpacing"/>
        <w:rPr>
          <w:rFonts w:ascii="Montserrat" w:hAnsi="Montserrat"/>
          <w:sz w:val="24"/>
        </w:rPr>
      </w:pPr>
    </w:p>
    <w:p w14:paraId="03590BA1" w14:textId="77777777" w:rsidR="00BE0467" w:rsidRPr="00C66689" w:rsidRDefault="00C66689" w:rsidP="00726732">
      <w:pPr>
        <w:pStyle w:val="NoSpacing"/>
        <w:rPr>
          <w:rFonts w:ascii="Montserrat" w:hAnsi="Montserrat"/>
          <w:sz w:val="24"/>
        </w:rPr>
      </w:pPr>
      <w:r w:rsidRPr="00C66689">
        <w:rPr>
          <w:rFonts w:ascii="Montserrat" w:hAnsi="Montserrat"/>
          <w:sz w:val="24"/>
        </w:rPr>
        <w:t>Arden eve sinclair was one of a group of three class iii psionics each explorer was assigned. Arden’s ship happened to be one of the twenty lost in translation due to a fatal data corruption. Seventeen of the lost explorers, through the heroic effort of arden and the other psi actives, manage to recover normal space far across the galactic disk. The damage sustained by the ships’ drives forced the explorers to seek a viable world to retreat to before their damaged ships failed. Arduous effort brings them wi</w:t>
      </w:r>
      <w:r w:rsidRPr="00C66689">
        <w:rPr>
          <w:rFonts w:ascii="Montserrat" w:hAnsi="Montserrat"/>
          <w:sz w:val="24"/>
        </w:rPr>
        <w:t>thin reach of a promising candidate which proves to be too promising. Arden, stumbling into first contact, confronts an alien too disturbingly human. Or worse, a human too disturbingly alien. They are invited to settle the achingly beautiful world in a carefully arranged isolation from the native establishments. An odd number of years of strictly limited contact between the two cultures itself takes a disturbing, perhaps threatening pattern in the eyes of the majority of the colonists. Fifty-one natives att</w:t>
      </w:r>
      <w:r w:rsidRPr="00C66689">
        <w:rPr>
          <w:rFonts w:ascii="Montserrat" w:hAnsi="Montserrat"/>
          <w:sz w:val="24"/>
        </w:rPr>
        <w:t>end to the colony; a number significantly equal to that of class iii psionics among the colonials and in whom their native guides invest the greatest part of their attention. Arden, as one of the fifty-one is caught between her personal and practical curiosity regarding their new home and its indigenous people, and her awareness of very dangerous unease among the psi blind colonists that daily threatens erupt into something darker and more primal. Arden finds herself poised on a very thin and deadly line be</w:t>
      </w:r>
      <w:r w:rsidRPr="00C66689">
        <w:rPr>
          <w:rFonts w:ascii="Montserrat" w:hAnsi="Montserrat"/>
          <w:sz w:val="24"/>
        </w:rPr>
        <w:t>tween the known and the unknown, unable to resist probing the paradox of these exotically human aliens.</w:t>
      </w:r>
    </w:p>
    <w:p w14:paraId="0A1FC016" w14:textId="77777777" w:rsidR="00BE0467" w:rsidRPr="00C66689" w:rsidRDefault="00BE0467" w:rsidP="00726732">
      <w:pPr>
        <w:pStyle w:val="NoSpacing"/>
        <w:rPr>
          <w:rFonts w:ascii="Montserrat" w:hAnsi="Montserrat"/>
          <w:sz w:val="24"/>
        </w:rPr>
      </w:pPr>
    </w:p>
    <w:p w14:paraId="7F18BFFD" w14:textId="77777777" w:rsidR="00BE0467" w:rsidRPr="00C66689" w:rsidRDefault="00C66689" w:rsidP="00726732">
      <w:pPr>
        <w:pStyle w:val="NoSpacing"/>
        <w:rPr>
          <w:rFonts w:ascii="Montserrat" w:hAnsi="Montserrat"/>
          <w:sz w:val="24"/>
        </w:rPr>
      </w:pPr>
      <w:r w:rsidRPr="00C66689">
        <w:rPr>
          <w:rFonts w:ascii="Montserrat" w:hAnsi="Montserrat"/>
          <w:sz w:val="24"/>
        </w:rPr>
        <w:t>Angel morgan sinclair, daughter of arden eve sinclair, and the youngest of thirteen half exotic children has a brilliant, intuitive mind. Angel also has a sensual, seductive nature. These two qualities draw the attention of a powerful and enigmatic exotic. From friendly acquaintances they grow to become lovers, until the night he awakens in her a power such as she could only imagine before. A sudden adversary, he pushes her to the edge of her sanity and beyond, and angel becomes ara dusk. Ara dusk wanders t</w:t>
      </w:r>
      <w:r w:rsidRPr="00C66689">
        <w:rPr>
          <w:rFonts w:ascii="Montserrat" w:hAnsi="Montserrat"/>
          <w:sz w:val="24"/>
        </w:rPr>
        <w:t>hrough the next eight decades struggling to learn what she has become, until the moment of crisis as her transformation comes to a climax. This bloody transformation exacts too terrible a price for her to bear. Ara dusk endures the agony and ecstasy of her transformation, resisting the devouring hunger that drives it, burning from within. Her power continues to grow, feeding on her body and soul, until she cannot contain it any more and ignites. A phoenix is born.</w:t>
      </w:r>
    </w:p>
    <w:p w14:paraId="738A4F5C" w14:textId="77777777" w:rsidR="00BE0467" w:rsidRPr="00C66689" w:rsidRDefault="00BE0467" w:rsidP="00726732">
      <w:pPr>
        <w:pStyle w:val="NoSpacing"/>
        <w:rPr>
          <w:rFonts w:ascii="Montserrat" w:hAnsi="Montserrat"/>
          <w:sz w:val="24"/>
        </w:rPr>
      </w:pPr>
    </w:p>
    <w:p w14:paraId="1C135F68"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2E3FCA4F" w14:textId="77777777" w:rsidR="00BE0467" w:rsidRPr="00C66689" w:rsidRDefault="00C66689" w:rsidP="00726732">
      <w:pPr>
        <w:pStyle w:val="NoSpacing"/>
        <w:rPr>
          <w:rFonts w:ascii="Montserrat" w:hAnsi="Montserrat"/>
          <w:sz w:val="24"/>
        </w:rPr>
      </w:pPr>
      <w:r w:rsidRPr="00C66689">
        <w:rPr>
          <w:rFonts w:ascii="Montserrat" w:hAnsi="Montserrat"/>
          <w:sz w:val="24"/>
        </w:rPr>
        <w:t>The first book will begin with ember’s birth, building on a dynamic that itself will not be fully explained save for the long difficult unraveling pursued in the first three books. A ruined exotic daughter, annjea</w:t>
      </w:r>
      <w:r w:rsidRPr="00C66689">
        <w:rPr>
          <w:rFonts w:ascii="Montserrat" w:hAnsi="Montserrat"/>
          <w:sz w:val="24"/>
        </w:rPr>
        <w:t xml:space="preserve"> became pregnant with kev, kim and kevin within her first period after menarche. In her and the l’voni twins the curse was intolerable strong; the curse of attraction—sexual potency. The scandal of this conception threatened to ruin a noble exotic house. For this the three “parents” were disowned and ran away. They were taken in by a circus troop (with reservations only barely assuaged by the silent influence of mor’ene’s grandfather—another exotic exile) where the children were born and pressed into servic</w:t>
      </w:r>
      <w:r w:rsidRPr="00C66689">
        <w:rPr>
          <w:rFonts w:ascii="Montserrat" w:hAnsi="Montserrat"/>
          <w:sz w:val="24"/>
        </w:rPr>
        <w:t>e at once. One of the crushing pressures weighed on the exotics is the secret of their race. Long before the exotics were forced to obscure their nature in the face of a genocidal war against them. Their recognition as exotics displaces their reality of being metamorphs. Because of what they are, they are strange in manner and disposition compared to humans, though they cannot be discerned from humans save by the best of adepts (of which there are so few left). However, to be accepted by the troop, this sec</w:t>
      </w:r>
      <w:r w:rsidRPr="00C66689">
        <w:rPr>
          <w:rFonts w:ascii="Montserrat" w:hAnsi="Montserrat"/>
          <w:sz w:val="24"/>
        </w:rPr>
        <w:t xml:space="preserve">ret is compromised to prove their value as assets to the circus (tigers being such a rarity to get a hold of). Much intrigue and many mysteries revolve around this disjointed beginning, and ember barely even picks up a hint that there is more to her and her family than meets the eye. Shrouded in this scandalous origin, the initial focus on kev will go through the effect on his life of realizing himself even as avonlea is being conceived. When she is born, the first issue will be the family conflict of this </w:t>
      </w:r>
      <w:r w:rsidRPr="00C66689">
        <w:rPr>
          <w:rFonts w:ascii="Montserrat" w:hAnsi="Montserrat"/>
          <w:sz w:val="24"/>
        </w:rPr>
        <w:t xml:space="preserve">tiger troop. </w:t>
      </w:r>
    </w:p>
    <w:p w14:paraId="60411502" w14:textId="77777777" w:rsidR="00BE0467" w:rsidRPr="00C66689" w:rsidRDefault="00BE0467" w:rsidP="00726732">
      <w:pPr>
        <w:pStyle w:val="NoSpacing"/>
        <w:rPr>
          <w:rFonts w:ascii="Montserrat" w:hAnsi="Montserrat"/>
          <w:sz w:val="24"/>
        </w:rPr>
      </w:pPr>
    </w:p>
    <w:p w14:paraId="3BCFE58A" w14:textId="77777777" w:rsidR="00BE0467" w:rsidRPr="00C66689" w:rsidRDefault="00C66689" w:rsidP="00726732">
      <w:pPr>
        <w:pStyle w:val="NoSpacing"/>
        <w:rPr>
          <w:rFonts w:ascii="Montserrat" w:hAnsi="Montserrat"/>
          <w:sz w:val="24"/>
        </w:rPr>
      </w:pPr>
      <w:r w:rsidRPr="00C66689">
        <w:rPr>
          <w:rFonts w:ascii="Montserrat" w:hAnsi="Montserrat"/>
          <w:sz w:val="24"/>
        </w:rPr>
        <w:t>The children’s names are originally derisive of the parent’s, though the forms that the children interpret generally alter the sound and spelling. Since annjea altered her face name in her dishonored exile, the children adopted the ‘lay’ form instead of the ‘jay-ah’ form that is her acknowledged heritage. Von and byr were forced to drop the claim to the l’von heritage, though von would not change his face name. Byr’s children adopted the ‘bur’ form over the ‘bir’ form. Annjea was mad at her lovers for their</w:t>
      </w:r>
      <w:r w:rsidRPr="00C66689">
        <w:rPr>
          <w:rFonts w:ascii="Montserrat" w:hAnsi="Montserrat"/>
          <w:sz w:val="24"/>
        </w:rPr>
        <w:t xml:space="preserve"> fighting over her and would not tell them who actually fathered the second set of twins annshin and annshen. Hence their names reflect only her name (deriving from her father’s facename at that). Ene eventually threw in his weight and called in the favor of saving the trio (at his grandfather’s prodding) and forced annjea to submit to him exclusively. Ironically, his children grew up hating him with a passion (and males in general, much to niah’s general confusion). Niah’s emasculation (at the age of seven</w:t>
      </w:r>
      <w:r w:rsidRPr="00C66689">
        <w:rPr>
          <w:rFonts w:ascii="Montserrat" w:hAnsi="Montserrat"/>
          <w:sz w:val="24"/>
        </w:rPr>
        <w:t xml:space="preserve">) is the final blow against ene; and a knife in annjea’s heart. The deed was done with a stolen holy relic and cannot be undone, they learn. When the sacrents of the order to whom the knife belonged discover the sacrilege, they attempt to burn niah alive for defiling the relic. This only adds to the troubles the exotics created for the circus. </w:t>
      </w:r>
    </w:p>
    <w:p w14:paraId="31A5A39E" w14:textId="77777777" w:rsidR="00BE0467" w:rsidRPr="00C66689" w:rsidRDefault="00BE0467" w:rsidP="00726732">
      <w:pPr>
        <w:pStyle w:val="NoSpacing"/>
        <w:rPr>
          <w:rFonts w:ascii="Montserrat" w:hAnsi="Montserrat"/>
          <w:sz w:val="24"/>
        </w:rPr>
      </w:pPr>
    </w:p>
    <w:p w14:paraId="3A82BEFD" w14:textId="77777777" w:rsidR="00BE0467" w:rsidRPr="00C66689" w:rsidRDefault="00C66689" w:rsidP="00726732">
      <w:pPr>
        <w:pStyle w:val="NoSpacing"/>
        <w:rPr>
          <w:rFonts w:ascii="Montserrat" w:hAnsi="Montserrat"/>
          <w:sz w:val="24"/>
        </w:rPr>
      </w:pPr>
      <w:r w:rsidRPr="00C66689">
        <w:rPr>
          <w:rFonts w:ascii="Montserrat" w:hAnsi="Montserrat"/>
          <w:sz w:val="24"/>
        </w:rPr>
        <w:t>Then as avonlea comes of age to perform, the focus expands to include tribulations of the circus. Among them, the exotics ordeals of learning to use the shift. There are many steps to the detailing of the exotic gift of immortality (in regard to the disruption of the anchor pattern) among which is a practice accident where ember suffers a mortal fall and lies broken and dying without the resolution to shift. It is clear that her kind can die, unless they use their gift. The offhand way she uses it in her fu</w:t>
      </w:r>
      <w:r w:rsidRPr="00C66689">
        <w:rPr>
          <w:rFonts w:ascii="Montserrat" w:hAnsi="Montserrat"/>
          <w:sz w:val="24"/>
        </w:rPr>
        <w:t xml:space="preserve">ture is based more on her divine evolution than the tendency of the gift itself. It requires an act of will, and this moment is one of those in which the will is nearly shattered. It is a tense moment as her friends and family rally to get through to her dying will in the hope of getting her to save herself. Until this moment this concept is not even brought up, and ember is still a very young child. </w:t>
      </w:r>
    </w:p>
    <w:p w14:paraId="44E5BA8A" w14:textId="77777777" w:rsidR="00BE0467" w:rsidRPr="00C66689" w:rsidRDefault="00BE0467" w:rsidP="00726732">
      <w:pPr>
        <w:pStyle w:val="NoSpacing"/>
        <w:rPr>
          <w:rFonts w:ascii="Montserrat" w:hAnsi="Montserrat"/>
          <w:sz w:val="24"/>
        </w:rPr>
      </w:pPr>
    </w:p>
    <w:p w14:paraId="3C3216AD" w14:textId="77777777" w:rsidR="00BE0467" w:rsidRPr="00C66689" w:rsidRDefault="00C66689" w:rsidP="00726732">
      <w:pPr>
        <w:pStyle w:val="NoSpacing"/>
        <w:rPr>
          <w:rFonts w:ascii="Montserrat" w:hAnsi="Montserrat"/>
          <w:sz w:val="24"/>
        </w:rPr>
      </w:pPr>
      <w:r w:rsidRPr="00C66689">
        <w:rPr>
          <w:rFonts w:ascii="Montserrat" w:hAnsi="Montserrat"/>
          <w:sz w:val="24"/>
        </w:rPr>
        <w:t>Annjea is not well loved by the circus maestro. Her noble, exotic heritage is known to him, as well as that of the l’von brothers, and a source of antagonism against the circus from the saendrian elite (who find the circus’ use of the three exiles an insult to their class). Annjea has the native talent to master her role as a star attraction in gymnastic, acrobatic and aerial routines—though her daughter ember surpasses her and eclipses her in the maestro’s favor. It is von’s excellence with the martial art</w:t>
      </w:r>
      <w:r w:rsidRPr="00C66689">
        <w:rPr>
          <w:rFonts w:ascii="Montserrat" w:hAnsi="Montserrat"/>
          <w:sz w:val="24"/>
        </w:rPr>
        <w:t xml:space="preserve">s that earns him respect and influences ember to master her own saber so well. Kev’s intelligence and perceptiveness earns him the greatest respect of the troop and the maestro. Cut from such fine cloth, all of the descendants of annjea acquit themselves with excellence—though their anger at the abusiveness of the saendrian social system drives each of them to draw an unwarranted amount of fire from the powers that be. As kev, ember and niah demonstrate so well. </w:t>
      </w:r>
    </w:p>
    <w:p w14:paraId="689CBCD1" w14:textId="77777777" w:rsidR="00BE0467" w:rsidRPr="00C66689" w:rsidRDefault="00BE0467" w:rsidP="00726732">
      <w:pPr>
        <w:pStyle w:val="NoSpacing"/>
        <w:rPr>
          <w:rFonts w:ascii="Montserrat" w:hAnsi="Montserrat"/>
          <w:sz w:val="24"/>
        </w:rPr>
      </w:pPr>
    </w:p>
    <w:p w14:paraId="60049330" w14:textId="77777777" w:rsidR="00BE0467" w:rsidRPr="00C66689" w:rsidRDefault="00C66689" w:rsidP="00726732">
      <w:pPr>
        <w:pStyle w:val="NoSpacing"/>
        <w:rPr>
          <w:rFonts w:ascii="Montserrat" w:hAnsi="Montserrat"/>
          <w:sz w:val="24"/>
        </w:rPr>
      </w:pPr>
      <w:r w:rsidRPr="00C66689">
        <w:rPr>
          <w:rFonts w:ascii="Montserrat" w:hAnsi="Montserrat"/>
          <w:sz w:val="24"/>
        </w:rPr>
        <w:t>The fulcrum of the plot is the incident with the city bullies and the deaths of avonlea and kev, (ending in ember’s exile and the ambiguity of kev’s condition). The instrument of this conclusion is the assassin’s crucible. An old initiation rite that has long been lost to that application and more commonly used as a form of assassination is what kev uses on himself and his sister to slip them free of the terminal conflicts they get into. The effects of the crucible are very nasty and much superstition accom</w:t>
      </w:r>
      <w:r w:rsidRPr="00C66689">
        <w:rPr>
          <w:rFonts w:ascii="Montserrat" w:hAnsi="Montserrat"/>
          <w:sz w:val="24"/>
        </w:rPr>
        <w:t>panies it. The guise of its action is a violent and virile plague and those who interfere with the victim (once the initiate) also become drawn into the passage of death. No small wonder the corpse is avoided like the plague until an adept can be called to inter the body. Most adepts have no interest in explaining the truth of the situation and calmly bury the body and move on. Their feeling is that if the individual survives the old initiation, whatever crime or wrong doing they may have committed would ha</w:t>
      </w:r>
      <w:r w:rsidRPr="00C66689">
        <w:rPr>
          <w:rFonts w:ascii="Montserrat" w:hAnsi="Montserrat"/>
          <w:sz w:val="24"/>
        </w:rPr>
        <w:t>ve either held them in death until the individual resolved the wrong, or the wrong was not true, and the individual becomes possible future apprentice material. Or else the wrong is absolved in the passage. As it happens, ember recovers rather fast and slips away before the adept can retrieve her and take her away to a better life.</w:t>
      </w:r>
    </w:p>
    <w:p w14:paraId="2A8F7C8B" w14:textId="77777777" w:rsidR="00BE0467" w:rsidRPr="00C66689" w:rsidRDefault="00BE0467" w:rsidP="00726732">
      <w:pPr>
        <w:pStyle w:val="NoSpacing"/>
        <w:rPr>
          <w:rFonts w:ascii="Montserrat" w:hAnsi="Montserrat"/>
          <w:sz w:val="24"/>
        </w:rPr>
      </w:pPr>
    </w:p>
    <w:p w14:paraId="5DA9ADBF" w14:textId="77777777" w:rsidR="00BE0467" w:rsidRPr="00C66689" w:rsidRDefault="00C66689" w:rsidP="00726732">
      <w:pPr>
        <w:pStyle w:val="NoSpacing"/>
        <w:rPr>
          <w:rFonts w:ascii="Montserrat" w:hAnsi="Montserrat"/>
          <w:sz w:val="24"/>
        </w:rPr>
      </w:pPr>
      <w:r w:rsidRPr="00C66689">
        <w:rPr>
          <w:rFonts w:ascii="Montserrat" w:hAnsi="Montserrat"/>
          <w:sz w:val="24"/>
        </w:rPr>
        <w:t>Kev, on the other hand, is taken away to an auspicious apprenticeship, though that only becomes clear several books later. Or rather, in his own story. Second (ember) ember’s story takes on its own momentum. It deals with his hurtling bid for an adept title worthy of the old tradition. (which see; perspective : ember)</w:t>
      </w:r>
    </w:p>
    <w:p w14:paraId="517B5CA4" w14:textId="77777777" w:rsidR="00BE0467" w:rsidRPr="00C66689" w:rsidRDefault="00BE0467" w:rsidP="00726732">
      <w:pPr>
        <w:pStyle w:val="NoSpacing"/>
        <w:rPr>
          <w:rFonts w:ascii="Montserrat" w:hAnsi="Montserrat"/>
          <w:sz w:val="24"/>
        </w:rPr>
      </w:pPr>
    </w:p>
    <w:p w14:paraId="049DDAC5"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36DE6D37" w14:textId="77777777" w:rsidR="00BE0467" w:rsidRPr="00C66689" w:rsidRDefault="00BE0467" w:rsidP="00726732">
      <w:pPr>
        <w:pStyle w:val="NoSpacing"/>
        <w:rPr>
          <w:rFonts w:ascii="Montserrat" w:hAnsi="Montserrat"/>
          <w:sz w:val="24"/>
        </w:rPr>
      </w:pPr>
    </w:p>
    <w:p w14:paraId="0E10B2EC" w14:textId="77777777" w:rsidR="00BE0467" w:rsidRPr="00C66689" w:rsidRDefault="00C66689" w:rsidP="00726732">
      <w:pPr>
        <w:pStyle w:val="NoSpacing"/>
        <w:rPr>
          <w:rFonts w:ascii="Montserrat" w:hAnsi="Montserrat"/>
          <w:sz w:val="24"/>
        </w:rPr>
      </w:pPr>
      <w:r w:rsidRPr="00C66689">
        <w:rPr>
          <w:rFonts w:ascii="Montserrat" w:hAnsi="Montserrat"/>
          <w:sz w:val="24"/>
        </w:rPr>
        <w:t>Early hints of avn’mnao ... Avonlea carries on her face the legacy of the annjea bloodline. In spite of her exile status, she draws much interest from a wide range of benevolent and violent individuals and elite. In the long year of wandering and struggling to survive she unwittingly is combating their will to possess her. And she, poor girl, has no idea what could possibly interest them in her. She has no idea who trying to help her, and no idea why so many seem against her. All she knows is that she is su</w:t>
      </w:r>
      <w:r w:rsidRPr="00C66689">
        <w:rPr>
          <w:rFonts w:ascii="Montserrat" w:hAnsi="Montserrat"/>
          <w:sz w:val="24"/>
        </w:rPr>
        <w:t>pposed to be dead as far as the official world is concerned, and she is interested only in preserving that illusion.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also is here under his apprentice ship but the two never quite cross each other’s paths. His story conti</w:t>
      </w:r>
      <w:r w:rsidRPr="00C66689">
        <w:rPr>
          <w:rFonts w:ascii="Montserrat" w:hAnsi="Montserrat"/>
          <w:sz w:val="24"/>
        </w:rPr>
        <w:t>nues after this passage in hers.</w:t>
      </w:r>
    </w:p>
    <w:p w14:paraId="31ACB657" w14:textId="77777777" w:rsidR="00BE0467" w:rsidRPr="00C66689" w:rsidRDefault="00BE0467" w:rsidP="00726732">
      <w:pPr>
        <w:pStyle w:val="NoSpacing"/>
        <w:rPr>
          <w:rFonts w:ascii="Montserrat" w:hAnsi="Montserrat"/>
          <w:sz w:val="24"/>
        </w:rPr>
      </w:pPr>
    </w:p>
    <w:p w14:paraId="49DC00B2" w14:textId="77777777" w:rsidR="00BE0467" w:rsidRPr="00C66689" w:rsidRDefault="00C66689" w:rsidP="00726732">
      <w:pPr>
        <w:pStyle w:val="NoSpacing"/>
        <w:rPr>
          <w:rFonts w:ascii="Montserrat" w:hAnsi="Montserrat"/>
          <w:sz w:val="24"/>
        </w:rPr>
      </w:pPr>
      <w:r w:rsidRPr="00C66689">
        <w:rPr>
          <w:rFonts w:ascii="Montserrat" w:hAnsi="Montserrat"/>
          <w:sz w:val="24"/>
        </w:rPr>
        <w:t>Sex and death ... A kind of innocence ... The glimpses of life ... A memorable day ... Oblivious to the doom of the circus ... Recalled political undercurrents ... The breadth of saendria ... The withering of the circus family ... Kept oblivious to the death of her brother, her childhood champion ... Parental advice ... An infamous day</w:t>
      </w:r>
    </w:p>
    <w:p w14:paraId="18138562" w14:textId="77777777" w:rsidR="00BE0467" w:rsidRPr="00C66689" w:rsidRDefault="00BE0467" w:rsidP="00726732">
      <w:pPr>
        <w:pStyle w:val="NoSpacing"/>
        <w:rPr>
          <w:rFonts w:ascii="Montserrat" w:hAnsi="Montserrat"/>
          <w:sz w:val="24"/>
        </w:rPr>
      </w:pPr>
    </w:p>
    <w:p w14:paraId="3FF0B67A" w14:textId="77777777" w:rsidR="00BE0467" w:rsidRPr="00C66689" w:rsidRDefault="00C66689" w:rsidP="00726732">
      <w:pPr>
        <w:pStyle w:val="NoSpacing"/>
        <w:rPr>
          <w:rFonts w:ascii="Montserrat" w:hAnsi="Montserrat"/>
          <w:sz w:val="24"/>
        </w:rPr>
      </w:pPr>
      <w:r w:rsidRPr="00C66689">
        <w:rPr>
          <w:rFonts w:ascii="Montserrat" w:hAnsi="Montserrat"/>
          <w:sz w:val="24"/>
        </w:rPr>
        <w:t>And then...</w:t>
      </w:r>
    </w:p>
    <w:p w14:paraId="109530CD" w14:textId="77777777" w:rsidR="00BE0467" w:rsidRPr="00C66689" w:rsidRDefault="00BE0467" w:rsidP="00726732">
      <w:pPr>
        <w:pStyle w:val="NoSpacing"/>
        <w:rPr>
          <w:rFonts w:ascii="Montserrat" w:hAnsi="Montserrat"/>
          <w:sz w:val="24"/>
        </w:rPr>
      </w:pPr>
    </w:p>
    <w:p w14:paraId="467DF114"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6896667A" w14:textId="77777777" w:rsidR="00BE0467" w:rsidRPr="00C66689" w:rsidRDefault="00BE0467" w:rsidP="00726732">
      <w:pPr>
        <w:pStyle w:val="NoSpacing"/>
        <w:rPr>
          <w:rFonts w:ascii="Montserrat" w:hAnsi="Montserrat"/>
          <w:sz w:val="24"/>
        </w:rPr>
      </w:pPr>
    </w:p>
    <w:p w14:paraId="6CE64AD5" w14:textId="77777777" w:rsidR="00BE0467" w:rsidRPr="00C66689" w:rsidRDefault="00C66689" w:rsidP="00726732">
      <w:pPr>
        <w:pStyle w:val="NoSpacing"/>
        <w:rPr>
          <w:rFonts w:ascii="Montserrat" w:hAnsi="Montserrat"/>
          <w:sz w:val="24"/>
        </w:rPr>
      </w:pPr>
      <w:r w:rsidRPr="00C66689">
        <w:rPr>
          <w:rFonts w:ascii="Montserrat" w:hAnsi="Montserrat"/>
          <w:sz w:val="24"/>
        </w:rPr>
        <w:t>Early hints of avon’mnai ...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manor itself to cinch it. That is when she learns about the catch to it all. Absolved of her crimes as w</w:t>
      </w:r>
      <w:r w:rsidRPr="00C66689">
        <w:rPr>
          <w:rFonts w:ascii="Montserrat" w:hAnsi="Montserrat"/>
          <w:sz w:val="24"/>
        </w:rPr>
        <w:t xml:space="preserve">ell as the dishonor of her mother she discovers that the curse of the land and manor is expected to do away with her after all. In spite of the malice and capriciousness of this back handed restitution, she is determined to succeed in this gamble to claim her family honor. Naturally tegal manor is more interested in destroying her for the unprejudicial delight of destruction for its own sake. </w:t>
      </w:r>
    </w:p>
    <w:p w14:paraId="59D1B886" w14:textId="77777777" w:rsidR="00BE0467" w:rsidRPr="00C66689" w:rsidRDefault="00BE0467" w:rsidP="00726732">
      <w:pPr>
        <w:pStyle w:val="NoSpacing"/>
        <w:rPr>
          <w:rFonts w:ascii="Montserrat" w:hAnsi="Montserrat"/>
          <w:sz w:val="24"/>
        </w:rPr>
      </w:pPr>
    </w:p>
    <w:p w14:paraId="5DA0E34A" w14:textId="77777777" w:rsidR="00BE0467" w:rsidRPr="00C66689" w:rsidRDefault="00C66689" w:rsidP="00726732">
      <w:pPr>
        <w:pStyle w:val="NoSpacing"/>
        <w:rPr>
          <w:rFonts w:ascii="Montserrat" w:hAnsi="Montserrat"/>
          <w:sz w:val="24"/>
        </w:rPr>
      </w:pPr>
      <w:r w:rsidRPr="00C66689">
        <w:rPr>
          <w:rFonts w:ascii="Montserrat" w:hAnsi="Montserrat"/>
          <w:sz w:val="24"/>
        </w:rPr>
        <w:t>The shock of life on the road ... Alone for the first time ... A place like any other ... Money by chance ... A hand of cards ... Mistress of triel manor ... Rumors abundant ... A course of action ... Willing bodies ... The manor house ... Getting to the manor ... Getting in ... The grand foyer ... What we were prepared for ... What we weren’t prepared for ... The butler ... Other images ... Playing with the very fabric of being ... Playthings of power, all of us ... The learning of absolute vulnerability .</w:t>
      </w:r>
      <w:r w:rsidRPr="00C66689">
        <w:rPr>
          <w:rFonts w:ascii="Montserrat" w:hAnsi="Montserrat"/>
          <w:sz w:val="24"/>
        </w:rPr>
        <w:t>.. Where you feel the changes they wrought ... What I intuited in the changes ... The sheer size of it all ... Where to begin ... More about triel manor, among other things ... Professional companions ... Intimacy withheld ... Moving through the depths ... Obstacles ... Conflicts ... Oddities ... Being toyed with again ... My shadows drawn out, a twisted but true image ... The trap fall ... Isolate ... Skeletal companion ... Talking with the dead ... Willing to fight ... Giving way to curiosity ... Unexpect</w:t>
      </w:r>
      <w:r w:rsidRPr="00C66689">
        <w:rPr>
          <w:rFonts w:ascii="Montserrat" w:hAnsi="Montserrat"/>
          <w:sz w:val="24"/>
        </w:rPr>
        <w:t xml:space="preserve">ed good conversation ... Echoes of humanity ... Temptations of the fleshless ... First occurrence of her predicament ... Her choice then ... Regrets? ... In triel manor, irregular access ... Entrenched inhabitants ... Armed confrontation ... Allies of a type ... Ember and the deck of fate: ... Seizing knowledge, the threads of meaning, intent and manifestation ... Reflection on the effect its use has had ... Its discovery ... One card ... Like the images, only more binding ... On the reading and use of the </w:t>
      </w:r>
      <w:r w:rsidRPr="00C66689">
        <w:rPr>
          <w:rFonts w:ascii="Montserrat" w:hAnsi="Montserrat"/>
          <w:sz w:val="24"/>
        </w:rPr>
        <w:t>tarot ... A full spread, playing with destiny as well as being ... Whisper ... The mime</w:t>
      </w:r>
      <w:r w:rsidRPr="00C66689">
        <w:rPr>
          <w:rFonts w:ascii="Montserrat" w:hAnsi="Montserrat"/>
          <w:sz w:val="24"/>
        </w:rPr>
        <w:noBreakHyphen/>
        <w:t>mute ... Fool ... Blade ... The assassin ... Death ... Akashi ... The warrioress ... War ... Vaugh ‘lon’ ... The mage ... Justice ... Avonlea ... Herself ... Enigma ... Arriving on the gates of paradox</w:t>
      </w:r>
    </w:p>
    <w:p w14:paraId="003C7C55" w14:textId="77777777" w:rsidR="00BE0467" w:rsidRPr="00C66689" w:rsidRDefault="00BE0467" w:rsidP="00726732">
      <w:pPr>
        <w:pStyle w:val="NoSpacing"/>
        <w:rPr>
          <w:rFonts w:ascii="Montserrat" w:hAnsi="Montserrat"/>
          <w:sz w:val="24"/>
        </w:rPr>
      </w:pPr>
    </w:p>
    <w:p w14:paraId="2B7A7251" w14:textId="77777777" w:rsidR="00BE0467" w:rsidRPr="00C66689" w:rsidRDefault="00C66689" w:rsidP="00726732">
      <w:pPr>
        <w:pStyle w:val="NoSpacing"/>
        <w:rPr>
          <w:rFonts w:ascii="Montserrat" w:hAnsi="Montserrat"/>
          <w:sz w:val="24"/>
        </w:rPr>
      </w:pPr>
      <w:r w:rsidRPr="00C66689">
        <w:rPr>
          <w:rFonts w:ascii="Montserrat" w:hAnsi="Montserrat"/>
          <w:sz w:val="24"/>
        </w:rPr>
        <w:t>Beauty. A picture in the manor of a woman who has torn herself apart rather vividly. The sensitive beholds this and faces a puzzle in themselves, externalized. The picture is a mirror of the soul and spirit. Ember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w:t>
      </w:r>
      <w:r w:rsidRPr="00C66689">
        <w:rPr>
          <w:rFonts w:ascii="Montserrat" w:hAnsi="Montserrat"/>
          <w:sz w:val="24"/>
        </w:rPr>
        <w:t xml:space="preserve">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w:t>
      </w:r>
      <w:r w:rsidRPr="00C66689">
        <w:rPr>
          <w:rFonts w:ascii="Montserrat" w:hAnsi="Montserrat"/>
          <w:sz w:val="24"/>
        </w:rPr>
        <w:t xml:space="preserve"> companions.</w:t>
      </w:r>
    </w:p>
    <w:p w14:paraId="13805211" w14:textId="77777777" w:rsidR="00BE0467" w:rsidRPr="00C66689" w:rsidRDefault="00BE0467" w:rsidP="00726732">
      <w:pPr>
        <w:pStyle w:val="NoSpacing"/>
        <w:rPr>
          <w:rFonts w:ascii="Montserrat" w:hAnsi="Montserrat"/>
          <w:sz w:val="24"/>
        </w:rPr>
      </w:pPr>
    </w:p>
    <w:p w14:paraId="3CD9005C" w14:textId="77777777" w:rsidR="00BE0467" w:rsidRPr="00C66689" w:rsidRDefault="00C66689" w:rsidP="00726732">
      <w:pPr>
        <w:pStyle w:val="NoSpacing"/>
        <w:rPr>
          <w:rFonts w:ascii="Montserrat" w:hAnsi="Montserrat"/>
          <w:sz w:val="24"/>
        </w:rPr>
      </w:pPr>
      <w:r w:rsidRPr="00C66689">
        <w:rPr>
          <w:rFonts w:ascii="Montserrat" w:hAnsi="Montserrat"/>
          <w:sz w:val="24"/>
        </w:rPr>
        <w:t>That is how the paintings work. They draw parts of you out. When she touches her divinity the lesson she learned here is amplified and her appearance become more that attractive; it becomes divine.</w:t>
      </w:r>
    </w:p>
    <w:p w14:paraId="6BEFAD60" w14:textId="77777777" w:rsidR="00BE0467" w:rsidRPr="00C66689" w:rsidRDefault="00BE0467" w:rsidP="00726732">
      <w:pPr>
        <w:pStyle w:val="NoSpacing"/>
        <w:rPr>
          <w:rFonts w:ascii="Montserrat" w:hAnsi="Montserrat"/>
          <w:sz w:val="24"/>
        </w:rPr>
      </w:pPr>
    </w:p>
    <w:p w14:paraId="64DB218D"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45A30ACB" w14:textId="77777777" w:rsidR="00BE0467" w:rsidRPr="00C66689" w:rsidRDefault="00BE0467" w:rsidP="00726732">
      <w:pPr>
        <w:pStyle w:val="NoSpacing"/>
        <w:rPr>
          <w:rFonts w:ascii="Montserrat" w:hAnsi="Montserrat"/>
          <w:sz w:val="24"/>
        </w:rPr>
      </w:pPr>
    </w:p>
    <w:p w14:paraId="1AE1EF28" w14:textId="77777777" w:rsidR="00BE0467" w:rsidRPr="00C66689" w:rsidRDefault="00C66689" w:rsidP="00726732">
      <w:pPr>
        <w:pStyle w:val="NoSpacing"/>
        <w:rPr>
          <w:rFonts w:ascii="Montserrat" w:hAnsi="Montserrat"/>
          <w:sz w:val="24"/>
        </w:rPr>
      </w:pPr>
      <w:r w:rsidRPr="00C66689">
        <w:rPr>
          <w:rFonts w:ascii="Montserrat" w:hAnsi="Montserrat"/>
          <w:sz w:val="24"/>
        </w:rPr>
        <w:t>Ember and her friends arrive in a world of impossibilities and contradictions—a world that is not a world. A world that would come to be called (aptly) the gates of paradox. This is the examination of the confrontation of individuals of dissimilar origin... (it is rather hard to make the distinction of ‘alien’ in a comparison of mostly anthropomorphic entities, though much is truly alien about this situation. Something we might prefer to call the unknown.) As can be expected, there is much turmoil to be fou</w:t>
      </w:r>
      <w:r w:rsidRPr="00C66689">
        <w:rPr>
          <w:rFonts w:ascii="Montserrat" w:hAnsi="Montserrat"/>
          <w:sz w:val="24"/>
        </w:rPr>
        <w:t xml:space="preserve">nd in a situation such as this, and ember and her friends become firmly embroiled in it. Forced to break through the barriers of language, culture, technology, ideology, and plausibility they ally themselves with an interstellar navy. All they want is to go home, but that seems to be the only possibility that is not given form in their brutal adventure. Instead they must throw themselves into a war against a god. Perhaps not a wise choice, but in truth, what real choice do they have if they are to preserve </w:t>
      </w:r>
      <w:r w:rsidRPr="00C66689">
        <w:rPr>
          <w:rFonts w:ascii="Montserrat" w:hAnsi="Montserrat"/>
          <w:sz w:val="24"/>
        </w:rPr>
        <w:t>their own souls?</w:t>
      </w:r>
    </w:p>
    <w:p w14:paraId="68A08A1A" w14:textId="77777777" w:rsidR="00BE0467" w:rsidRPr="00C66689" w:rsidRDefault="00BE0467" w:rsidP="00726732">
      <w:pPr>
        <w:pStyle w:val="NoSpacing"/>
        <w:rPr>
          <w:rFonts w:ascii="Montserrat" w:hAnsi="Montserrat"/>
          <w:sz w:val="24"/>
        </w:rPr>
      </w:pPr>
    </w:p>
    <w:p w14:paraId="71DEE69A" w14:textId="77777777" w:rsidR="00BE0467" w:rsidRPr="00C66689" w:rsidRDefault="00C66689" w:rsidP="00726732">
      <w:pPr>
        <w:pStyle w:val="NoSpacing"/>
        <w:rPr>
          <w:rFonts w:ascii="Montserrat" w:hAnsi="Montserrat"/>
          <w:sz w:val="24"/>
        </w:rPr>
      </w:pPr>
      <w:r w:rsidRPr="00C66689">
        <w:rPr>
          <w:rFonts w:ascii="Montserrat" w:hAnsi="Montserrat"/>
          <w:sz w:val="24"/>
        </w:rPr>
        <w:t>It all begins in paradox. A collision of lives stolen and stranded in the gates of paradox, a world derived from innumerable fragments of other realities. The gates of paradox is an incomprehensible anomaly which seems doomed to chaotic dissolution. One individual inadvertently becomes a crux for finding a way out of this impossible situation. But, in trying to fulfill this obligation, she is forced to explore the many secret parts of herself—only to discover a destiny she cannot escape. For her friends, an</w:t>
      </w:r>
      <w:r w:rsidRPr="00C66689">
        <w:rPr>
          <w:rFonts w:ascii="Montserrat" w:hAnsi="Montserrat"/>
          <w:sz w:val="24"/>
        </w:rPr>
        <w:t xml:space="preserve">d her enemies even, it inevitably becomes clear that as their hopes and fears become inextricably tied into this one individual, the promise of hope begins to seem more and more a promise of destruction. But how could they know that she is destined to not only destroy them, but the gates of paradox itself? Though even she does not know this. </w:t>
      </w:r>
    </w:p>
    <w:p w14:paraId="0F419603" w14:textId="77777777" w:rsidR="00BE0467" w:rsidRPr="00C66689" w:rsidRDefault="00BE0467" w:rsidP="00726732">
      <w:pPr>
        <w:pStyle w:val="NoSpacing"/>
        <w:rPr>
          <w:rFonts w:ascii="Montserrat" w:hAnsi="Montserrat"/>
          <w:sz w:val="24"/>
        </w:rPr>
      </w:pPr>
    </w:p>
    <w:p w14:paraId="6224B280" w14:textId="77777777" w:rsidR="00BE0467" w:rsidRPr="00C66689" w:rsidRDefault="00C66689" w:rsidP="00726732">
      <w:pPr>
        <w:pStyle w:val="NoSpacing"/>
        <w:rPr>
          <w:rFonts w:ascii="Montserrat" w:hAnsi="Montserrat"/>
          <w:sz w:val="24"/>
        </w:rPr>
      </w:pPr>
      <w:r w:rsidRPr="00C66689">
        <w:rPr>
          <w:rFonts w:ascii="Montserrat" w:hAnsi="Montserrat"/>
          <w:sz w:val="24"/>
        </w:rPr>
        <w:t>She finds she has to know what it is that made her so important in all of this. Somehow, it is all a consequence of her own actions. She is forced to confront the twisted unfolding by which she somehow unlocked her destiny. Now, she must answer for it. From hints of revelation she is forced to consider: did she somehow manage to create herself? Dare she undo that by going against the tide of her own self destruction? How could destroying herself enable her to create herself, though?</w:t>
      </w:r>
      <w:r w:rsidRPr="00C66689">
        <w:rPr>
          <w:rFonts w:ascii="Montserrat" w:hAnsi="Montserrat"/>
          <w:sz w:val="24"/>
        </w:rPr>
        <w:footnoteReference w:id="1"/>
      </w:r>
      <w:r w:rsidRPr="00C66689">
        <w:rPr>
          <w:rFonts w:ascii="Montserrat" w:hAnsi="Montserrat"/>
          <w:sz w:val="24"/>
        </w:rPr>
        <w:t xml:space="preserve"> Caught between her sensual and amoral nature, her desire to salvage this ersatz world, and the unyielding call of her strange destiny, will she ever know? Unfortunately, it is a devourer that wants her, and he’ll do anything to get her.</w:t>
      </w:r>
      <w:r w:rsidRPr="00C66689">
        <w:rPr>
          <w:rFonts w:ascii="Montserrat" w:hAnsi="Montserrat"/>
          <w:sz w:val="24"/>
        </w:rPr>
        <w:footnoteReference w:id="2"/>
      </w:r>
    </w:p>
    <w:p w14:paraId="34E0C84B" w14:textId="77777777" w:rsidR="00BE0467" w:rsidRPr="00C66689" w:rsidRDefault="00BE0467" w:rsidP="00726732">
      <w:pPr>
        <w:pStyle w:val="NoSpacing"/>
        <w:rPr>
          <w:rFonts w:ascii="Montserrat" w:hAnsi="Montserrat"/>
          <w:sz w:val="24"/>
        </w:rPr>
      </w:pPr>
    </w:p>
    <w:p w14:paraId="2E70BF63" w14:textId="77777777" w:rsidR="00BE0467" w:rsidRPr="00C66689" w:rsidRDefault="00C66689" w:rsidP="00726732">
      <w:pPr>
        <w:pStyle w:val="NoSpacing"/>
        <w:rPr>
          <w:rFonts w:ascii="Montserrat" w:hAnsi="Montserrat"/>
          <w:sz w:val="24"/>
        </w:rPr>
      </w:pPr>
      <w:r w:rsidRPr="00C66689">
        <w:rPr>
          <w:rFonts w:ascii="Montserrat" w:hAnsi="Montserrat"/>
          <w:sz w:val="24"/>
        </w:rPr>
        <w:t>A consequence of her own actions, ember is confronted by the realization of a divine destiny. Stranded in a world derived of innumerable stolen realities, and doomed to chaotic dissolution--caught between her desire to salvage this ersatz world, the unyielding call of her self ordained destiny, and her own sensual and amoral nature--her only hope is to embrace the very soul of mystery. Unpromised is one of the most difficult and demanding stories I could hope to write. It is a book that shears across genres</w:t>
      </w:r>
      <w:r w:rsidRPr="00C66689">
        <w:rPr>
          <w:rFonts w:ascii="Montserrat" w:hAnsi="Montserrat"/>
          <w:sz w:val="24"/>
        </w:rPr>
        <w:t>, it assaults our faith and reason, and is involved to the point of being impenetrable. In it, you will see the beginning of an epic story which blends magic and science fiction with adventure, horror and erotica. The premise of this series is simple, and at once complex. Anything is possible. But it all has consequences. The gates of paradox is a shining example of the premise on which I am now writing. Reality is a thing that exists solely in the mind. The world we are aware of is an image, created and in</w:t>
      </w:r>
      <w:r w:rsidRPr="00C66689">
        <w:rPr>
          <w:rFonts w:ascii="Montserrat" w:hAnsi="Montserrat"/>
          <w:sz w:val="24"/>
        </w:rPr>
        <w:t>terpreted in our minds from the information gathered through our perceptions. This is one of the reasons why what we believe seems so important to us, for what can happen to us seems largely dependant on what we can believe can happen to us. This is an unfavorable book for presenting a character such as avonlea in, and somehow, it is an appropriate one never the less. Clearly the book is centered around the strange exotic, avonlea, as she is the unpromised. I have put a bit more effort into this book than I</w:t>
      </w:r>
      <w:r w:rsidRPr="00C66689">
        <w:rPr>
          <w:rFonts w:ascii="Montserrat" w:hAnsi="Montserrat"/>
          <w:sz w:val="24"/>
        </w:rPr>
        <w:t xml:space="preserve"> had originally thought necessary. I had thought at first that this would be a light, amusing, fantasy adventure with which to break into publication. If, however, I am to do the actual story that inspired this work any justice, I can not help but make this a very serious endeavor. Recognizing how much this work demands, I have obliged to withdraw from it a bit, even to the point of considering another work for a first publication. Even now, after having reached that decision, though, I still feel a powerfu</w:t>
      </w:r>
      <w:r w:rsidRPr="00C66689">
        <w:rPr>
          <w:rFonts w:ascii="Montserrat" w:hAnsi="Montserrat"/>
          <w:sz w:val="24"/>
        </w:rPr>
        <w:t xml:space="preserve">l lure to maintain my work on this manuscript. </w:t>
      </w:r>
    </w:p>
    <w:p w14:paraId="366B0026" w14:textId="77777777" w:rsidR="00BE0467" w:rsidRPr="00C66689" w:rsidRDefault="00BE0467" w:rsidP="00726732">
      <w:pPr>
        <w:pStyle w:val="NoSpacing"/>
        <w:rPr>
          <w:rFonts w:ascii="Montserrat" w:hAnsi="Montserrat"/>
          <w:sz w:val="24"/>
        </w:rPr>
      </w:pPr>
    </w:p>
    <w:p w14:paraId="41F17AB6" w14:textId="77777777" w:rsidR="00BE0467" w:rsidRPr="00C66689" w:rsidRDefault="00C66689" w:rsidP="00726732">
      <w:pPr>
        <w:pStyle w:val="NoSpacing"/>
        <w:rPr>
          <w:rFonts w:ascii="Montserrat" w:hAnsi="Montserrat"/>
          <w:sz w:val="24"/>
        </w:rPr>
      </w:pPr>
      <w:r w:rsidRPr="00C66689">
        <w:rPr>
          <w:rFonts w:ascii="Montserrat" w:hAnsi="Montserrat"/>
          <w:sz w:val="24"/>
        </w:rPr>
        <w:t>Seen in a new light, the entire purpose for this story is clear. This gist of this story is the devourer’s bid for avonlea. His design, to undo this ersatz world. The entire second stage of the original manuscript is actually a solid base for the appropriate sequel to the story I see now. In the space within the first eighteen chapters, there is room to weave in a darker thread originally intended to be there but somehow neglected in my approach to the original manuscript. Long before enzo was forced to ack</w:t>
      </w:r>
      <w:r w:rsidRPr="00C66689">
        <w:rPr>
          <w:rFonts w:ascii="Montserrat" w:hAnsi="Montserrat"/>
          <w:sz w:val="24"/>
        </w:rPr>
        <w:t>nowledge her, sivai knew what was going on, and was moving to snatch her up. His unholy, disruptive servitors have seeped into the dark corners of the gates of paradox. Sivai has watched her and stalked her. He has even conceived of a way to make kzeisza or rasha give avonlea to him. Kzeisza he confronts as a god to an immortal. Rasha he nudges with possibilities. The surest way for sivai to achieve his desire is to make avonlea and rasha gods. They hold the keys to his work between them. When vallisthlathl</w:t>
      </w:r>
      <w:r w:rsidRPr="00C66689">
        <w:rPr>
          <w:rFonts w:ascii="Montserrat" w:hAnsi="Montserrat"/>
          <w:sz w:val="24"/>
        </w:rPr>
        <w:t xml:space="preserve">ynr cuts loose, he tears kzeisza apart until ember interferes and he defers to her out of respect for what his liege the devourer wants for her. Even though she rejects him, he continues to stand behind her. To sivai, this is a small bit of work. Avonlea is the key to this world’s salvation or its destruction, which is what kzeisza learns as things near the end. </w:t>
      </w:r>
    </w:p>
    <w:p w14:paraId="67FD67D7" w14:textId="77777777" w:rsidR="00BE0467" w:rsidRPr="00C66689" w:rsidRDefault="00BE0467" w:rsidP="00726732">
      <w:pPr>
        <w:pStyle w:val="NoSpacing"/>
        <w:rPr>
          <w:rFonts w:ascii="Montserrat" w:hAnsi="Montserrat"/>
          <w:sz w:val="24"/>
        </w:rPr>
      </w:pPr>
    </w:p>
    <w:p w14:paraId="7F858722" w14:textId="77777777" w:rsidR="00BE0467" w:rsidRPr="00C66689" w:rsidRDefault="00C66689" w:rsidP="00726732">
      <w:pPr>
        <w:pStyle w:val="NoSpacing"/>
        <w:rPr>
          <w:rFonts w:ascii="Montserrat" w:hAnsi="Montserrat"/>
          <w:sz w:val="24"/>
        </w:rPr>
      </w:pPr>
      <w:r w:rsidRPr="00C66689">
        <w:rPr>
          <w:rFonts w:ascii="Montserrat" w:hAnsi="Montserrat"/>
          <w:sz w:val="24"/>
        </w:rPr>
        <w:t>In the course of this book, the story of unfolding is well founded. The course of the unfolding is too great to follow within the limits of one book, so it is more than acceptable that in this book, the founding between vancouver, the fleet and the first invite, the court undying is about all that can be resolved. In fact, the commitment stage is about all that actually occurs. The dead are only in the investigation stage by the end of this volume. As there are a lot of complications to beset the pact, it i</w:t>
      </w:r>
      <w:r w:rsidRPr="00C66689">
        <w:rPr>
          <w:rFonts w:ascii="Montserrat" w:hAnsi="Montserrat"/>
          <w:sz w:val="24"/>
        </w:rPr>
        <w:t>s only natural. The complications are largely attributed to the fragmented nature of vancouver powers. To wit, these are the powers that are involved either though agreement or opposition: sri, the paf, the dead, ao, the nls, the unnamed and uncounted splinter groups of marauders, the divine entities of mystery, fate, the devourer, the unspeakable, the muses of xanadau, and various individuals of power. Sri and the other pact members are becoming dedicated to the solidification of their cultures, technologi</w:t>
      </w:r>
      <w:r w:rsidRPr="00C66689">
        <w:rPr>
          <w:rFonts w:ascii="Montserrat" w:hAnsi="Montserrat"/>
          <w:sz w:val="24"/>
        </w:rPr>
        <w:t>es, arts and economies. The marauders and opposing factions are interested in the pursuit of their own gains, which would be hindered by the formation of the pact. Many gods are interested in claiming the the gates of paradox, while eden, the devourer is interested in undoing the the gates of paradox. Mystery is somewhat neutral and her interests are unclear beyond the response to avonlea’s petition. The dragons are faced with this situation as a complication in a logistical equation, and involve themselves</w:t>
      </w:r>
      <w:r w:rsidRPr="00C66689">
        <w:rPr>
          <w:rFonts w:ascii="Montserrat" w:hAnsi="Montserrat"/>
          <w:sz w:val="24"/>
        </w:rPr>
        <w:t xml:space="preserve"> out of interest in seeing the question resolve clearly enough to pursue the answer. For most, the interest is in finding a way to persevere long enough to find a way to go forward or back. The riddle of the gates of paradox itself will not begin to resolve itself for some time yet. </w:t>
      </w:r>
    </w:p>
    <w:p w14:paraId="409E0FFF" w14:textId="77777777" w:rsidR="00BE0467" w:rsidRPr="00C66689" w:rsidRDefault="00BE0467" w:rsidP="00726732">
      <w:pPr>
        <w:pStyle w:val="NoSpacing"/>
        <w:rPr>
          <w:rFonts w:ascii="Montserrat" w:hAnsi="Montserrat"/>
          <w:sz w:val="24"/>
        </w:rPr>
      </w:pPr>
    </w:p>
    <w:p w14:paraId="0AD8922A" w14:textId="77777777" w:rsidR="00BE0467" w:rsidRPr="00C66689" w:rsidRDefault="00C66689" w:rsidP="00726732">
      <w:pPr>
        <w:pStyle w:val="NoSpacing"/>
        <w:rPr>
          <w:rFonts w:ascii="Montserrat" w:hAnsi="Montserrat"/>
          <w:sz w:val="24"/>
        </w:rPr>
      </w:pPr>
      <w:r w:rsidRPr="00C66689">
        <w:rPr>
          <w:rFonts w:ascii="Montserrat" w:hAnsi="Montserrat"/>
          <w:sz w:val="24"/>
        </w:rPr>
        <w:t>In so far as avonlea</w:t>
      </w:r>
      <w:r w:rsidRPr="00C66689">
        <w:rPr>
          <w:rFonts w:ascii="Montserrat" w:hAnsi="Montserrat"/>
          <w:sz w:val="24"/>
        </w:rPr>
        <w:t xml:space="preserve"> is concerned, as a subject, the course of her present involvement presents her with the opportunity to relate partially how she came to be on the gates of paradox and how she came to be what she is when we first confront her. For her to fall to eden’s designs, she would fall back into the loop of her own bootstrap. The means by which she would fulfill eden’s desire would create a goddess out of her, and create her own origin, her own world. It is in her best interest for her to escape the loop of creating </w:t>
      </w:r>
      <w:r w:rsidRPr="00C66689">
        <w:rPr>
          <w:rFonts w:ascii="Montserrat" w:hAnsi="Montserrat"/>
          <w:sz w:val="24"/>
        </w:rPr>
        <w:t xml:space="preserve">herself in this manner if she can manage to find a way to fulfill the promise for which she exists. This conundrum is essentially the apex of this book. Escaping this, however, requires that she override her instinctive self at the crucial moment. Which she does. </w:t>
      </w:r>
    </w:p>
    <w:p w14:paraId="316C17A5" w14:textId="77777777" w:rsidR="00BE0467" w:rsidRPr="00C66689" w:rsidRDefault="00BE0467" w:rsidP="00726732">
      <w:pPr>
        <w:pStyle w:val="NoSpacing"/>
        <w:rPr>
          <w:rFonts w:ascii="Montserrat" w:hAnsi="Montserrat"/>
          <w:sz w:val="24"/>
        </w:rPr>
      </w:pPr>
    </w:p>
    <w:p w14:paraId="1AD3EC3C" w14:textId="77777777" w:rsidR="00BE0467" w:rsidRPr="00C66689" w:rsidRDefault="00C66689" w:rsidP="00726732">
      <w:pPr>
        <w:pStyle w:val="NoSpacing"/>
        <w:rPr>
          <w:rFonts w:ascii="Montserrat" w:hAnsi="Montserrat"/>
          <w:sz w:val="24"/>
        </w:rPr>
      </w:pPr>
      <w:r w:rsidRPr="00C66689">
        <w:rPr>
          <w:rFonts w:ascii="Montserrat" w:hAnsi="Montserrat"/>
          <w:sz w:val="24"/>
        </w:rPr>
        <w:t>In looking through the final stage of the groundwork for unpromised, it is clear that many loose ends exist to date. Ember is already known to the nls. Why do they have such a hard time finding her and why are they in the streets looking for her in 22? I have attempted to account for difficulties plaguing the nls in the person of bast deleting their files on ember. I have even considered some calamity befalling the only three nls officers who personally can identify ember. There is still the other current i</w:t>
      </w:r>
      <w:r w:rsidRPr="00C66689">
        <w:rPr>
          <w:rFonts w:ascii="Montserrat" w:hAnsi="Montserrat"/>
          <w:sz w:val="24"/>
        </w:rPr>
        <w:t>n the story, the alien presence. Ideally, it is carefully woven in from the beginning of the story, but the notes themselves do not account well for the entire movement. So to make it all clear: one year ago, ember arrived on the gates of paradox with her companions, all of whom were wildcards out of the deck of fate. Waking in the ruins of triel manor, aged countless millennia they have time enough to realize the significance of what has happened, before the gates of paradox sweeps them up. On the gates of</w:t>
      </w:r>
      <w:r w:rsidRPr="00C66689">
        <w:rPr>
          <w:rFonts w:ascii="Montserrat" w:hAnsi="Montserrat"/>
          <w:sz w:val="24"/>
        </w:rPr>
        <w:t xml:space="preserve"> paradox there were present, fragments of other realities; medium to ultra technology, individuals with powers, but little magic. The magic that existed was a malignant type which easily took an aggressive advantage at the time. Ember and her friends were sucked into this formless war, due to the magic that they represented. They actually represented magic removed of limitations. The opposing power stabilized under a priest of a harsh and discriminating divinity. An angry, bloodthirsty, tyrant of a god who’</w:t>
      </w:r>
      <w:r w:rsidRPr="00C66689">
        <w:rPr>
          <w:rFonts w:ascii="Montserrat" w:hAnsi="Montserrat"/>
          <w:sz w:val="24"/>
        </w:rPr>
        <w:t>s bid for the gates of paradox was selfish and aberrant. Throwing themselves into the fray, ember and her friends were transformed into cultural gestalts. Their views were torn apart and expanded by the conflict, necessitated for their survival. Somehow, with their contribution, the summoning of this god was thwarted. To this day, ember is not sure how they accomplished it. Turning their attention to the question of the gates of paradox itself, finally, they started looking for a way to get back to their ho</w:t>
      </w:r>
      <w:r w:rsidRPr="00C66689">
        <w:rPr>
          <w:rFonts w:ascii="Montserrat" w:hAnsi="Montserrat"/>
          <w:sz w:val="24"/>
        </w:rPr>
        <w:t>me world. They learned of a mage rumored to have found a way to return people to their origins, and they left the paf to find him. Along the way, ember was drawn away to vancouver.</w:t>
      </w:r>
    </w:p>
    <w:p w14:paraId="4F1A84B9" w14:textId="77777777" w:rsidR="00BE0467" w:rsidRPr="00C66689" w:rsidRDefault="00BE0467" w:rsidP="00726732">
      <w:pPr>
        <w:pStyle w:val="NoSpacing"/>
        <w:rPr>
          <w:rFonts w:ascii="Montserrat" w:hAnsi="Montserrat"/>
          <w:sz w:val="24"/>
        </w:rPr>
      </w:pPr>
    </w:p>
    <w:p w14:paraId="47629F9F" w14:textId="77777777" w:rsidR="00BE0467" w:rsidRPr="00C66689" w:rsidRDefault="00C66689" w:rsidP="00726732">
      <w:pPr>
        <w:pStyle w:val="NoSpacing"/>
        <w:rPr>
          <w:rFonts w:ascii="Montserrat" w:hAnsi="Montserrat"/>
          <w:sz w:val="24"/>
        </w:rPr>
      </w:pPr>
      <w:r w:rsidRPr="00C66689">
        <w:rPr>
          <w:rFonts w:ascii="Montserrat" w:hAnsi="Montserrat"/>
          <w:sz w:val="24"/>
        </w:rPr>
        <w:t>Even at this point, ember has not begun to know what is really going on. In so far as her warped destiny is concerned, the pieces are not all present. However, she is noticed upon becoming involved in the grey city. She is an unnamed angel. The seed of a god. An enigma. To a dragon older than civilization, this is a paradoxical encounter. In potential, an equal, but in effect, a flicker in the dark. In entering vancouver, ember becomes a catalyst for changing the entire world. Though she is not aware of it,</w:t>
      </w:r>
      <w:r w:rsidRPr="00C66689">
        <w:rPr>
          <w:rFonts w:ascii="Montserrat" w:hAnsi="Montserrat"/>
          <w:sz w:val="24"/>
        </w:rPr>
        <w:t xml:space="preserve"> she demonstrates the power of an individual in the right place that is used against her in the second book. The power of that culture is the ability to be in the right place at the right time, holding all of the right cards, and knowing what is in your hand. Ember knows what is in the deck. She knows that there is something that needs to be done. So, she does it. The obvious part of the story is begun. A bid to stabilize the the gates of paradox. </w:t>
      </w:r>
    </w:p>
    <w:p w14:paraId="2D927E9D" w14:textId="77777777" w:rsidR="00BE0467" w:rsidRPr="00C66689" w:rsidRDefault="00BE0467" w:rsidP="00726732">
      <w:pPr>
        <w:pStyle w:val="NoSpacing"/>
        <w:rPr>
          <w:rFonts w:ascii="Montserrat" w:hAnsi="Montserrat"/>
          <w:sz w:val="24"/>
        </w:rPr>
      </w:pPr>
    </w:p>
    <w:p w14:paraId="68101D6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It is not easy to take a hold of chaos and pull it into order. For this reason, the obvious current of the book is not the main current. To even begin, ember has to grasp countless threads and pull them into the picture. Among these are the currents for the future. More than half of the book is spent collecting these threads. Her appointment to divinity is the primary question of this book. It is not answered in this book, which focuses on eden’s bid for her. The second book focuses on her bid for mystery. </w:t>
      </w:r>
      <w:r w:rsidRPr="00C66689">
        <w:rPr>
          <w:rFonts w:ascii="Montserrat" w:hAnsi="Montserrat"/>
          <w:sz w:val="24"/>
        </w:rPr>
        <w:t>Ironically, her nature makes her far more akin to eden. This nature will act as a lure for those alien influences which lie in the shadows. What happens in the end is simple from the individual perspectives of the participants, but to the reader and to me, it is all amazingly complex. Each individual has their own take and leverage on the entire equation. Everyone has their own vision of avonlea and what she represents. How do I make that clear without being too obvious?</w:t>
      </w:r>
    </w:p>
    <w:p w14:paraId="4D460157" w14:textId="77777777" w:rsidR="00BE0467" w:rsidRPr="00C66689" w:rsidRDefault="00BE0467" w:rsidP="00726732">
      <w:pPr>
        <w:pStyle w:val="NoSpacing"/>
        <w:rPr>
          <w:rFonts w:ascii="Montserrat" w:hAnsi="Montserrat"/>
          <w:sz w:val="24"/>
        </w:rPr>
      </w:pPr>
    </w:p>
    <w:p w14:paraId="11AE548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For some reason, anyone arriving on the gates of paradox with any communicable diseases arrived either cured or in total remission. Since a plague never happens, it takes a long time for anyone to wonder why no one has caught some alien disease. Which means that it is a while before anyone notices this peculiarity. </w:t>
      </w:r>
    </w:p>
    <w:p w14:paraId="67ED846D" w14:textId="77777777" w:rsidR="00BE0467" w:rsidRPr="00C66689" w:rsidRDefault="00BE0467" w:rsidP="00726732">
      <w:pPr>
        <w:pStyle w:val="NoSpacing"/>
        <w:rPr>
          <w:rFonts w:ascii="Montserrat" w:hAnsi="Montserrat"/>
          <w:sz w:val="24"/>
        </w:rPr>
      </w:pPr>
    </w:p>
    <w:p w14:paraId="1DFE2B15" w14:textId="77777777" w:rsidR="00BE0467" w:rsidRPr="00C66689" w:rsidRDefault="00C66689" w:rsidP="00726732">
      <w:pPr>
        <w:pStyle w:val="NoSpacing"/>
        <w:rPr>
          <w:rFonts w:ascii="Montserrat" w:hAnsi="Montserrat"/>
          <w:sz w:val="24"/>
        </w:rPr>
      </w:pPr>
      <w:r w:rsidRPr="00C66689">
        <w:rPr>
          <w:rFonts w:ascii="Montserrat" w:hAnsi="Montserrat"/>
          <w:sz w:val="24"/>
        </w:rPr>
        <w:t>If this were home, hell if this were earth even, this would be impossible</w:t>
      </w:r>
    </w:p>
    <w:p w14:paraId="3AC7842B" w14:textId="77777777" w:rsidR="00BE0467" w:rsidRPr="00C66689" w:rsidRDefault="00BE0467" w:rsidP="00726732">
      <w:pPr>
        <w:pStyle w:val="NoSpacing"/>
        <w:rPr>
          <w:rFonts w:ascii="Montserrat" w:hAnsi="Montserrat"/>
          <w:sz w:val="24"/>
        </w:rPr>
      </w:pPr>
    </w:p>
    <w:p w14:paraId="132640A9" w14:textId="77777777" w:rsidR="00BE0467" w:rsidRPr="00C66689" w:rsidRDefault="00C66689" w:rsidP="00726732">
      <w:pPr>
        <w:pStyle w:val="NoSpacing"/>
        <w:rPr>
          <w:rFonts w:ascii="Montserrat" w:hAnsi="Montserrat"/>
          <w:sz w:val="24"/>
        </w:rPr>
      </w:pPr>
      <w:r w:rsidRPr="00C66689">
        <w:rPr>
          <w:rFonts w:ascii="Montserrat" w:hAnsi="Montserrat"/>
          <w:sz w:val="24"/>
        </w:rPr>
        <w:t>But I can tell you what is going on!</w:t>
      </w:r>
    </w:p>
    <w:p w14:paraId="3D8B6178" w14:textId="77777777" w:rsidR="00BE0467" w:rsidRPr="00C66689" w:rsidRDefault="00BE0467" w:rsidP="00726732">
      <w:pPr>
        <w:pStyle w:val="NoSpacing"/>
        <w:rPr>
          <w:rFonts w:ascii="Montserrat" w:hAnsi="Montserrat"/>
          <w:sz w:val="24"/>
        </w:rPr>
      </w:pPr>
    </w:p>
    <w:p w14:paraId="27271CC6" w14:textId="77777777" w:rsidR="00BE0467" w:rsidRPr="00C66689" w:rsidRDefault="00C66689" w:rsidP="00726732">
      <w:pPr>
        <w:pStyle w:val="NoSpacing"/>
        <w:rPr>
          <w:rFonts w:ascii="Montserrat" w:hAnsi="Montserrat"/>
          <w:sz w:val="24"/>
        </w:rPr>
      </w:pPr>
      <w:r w:rsidRPr="00C66689">
        <w:rPr>
          <w:rFonts w:ascii="Montserrat" w:hAnsi="Montserrat"/>
          <w:sz w:val="24"/>
        </w:rPr>
        <w:t>This is the lair of a dragon!</w:t>
      </w:r>
    </w:p>
    <w:p w14:paraId="2287AC27" w14:textId="77777777" w:rsidR="00BE0467" w:rsidRPr="00C66689" w:rsidRDefault="00BE0467" w:rsidP="00726732">
      <w:pPr>
        <w:pStyle w:val="NoSpacing"/>
        <w:rPr>
          <w:rFonts w:ascii="Montserrat" w:hAnsi="Montserrat"/>
          <w:sz w:val="24"/>
        </w:rPr>
      </w:pPr>
    </w:p>
    <w:p w14:paraId="49E40DF0" w14:textId="77777777" w:rsidR="00BE0467" w:rsidRPr="00C66689" w:rsidRDefault="00C66689" w:rsidP="00726732">
      <w:pPr>
        <w:pStyle w:val="NoSpacing"/>
        <w:rPr>
          <w:rFonts w:ascii="Montserrat" w:hAnsi="Montserrat"/>
          <w:sz w:val="24"/>
        </w:rPr>
      </w:pPr>
      <w:r w:rsidRPr="00C66689">
        <w:rPr>
          <w:rFonts w:ascii="Montserrat" w:hAnsi="Montserrat"/>
          <w:sz w:val="24"/>
        </w:rPr>
        <w:t>You won’t believe why I came back, but you’ve at least have to hear this...</w:t>
      </w:r>
    </w:p>
    <w:p w14:paraId="4CF78BC0" w14:textId="77777777" w:rsidR="00BE0467" w:rsidRPr="00C66689" w:rsidRDefault="00BE0467" w:rsidP="00726732">
      <w:pPr>
        <w:pStyle w:val="NoSpacing"/>
        <w:rPr>
          <w:rFonts w:ascii="Montserrat" w:hAnsi="Montserrat"/>
          <w:sz w:val="24"/>
        </w:rPr>
      </w:pPr>
    </w:p>
    <w:p w14:paraId="4FB91D3D" w14:textId="77777777" w:rsidR="00BE0467" w:rsidRPr="00C66689" w:rsidRDefault="00C66689" w:rsidP="00726732">
      <w:pPr>
        <w:pStyle w:val="NoSpacing"/>
        <w:rPr>
          <w:rFonts w:ascii="Montserrat" w:hAnsi="Montserrat"/>
          <w:sz w:val="24"/>
        </w:rPr>
      </w:pPr>
      <w:r w:rsidRPr="00C66689">
        <w:rPr>
          <w:rFonts w:ascii="Montserrat" w:hAnsi="Montserrat"/>
          <w:sz w:val="24"/>
        </w:rPr>
        <w:t>An appointment with the head dragon: a matter of useful potential</w:t>
      </w:r>
    </w:p>
    <w:p w14:paraId="0BA39ADC" w14:textId="77777777" w:rsidR="00BE0467" w:rsidRPr="00C66689" w:rsidRDefault="00BE0467" w:rsidP="00726732">
      <w:pPr>
        <w:pStyle w:val="NoSpacing"/>
        <w:rPr>
          <w:rFonts w:ascii="Montserrat" w:hAnsi="Montserrat"/>
          <w:sz w:val="24"/>
        </w:rPr>
      </w:pPr>
    </w:p>
    <w:p w14:paraId="1E789A67" w14:textId="77777777" w:rsidR="00BE0467" w:rsidRPr="00C66689" w:rsidRDefault="00C66689" w:rsidP="00726732">
      <w:pPr>
        <w:pStyle w:val="NoSpacing"/>
        <w:rPr>
          <w:rFonts w:ascii="Montserrat" w:hAnsi="Montserrat"/>
          <w:sz w:val="24"/>
        </w:rPr>
      </w:pPr>
      <w:r w:rsidRPr="00C66689">
        <w:rPr>
          <w:rFonts w:ascii="Montserrat" w:hAnsi="Montserrat"/>
          <w:sz w:val="24"/>
        </w:rPr>
        <w:t>I was born in a circus, and sometimes it seems like I’ve never left it, either...</w:t>
      </w:r>
    </w:p>
    <w:p w14:paraId="13C828E7" w14:textId="77777777" w:rsidR="00BE0467" w:rsidRPr="00C66689" w:rsidRDefault="00BE0467" w:rsidP="00726732">
      <w:pPr>
        <w:pStyle w:val="NoSpacing"/>
        <w:rPr>
          <w:rFonts w:ascii="Montserrat" w:hAnsi="Montserrat"/>
          <w:sz w:val="24"/>
        </w:rPr>
      </w:pPr>
    </w:p>
    <w:p w14:paraId="00D5E456" w14:textId="77777777" w:rsidR="00BE0467" w:rsidRPr="00C66689" w:rsidRDefault="00C66689" w:rsidP="00726732">
      <w:pPr>
        <w:pStyle w:val="NoSpacing"/>
        <w:rPr>
          <w:rFonts w:ascii="Montserrat" w:hAnsi="Montserrat"/>
          <w:sz w:val="24"/>
        </w:rPr>
      </w:pPr>
      <w:r w:rsidRPr="00C66689">
        <w:rPr>
          <w:rFonts w:ascii="Montserrat" w:hAnsi="Montserrat"/>
          <w:sz w:val="24"/>
        </w:rPr>
        <w:t>A matter of assembling the right team of emissaries</w:t>
      </w:r>
    </w:p>
    <w:p w14:paraId="28A5767C" w14:textId="77777777" w:rsidR="00BE0467" w:rsidRPr="00C66689" w:rsidRDefault="00BE0467" w:rsidP="00726732">
      <w:pPr>
        <w:pStyle w:val="NoSpacing"/>
        <w:rPr>
          <w:rFonts w:ascii="Montserrat" w:hAnsi="Montserrat"/>
          <w:sz w:val="24"/>
        </w:rPr>
      </w:pPr>
    </w:p>
    <w:p w14:paraId="6EBF3236" w14:textId="77777777" w:rsidR="00BE0467" w:rsidRPr="00C66689" w:rsidRDefault="00C66689" w:rsidP="00726732">
      <w:pPr>
        <w:pStyle w:val="NoSpacing"/>
        <w:rPr>
          <w:rFonts w:ascii="Montserrat" w:hAnsi="Montserrat"/>
          <w:sz w:val="24"/>
        </w:rPr>
      </w:pPr>
      <w:r w:rsidRPr="00C66689">
        <w:rPr>
          <w:rFonts w:ascii="Montserrat" w:hAnsi="Montserrat"/>
          <w:sz w:val="24"/>
        </w:rPr>
        <w:t>A free spirited ally, and a cold blooded killer. You don’t have any problems with that, do you? (what’s a ‘problem?’)</w:t>
      </w:r>
    </w:p>
    <w:p w14:paraId="37F62BAE" w14:textId="77777777" w:rsidR="00BE0467" w:rsidRPr="00C66689" w:rsidRDefault="00BE0467" w:rsidP="00726732">
      <w:pPr>
        <w:pStyle w:val="NoSpacing"/>
        <w:rPr>
          <w:rFonts w:ascii="Montserrat" w:hAnsi="Montserrat"/>
          <w:sz w:val="24"/>
        </w:rPr>
      </w:pPr>
    </w:p>
    <w:p w14:paraId="79F67D36" w14:textId="77777777" w:rsidR="00BE0467" w:rsidRPr="00C66689" w:rsidRDefault="00C66689" w:rsidP="00726732">
      <w:pPr>
        <w:pStyle w:val="NoSpacing"/>
        <w:rPr>
          <w:rFonts w:ascii="Montserrat" w:hAnsi="Montserrat"/>
          <w:sz w:val="24"/>
        </w:rPr>
      </w:pPr>
      <w:r w:rsidRPr="00C66689">
        <w:rPr>
          <w:rFonts w:ascii="Montserrat" w:hAnsi="Montserrat"/>
          <w:sz w:val="24"/>
        </w:rPr>
        <w:t>Why, a dragon, of course. Its only suiting for a project of this level of importance, we can’t very well leave it all in the hands of a bunch of mammals, can we?</w:t>
      </w:r>
    </w:p>
    <w:p w14:paraId="002E7A01" w14:textId="77777777" w:rsidR="00BE0467" w:rsidRPr="00C66689" w:rsidRDefault="00BE0467" w:rsidP="00726732">
      <w:pPr>
        <w:pStyle w:val="NoSpacing"/>
        <w:rPr>
          <w:rFonts w:ascii="Montserrat" w:hAnsi="Montserrat"/>
          <w:sz w:val="24"/>
        </w:rPr>
      </w:pPr>
    </w:p>
    <w:p w14:paraId="120B35BC" w14:textId="77777777" w:rsidR="00BE0467" w:rsidRPr="00C66689" w:rsidRDefault="00C66689" w:rsidP="00726732">
      <w:pPr>
        <w:pStyle w:val="NoSpacing"/>
        <w:rPr>
          <w:rFonts w:ascii="Montserrat" w:hAnsi="Montserrat"/>
          <w:sz w:val="24"/>
        </w:rPr>
      </w:pPr>
      <w:r w:rsidRPr="00C66689">
        <w:rPr>
          <w:rFonts w:ascii="Montserrat" w:hAnsi="Montserrat"/>
          <w:sz w:val="24"/>
        </w:rPr>
        <w:t>We...um, seem to have a little problem off to the east. Would you just run out there and find out what is going on?</w:t>
      </w:r>
    </w:p>
    <w:p w14:paraId="531917B5" w14:textId="77777777" w:rsidR="00BE0467" w:rsidRPr="00C66689" w:rsidRDefault="00BE0467" w:rsidP="00726732">
      <w:pPr>
        <w:pStyle w:val="NoSpacing"/>
        <w:rPr>
          <w:rFonts w:ascii="Montserrat" w:hAnsi="Montserrat"/>
          <w:sz w:val="24"/>
        </w:rPr>
      </w:pPr>
    </w:p>
    <w:p w14:paraId="04AF5B9F" w14:textId="77777777" w:rsidR="00BE0467" w:rsidRPr="00C66689" w:rsidRDefault="00C66689" w:rsidP="00726732">
      <w:pPr>
        <w:pStyle w:val="NoSpacing"/>
        <w:rPr>
          <w:rFonts w:ascii="Montserrat" w:hAnsi="Montserrat"/>
          <w:sz w:val="24"/>
        </w:rPr>
      </w:pPr>
      <w:r w:rsidRPr="00C66689">
        <w:rPr>
          <w:rFonts w:ascii="Montserrat" w:hAnsi="Montserrat"/>
          <w:sz w:val="24"/>
        </w:rPr>
        <w:t>Oh, its just this nasty aura of death that’s slowly spreading along killing everything in its path. No problem.</w:t>
      </w:r>
    </w:p>
    <w:p w14:paraId="565A98C9" w14:textId="77777777" w:rsidR="00BE0467" w:rsidRPr="00C66689" w:rsidRDefault="00BE0467" w:rsidP="00726732">
      <w:pPr>
        <w:pStyle w:val="NoSpacing"/>
        <w:rPr>
          <w:rFonts w:ascii="Montserrat" w:hAnsi="Montserrat"/>
          <w:sz w:val="24"/>
        </w:rPr>
      </w:pPr>
    </w:p>
    <w:p w14:paraId="6CA42F6F" w14:textId="77777777" w:rsidR="00BE0467" w:rsidRPr="00C66689" w:rsidRDefault="00C66689" w:rsidP="00726732">
      <w:pPr>
        <w:pStyle w:val="NoSpacing"/>
        <w:rPr>
          <w:rFonts w:ascii="Montserrat" w:hAnsi="Montserrat"/>
          <w:sz w:val="24"/>
        </w:rPr>
      </w:pPr>
      <w:r w:rsidRPr="00C66689">
        <w:rPr>
          <w:rFonts w:ascii="Montserrat" w:hAnsi="Montserrat"/>
          <w:sz w:val="24"/>
        </w:rPr>
        <w:t>It seemed like the thing to do... Can we just keep this in my name for the moment? No, it doesn’t work that way.</w:t>
      </w:r>
    </w:p>
    <w:p w14:paraId="71BC9C0C" w14:textId="77777777" w:rsidR="00BE0467" w:rsidRPr="00C66689" w:rsidRDefault="00BE0467" w:rsidP="00726732">
      <w:pPr>
        <w:pStyle w:val="NoSpacing"/>
        <w:rPr>
          <w:rFonts w:ascii="Montserrat" w:hAnsi="Montserrat"/>
          <w:sz w:val="24"/>
        </w:rPr>
      </w:pPr>
    </w:p>
    <w:p w14:paraId="6BBB79C2" w14:textId="77777777" w:rsidR="00BE0467" w:rsidRPr="00C66689" w:rsidRDefault="00C66689" w:rsidP="00726732">
      <w:pPr>
        <w:pStyle w:val="NoSpacing"/>
        <w:rPr>
          <w:rFonts w:ascii="Montserrat" w:hAnsi="Montserrat"/>
          <w:sz w:val="24"/>
        </w:rPr>
      </w:pPr>
      <w:r w:rsidRPr="00C66689">
        <w:rPr>
          <w:rFonts w:ascii="Montserrat" w:hAnsi="Montserrat"/>
          <w:sz w:val="24"/>
        </w:rPr>
        <w:t>A valley of death. I think we’ll need more than a rod and a staff to find comfort here...</w:t>
      </w:r>
    </w:p>
    <w:p w14:paraId="123AFBFE" w14:textId="77777777" w:rsidR="00BE0467" w:rsidRPr="00C66689" w:rsidRDefault="00BE0467" w:rsidP="00726732">
      <w:pPr>
        <w:pStyle w:val="NoSpacing"/>
        <w:rPr>
          <w:rFonts w:ascii="Montserrat" w:hAnsi="Montserrat"/>
          <w:sz w:val="24"/>
        </w:rPr>
      </w:pPr>
    </w:p>
    <w:p w14:paraId="7BE20421" w14:textId="77777777" w:rsidR="00BE0467" w:rsidRPr="00C66689" w:rsidRDefault="00C66689" w:rsidP="00726732">
      <w:pPr>
        <w:pStyle w:val="NoSpacing"/>
        <w:rPr>
          <w:rFonts w:ascii="Montserrat" w:hAnsi="Montserrat"/>
          <w:sz w:val="24"/>
        </w:rPr>
      </w:pPr>
      <w:r w:rsidRPr="00C66689">
        <w:rPr>
          <w:rFonts w:ascii="Montserrat" w:hAnsi="Montserrat"/>
          <w:sz w:val="24"/>
        </w:rPr>
        <w:t>Dead people aren’t that bad, really. You just gotta get an idea of what they’re into... Well, yes I do have a little experience in this area. You should come by my place sometime, if I can ever remember where I misplaced it, or the world I was keeping it on...</w:t>
      </w:r>
    </w:p>
    <w:p w14:paraId="28C5636C" w14:textId="77777777" w:rsidR="00BE0467" w:rsidRPr="00C66689" w:rsidRDefault="00BE0467" w:rsidP="00726732">
      <w:pPr>
        <w:pStyle w:val="NoSpacing"/>
        <w:rPr>
          <w:rFonts w:ascii="Montserrat" w:hAnsi="Montserrat"/>
          <w:sz w:val="24"/>
        </w:rPr>
      </w:pPr>
    </w:p>
    <w:p w14:paraId="3783DC69" w14:textId="77777777" w:rsidR="00BE0467" w:rsidRPr="00C66689" w:rsidRDefault="00C66689" w:rsidP="00726732">
      <w:pPr>
        <w:pStyle w:val="NoSpacing"/>
        <w:rPr>
          <w:rFonts w:ascii="Montserrat" w:hAnsi="Montserrat"/>
          <w:sz w:val="24"/>
        </w:rPr>
      </w:pPr>
      <w:r w:rsidRPr="00C66689">
        <w:rPr>
          <w:rFonts w:ascii="Montserrat" w:hAnsi="Montserrat"/>
          <w:sz w:val="24"/>
        </w:rPr>
        <w:t>Uh...we represent the....</w:t>
      </w:r>
    </w:p>
    <w:p w14:paraId="58AB6822" w14:textId="77777777" w:rsidR="00BE0467" w:rsidRPr="00C66689" w:rsidRDefault="00BE0467" w:rsidP="00726732">
      <w:pPr>
        <w:pStyle w:val="NoSpacing"/>
        <w:rPr>
          <w:rFonts w:ascii="Montserrat" w:hAnsi="Montserrat"/>
          <w:sz w:val="24"/>
        </w:rPr>
      </w:pPr>
    </w:p>
    <w:p w14:paraId="42C6BED6" w14:textId="77777777" w:rsidR="00BE0467" w:rsidRPr="00C66689" w:rsidRDefault="00C66689" w:rsidP="00726732">
      <w:pPr>
        <w:pStyle w:val="NoSpacing"/>
        <w:rPr>
          <w:rFonts w:ascii="Montserrat" w:hAnsi="Montserrat"/>
          <w:sz w:val="24"/>
        </w:rPr>
      </w:pPr>
      <w:r w:rsidRPr="00C66689">
        <w:rPr>
          <w:rFonts w:ascii="Montserrat" w:hAnsi="Montserrat"/>
          <w:sz w:val="24"/>
        </w:rPr>
        <w:t>Sure, we’ll take a couple of your emissaries back with us...</w:t>
      </w:r>
    </w:p>
    <w:p w14:paraId="5D93F374" w14:textId="77777777" w:rsidR="00BE0467" w:rsidRPr="00C66689" w:rsidRDefault="00BE0467" w:rsidP="00726732">
      <w:pPr>
        <w:pStyle w:val="NoSpacing"/>
        <w:rPr>
          <w:rFonts w:ascii="Montserrat" w:hAnsi="Montserrat"/>
          <w:sz w:val="24"/>
        </w:rPr>
      </w:pPr>
    </w:p>
    <w:p w14:paraId="0FEF8F92" w14:textId="77777777" w:rsidR="00BE0467" w:rsidRPr="00C66689" w:rsidRDefault="00C66689" w:rsidP="00726732">
      <w:pPr>
        <w:pStyle w:val="NoSpacing"/>
        <w:rPr>
          <w:rFonts w:ascii="Montserrat" w:hAnsi="Montserrat"/>
          <w:sz w:val="24"/>
        </w:rPr>
      </w:pPr>
      <w:r w:rsidRPr="00C66689">
        <w:rPr>
          <w:rFonts w:ascii="Montserrat" w:hAnsi="Montserrat"/>
          <w:sz w:val="24"/>
        </w:rPr>
        <w:t>He doesn’t talk much does he? Him, well he isn’t even here to be precise. This is only his former body.</w:t>
      </w:r>
    </w:p>
    <w:p w14:paraId="74639320" w14:textId="77777777" w:rsidR="00BE0467" w:rsidRPr="00C66689" w:rsidRDefault="00BE0467" w:rsidP="00726732">
      <w:pPr>
        <w:pStyle w:val="NoSpacing"/>
        <w:rPr>
          <w:rFonts w:ascii="Montserrat" w:hAnsi="Montserrat"/>
          <w:sz w:val="24"/>
        </w:rPr>
      </w:pPr>
    </w:p>
    <w:p w14:paraId="2B103095" w14:textId="77777777" w:rsidR="00BE0467" w:rsidRPr="00C66689" w:rsidRDefault="00C66689" w:rsidP="00726732">
      <w:pPr>
        <w:pStyle w:val="NoSpacing"/>
        <w:rPr>
          <w:rFonts w:ascii="Montserrat" w:hAnsi="Montserrat"/>
          <w:sz w:val="24"/>
        </w:rPr>
      </w:pPr>
      <w:r w:rsidRPr="00C66689">
        <w:rPr>
          <w:rFonts w:ascii="Montserrat" w:hAnsi="Montserrat"/>
          <w:sz w:val="24"/>
        </w:rPr>
        <w:t>Talking with a free spirit too much can be an unnerving experience, especially when it helps you figure out how to do this...</w:t>
      </w:r>
    </w:p>
    <w:p w14:paraId="272484A5" w14:textId="77777777" w:rsidR="00BE0467" w:rsidRPr="00C66689" w:rsidRDefault="00BE0467" w:rsidP="00726732">
      <w:pPr>
        <w:pStyle w:val="NoSpacing"/>
        <w:rPr>
          <w:rFonts w:ascii="Montserrat" w:hAnsi="Montserrat"/>
          <w:sz w:val="24"/>
        </w:rPr>
      </w:pPr>
    </w:p>
    <w:p w14:paraId="3F01707A" w14:textId="77777777" w:rsidR="00BE0467" w:rsidRPr="00C66689" w:rsidRDefault="00C66689" w:rsidP="00726732">
      <w:pPr>
        <w:pStyle w:val="NoSpacing"/>
        <w:rPr>
          <w:rFonts w:ascii="Montserrat" w:hAnsi="Montserrat"/>
          <w:sz w:val="24"/>
        </w:rPr>
      </w:pPr>
      <w:r w:rsidRPr="00C66689">
        <w:rPr>
          <w:rFonts w:ascii="Montserrat" w:hAnsi="Montserrat"/>
          <w:sz w:val="24"/>
        </w:rPr>
        <w:t>Oh, here you are... How are you doing that? Oh, neat. Like this...? Hey, you better pick your jaw back up, people are staring.</w:t>
      </w:r>
    </w:p>
    <w:p w14:paraId="3544DD8D" w14:textId="77777777" w:rsidR="00BE0467" w:rsidRPr="00C66689" w:rsidRDefault="00BE0467" w:rsidP="00726732">
      <w:pPr>
        <w:pStyle w:val="NoSpacing"/>
        <w:rPr>
          <w:rFonts w:ascii="Montserrat" w:hAnsi="Montserrat"/>
          <w:sz w:val="24"/>
        </w:rPr>
      </w:pPr>
    </w:p>
    <w:p w14:paraId="2DF42CE9" w14:textId="77777777" w:rsidR="00BE0467" w:rsidRPr="00C66689" w:rsidRDefault="00C66689" w:rsidP="00726732">
      <w:pPr>
        <w:pStyle w:val="NoSpacing"/>
        <w:rPr>
          <w:rFonts w:ascii="Montserrat" w:hAnsi="Montserrat"/>
          <w:sz w:val="24"/>
        </w:rPr>
      </w:pPr>
      <w:r w:rsidRPr="00C66689">
        <w:rPr>
          <w:rFonts w:ascii="Montserrat" w:hAnsi="Montserrat"/>
          <w:sz w:val="24"/>
        </w:rPr>
        <w:t>Geez, maybe mixing necromancy and technology aren’t such a good idea, you know?</w:t>
      </w:r>
    </w:p>
    <w:p w14:paraId="0B6BB373" w14:textId="77777777" w:rsidR="00BE0467" w:rsidRPr="00C66689" w:rsidRDefault="00BE0467" w:rsidP="00726732">
      <w:pPr>
        <w:pStyle w:val="NoSpacing"/>
        <w:rPr>
          <w:rFonts w:ascii="Montserrat" w:hAnsi="Montserrat"/>
          <w:sz w:val="24"/>
        </w:rPr>
      </w:pPr>
    </w:p>
    <w:p w14:paraId="3DCFFD39" w14:textId="77777777" w:rsidR="00BE0467" w:rsidRPr="00C66689" w:rsidRDefault="00C66689" w:rsidP="00726732">
      <w:pPr>
        <w:pStyle w:val="NoSpacing"/>
        <w:rPr>
          <w:rFonts w:ascii="Montserrat" w:hAnsi="Montserrat"/>
          <w:sz w:val="24"/>
        </w:rPr>
      </w:pPr>
      <w:r w:rsidRPr="00C66689">
        <w:rPr>
          <w:rFonts w:ascii="Montserrat" w:hAnsi="Montserrat"/>
          <w:sz w:val="24"/>
        </w:rPr>
        <w:t>I don’t think somebody likes you being here... Oh well, at least it was an exciting firefight, and car chase.</w:t>
      </w:r>
    </w:p>
    <w:p w14:paraId="6F324141" w14:textId="77777777" w:rsidR="00BE0467" w:rsidRPr="00C66689" w:rsidRDefault="00BE0467" w:rsidP="00726732">
      <w:pPr>
        <w:pStyle w:val="NoSpacing"/>
        <w:rPr>
          <w:rFonts w:ascii="Montserrat" w:hAnsi="Montserrat"/>
          <w:sz w:val="24"/>
        </w:rPr>
      </w:pPr>
    </w:p>
    <w:p w14:paraId="75FE5ABD" w14:textId="77777777" w:rsidR="00BE0467" w:rsidRPr="00C66689" w:rsidRDefault="00C66689" w:rsidP="00726732">
      <w:pPr>
        <w:pStyle w:val="NoSpacing"/>
        <w:rPr>
          <w:rFonts w:ascii="Montserrat" w:hAnsi="Montserrat"/>
          <w:sz w:val="24"/>
        </w:rPr>
      </w:pPr>
      <w:r w:rsidRPr="00C66689">
        <w:rPr>
          <w:rFonts w:ascii="Montserrat" w:hAnsi="Montserrat"/>
          <w:sz w:val="24"/>
        </w:rPr>
        <w:t>Geez, maybe mixing necromancy and technology is a pretty hot idea after all. How are you doing that?! No! I definitely do not want metal in my flesh thank you... I’ve spent too many years avoiding just that to start changing my ways now...</w:t>
      </w:r>
    </w:p>
    <w:p w14:paraId="39EBF5E1" w14:textId="77777777" w:rsidR="00BE0467" w:rsidRPr="00C66689" w:rsidRDefault="00BE0467" w:rsidP="00726732">
      <w:pPr>
        <w:pStyle w:val="NoSpacing"/>
        <w:rPr>
          <w:rFonts w:ascii="Montserrat" w:hAnsi="Montserrat"/>
          <w:sz w:val="24"/>
        </w:rPr>
      </w:pPr>
    </w:p>
    <w:p w14:paraId="2C447DE6" w14:textId="77777777" w:rsidR="00BE0467" w:rsidRPr="00C66689" w:rsidRDefault="00C66689" w:rsidP="00726732">
      <w:pPr>
        <w:pStyle w:val="NoSpacing"/>
        <w:rPr>
          <w:rFonts w:ascii="Montserrat" w:hAnsi="Montserrat"/>
          <w:sz w:val="24"/>
        </w:rPr>
      </w:pPr>
      <w:r w:rsidRPr="00C66689">
        <w:rPr>
          <w:rFonts w:ascii="Montserrat" w:hAnsi="Montserrat"/>
          <w:sz w:val="24"/>
        </w:rPr>
        <w:t>It’s a working vacation, you want to come or not? Besides you’re still teaching me things, remember?</w:t>
      </w:r>
    </w:p>
    <w:p w14:paraId="5A9EAD21" w14:textId="77777777" w:rsidR="00BE0467" w:rsidRPr="00C66689" w:rsidRDefault="00BE0467" w:rsidP="00726732">
      <w:pPr>
        <w:pStyle w:val="NoSpacing"/>
        <w:rPr>
          <w:rFonts w:ascii="Montserrat" w:hAnsi="Montserrat"/>
          <w:sz w:val="24"/>
        </w:rPr>
      </w:pPr>
    </w:p>
    <w:p w14:paraId="1464BD42" w14:textId="77777777" w:rsidR="00BE0467" w:rsidRPr="00C66689" w:rsidRDefault="00C66689" w:rsidP="00726732">
      <w:pPr>
        <w:pStyle w:val="NoSpacing"/>
        <w:rPr>
          <w:rFonts w:ascii="Montserrat" w:hAnsi="Montserrat"/>
          <w:sz w:val="24"/>
        </w:rPr>
      </w:pPr>
      <w:r w:rsidRPr="00C66689">
        <w:rPr>
          <w:rFonts w:ascii="Montserrat" w:hAnsi="Montserrat"/>
          <w:sz w:val="24"/>
        </w:rPr>
        <w:t>You’ve got good potential, I will teach you... Great, mind if I ask what stone you just stepped out from under?</w:t>
      </w:r>
    </w:p>
    <w:p w14:paraId="77BD4086" w14:textId="77777777" w:rsidR="00BE0467" w:rsidRPr="00C66689" w:rsidRDefault="00BE0467" w:rsidP="00726732">
      <w:pPr>
        <w:pStyle w:val="NoSpacing"/>
        <w:rPr>
          <w:rFonts w:ascii="Montserrat" w:hAnsi="Montserrat"/>
          <w:sz w:val="24"/>
        </w:rPr>
      </w:pPr>
    </w:p>
    <w:p w14:paraId="326153AF" w14:textId="77777777" w:rsidR="00BE0467" w:rsidRPr="00C66689" w:rsidRDefault="00C66689" w:rsidP="00726732">
      <w:pPr>
        <w:pStyle w:val="NoSpacing"/>
        <w:rPr>
          <w:rFonts w:ascii="Montserrat" w:hAnsi="Montserrat"/>
          <w:sz w:val="24"/>
        </w:rPr>
      </w:pPr>
      <w:r w:rsidRPr="00C66689">
        <w:rPr>
          <w:rFonts w:ascii="Montserrat" w:hAnsi="Montserrat"/>
          <w:sz w:val="24"/>
        </w:rPr>
        <w:t>Ah, we have a bid for your clerical appointment, a representative of evil on your own world has spoken for you. Um, I think you and I need to get a few things straight here... Well, can you suggest someone a little more to your particular nature. Perhaps?</w:t>
      </w:r>
    </w:p>
    <w:p w14:paraId="5AD435EB" w14:textId="77777777" w:rsidR="00BE0467" w:rsidRPr="00C66689" w:rsidRDefault="00BE0467" w:rsidP="00726732">
      <w:pPr>
        <w:pStyle w:val="NoSpacing"/>
        <w:rPr>
          <w:rFonts w:ascii="Montserrat" w:hAnsi="Montserrat"/>
          <w:sz w:val="24"/>
        </w:rPr>
      </w:pPr>
    </w:p>
    <w:p w14:paraId="1A254DF1" w14:textId="77777777" w:rsidR="00BE0467" w:rsidRPr="00C66689" w:rsidRDefault="00C66689" w:rsidP="00726732">
      <w:pPr>
        <w:pStyle w:val="NoSpacing"/>
        <w:rPr>
          <w:rFonts w:ascii="Montserrat" w:hAnsi="Montserrat"/>
          <w:sz w:val="24"/>
        </w:rPr>
      </w:pPr>
      <w:r w:rsidRPr="00C66689">
        <w:rPr>
          <w:rFonts w:ascii="Montserrat" w:hAnsi="Montserrat"/>
          <w:sz w:val="24"/>
        </w:rPr>
        <w:t>Well, I’ll ask her... Er... Him, whatever. This might get interesting.</w:t>
      </w:r>
    </w:p>
    <w:p w14:paraId="242BDAAA" w14:textId="77777777" w:rsidR="00BE0467" w:rsidRPr="00C66689" w:rsidRDefault="00BE0467" w:rsidP="00726732">
      <w:pPr>
        <w:pStyle w:val="NoSpacing"/>
        <w:rPr>
          <w:rFonts w:ascii="Montserrat" w:hAnsi="Montserrat"/>
          <w:sz w:val="24"/>
        </w:rPr>
      </w:pPr>
    </w:p>
    <w:p w14:paraId="41706381" w14:textId="77777777" w:rsidR="00BE0467" w:rsidRPr="00C66689" w:rsidRDefault="00C66689" w:rsidP="00726732">
      <w:pPr>
        <w:pStyle w:val="NoSpacing"/>
        <w:rPr>
          <w:rFonts w:ascii="Montserrat" w:hAnsi="Montserrat"/>
          <w:sz w:val="24"/>
        </w:rPr>
      </w:pPr>
      <w:r w:rsidRPr="00C66689">
        <w:rPr>
          <w:rFonts w:ascii="Montserrat" w:hAnsi="Montserrat"/>
          <w:sz w:val="24"/>
        </w:rPr>
        <w:t>What do you mean, you need us to remove the local authorities? Right, well get right on it.</w:t>
      </w:r>
    </w:p>
    <w:p w14:paraId="0FA62B1A" w14:textId="77777777" w:rsidR="00BE0467" w:rsidRPr="00C66689" w:rsidRDefault="00BE0467" w:rsidP="00726732">
      <w:pPr>
        <w:pStyle w:val="NoSpacing"/>
        <w:rPr>
          <w:rFonts w:ascii="Montserrat" w:hAnsi="Montserrat"/>
          <w:sz w:val="24"/>
        </w:rPr>
      </w:pPr>
    </w:p>
    <w:p w14:paraId="74D032C0" w14:textId="77777777" w:rsidR="00BE0467" w:rsidRPr="00C66689" w:rsidRDefault="00C66689" w:rsidP="00726732">
      <w:pPr>
        <w:pStyle w:val="NoSpacing"/>
        <w:rPr>
          <w:rFonts w:ascii="Montserrat" w:hAnsi="Montserrat"/>
          <w:sz w:val="24"/>
        </w:rPr>
      </w:pPr>
      <w:r w:rsidRPr="00C66689">
        <w:rPr>
          <w:rFonts w:ascii="Montserrat" w:hAnsi="Montserrat"/>
          <w:sz w:val="24"/>
        </w:rPr>
        <w:t>What do you mean, you don’t want us to remove the local authorities? But we were so close! Right, we’ll get right on it</w:t>
      </w:r>
    </w:p>
    <w:p w14:paraId="7237D354" w14:textId="77777777" w:rsidR="00BE0467" w:rsidRPr="00C66689" w:rsidRDefault="00BE0467" w:rsidP="00726732">
      <w:pPr>
        <w:pStyle w:val="NoSpacing"/>
        <w:rPr>
          <w:rFonts w:ascii="Montserrat" w:hAnsi="Montserrat"/>
          <w:sz w:val="24"/>
        </w:rPr>
      </w:pPr>
    </w:p>
    <w:p w14:paraId="62B326CA" w14:textId="77777777" w:rsidR="00BE0467" w:rsidRPr="00C66689" w:rsidRDefault="00C66689" w:rsidP="00726732">
      <w:pPr>
        <w:pStyle w:val="NoSpacing"/>
        <w:rPr>
          <w:rFonts w:ascii="Montserrat" w:hAnsi="Montserrat"/>
          <w:sz w:val="24"/>
        </w:rPr>
      </w:pPr>
      <w:r w:rsidRPr="00C66689">
        <w:rPr>
          <w:rFonts w:ascii="Montserrat" w:hAnsi="Montserrat"/>
          <w:sz w:val="24"/>
        </w:rPr>
        <w:t>You want me to work out a deal with what? Right, I’ll look into it... (san loss!)</w:t>
      </w:r>
    </w:p>
    <w:p w14:paraId="0DE3F52B" w14:textId="77777777" w:rsidR="00BE0467" w:rsidRPr="00C66689" w:rsidRDefault="00BE0467" w:rsidP="00726732">
      <w:pPr>
        <w:pStyle w:val="NoSpacing"/>
        <w:rPr>
          <w:rFonts w:ascii="Montserrat" w:hAnsi="Montserrat"/>
          <w:sz w:val="24"/>
        </w:rPr>
      </w:pPr>
    </w:p>
    <w:p w14:paraId="7D4127AB" w14:textId="77777777" w:rsidR="00BE0467" w:rsidRPr="00C66689" w:rsidRDefault="00C66689" w:rsidP="00726732">
      <w:pPr>
        <w:pStyle w:val="NoSpacing"/>
        <w:rPr>
          <w:rFonts w:ascii="Montserrat" w:hAnsi="Montserrat"/>
          <w:sz w:val="24"/>
        </w:rPr>
      </w:pPr>
      <w:r w:rsidRPr="00C66689">
        <w:rPr>
          <w:rFonts w:ascii="Montserrat" w:hAnsi="Montserrat"/>
          <w:sz w:val="24"/>
        </w:rPr>
        <w:t>The deck of fate, all the threads of destiny, and I had to keep the thing...</w:t>
      </w:r>
    </w:p>
    <w:p w14:paraId="479BBC0A" w14:textId="77777777" w:rsidR="00BE0467" w:rsidRPr="00C66689" w:rsidRDefault="00BE0467" w:rsidP="00726732">
      <w:pPr>
        <w:pStyle w:val="NoSpacing"/>
        <w:rPr>
          <w:rFonts w:ascii="Montserrat" w:hAnsi="Montserrat"/>
          <w:sz w:val="24"/>
        </w:rPr>
      </w:pPr>
    </w:p>
    <w:p w14:paraId="3C899B48" w14:textId="77777777" w:rsidR="00BE0467" w:rsidRPr="00C66689" w:rsidRDefault="00C66689" w:rsidP="00726732">
      <w:pPr>
        <w:pStyle w:val="NoSpacing"/>
        <w:rPr>
          <w:rFonts w:ascii="Montserrat" w:hAnsi="Montserrat"/>
          <w:sz w:val="24"/>
        </w:rPr>
      </w:pPr>
      <w:r w:rsidRPr="00C66689">
        <w:rPr>
          <w:rFonts w:ascii="Montserrat" w:hAnsi="Montserrat"/>
          <w:sz w:val="24"/>
        </w:rPr>
        <w:t>We’ve got a little problem with that last assignment... Sure, I know where we need to go, it’s that way, we just don’t have any way to get off of this planet here, at the moment... Right, no problem, I’ll look into it.</w:t>
      </w:r>
    </w:p>
    <w:p w14:paraId="0616F639" w14:textId="77777777" w:rsidR="00BE0467" w:rsidRPr="00C66689" w:rsidRDefault="00BE0467" w:rsidP="00726732">
      <w:pPr>
        <w:pStyle w:val="NoSpacing"/>
        <w:rPr>
          <w:rFonts w:ascii="Montserrat" w:hAnsi="Montserrat"/>
          <w:sz w:val="24"/>
        </w:rPr>
      </w:pPr>
    </w:p>
    <w:p w14:paraId="39F08CC0" w14:textId="77777777" w:rsidR="00BE0467" w:rsidRPr="00C66689" w:rsidRDefault="00C66689" w:rsidP="00726732">
      <w:pPr>
        <w:pStyle w:val="NoSpacing"/>
        <w:rPr>
          <w:rFonts w:ascii="Montserrat" w:hAnsi="Montserrat"/>
          <w:sz w:val="24"/>
        </w:rPr>
      </w:pPr>
      <w:r w:rsidRPr="00C66689">
        <w:rPr>
          <w:rFonts w:ascii="Montserrat" w:hAnsi="Montserrat"/>
          <w:sz w:val="24"/>
        </w:rPr>
        <w:t>A sensual - inferably sexual - opening to present the city of night. Siva 17 engages the city as it is swallowed by riot. She inevitably demonstrates her potential for destruction - marking herself as a threat in some minds. On her return - after hardware problems - the enigmatic ember emerges, and reveals herself for our first glimpse. The next few days comes to a face off with swat, an amiable approach by local talent, her attempt to contact a higher authority, and her final summons to go before the chair</w:t>
      </w:r>
      <w:r w:rsidRPr="00C66689">
        <w:rPr>
          <w:rFonts w:ascii="Montserrat" w:hAnsi="Montserrat"/>
          <w:sz w:val="24"/>
        </w:rPr>
        <w:t xml:space="preserve"> of sri. Kzeisza is the last thing she expects.</w:t>
      </w:r>
    </w:p>
    <w:p w14:paraId="5C546363" w14:textId="77777777" w:rsidR="00BE0467" w:rsidRPr="00C66689" w:rsidRDefault="00BE0467" w:rsidP="00726732">
      <w:pPr>
        <w:pStyle w:val="NoSpacing"/>
        <w:rPr>
          <w:rFonts w:ascii="Montserrat" w:hAnsi="Montserrat"/>
          <w:sz w:val="24"/>
        </w:rPr>
      </w:pPr>
    </w:p>
    <w:p w14:paraId="2C75AB4D" w14:textId="77777777" w:rsidR="00BE0467" w:rsidRPr="00C66689" w:rsidRDefault="00C66689" w:rsidP="00726732">
      <w:pPr>
        <w:pStyle w:val="NoSpacing"/>
        <w:rPr>
          <w:rFonts w:ascii="Montserrat" w:hAnsi="Montserrat"/>
          <w:sz w:val="24"/>
        </w:rPr>
      </w:pPr>
      <w:r w:rsidRPr="00C66689">
        <w:rPr>
          <w:rFonts w:ascii="Montserrat" w:hAnsi="Montserrat"/>
          <w:sz w:val="24"/>
        </w:rPr>
        <w:t>There are certain characters indicated in the opening segments that really do have important influences on the story. The mercs and their leader, the swat commander, the talent from the pub. There are also certain points that leave the reader with questions that could discourage them. Inconsistencies. Why does ember act so cautiously at first then casually after? Recall. Ember enters the city with so much caution, guarding against being noticed - drawing little attention to herself - and the next morning go</w:t>
      </w:r>
      <w:r w:rsidRPr="00C66689">
        <w:rPr>
          <w:rFonts w:ascii="Montserrat" w:hAnsi="Montserrat"/>
          <w:sz w:val="24"/>
        </w:rPr>
        <w:t>es right out in full daylight in full armor. The situation calls for it, but that is not made clear enough. She needs to consider that before she goes out. When she veers over to the garden terrace it seems like a deviation of her intent, a misleading turn of phrase. Her predatorily manner is illuminated later in the book, but prior to that revelation leads the reader to see her as having an agenda that is not there. The opening segments also seem confusing in perspective and penetration of characters. That</w:t>
      </w:r>
      <w:r w:rsidRPr="00C66689">
        <w:rPr>
          <w:rFonts w:ascii="Montserrat" w:hAnsi="Montserrat"/>
          <w:sz w:val="24"/>
        </w:rPr>
        <w:t xml:space="preserve"> device is not smooth enough yet. There are many repetitions and digressions in the language that could be weeded out for more fluid reading. The chapter cliffhanger works excellently, though getting to it is difficult upon examination.</w:t>
      </w:r>
    </w:p>
    <w:p w14:paraId="393976C0" w14:textId="77777777" w:rsidR="00BE0467" w:rsidRPr="00C66689" w:rsidRDefault="00BE0467" w:rsidP="00726732">
      <w:pPr>
        <w:pStyle w:val="NoSpacing"/>
        <w:rPr>
          <w:rFonts w:ascii="Montserrat" w:hAnsi="Montserrat"/>
          <w:sz w:val="24"/>
        </w:rPr>
      </w:pPr>
    </w:p>
    <w:p w14:paraId="6C8D6C0E" w14:textId="77777777" w:rsidR="00BE0467" w:rsidRPr="00C66689" w:rsidRDefault="00C66689" w:rsidP="00726732">
      <w:pPr>
        <w:pStyle w:val="NoSpacing"/>
        <w:rPr>
          <w:rFonts w:ascii="Montserrat" w:hAnsi="Montserrat"/>
          <w:sz w:val="24"/>
        </w:rPr>
      </w:pPr>
      <w:r w:rsidRPr="00C66689">
        <w:rPr>
          <w:rFonts w:ascii="Montserrat" w:hAnsi="Montserrat"/>
          <w:sz w:val="24"/>
        </w:rPr>
        <w:t>Ember’s impressions of the city are modified by each new light she comes to see it in. First seeing it as a cold monstrosity, then a nocturnal paradise of light, then a city in chaos, a knot of paradoxes, and by the end of this chapter, a veil obscuring many dangerous secrets. She has the opportunity to weigh the sophistication of both its magic and technology and determine that she has and has known better. What makes this city special, though, is the extraordinary way it has managed to integrate such dive</w:t>
      </w:r>
      <w:r w:rsidRPr="00C66689">
        <w:rPr>
          <w:rFonts w:ascii="Montserrat" w:hAnsi="Montserrat"/>
          <w:sz w:val="24"/>
        </w:rPr>
        <w:t>rgent elements. A useful model. What she sees inspires her. Giving her an idea. Learning these things has had its side effects. She gets noticed by several different factions. Most she remains unaware of. But, one of the factions in this city has taken an acute interest in her, and what she represents. She is brought to meet kzeisza, a dragon older than civilization.</w:t>
      </w:r>
    </w:p>
    <w:p w14:paraId="087739CB" w14:textId="77777777" w:rsidR="00BE0467" w:rsidRPr="00C66689" w:rsidRDefault="00BE0467" w:rsidP="00726732">
      <w:pPr>
        <w:pStyle w:val="NoSpacing"/>
        <w:rPr>
          <w:rFonts w:ascii="Montserrat" w:hAnsi="Montserrat"/>
          <w:sz w:val="24"/>
        </w:rPr>
      </w:pPr>
    </w:p>
    <w:p w14:paraId="60F0D904" w14:textId="77777777" w:rsidR="00BE0467" w:rsidRPr="00C66689" w:rsidRDefault="00C66689" w:rsidP="00726732">
      <w:pPr>
        <w:pStyle w:val="NoSpacing"/>
        <w:rPr>
          <w:rFonts w:ascii="Montserrat" w:hAnsi="Montserrat"/>
          <w:sz w:val="24"/>
        </w:rPr>
      </w:pPr>
      <w:r w:rsidRPr="00C66689">
        <w:rPr>
          <w:rFonts w:ascii="Montserrat" w:hAnsi="Montserrat"/>
          <w:sz w:val="24"/>
        </w:rPr>
        <w:t>Avonlea. Mistress of triel manor, the county and precinct of triel in the high province and kingdom of saendria; lieutenant, first wing, siva squadron, united earth defense forces, pacific advance fleet by special dispensation of the misfold allowances under the the gates of paradox incident.</w:t>
      </w:r>
    </w:p>
    <w:p w14:paraId="12C2581B" w14:textId="77777777" w:rsidR="00BE0467" w:rsidRPr="00C66689" w:rsidRDefault="00BE0467" w:rsidP="00726732">
      <w:pPr>
        <w:pStyle w:val="NoSpacing"/>
        <w:rPr>
          <w:rFonts w:ascii="Montserrat" w:hAnsi="Montserrat"/>
          <w:sz w:val="24"/>
        </w:rPr>
      </w:pPr>
    </w:p>
    <w:p w14:paraId="44BABBA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Kzeisza anzoar aioch kzhan sif vellosh ni aregriar sish mellyr weox dinevin lor anjui aigos meloch vandu goth rykhar ixth vanioush ballosch synuiflysythftharalwoshenautrtch. </w:t>
      </w:r>
    </w:p>
    <w:p w14:paraId="4ABCF5B1" w14:textId="77777777" w:rsidR="00BE0467" w:rsidRPr="00C66689" w:rsidRDefault="00BE0467" w:rsidP="00726732">
      <w:pPr>
        <w:pStyle w:val="NoSpacing"/>
        <w:rPr>
          <w:rFonts w:ascii="Montserrat" w:hAnsi="Montserrat"/>
          <w:sz w:val="24"/>
        </w:rPr>
      </w:pPr>
    </w:p>
    <w:p w14:paraId="4E2A57D9" w14:textId="77777777" w:rsidR="00BE0467" w:rsidRPr="00C66689" w:rsidRDefault="00C66689" w:rsidP="00726732">
      <w:pPr>
        <w:pStyle w:val="NoSpacing"/>
        <w:rPr>
          <w:rFonts w:ascii="Montserrat" w:hAnsi="Montserrat"/>
          <w:sz w:val="24"/>
        </w:rPr>
      </w:pPr>
      <w:r w:rsidRPr="00C66689">
        <w:rPr>
          <w:rFonts w:ascii="Montserrat" w:hAnsi="Montserrat"/>
          <w:sz w:val="24"/>
        </w:rPr>
        <w:t>Avonlea, unpromised: siva 17. Her wing designation, siva 17 is the first name we will have of her. She will enter the city much as was originally seen, but, we will find out what she is capable of as a destroyer before we will get a deeper feel for her. From the hard, faceless, armored knight will emerge a deceptively delicate, and enigmatic entity. From the wages of her first night, will come enough admiration to lead to an offer of acceptance to accompany the enmity of swat and ao. Her first engagement wi</w:t>
      </w:r>
      <w:r w:rsidRPr="00C66689">
        <w:rPr>
          <w:rFonts w:ascii="Montserrat" w:hAnsi="Montserrat"/>
          <w:sz w:val="24"/>
        </w:rPr>
        <w:t>th vancouver gains her much respect - positive and negative.</w:t>
      </w:r>
    </w:p>
    <w:p w14:paraId="497903C9" w14:textId="77777777" w:rsidR="00BE0467" w:rsidRPr="00C66689" w:rsidRDefault="00BE0467" w:rsidP="00726732">
      <w:pPr>
        <w:pStyle w:val="NoSpacing"/>
        <w:rPr>
          <w:rFonts w:ascii="Montserrat" w:hAnsi="Montserrat"/>
          <w:sz w:val="24"/>
        </w:rPr>
      </w:pPr>
    </w:p>
    <w:p w14:paraId="42931BB3" w14:textId="77777777" w:rsidR="00BE0467" w:rsidRPr="00C66689" w:rsidRDefault="00C66689" w:rsidP="00726732">
      <w:pPr>
        <w:pStyle w:val="NoSpacing"/>
        <w:rPr>
          <w:rFonts w:ascii="Montserrat" w:hAnsi="Montserrat"/>
          <w:sz w:val="24"/>
        </w:rPr>
      </w:pPr>
      <w:r w:rsidRPr="00C66689">
        <w:rPr>
          <w:rFonts w:ascii="Montserrat" w:hAnsi="Montserrat"/>
          <w:sz w:val="24"/>
        </w:rPr>
        <w:t>Seventh Fleet. A planetary defense fleet composed of a command cruiser, three battleships, two launch platforms, a destroyer and a stealth cruiser. This is what is left out of almost three hundred ships. The cruisers are capable of fusing with the other vessels. All ships have their own compliment of fighters and scouts. One squadron for each. The launch platforms each support a full battalion of fighters and troops in addition to the lead squadron. Siva and jinx squadrons are noted rivals.</w:t>
      </w:r>
    </w:p>
    <w:p w14:paraId="209A682A" w14:textId="77777777" w:rsidR="00BE0467" w:rsidRPr="00C66689" w:rsidRDefault="00BE0467" w:rsidP="00726732">
      <w:pPr>
        <w:pStyle w:val="NoSpacing"/>
        <w:rPr>
          <w:rFonts w:ascii="Montserrat" w:hAnsi="Montserrat"/>
          <w:sz w:val="24"/>
        </w:rPr>
      </w:pPr>
    </w:p>
    <w:p w14:paraId="5E9AC755" w14:textId="77777777" w:rsidR="00BE0467" w:rsidRPr="00C66689" w:rsidRDefault="00C66689" w:rsidP="00726732">
      <w:pPr>
        <w:pStyle w:val="NoSpacing"/>
        <w:rPr>
          <w:rFonts w:ascii="Montserrat" w:hAnsi="Montserrat"/>
          <w:sz w:val="24"/>
        </w:rPr>
      </w:pPr>
      <w:r w:rsidRPr="00C66689">
        <w:rPr>
          <w:rFonts w:ascii="Montserrat" w:hAnsi="Montserrat"/>
          <w:sz w:val="24"/>
        </w:rPr>
        <w:t>Exultant: the flagship of the pacific advance fleet. The ship is controlled from the captain’s bridge, while the fleet is commanded by the admiral from the admiral’s bridge (aka the fleet bridge.) Siva squadron is assigned to the exultant as its vanguard. As the pact evolves, the exultant comes to port in vancouver, along with a battle ship, the tempest, and a launch platform, the aegis.</w:t>
      </w:r>
    </w:p>
    <w:p w14:paraId="72DDEAEE" w14:textId="77777777" w:rsidR="00BE0467" w:rsidRPr="00C66689" w:rsidRDefault="00BE0467" w:rsidP="00726732">
      <w:pPr>
        <w:pStyle w:val="NoSpacing"/>
        <w:rPr>
          <w:rFonts w:ascii="Montserrat" w:hAnsi="Montserrat"/>
          <w:sz w:val="24"/>
        </w:rPr>
      </w:pPr>
    </w:p>
    <w:p w14:paraId="468AB19C" w14:textId="77777777" w:rsidR="00BE0467" w:rsidRPr="00C66689" w:rsidRDefault="00C66689" w:rsidP="00726732">
      <w:pPr>
        <w:pStyle w:val="NoSpacing"/>
        <w:rPr>
          <w:rFonts w:ascii="Montserrat" w:hAnsi="Montserrat"/>
          <w:sz w:val="24"/>
        </w:rPr>
      </w:pPr>
      <w:r w:rsidRPr="00C66689">
        <w:rPr>
          <w:rFonts w:ascii="Montserrat" w:hAnsi="Montserrat"/>
          <w:sz w:val="24"/>
        </w:rPr>
        <w:t>NLS Swat: neutral licensed securities special weapons and tactics. An incorporated special peace keeping force contracted by the city corporate commission. The residual force remaining in the dislocated city is cut off from its superior offices and by contract rights can option to protect their interests in a time of suitable crisis. Though technically under the jurisdiction of the corporations funding its activities, it has its own reserves of funding which it will use in times of martial law, whereby allo</w:t>
      </w:r>
      <w:r w:rsidRPr="00C66689">
        <w:rPr>
          <w:rFonts w:ascii="Montserrat" w:hAnsi="Montserrat"/>
          <w:sz w:val="24"/>
        </w:rPr>
        <w:t>wing it to overrule the dictates of its patron corps. Among its powers, it can create a governing council to act as a higher authority than the corporate entities. During the few weeks it will take to create this formerly non existent government, the nls swat occupies the city and enforces martial law.</w:t>
      </w:r>
    </w:p>
    <w:p w14:paraId="51CC7EF8" w14:textId="77777777" w:rsidR="00BE0467" w:rsidRPr="00C66689" w:rsidRDefault="00BE0467" w:rsidP="00726732">
      <w:pPr>
        <w:pStyle w:val="NoSpacing"/>
        <w:rPr>
          <w:rFonts w:ascii="Montserrat" w:hAnsi="Montserrat"/>
          <w:sz w:val="24"/>
        </w:rPr>
      </w:pPr>
    </w:p>
    <w:p w14:paraId="2D2FCD0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idea. Until she actually divulges her conclusions to kzeisza, ember’s idea is not revealed to the reader. However, her reactions to those things which in part bring her to the necessary conclusions do have clear connections and hint to her conclusions. It is more important in the first chapter to establish the images of her, the city and an idea of things to come. </w:t>
      </w:r>
    </w:p>
    <w:p w14:paraId="1DD88232" w14:textId="77777777" w:rsidR="00BE0467" w:rsidRPr="00C66689" w:rsidRDefault="00BE0467" w:rsidP="00726732">
      <w:pPr>
        <w:pStyle w:val="NoSpacing"/>
        <w:rPr>
          <w:rFonts w:ascii="Montserrat" w:hAnsi="Montserrat"/>
          <w:sz w:val="24"/>
        </w:rPr>
      </w:pPr>
    </w:p>
    <w:p w14:paraId="1607820C" w14:textId="77777777" w:rsidR="00BE0467" w:rsidRPr="00C66689" w:rsidRDefault="00C66689" w:rsidP="00726732">
      <w:pPr>
        <w:pStyle w:val="NoSpacing"/>
        <w:rPr>
          <w:rFonts w:ascii="Montserrat" w:hAnsi="Montserrat"/>
          <w:sz w:val="24"/>
        </w:rPr>
      </w:pPr>
      <w:r w:rsidRPr="00C66689">
        <w:rPr>
          <w:rFonts w:ascii="Montserrat" w:hAnsi="Montserrat"/>
          <w:sz w:val="24"/>
        </w:rPr>
        <w:t>Eventually it will become obvious and necessary to approach the ccc with an offer of alliance with the pact groups, officially including the rest of the city and its influential parts in the treaty. This will work later, due to the presence of the other members outside of sri. At that point, the character of the conflict will change slightly. There will be new internal intrigue, and direct opposition will be external to the city.</w:t>
      </w:r>
    </w:p>
    <w:p w14:paraId="3914BD95" w14:textId="77777777" w:rsidR="00BE0467" w:rsidRPr="00C66689" w:rsidRDefault="00BE0467" w:rsidP="00726732">
      <w:pPr>
        <w:pStyle w:val="NoSpacing"/>
        <w:rPr>
          <w:rFonts w:ascii="Montserrat" w:hAnsi="Montserrat"/>
          <w:sz w:val="24"/>
        </w:rPr>
      </w:pPr>
    </w:p>
    <w:p w14:paraId="6BB9D1F2" w14:textId="77777777" w:rsidR="00BE0467" w:rsidRPr="00C66689" w:rsidRDefault="00C66689" w:rsidP="00726732">
      <w:pPr>
        <w:pStyle w:val="NoSpacing"/>
        <w:rPr>
          <w:rFonts w:ascii="Montserrat" w:hAnsi="Montserrat"/>
          <w:sz w:val="24"/>
        </w:rPr>
      </w:pPr>
      <w:r w:rsidRPr="00C66689">
        <w:rPr>
          <w:rFonts w:ascii="Montserrat" w:hAnsi="Montserrat"/>
          <w:sz w:val="24"/>
        </w:rPr>
        <w:t>Ember meets her conditions - a look at the gates of paradox et al. This chapter comes immediately on the tail of the first. An unprecedented clarity gets hold of ember and sees her through the trauma of her first interview with kzeisza. Her simple warning is evolved into far more - a possible solution to the chaos of the gates of paradox. And kzeisza’s expectations of her are still not fulfilled. In making her point, she causes them both to have a moment to reflect on what is to come. Her delayed reaction p</w:t>
      </w:r>
      <w:r w:rsidRPr="00C66689">
        <w:rPr>
          <w:rFonts w:ascii="Montserrat" w:hAnsi="Montserrat"/>
          <w:sz w:val="24"/>
        </w:rPr>
        <w:t>recedes her other considerations. Her probation begins, and with it comes a gift of power - a phoenix v21. (its unique qualities would best be demonstrated rather than discussed.) With this, she returns to the paf to seek their commitment. Awaiting her there are many unresolved situations. She is summoned to deal with her clone’s inferred demise. Her talk with the admiral results in almost two weeks of negotiation and leg work for her. Her reunion with dirk is uncomfortable, and ultimately causes her to see</w:t>
      </w:r>
      <w:r w:rsidRPr="00C66689">
        <w:rPr>
          <w:rFonts w:ascii="Montserrat" w:hAnsi="Montserrat"/>
          <w:sz w:val="24"/>
        </w:rPr>
        <w:t xml:space="preserve">k peace. (her difficulties with dirk must be well presented for it will count for a lot in the end.) </w:t>
      </w:r>
    </w:p>
    <w:p w14:paraId="52B8226E" w14:textId="77777777" w:rsidR="00BE0467" w:rsidRPr="00C66689" w:rsidRDefault="00BE0467" w:rsidP="00726732">
      <w:pPr>
        <w:pStyle w:val="NoSpacing"/>
        <w:rPr>
          <w:rFonts w:ascii="Montserrat" w:hAnsi="Montserrat"/>
          <w:sz w:val="24"/>
        </w:rPr>
      </w:pPr>
    </w:p>
    <w:p w14:paraId="7D0DB6F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idea of being sponsored by a natural enemy is both unnerving and virtually impossible to turn down. Clearly, the dragon has his own interests in her. It is only upon hearing her synopsis and proposal that he comes to consider the creation and execution of open negotiations to promote inter cultural stability, using her as the lynch-pin for the whole effort. By way of testing her, on several points, he sends her out to prove herself. In an awesome display of power, he conjures a v21 fighting phoenix, an </w:t>
      </w:r>
      <w:r w:rsidRPr="00C66689">
        <w:rPr>
          <w:rFonts w:ascii="Montserrat" w:hAnsi="Montserrat"/>
          <w:sz w:val="24"/>
        </w:rPr>
        <w:t>elite combat frame. Giving her this, he sends her on her way back to the force which taught her how to pilot the thing. The net result being that a good portion of the world and what it is about and the things she has endured in it can be naturally brought to light. It is a superficial view, but the seeds of many important threads are sowed, subtly in the minor details of the initial groundwork she has to lay. This chapter is a collage of small scenes detailing a score of days of work.</w:t>
      </w:r>
    </w:p>
    <w:p w14:paraId="123210BB" w14:textId="77777777" w:rsidR="00BE0467" w:rsidRPr="00C66689" w:rsidRDefault="00BE0467" w:rsidP="00726732">
      <w:pPr>
        <w:pStyle w:val="NoSpacing"/>
        <w:rPr>
          <w:rFonts w:ascii="Montserrat" w:hAnsi="Montserrat"/>
          <w:sz w:val="24"/>
        </w:rPr>
      </w:pPr>
    </w:p>
    <w:p w14:paraId="25B8A37C" w14:textId="77777777" w:rsidR="00BE0467" w:rsidRPr="00C66689" w:rsidRDefault="00C66689" w:rsidP="00726732">
      <w:pPr>
        <w:pStyle w:val="NoSpacing"/>
        <w:rPr>
          <w:rFonts w:ascii="Montserrat" w:hAnsi="Montserrat"/>
          <w:sz w:val="24"/>
        </w:rPr>
      </w:pPr>
      <w:r w:rsidRPr="00C66689">
        <w:rPr>
          <w:rFonts w:ascii="Montserrat" w:hAnsi="Montserrat"/>
          <w:sz w:val="24"/>
        </w:rPr>
        <w:t>Recombinant dna matrix sample: despecified tissue cultures used to restore massively damaged or dismembered portions of the body. A routine sample was taken from ember during her time in the paf. A clone was made from this matrix when she officially cut herself loose from the paf. Due to her unique nature, though, the cloning process encountered some difficulties. On her return as a negotiator, she is called in by the med-tech and the bio-engineering experts. She gets to watch as the clone destabilizes upon</w:t>
      </w:r>
      <w:r w:rsidRPr="00C66689">
        <w:rPr>
          <w:rFonts w:ascii="Montserrat" w:hAnsi="Montserrat"/>
          <w:sz w:val="24"/>
        </w:rPr>
        <w:t xml:space="preserve"> activation. She notices the presence of an empath\telepath, who has joined the medlab team. From this experiment, work will proceed toward the development of a catalyst matrix. This achievement will come about finally due to the radical work undertaken to keep ember alive after her undoing in the third book. Her understanding of what they are attempting is what allows her to restore her own form and functions after she overcomes that testing. The event of her clone breakdown is not witnessed first hand, bu</w:t>
      </w:r>
      <w:r w:rsidRPr="00C66689">
        <w:rPr>
          <w:rFonts w:ascii="Montserrat" w:hAnsi="Montserrat"/>
          <w:sz w:val="24"/>
        </w:rPr>
        <w:t>t in her memories as they return to it to consider the implications. Only the going in and the coming out are shown at the present.</w:t>
      </w:r>
    </w:p>
    <w:p w14:paraId="3764A5D0" w14:textId="77777777" w:rsidR="00BE0467" w:rsidRPr="00C66689" w:rsidRDefault="00BE0467" w:rsidP="00726732">
      <w:pPr>
        <w:pStyle w:val="NoSpacing"/>
        <w:rPr>
          <w:rFonts w:ascii="Montserrat" w:hAnsi="Montserrat"/>
          <w:sz w:val="24"/>
        </w:rPr>
      </w:pPr>
    </w:p>
    <w:p w14:paraId="2B39E745" w14:textId="77777777" w:rsidR="00BE0467" w:rsidRPr="00C66689" w:rsidRDefault="00C66689" w:rsidP="00726732">
      <w:pPr>
        <w:pStyle w:val="NoSpacing"/>
        <w:rPr>
          <w:rFonts w:ascii="Montserrat" w:hAnsi="Montserrat"/>
          <w:sz w:val="24"/>
        </w:rPr>
      </w:pPr>
      <w:r w:rsidRPr="00C66689">
        <w:rPr>
          <w:rFonts w:ascii="Montserrat" w:hAnsi="Montserrat"/>
          <w:sz w:val="24"/>
        </w:rPr>
        <w:t>Among many things about ember which are not disclosed straight up, her exotic nature is not revealed for some time. It is, however, hinted at. Her clone’s death would have shown too much at this time. So, her visit to the med lab is led up to and led away from without more than a hint of its consequence. Also, when she disappears for privacy or to elude someone, a hint of what she is is given without explanation. For reasons of her own, she hid this part of herself from the majority of those around her. Onl</w:t>
      </w:r>
      <w:r w:rsidRPr="00C66689">
        <w:rPr>
          <w:rFonts w:ascii="Montserrat" w:hAnsi="Montserrat"/>
          <w:sz w:val="24"/>
        </w:rPr>
        <w:t>y those who had been by her side at a time when it had been absolutely for her to shift were ever allowed to see it. Her intuition usually assured her of that.</w:t>
      </w:r>
    </w:p>
    <w:p w14:paraId="6769F936" w14:textId="77777777" w:rsidR="00BE0467" w:rsidRPr="00C66689" w:rsidRDefault="00BE0467" w:rsidP="00726732">
      <w:pPr>
        <w:pStyle w:val="NoSpacing"/>
        <w:rPr>
          <w:rFonts w:ascii="Montserrat" w:hAnsi="Montserrat"/>
          <w:sz w:val="24"/>
        </w:rPr>
      </w:pPr>
    </w:p>
    <w:p w14:paraId="678A80D4" w14:textId="77777777" w:rsidR="00BE0467" w:rsidRPr="00C66689" w:rsidRDefault="00C66689" w:rsidP="00726732">
      <w:pPr>
        <w:pStyle w:val="NoSpacing"/>
        <w:rPr>
          <w:rFonts w:ascii="Montserrat" w:hAnsi="Montserrat"/>
          <w:sz w:val="24"/>
        </w:rPr>
      </w:pPr>
      <w:r w:rsidRPr="00C66689">
        <w:rPr>
          <w:rFonts w:ascii="Montserrat" w:hAnsi="Montserrat"/>
          <w:sz w:val="24"/>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It convinces them to stay, and not fold their way - hopefully</w:t>
      </w:r>
      <w:r w:rsidRPr="00C66689">
        <w:rPr>
          <w:rFonts w:ascii="Montserrat" w:hAnsi="Montserrat"/>
          <w:sz w:val="24"/>
        </w:rPr>
        <w:t>, but without any assurance - back to their own earth.</w:t>
      </w:r>
    </w:p>
    <w:p w14:paraId="477D3AA7" w14:textId="77777777" w:rsidR="00BE0467" w:rsidRPr="00C66689" w:rsidRDefault="00BE0467" w:rsidP="00726732">
      <w:pPr>
        <w:pStyle w:val="NoSpacing"/>
        <w:rPr>
          <w:rFonts w:ascii="Montserrat" w:hAnsi="Montserrat"/>
          <w:sz w:val="24"/>
        </w:rPr>
      </w:pPr>
    </w:p>
    <w:p w14:paraId="2A3FF941" w14:textId="77777777" w:rsidR="00BE0467" w:rsidRPr="00C66689" w:rsidRDefault="00C66689" w:rsidP="00726732">
      <w:pPr>
        <w:pStyle w:val="NoSpacing"/>
        <w:rPr>
          <w:rFonts w:ascii="Montserrat" w:hAnsi="Montserrat"/>
          <w:sz w:val="24"/>
        </w:rPr>
      </w:pPr>
      <w:r w:rsidRPr="00C66689">
        <w:rPr>
          <w:rFonts w:ascii="Montserrat" w:hAnsi="Montserrat"/>
          <w:sz w:val="24"/>
        </w:rPr>
        <w:t>Ember’s faux pas - things begin to get weird and erotic. There is a hiatus in story flow, as the weeks of negotiations are of only cosmetic importance to the story. Their effect on her is notable. She wants peace. We pick her up as she finally moves into her suite. This is about where her imminent enemies in ao take note of her in particular. Unfortunately for her, kzeisza is on to her at once. His summons leads to her slip, and the beginning of their erotic entanglement. She actually tempts him, innocently</w:t>
      </w:r>
      <w:r w:rsidRPr="00C66689">
        <w:rPr>
          <w:rFonts w:ascii="Montserrat" w:hAnsi="Montserrat"/>
          <w:sz w:val="24"/>
        </w:rPr>
        <w:t>. She nearly expired from shock at her own taunting of destruction. From then on, her dreams belong to kzeisza. The next morning, she is assigned a tutor in the adept arts, and begins the fast acceleration towards divinity.</w:t>
      </w:r>
    </w:p>
    <w:p w14:paraId="7349EB42" w14:textId="77777777" w:rsidR="00BE0467" w:rsidRPr="00C66689" w:rsidRDefault="00BE0467" w:rsidP="00726732">
      <w:pPr>
        <w:pStyle w:val="NoSpacing"/>
        <w:rPr>
          <w:rFonts w:ascii="Montserrat" w:hAnsi="Montserrat"/>
          <w:sz w:val="24"/>
        </w:rPr>
      </w:pPr>
    </w:p>
    <w:p w14:paraId="75D3291A" w14:textId="77777777" w:rsidR="00BE0467" w:rsidRPr="00C66689" w:rsidRDefault="00C66689" w:rsidP="00726732">
      <w:pPr>
        <w:pStyle w:val="NoSpacing"/>
        <w:rPr>
          <w:rFonts w:ascii="Montserrat" w:hAnsi="Montserrat"/>
          <w:sz w:val="24"/>
        </w:rPr>
      </w:pPr>
      <w:r w:rsidRPr="00C66689">
        <w:rPr>
          <w:rFonts w:ascii="Montserrat" w:hAnsi="Montserrat"/>
          <w:sz w:val="24"/>
        </w:rPr>
        <w:t>Having met kzeisza’s conditions, she slips back for a moments peace before confronting him again. This hope dies, as her return is detected - by friend as well as potential foes. Her summons to appear before kzeisza is not what she expects, and when he delves deep into her psyche, what he finds there hooks them both. Her sensual, sensuous, and wholly abandoned inner nature is pierced and an obsession is voiced. An ancient hunger is awakened in the dragon, and an erotic fatalism is ignited in her. Kzeisza ha</w:t>
      </w:r>
      <w:r w:rsidRPr="00C66689">
        <w:rPr>
          <w:rFonts w:ascii="Montserrat" w:hAnsi="Montserrat"/>
          <w:sz w:val="24"/>
        </w:rPr>
        <w:t>s confirmed what he has seen in her, and found far more than he was prepared for. Never the less, he acts on his first intent. Driving her to develop her extraordinary potential. To promote this, he assigns a tutor to her - befriending this one to her in spite of the others initial differences.</w:t>
      </w:r>
    </w:p>
    <w:p w14:paraId="40DCBA77" w14:textId="77777777" w:rsidR="00BE0467" w:rsidRPr="00C66689" w:rsidRDefault="00BE0467" w:rsidP="00726732">
      <w:pPr>
        <w:pStyle w:val="NoSpacing"/>
        <w:rPr>
          <w:rFonts w:ascii="Montserrat" w:hAnsi="Montserrat"/>
          <w:sz w:val="24"/>
        </w:rPr>
      </w:pPr>
    </w:p>
    <w:p w14:paraId="6EEA2FFC" w14:textId="77777777" w:rsidR="00BE0467" w:rsidRPr="00C66689" w:rsidRDefault="00C66689" w:rsidP="00726732">
      <w:pPr>
        <w:pStyle w:val="NoSpacing"/>
        <w:rPr>
          <w:rFonts w:ascii="Montserrat" w:hAnsi="Montserrat"/>
          <w:sz w:val="24"/>
        </w:rPr>
      </w:pPr>
      <w:r w:rsidRPr="00C66689">
        <w:rPr>
          <w:rFonts w:ascii="Montserrat" w:hAnsi="Montserrat"/>
          <w:sz w:val="24"/>
        </w:rPr>
        <w:t>Ember has a very powerful and infinitely complex aura. In it are such contradictions as her tigermorph exotic nature, the third order of initiation to magic and divinity, the presence of the keys of destiny, a deck of fate; and a certain number of personal paradoxes. The fascination it holds for the ancient and ominously powerful kzeisza is both deep and inexpressible. The strength and integrity of her character, as well as her exotic and sensual openness, all serve to suck the ageless wyrm into her thrall.</w:t>
      </w:r>
      <w:r w:rsidRPr="00C66689">
        <w:rPr>
          <w:rFonts w:ascii="Montserrat" w:hAnsi="Montserrat"/>
          <w:sz w:val="24"/>
        </w:rPr>
        <w:t xml:space="preserve"> His intentions for her are swiftly swept further than he could have possibly imagined. Only his own strength of character holds him to his original designs at the start. Many of the temptations she embodies prove too hard for him to resist. Fortunately though, some of them do not.</w:t>
      </w:r>
    </w:p>
    <w:p w14:paraId="293FBEB3" w14:textId="77777777" w:rsidR="00BE0467" w:rsidRPr="00C66689" w:rsidRDefault="00BE0467" w:rsidP="00726732">
      <w:pPr>
        <w:pStyle w:val="NoSpacing"/>
        <w:rPr>
          <w:rFonts w:ascii="Montserrat" w:hAnsi="Montserrat"/>
          <w:sz w:val="24"/>
        </w:rPr>
      </w:pPr>
    </w:p>
    <w:p w14:paraId="0D839F17" w14:textId="77777777" w:rsidR="00BE0467" w:rsidRPr="00C66689" w:rsidRDefault="00C66689" w:rsidP="00726732">
      <w:pPr>
        <w:pStyle w:val="NoSpacing"/>
        <w:rPr>
          <w:rFonts w:ascii="Montserrat" w:hAnsi="Montserrat"/>
          <w:sz w:val="24"/>
        </w:rPr>
      </w:pPr>
      <w:r w:rsidRPr="00C66689">
        <w:rPr>
          <w:rFonts w:ascii="Montserrat" w:hAnsi="Montserrat"/>
          <w:sz w:val="24"/>
        </w:rPr>
        <w:t>The magic and technology of the vancouver culture are mutually exclusive. They have a comparable level of sophistication, but the psychology of the culture has created a chasm between the two arts. This schism is destined to be crossed by avonlea, in the course of her undoing.</w:t>
      </w:r>
    </w:p>
    <w:p w14:paraId="0D7AE277" w14:textId="77777777" w:rsidR="00BE0467" w:rsidRPr="00C66689" w:rsidRDefault="00BE0467" w:rsidP="00726732">
      <w:pPr>
        <w:pStyle w:val="NoSpacing"/>
        <w:rPr>
          <w:rFonts w:ascii="Montserrat" w:hAnsi="Montserrat"/>
          <w:sz w:val="24"/>
        </w:rPr>
      </w:pPr>
    </w:p>
    <w:p w14:paraId="3E4EB00B" w14:textId="77777777" w:rsidR="00BE0467" w:rsidRPr="00C66689" w:rsidRDefault="00C66689" w:rsidP="00726732">
      <w:pPr>
        <w:pStyle w:val="NoSpacing"/>
        <w:rPr>
          <w:rFonts w:ascii="Montserrat" w:hAnsi="Montserrat"/>
          <w:sz w:val="24"/>
        </w:rPr>
      </w:pPr>
      <w:r w:rsidRPr="00C66689">
        <w:rPr>
          <w:rFonts w:ascii="Montserrat" w:hAnsi="Montserrat"/>
          <w:sz w:val="24"/>
        </w:rPr>
        <w:t>Dragon dreams - ambush - trust. Again, a certain amount of time passes betwixt this and the preceding chapter. Her long first day with kianna is significant only in that it broke down into a discussion of relevant details. What is significant to look at directly, is avonlea’s transformation of our perception of her. Her distraction wears her out too much to take notice of what is moving closer to her - by way of ao. Her dreams are reaching the surface - even so soon - and with them come many consequences. S</w:t>
      </w:r>
      <w:r w:rsidRPr="00C66689">
        <w:rPr>
          <w:rFonts w:ascii="Montserrat" w:hAnsi="Montserrat"/>
          <w:sz w:val="24"/>
        </w:rPr>
        <w:t>he wakes in the aftermath of some disturbance, the smoke of which fills her room and forces her to confront an impossible bruise, and the memory of her clone’s demise. Dead twin visual. Her thoughts give us a glimpse of what she is and how she works. The day’s study gives way to a bit more information, and is succeeded by an attempted assassination or ambush which raises some questions, but answers are forestalled. What matters more is her appointment with kzeisza. He has coveted her trust, and this night s</w:t>
      </w:r>
      <w:r w:rsidRPr="00C66689">
        <w:rPr>
          <w:rFonts w:ascii="Montserrat" w:hAnsi="Montserrat"/>
          <w:sz w:val="24"/>
        </w:rPr>
        <w:t>he finally understands that she can give it. She divulges a few details about herself, most notably a few days of her childhood.</w:t>
      </w:r>
    </w:p>
    <w:p w14:paraId="6BC47467" w14:textId="77777777" w:rsidR="00BE0467" w:rsidRPr="00C66689" w:rsidRDefault="00BE0467" w:rsidP="00726732">
      <w:pPr>
        <w:pStyle w:val="NoSpacing"/>
        <w:rPr>
          <w:rFonts w:ascii="Montserrat" w:hAnsi="Montserrat"/>
          <w:sz w:val="24"/>
        </w:rPr>
      </w:pPr>
    </w:p>
    <w:p w14:paraId="6AB28E86" w14:textId="77777777" w:rsidR="00BE0467" w:rsidRPr="00C66689" w:rsidRDefault="00C66689" w:rsidP="00726732">
      <w:pPr>
        <w:pStyle w:val="NoSpacing"/>
        <w:rPr>
          <w:rFonts w:ascii="Montserrat" w:hAnsi="Montserrat"/>
          <w:sz w:val="24"/>
        </w:rPr>
      </w:pPr>
      <w:r w:rsidRPr="00C66689">
        <w:rPr>
          <w:rFonts w:ascii="Montserrat" w:hAnsi="Montserrat"/>
          <w:sz w:val="24"/>
        </w:rPr>
        <w:t>Something which has been hinted at is revealed by her herself. Shifting into a tiger, she stalks away her tensions. Her peace of mind restored, she turns in. In her dream, the dragon approaches to indulge her in her hidden desire. She awakes to confront consequences of the dreams own reality. She confronts a painful memory in the image of her own self - the death of her unauthorized clone. Random events of violence which have shadowed her so far focus at last on her. An inept assassination attempt is surviv</w:t>
      </w:r>
      <w:r w:rsidRPr="00C66689">
        <w:rPr>
          <w:rFonts w:ascii="Montserrat" w:hAnsi="Montserrat"/>
          <w:sz w:val="24"/>
        </w:rPr>
        <w:t>ed by her, but not by the assassins. No one knows the true significance of the attack, now. She goes on with her studies and duties, until summoned before kzeisza again. Astonishingly, he is making an attempt to soothe her fears and win her trust. He tries to draw her out - leading her to the necessary realization.</w:t>
      </w:r>
    </w:p>
    <w:p w14:paraId="5F12954D" w14:textId="77777777" w:rsidR="00BE0467" w:rsidRPr="00C66689" w:rsidRDefault="00BE0467" w:rsidP="00726732">
      <w:pPr>
        <w:pStyle w:val="NoSpacing"/>
        <w:rPr>
          <w:rFonts w:ascii="Montserrat" w:hAnsi="Montserrat"/>
          <w:sz w:val="24"/>
        </w:rPr>
      </w:pPr>
    </w:p>
    <w:p w14:paraId="66F69704" w14:textId="77777777" w:rsidR="00BE0467" w:rsidRPr="00C66689" w:rsidRDefault="00C66689" w:rsidP="00726732">
      <w:pPr>
        <w:pStyle w:val="NoSpacing"/>
        <w:rPr>
          <w:rFonts w:ascii="Montserrat" w:hAnsi="Montserrat"/>
          <w:sz w:val="24"/>
        </w:rPr>
      </w:pPr>
      <w:r w:rsidRPr="00C66689">
        <w:rPr>
          <w:rFonts w:ascii="Montserrat" w:hAnsi="Montserrat"/>
          <w:sz w:val="24"/>
        </w:rPr>
        <w:t>Ao - alpha omega: the opposition took early and immediate notice of ember’s presence in vancouver. By the time she had secured her position with sri, she was targeted for elimination. The standing rivalry between ao and earth corporations were well established and subtle, but her presence represented a potentially unstoppable takeover of not only the city, but the unmeasured resources of this new world. She was clearly the pivotal figure in a broad scale alliance of powers. Their greatest mistake was undere</w:t>
      </w:r>
      <w:r w:rsidRPr="00C66689">
        <w:rPr>
          <w:rFonts w:ascii="Montserrat" w:hAnsi="Montserrat"/>
          <w:sz w:val="24"/>
        </w:rPr>
        <w:t>stimating her in the beginning. By proving herself a difficult target to eliminate, and especially after having tipped their hand, they begin to work toward establishing a power base capable of challenging and disrupting what she has begun. Theirs is an immoral stance concerned solely with seizing power at any expense. Much of what they do is never discovered or disclosed. They have to learn as they go along, but they do learn fast.</w:t>
      </w:r>
    </w:p>
    <w:p w14:paraId="1D0C71D0" w14:textId="77777777" w:rsidR="00BE0467" w:rsidRPr="00C66689" w:rsidRDefault="00BE0467" w:rsidP="00726732">
      <w:pPr>
        <w:pStyle w:val="NoSpacing"/>
        <w:rPr>
          <w:rFonts w:ascii="Montserrat" w:hAnsi="Montserrat"/>
          <w:sz w:val="24"/>
        </w:rPr>
      </w:pPr>
    </w:p>
    <w:p w14:paraId="0176E79F" w14:textId="77777777" w:rsidR="00BE0467" w:rsidRPr="00C66689" w:rsidRDefault="00C66689" w:rsidP="00726732">
      <w:pPr>
        <w:pStyle w:val="NoSpacing"/>
        <w:rPr>
          <w:rFonts w:ascii="Montserrat" w:hAnsi="Montserrat"/>
          <w:sz w:val="24"/>
        </w:rPr>
      </w:pPr>
      <w:r w:rsidRPr="00C66689">
        <w:rPr>
          <w:rFonts w:ascii="Montserrat" w:hAnsi="Montserrat"/>
          <w:sz w:val="24"/>
        </w:rPr>
        <w:t>Things begin to get complicated - others enter the picture. Her recollections begun, her mind cannot turn away from them. She gets little sleep as she relives a few more key scenes, learns that her simple origins are not so simple. She uses the agitation to get some things accomplished, which gets noticed by kianna. Unaware of the evolution of kzeisza’s plans ember answers a summons to assist in defining the personnel requirements for a full blown diplomatic negotiations department drives her to confront kz</w:t>
      </w:r>
      <w:r w:rsidRPr="00C66689">
        <w:rPr>
          <w:rFonts w:ascii="Montserrat" w:hAnsi="Montserrat"/>
          <w:sz w:val="24"/>
        </w:rPr>
        <w:t>eisza - and confronts a few more interesting details as a consequence. More time passes, as her support staff evolves and begins to enter the picture. Rook is drawn into this - a return to a world he had once retired from. Wraith, as always, follows her curiosity so far that she is tied into it - by coming into contact with ember. Dirk has worked himself into a position to get close to ember, and she again faces that complication. Added to by her introduction to rook and wraith as her field support.</w:t>
      </w:r>
    </w:p>
    <w:p w14:paraId="49A074EF" w14:textId="77777777" w:rsidR="00BE0467" w:rsidRPr="00C66689" w:rsidRDefault="00BE0467" w:rsidP="00726732">
      <w:pPr>
        <w:pStyle w:val="NoSpacing"/>
        <w:rPr>
          <w:rFonts w:ascii="Montserrat" w:hAnsi="Montserrat"/>
          <w:sz w:val="24"/>
        </w:rPr>
      </w:pPr>
    </w:p>
    <w:p w14:paraId="2BB2DB2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is making every effort to make herself more comfortable with the idea of living with her present situation. Just doing that, though, lends a few glimpses of not only her interactions with the paf but their interactions with the ever changing face of the gates of paradox. Her study under kianna proves to be progressing astronomically. As are kzeisza’s plans for solidifying the avonlea’s position and service as a negotiator for him. By his command, an entire organization is being built up around her. A </w:t>
      </w:r>
      <w:r w:rsidRPr="00C66689">
        <w:rPr>
          <w:rFonts w:ascii="Montserrat" w:hAnsi="Montserrat"/>
          <w:sz w:val="24"/>
        </w:rPr>
        <w:t xml:space="preserve">small group of specialists is selected to form a support team in the field. In addition to having to come to terms with kzeisza about this, she has to tidy up some of the details of the integrations between sri and the paf. Finally, she gets introduced to her team. </w:t>
      </w:r>
    </w:p>
    <w:p w14:paraId="078F374D" w14:textId="77777777" w:rsidR="00BE0467" w:rsidRPr="00C66689" w:rsidRDefault="00BE0467" w:rsidP="00726732">
      <w:pPr>
        <w:pStyle w:val="NoSpacing"/>
        <w:rPr>
          <w:rFonts w:ascii="Montserrat" w:hAnsi="Montserrat"/>
          <w:sz w:val="24"/>
        </w:rPr>
      </w:pPr>
    </w:p>
    <w:p w14:paraId="1C49324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Kzeisza has a history of influences in the identity of kevin zhan. This human form allows him to observe the city and its denizens. He has an admirable amount of influence in the elite circles and corporate authorities which more or less rule vancouver and its vested interests. In this identity, he is the foremost authority on ancient magic and martial arts. As such, he is a recognized figure, and familiar with a number of the greatest talents in the city. Kzeisza anzoar aioch kzhan sif vellosh ni aregriar </w:t>
      </w:r>
      <w:r w:rsidRPr="00C66689">
        <w:rPr>
          <w:rFonts w:ascii="Montserrat" w:hAnsi="Montserrat"/>
          <w:sz w:val="24"/>
        </w:rPr>
        <w:t>sish mellyr weox dinevin lor - is more of his name, which goes on for quite a bit, for a dragon can speak for a long time on just one breath. A crime of his own ego, he signs his name k zhan - perils forgive those who notice this.</w:t>
      </w:r>
    </w:p>
    <w:p w14:paraId="3F1BB00E" w14:textId="77777777" w:rsidR="00BE0467" w:rsidRPr="00C66689" w:rsidRDefault="00BE0467" w:rsidP="00726732">
      <w:pPr>
        <w:pStyle w:val="NoSpacing"/>
        <w:rPr>
          <w:rFonts w:ascii="Montserrat" w:hAnsi="Montserrat"/>
          <w:sz w:val="24"/>
        </w:rPr>
      </w:pPr>
    </w:p>
    <w:p w14:paraId="243DDB22" w14:textId="77777777" w:rsidR="00BE0467" w:rsidRPr="00C66689" w:rsidRDefault="00C66689" w:rsidP="00726732">
      <w:pPr>
        <w:pStyle w:val="NoSpacing"/>
        <w:rPr>
          <w:rFonts w:ascii="Montserrat" w:hAnsi="Montserrat"/>
          <w:sz w:val="24"/>
        </w:rPr>
      </w:pPr>
      <w:r w:rsidRPr="00C66689">
        <w:rPr>
          <w:rFonts w:ascii="Montserrat" w:hAnsi="Montserrat"/>
          <w:sz w:val="24"/>
        </w:rPr>
        <w:t>A consummation. This is a key chapter in the development of our primary characters. Kianna pushes ember into the abstract, breaking her continuity. Rasha is torn away to the gates of paradox while ember is oblivious to all worlds. After ember returns to normal, she looks in on the set up for her department, then goes on to her workout. From there, she goes to her regular date with kzeisza and he learns that her trust is absolute - it tests him. During their embrace, kzeisza perceives the approach of the you</w:t>
      </w:r>
      <w:r w:rsidRPr="00C66689">
        <w:rPr>
          <w:rFonts w:ascii="Montserrat" w:hAnsi="Montserrat"/>
          <w:sz w:val="24"/>
        </w:rPr>
        <w:t>nger dragon. Following the consummation of dragon and exotic, rasha enters the picture. Another consummation binds the dragons, and ember is introduced to her future nemesis and friend.</w:t>
      </w:r>
    </w:p>
    <w:p w14:paraId="740C7D37" w14:textId="77777777" w:rsidR="00BE0467" w:rsidRPr="00C66689" w:rsidRDefault="00BE0467" w:rsidP="00726732">
      <w:pPr>
        <w:pStyle w:val="NoSpacing"/>
        <w:rPr>
          <w:rFonts w:ascii="Montserrat" w:hAnsi="Montserrat"/>
          <w:sz w:val="24"/>
        </w:rPr>
      </w:pPr>
    </w:p>
    <w:p w14:paraId="1E2CAD54" w14:textId="77777777" w:rsidR="00BE0467" w:rsidRPr="00C66689" w:rsidRDefault="00C66689" w:rsidP="00726732">
      <w:pPr>
        <w:pStyle w:val="NoSpacing"/>
        <w:rPr>
          <w:rFonts w:ascii="Montserrat" w:hAnsi="Montserrat"/>
          <w:sz w:val="24"/>
        </w:rPr>
      </w:pPr>
      <w:r w:rsidRPr="00C66689">
        <w:rPr>
          <w:rFonts w:ascii="Montserrat" w:hAnsi="Montserrat"/>
          <w:sz w:val="24"/>
        </w:rPr>
        <w:t>Ember’s time with kianna is very productive - in many ways wholly unanticipated by either of them. Ember learns a great deal just about the culture and history of kianna’s earth. She is devouring all the mysteries and truths implicit in kianna’s art at an unprecedented rate. Her awareness is drawn into the embrace of a nothing paradox which opens channels to the vast potential within her. Her observations on the realities of the organization supporting her work is keen and piercing. It gives her much to con</w:t>
      </w:r>
      <w:r w:rsidRPr="00C66689">
        <w:rPr>
          <w:rFonts w:ascii="Montserrat" w:hAnsi="Montserrat"/>
          <w:sz w:val="24"/>
        </w:rPr>
        <w:t xml:space="preserve">sider during her following workout, though her conclusions remain her own for some time yet. From there, she must hasten to her pre-appointed meeting with her patron. Unknown to her, a new arrival of extreme importance to her own fate is quietly drawn to this world, and will rapidly come to kzeisza’s attention, and inevitably be introduced into ember’s team. At the moment, though, kzeisza invites ember to partake of a swim, with intentions of testing her. Her trust, once is had been given, is absolute, and </w:t>
      </w:r>
      <w:r w:rsidRPr="00C66689">
        <w:rPr>
          <w:rFonts w:ascii="Montserrat" w:hAnsi="Montserrat"/>
          <w:sz w:val="24"/>
        </w:rPr>
        <w:t>it is the great dragon who is tested as they embrace in a consummation of their mutual obsessions. This act of abandon carries ember through the doors of oblivion and back to her moment of paradox. From this, the two proceed to their first meeting with rasha, and another consummation which will tie the three together in a way which defies every tradition of dragon instinct.</w:t>
      </w:r>
    </w:p>
    <w:p w14:paraId="33023D38" w14:textId="77777777" w:rsidR="00BE0467" w:rsidRPr="00C66689" w:rsidRDefault="00BE0467" w:rsidP="00726732">
      <w:pPr>
        <w:pStyle w:val="NoSpacing"/>
        <w:rPr>
          <w:rFonts w:ascii="Montserrat" w:hAnsi="Montserrat"/>
          <w:sz w:val="24"/>
        </w:rPr>
      </w:pPr>
    </w:p>
    <w:p w14:paraId="77F34EAE" w14:textId="77777777" w:rsidR="00BE0467" w:rsidRPr="00C66689" w:rsidRDefault="00C66689" w:rsidP="00726732">
      <w:pPr>
        <w:pStyle w:val="NoSpacing"/>
        <w:rPr>
          <w:rFonts w:ascii="Montserrat" w:hAnsi="Montserrat"/>
          <w:sz w:val="24"/>
        </w:rPr>
      </w:pPr>
      <w:r w:rsidRPr="00C66689">
        <w:rPr>
          <w:rFonts w:ascii="Montserrat" w:hAnsi="Montserrat"/>
          <w:sz w:val="24"/>
        </w:rPr>
        <w:t>Rasha and kzeisza. Her arrival is beheld in the mind of the elder dragon, and his awareness of her is the lure which brings her to him. Like ember, she is in possession of an artifact of inestimable power. A book of power and will. To kzeisza, rasha represents an evolution of dragon mentality. For avonlea, she represents a paradoxical destiny she has yet to discover. In order for these two dragons to even survive their meeting, ancient inbred instincts must be overpowered and taken advantage of. The contrac</w:t>
      </w:r>
      <w:r w:rsidRPr="00C66689">
        <w:rPr>
          <w:rFonts w:ascii="Montserrat" w:hAnsi="Montserrat"/>
          <w:sz w:val="24"/>
        </w:rPr>
        <w:t>t created between them is literally as strong as the one between ember and kzeisza - for the bond is identically performed. A consummation of blood.</w:t>
      </w:r>
    </w:p>
    <w:p w14:paraId="4C1E5209" w14:textId="77777777" w:rsidR="00BE0467" w:rsidRPr="00C66689" w:rsidRDefault="00BE0467" w:rsidP="00726732">
      <w:pPr>
        <w:pStyle w:val="NoSpacing"/>
        <w:rPr>
          <w:rFonts w:ascii="Montserrat" w:hAnsi="Montserrat"/>
          <w:sz w:val="24"/>
        </w:rPr>
      </w:pPr>
    </w:p>
    <w:p w14:paraId="423E019B" w14:textId="77777777" w:rsidR="00BE0467" w:rsidRPr="00C66689" w:rsidRDefault="00C66689" w:rsidP="00726732">
      <w:pPr>
        <w:pStyle w:val="NoSpacing"/>
        <w:rPr>
          <w:rFonts w:ascii="Montserrat" w:hAnsi="Montserrat"/>
          <w:sz w:val="24"/>
        </w:rPr>
      </w:pPr>
      <w:r w:rsidRPr="00C66689">
        <w:rPr>
          <w:rFonts w:ascii="Montserrat" w:hAnsi="Montserrat"/>
          <w:sz w:val="24"/>
        </w:rPr>
        <w:t>A confrontation... Following on the end of her visit to kzeisza, ember finds herself locked in carnal contemplation. Her sensuality has been ignited, and it is already growing with a will of its own. It inverts her and leaves her in a position to defend her life against her faceless assassin. They fight, both are hurt badly. She loses him and sets out to track him down. It is the end of her peace, and ends her study with kianna, who’s contract is terminated. Ember goes in search of the man she feels most li</w:t>
      </w:r>
      <w:r w:rsidRPr="00C66689">
        <w:rPr>
          <w:rFonts w:ascii="Montserrat" w:hAnsi="Montserrat"/>
          <w:sz w:val="24"/>
        </w:rPr>
        <w:t>kely to help her find her assassin - and finds her assassin. She comes to terms, almost unwillingly, but grasps the reality of the situation. Rook offers his aid in finding those behind the contract on her. Until duty calls. The situation is sudden and deadly serious. Something has arrived on the gates of paradox that must be dealt with as fast as possible. Be it fair or foul.</w:t>
      </w:r>
    </w:p>
    <w:p w14:paraId="5FD06515" w14:textId="77777777" w:rsidR="00BE0467" w:rsidRPr="00C66689" w:rsidRDefault="00BE0467" w:rsidP="00726732">
      <w:pPr>
        <w:pStyle w:val="NoSpacing"/>
        <w:rPr>
          <w:rFonts w:ascii="Montserrat" w:hAnsi="Montserrat"/>
          <w:sz w:val="24"/>
        </w:rPr>
      </w:pPr>
    </w:p>
    <w:p w14:paraId="58C2C54C" w14:textId="77777777" w:rsidR="00BE0467" w:rsidRPr="00C66689" w:rsidRDefault="00C66689" w:rsidP="00726732">
      <w:pPr>
        <w:pStyle w:val="NoSpacing"/>
        <w:rPr>
          <w:rFonts w:ascii="Montserrat" w:hAnsi="Montserrat"/>
          <w:sz w:val="24"/>
        </w:rPr>
      </w:pPr>
      <w:r w:rsidRPr="00C66689">
        <w:rPr>
          <w:rFonts w:ascii="Montserrat" w:hAnsi="Montserrat"/>
          <w:sz w:val="24"/>
        </w:rPr>
        <w:t>Ember finds herself alert and asleep, contemplating her grasp on reality. Following a crucial reconfirmation of life, she fully awakes fortuitously in time to meet her assassin and confound his deadly assault. A short, vicious exchange which quickly escalates to an inconclusive climax leaves both of them wounded and at a draw. Unable to unmask her assailant, ember is forced to adapt a new stance. Clearly, her life is in specific danger, and would remain so until those who wanted her dead were revealed and d</w:t>
      </w:r>
      <w:r w:rsidRPr="00C66689">
        <w:rPr>
          <w:rFonts w:ascii="Montserrat" w:hAnsi="Montserrat"/>
          <w:sz w:val="24"/>
        </w:rPr>
        <w:t xml:space="preserve">ealt with. Following after the trail of her assassin brings her to an entirely unexpected confrontation. Seeking the assistance of her new companion, she is overwhelmed to discover herself in the very presence of her assassin. As a matter of honor, this confrontation is a dead-end, though it serves to strengthen their faith and confidence in one another, ironically. They set out immediately to find a way to resolve her dilemma without betraying the honor of the man who was hired to kill her - the friend of </w:t>
      </w:r>
      <w:r w:rsidRPr="00C66689">
        <w:rPr>
          <w:rFonts w:ascii="Montserrat" w:hAnsi="Montserrat"/>
          <w:sz w:val="24"/>
        </w:rPr>
        <w:t>the man who both made the actual attempt and who was working with ember. Unfortunately, their search is cut short, as duty calls. They are called in to reports of an ominous new arrival to the gates of paradox. One which must be dealt with with extreme haste or prejudice. The time has come for their acid test.</w:t>
      </w:r>
    </w:p>
    <w:p w14:paraId="4317D950" w14:textId="77777777" w:rsidR="00BE0467" w:rsidRPr="00C66689" w:rsidRDefault="00BE0467" w:rsidP="00726732">
      <w:pPr>
        <w:pStyle w:val="NoSpacing"/>
        <w:rPr>
          <w:rFonts w:ascii="Montserrat" w:hAnsi="Montserrat"/>
          <w:sz w:val="24"/>
        </w:rPr>
      </w:pPr>
    </w:p>
    <w:p w14:paraId="04F8B0B3"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Rook is something of a physical adept. A combat oriented and magically imbued ronin. Unlike a true mage, his magic is intuitive and untrainable, and he has weakened it by incorporating technological interfaces into his body. </w:t>
      </w:r>
    </w:p>
    <w:p w14:paraId="539F8650" w14:textId="77777777" w:rsidR="00BE0467" w:rsidRPr="00C66689" w:rsidRDefault="00BE0467" w:rsidP="00726732">
      <w:pPr>
        <w:pStyle w:val="NoSpacing"/>
        <w:rPr>
          <w:rFonts w:ascii="Montserrat" w:hAnsi="Montserrat"/>
          <w:sz w:val="24"/>
        </w:rPr>
      </w:pPr>
    </w:p>
    <w:p w14:paraId="29F08940" w14:textId="77777777" w:rsidR="00BE0467" w:rsidRPr="00C66689" w:rsidRDefault="00C66689" w:rsidP="00726732">
      <w:pPr>
        <w:pStyle w:val="NoSpacing"/>
        <w:rPr>
          <w:rFonts w:ascii="Montserrat" w:hAnsi="Montserrat"/>
          <w:sz w:val="24"/>
        </w:rPr>
      </w:pPr>
      <w:r w:rsidRPr="00C66689">
        <w:rPr>
          <w:rFonts w:ascii="Montserrat" w:hAnsi="Montserrat"/>
          <w:sz w:val="24"/>
        </w:rPr>
        <w:t>A detailing of the challenges presented in an attempt to assassinate ember reveals a subtly intricate cocoon of protection around her. It is this very thing which has discouraged her enemies from any number of attempts. Rook gives a few examples to illustrate.</w:t>
      </w:r>
    </w:p>
    <w:p w14:paraId="0BCE1C18" w14:textId="77777777" w:rsidR="00BE0467" w:rsidRPr="00C66689" w:rsidRDefault="00BE0467" w:rsidP="00726732">
      <w:pPr>
        <w:pStyle w:val="NoSpacing"/>
        <w:rPr>
          <w:rFonts w:ascii="Montserrat" w:hAnsi="Montserrat"/>
          <w:sz w:val="24"/>
        </w:rPr>
      </w:pPr>
    </w:p>
    <w:p w14:paraId="7D186EE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An assignment - a view of the gates of paradox - group chemistry... They do not get off to an entirely smooth start. Doubts are awakened in ember as to the trust worthiness of some of her staff. Still, they must make haste, so they gear up and head out. The way is both long and difficult - revealing much about the consequences and nature of life on the gates of paradox. Right away, certain patterns and reaction appear as a result of the unique chemistry of this unfamiliar group. Forced to accept a slow and </w:t>
      </w:r>
      <w:r w:rsidRPr="00C66689">
        <w:rPr>
          <w:rFonts w:ascii="Montserrat" w:hAnsi="Montserrat"/>
          <w:sz w:val="24"/>
        </w:rPr>
        <w:t>anxious advance to the grim unknown which awaits them, a mood of professionalism and discipline is difficult to maintain. It is a meeting of different cultures, different life forms, and different appetites. What proves to be the most unnerving is the degree of like mindedness - though from differing cants - they share as a group. While uncertainties are stirred up, it is not too much later that the first signs of what they are to face begin to reach them - hitting the most sensitive first. From the city, k</w:t>
      </w:r>
      <w:r w:rsidRPr="00C66689">
        <w:rPr>
          <w:rFonts w:ascii="Montserrat" w:hAnsi="Montserrat"/>
          <w:sz w:val="24"/>
        </w:rPr>
        <w:t>zeisza watches them, and it gives him a few things to ponder as the time passes. This deathly aura strikes a chord in ember’s memories and it spurs her - both to action and to entertaining a few notions as to how she may actually be able to proceed with this mission. Doing some of her own reconnaissance gives her a bit of time to do some of her own thinking, too. Certain realities of her situation are perceived, as the group begins to realize itself for the sake of the mission.</w:t>
      </w:r>
    </w:p>
    <w:p w14:paraId="2D6377E0" w14:textId="77777777" w:rsidR="00BE0467" w:rsidRPr="00C66689" w:rsidRDefault="00BE0467" w:rsidP="00726732">
      <w:pPr>
        <w:pStyle w:val="NoSpacing"/>
        <w:rPr>
          <w:rFonts w:ascii="Montserrat" w:hAnsi="Montserrat"/>
          <w:sz w:val="24"/>
        </w:rPr>
      </w:pPr>
    </w:p>
    <w:p w14:paraId="5BFA8BD6"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Kianna, dirk and dougal. These individuals are left behind, but still are witness to certain significant events and thoughts. Also through dirk, ember’s former companion in the paf, the initial steps in the integration of forces between these new allies is observed. </w:t>
      </w:r>
    </w:p>
    <w:p w14:paraId="35D38B2D" w14:textId="77777777" w:rsidR="00BE0467" w:rsidRPr="00C66689" w:rsidRDefault="00BE0467" w:rsidP="00726732">
      <w:pPr>
        <w:pStyle w:val="NoSpacing"/>
        <w:rPr>
          <w:rFonts w:ascii="Montserrat" w:hAnsi="Montserrat"/>
          <w:sz w:val="24"/>
        </w:rPr>
      </w:pPr>
    </w:p>
    <w:p w14:paraId="0F8F0F8C" w14:textId="77777777" w:rsidR="00BE0467" w:rsidRPr="00C66689" w:rsidRDefault="00C66689" w:rsidP="00726732">
      <w:pPr>
        <w:pStyle w:val="NoSpacing"/>
        <w:rPr>
          <w:rFonts w:ascii="Montserrat" w:hAnsi="Montserrat"/>
          <w:sz w:val="24"/>
        </w:rPr>
      </w:pPr>
      <w:r w:rsidRPr="00C66689">
        <w:rPr>
          <w:rFonts w:ascii="Montserrat" w:hAnsi="Montserrat"/>
          <w:sz w:val="24"/>
        </w:rPr>
        <w:t>Behind the scenes. Those elements in contradiction or opposition have a period of time to set their own plans into motion during the time avonlea is out of the immediate picture. Also, their careful observation of her and those who she comes into close contact with gives them clearer ideas about how to catch her, and best deal with her. Once the dept of negotiations is solidly established, some of the focus will shift away from her to thwart her overall progress, but the view that she is the kingmaker keeps</w:t>
      </w:r>
      <w:r w:rsidRPr="00C66689">
        <w:rPr>
          <w:rFonts w:ascii="Montserrat" w:hAnsi="Montserrat"/>
          <w:sz w:val="24"/>
        </w:rPr>
        <w:t xml:space="preserve"> her in the shadow of death. This position is carried beyond her service to kzeisza, and into her assent and eventual demise.</w:t>
      </w:r>
    </w:p>
    <w:p w14:paraId="7E542B4C" w14:textId="77777777" w:rsidR="00BE0467" w:rsidRPr="00C66689" w:rsidRDefault="00BE0467" w:rsidP="00726732">
      <w:pPr>
        <w:pStyle w:val="NoSpacing"/>
        <w:rPr>
          <w:rFonts w:ascii="Montserrat" w:hAnsi="Montserrat"/>
          <w:sz w:val="24"/>
        </w:rPr>
      </w:pPr>
    </w:p>
    <w:p w14:paraId="7E0E00B6" w14:textId="77777777" w:rsidR="00BE0467" w:rsidRPr="00C66689" w:rsidRDefault="00C66689" w:rsidP="00726732">
      <w:pPr>
        <w:pStyle w:val="NoSpacing"/>
        <w:rPr>
          <w:rFonts w:ascii="Montserrat" w:hAnsi="Montserrat"/>
          <w:sz w:val="24"/>
        </w:rPr>
      </w:pPr>
      <w:r w:rsidRPr="00C66689">
        <w:rPr>
          <w:rFonts w:ascii="Montserrat" w:hAnsi="Montserrat"/>
          <w:sz w:val="24"/>
        </w:rPr>
        <w:t>Fate of free will, you are unpromised - facing the dead... Their first night on the frontier is a long one. Both in the ever-present chemistry between them and in contemplation of what awaits. Ember manages to draw rook out a bit, and slipping into dragon dreams, is voyeurously watched by ash, as she wakes to confront. The tension of their chemistry is hard on her. The early morning sees her wandering away to consider the coming days. Following her instincts, she prepares herself to face the worst, and inad</w:t>
      </w:r>
      <w:r w:rsidRPr="00C66689">
        <w:rPr>
          <w:rFonts w:ascii="Montserrat" w:hAnsi="Montserrat"/>
          <w:sz w:val="24"/>
        </w:rPr>
        <w:t>vertently invokes some of her sleeping potential. Confronted by the fate that has been evolving around her, she is forced to recognize that she is unpromised to, but clearly a part of the divine. Confronted by the shadows of her destiny, she realizes the existence of a higher influence in her life. She fights to hold to her free will. There are palpable repercussions of this moment sensed even by kzeisza. Ember returns to the mission at hand, and these new thoughts are forestalled by their arrival at the th</w:t>
      </w:r>
      <w:r w:rsidRPr="00C66689">
        <w:rPr>
          <w:rFonts w:ascii="Montserrat" w:hAnsi="Montserrat"/>
          <w:sz w:val="24"/>
        </w:rPr>
        <w:t>reshold of the foreboding displacement.</w:t>
      </w:r>
    </w:p>
    <w:p w14:paraId="7A3E3AED" w14:textId="77777777" w:rsidR="00BE0467" w:rsidRPr="00C66689" w:rsidRDefault="00BE0467" w:rsidP="00726732">
      <w:pPr>
        <w:pStyle w:val="NoSpacing"/>
        <w:rPr>
          <w:rFonts w:ascii="Montserrat" w:hAnsi="Montserrat"/>
          <w:sz w:val="24"/>
        </w:rPr>
      </w:pPr>
    </w:p>
    <w:p w14:paraId="40679D32" w14:textId="77777777" w:rsidR="00BE0467" w:rsidRPr="00C66689" w:rsidRDefault="00C66689" w:rsidP="00726732">
      <w:pPr>
        <w:pStyle w:val="NoSpacing"/>
        <w:rPr>
          <w:rFonts w:ascii="Montserrat" w:hAnsi="Montserrat"/>
          <w:sz w:val="24"/>
        </w:rPr>
      </w:pPr>
      <w:r w:rsidRPr="00C66689">
        <w:rPr>
          <w:rFonts w:ascii="Montserrat" w:hAnsi="Montserrat"/>
          <w:sz w:val="24"/>
        </w:rPr>
        <w:t>Eman/ennis/enzo, fate (god is among us/sole choice/estate ruler) “some might call me eman. Others might call me ennis. You, I think, would most likely call me enzo. All of these might apply as well as any...”</w:t>
      </w:r>
    </w:p>
    <w:p w14:paraId="62064DD2" w14:textId="77777777" w:rsidR="00BE0467" w:rsidRPr="00C66689" w:rsidRDefault="00BE0467" w:rsidP="00726732">
      <w:pPr>
        <w:pStyle w:val="NoSpacing"/>
        <w:rPr>
          <w:rFonts w:ascii="Montserrat" w:hAnsi="Montserrat"/>
          <w:sz w:val="24"/>
        </w:rPr>
      </w:pPr>
    </w:p>
    <w:p w14:paraId="26E45625" w14:textId="77777777" w:rsidR="00BE0467" w:rsidRPr="00C66689" w:rsidRDefault="00C66689" w:rsidP="00726732">
      <w:pPr>
        <w:pStyle w:val="NoSpacing"/>
        <w:rPr>
          <w:rFonts w:ascii="Montserrat" w:hAnsi="Montserrat"/>
          <w:sz w:val="24"/>
        </w:rPr>
      </w:pPr>
      <w:r w:rsidRPr="00C66689">
        <w:rPr>
          <w:rFonts w:ascii="Montserrat" w:hAnsi="Montserrat"/>
          <w:sz w:val="24"/>
        </w:rPr>
        <w:t>Group reactions, interactions - triel manor - diplomacy... They pause to consider their approach, and rook tries to draw ember out - she recounts a bit more of her past. A different sort of attraction is building slowly and more subtly than either of them are able to notice, and this is but one of the many keys to its foundation. Rasha’s skulking pretty well defines the situation they and this world face. They decide on the rough sketch for their next leg of their approach and check back in with their suppo</w:t>
      </w:r>
      <w:r w:rsidRPr="00C66689">
        <w:rPr>
          <w:rFonts w:ascii="Montserrat" w:hAnsi="Montserrat"/>
          <w:sz w:val="24"/>
        </w:rPr>
        <w:t>rt in the city. They remain unaware of the motions of the other characters they have left behind in the city. Due to the nature of their descent, ember and rasha are alone in the best sense for the descent, as the others ride it out in displaced comfort. The exotic and the dragon strengthen their strange bond into friendship over the drop and following advance, while the others - ash and rook - fence with another shade of intimacy and confidence. A few questions are raised when their tryst is interrupted fo</w:t>
      </w:r>
      <w:r w:rsidRPr="00C66689">
        <w:rPr>
          <w:rFonts w:ascii="Montserrat" w:hAnsi="Montserrat"/>
          <w:sz w:val="24"/>
        </w:rPr>
        <w:t>r a quick conference. The passage is uncomfortably easy in their minds. That is until a chance encounter reveals a hidden side of rasha. The end of the day finds them nearing the heart of their objective.</w:t>
      </w:r>
    </w:p>
    <w:p w14:paraId="20C98FA7" w14:textId="77777777" w:rsidR="00BE0467" w:rsidRPr="00C66689" w:rsidRDefault="00BE0467" w:rsidP="00726732">
      <w:pPr>
        <w:pStyle w:val="NoSpacing"/>
        <w:rPr>
          <w:rFonts w:ascii="Montserrat" w:hAnsi="Montserrat"/>
          <w:sz w:val="24"/>
        </w:rPr>
      </w:pPr>
    </w:p>
    <w:p w14:paraId="6F98B4B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When ember dreams - things get complicated by themselves... Uneasy making camp so deep in potentially hostile territory, ember resorts to continuing her stories of triel manor to distract them until sleeping shifts begin. Confined in the safety of rasha’s bag with wraith\ash, she confronts the insidious erotic tension. Questions her responsive hunger for a conflict of her own interest and cannot find an answer. As sleep claims her finally, she is confronted by kzeisza and once more by those same questions. </w:t>
      </w:r>
      <w:r w:rsidRPr="00C66689">
        <w:rPr>
          <w:rFonts w:ascii="Montserrat" w:hAnsi="Montserrat"/>
          <w:sz w:val="24"/>
        </w:rPr>
        <w:t>She furiously embraces this and feels hopeless in its grasp. As kzeisza plays with the flame which she quite literally is, questions come to him as well. To find something equal in something so unequal... Things cannot remain simple. They get complicated by themselves. Echoes follow them in the morning as they pierce the mysterious heart of this blighted, displaced land, and find they have entered an eden of sorts.</w:t>
      </w:r>
    </w:p>
    <w:p w14:paraId="5059890D" w14:textId="77777777" w:rsidR="00BE0467" w:rsidRPr="00C66689" w:rsidRDefault="00BE0467" w:rsidP="00726732">
      <w:pPr>
        <w:pStyle w:val="NoSpacing"/>
        <w:rPr>
          <w:rFonts w:ascii="Montserrat" w:hAnsi="Montserrat"/>
          <w:sz w:val="24"/>
        </w:rPr>
      </w:pPr>
    </w:p>
    <w:p w14:paraId="15EB96F6" w14:textId="77777777" w:rsidR="00BE0467" w:rsidRPr="00C66689" w:rsidRDefault="00C66689" w:rsidP="00726732">
      <w:pPr>
        <w:pStyle w:val="NoSpacing"/>
        <w:rPr>
          <w:rFonts w:ascii="Montserrat" w:hAnsi="Montserrat"/>
          <w:sz w:val="24"/>
        </w:rPr>
      </w:pPr>
      <w:r w:rsidRPr="00C66689">
        <w:rPr>
          <w:rFonts w:ascii="Montserrat" w:hAnsi="Montserrat"/>
          <w:sz w:val="24"/>
        </w:rPr>
        <w:t>Conditions of the dead - people, places, things go on... There are many considerable realizations which accompany their admission and the initiation of their negotiations. The reality of the threat which kzeisza perceived is beheld first hand, and the grounds of their offer are seeds cast on parched, hard baked earth in a land of eternal drought. Only by the thinnest margin does this seed take root, and only through the careful nurturing of certain conditions. As such they are accepted and a truce is establ</w:t>
      </w:r>
      <w:r w:rsidRPr="00C66689">
        <w:rPr>
          <w:rFonts w:ascii="Montserrat" w:hAnsi="Montserrat"/>
          <w:sz w:val="24"/>
        </w:rPr>
        <w:t xml:space="preserve">ished for the time being. In exchange, they add two more to their traveling number and beat a hasty return to vancouver. Their group chemistry is reaching a critical temperature by the time they draw away from the displacement of the valley of death. </w:t>
      </w:r>
    </w:p>
    <w:p w14:paraId="0A0B09AD" w14:textId="77777777" w:rsidR="00BE0467" w:rsidRPr="00C66689" w:rsidRDefault="00BE0467" w:rsidP="00726732">
      <w:pPr>
        <w:pStyle w:val="NoSpacing"/>
        <w:rPr>
          <w:rFonts w:ascii="Montserrat" w:hAnsi="Montserrat"/>
          <w:sz w:val="24"/>
        </w:rPr>
      </w:pPr>
    </w:p>
    <w:p w14:paraId="647EEF10" w14:textId="77777777" w:rsidR="00BE0467" w:rsidRPr="00C66689" w:rsidRDefault="00C66689" w:rsidP="00726732">
      <w:pPr>
        <w:pStyle w:val="NoSpacing"/>
        <w:rPr>
          <w:rFonts w:ascii="Montserrat" w:hAnsi="Montserrat"/>
          <w:sz w:val="24"/>
        </w:rPr>
      </w:pPr>
      <w:r w:rsidRPr="00C66689">
        <w:rPr>
          <w:rFonts w:ascii="Montserrat" w:hAnsi="Montserrat"/>
          <w:sz w:val="24"/>
        </w:rPr>
        <w:t>Other people’s motives - return, catching up - exploring : ash corners rook and attempts to net ember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ember, still a day away from returning, and engages her. An unexpected rendezvous. Their return is uneventful, but time t</w:t>
      </w:r>
      <w:r w:rsidRPr="00C66689">
        <w:rPr>
          <w:rFonts w:ascii="Montserrat" w:hAnsi="Montserrat"/>
          <w:sz w:val="24"/>
        </w:rPr>
        <w:t>o catch up is denied them as they begin to acquaint their guests of honor, the reps of the dead to their cultures. Very quickly, things begin to get out of hand, but rash acts are strangled before they can worsen the situation. In the same span, ember opens up to a new perspective on existence - the insight of which inspires her to the comprehension of her own vision of magic. She has her first grasp of forms. Rook and ember do take time to continue digging for clues as to her enemies identities and purpose</w:t>
      </w:r>
      <w:r w:rsidRPr="00C66689">
        <w:rPr>
          <w:rFonts w:ascii="Montserrat" w:hAnsi="Montserrat"/>
          <w:sz w:val="24"/>
        </w:rPr>
        <w:t>s, though. Ember spends time reacquainting her self to her existing and new acquaintances. Ember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ember. She has much to think about.</w:t>
      </w:r>
    </w:p>
    <w:p w14:paraId="74A62202" w14:textId="77777777" w:rsidR="00BE0467" w:rsidRPr="00C66689" w:rsidRDefault="00BE0467" w:rsidP="00726732">
      <w:pPr>
        <w:pStyle w:val="NoSpacing"/>
        <w:rPr>
          <w:rFonts w:ascii="Montserrat" w:hAnsi="Montserrat"/>
          <w:sz w:val="24"/>
        </w:rPr>
      </w:pPr>
    </w:p>
    <w:p w14:paraId="2473A7D4" w14:textId="77777777" w:rsidR="00BE0467" w:rsidRPr="00C66689" w:rsidRDefault="00C66689" w:rsidP="00726732">
      <w:pPr>
        <w:pStyle w:val="NoSpacing"/>
        <w:rPr>
          <w:rFonts w:ascii="Montserrat" w:hAnsi="Montserrat"/>
          <w:sz w:val="24"/>
        </w:rPr>
      </w:pPr>
      <w:r w:rsidRPr="00C66689">
        <w:rPr>
          <w:rFonts w:ascii="Montserrat" w:hAnsi="Montserrat"/>
          <w:sz w:val="2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14:paraId="03FA48A9" w14:textId="77777777" w:rsidR="00BE0467" w:rsidRPr="00C66689" w:rsidRDefault="00BE0467" w:rsidP="00726732">
      <w:pPr>
        <w:pStyle w:val="NoSpacing"/>
        <w:rPr>
          <w:rFonts w:ascii="Montserrat" w:hAnsi="Montserrat"/>
          <w:sz w:val="24"/>
        </w:rPr>
      </w:pPr>
    </w:p>
    <w:p w14:paraId="33C22A4D" w14:textId="77777777" w:rsidR="00BE0467" w:rsidRPr="00C66689" w:rsidRDefault="00C66689" w:rsidP="00726732">
      <w:pPr>
        <w:pStyle w:val="NoSpacing"/>
        <w:rPr>
          <w:rFonts w:ascii="Montserrat" w:hAnsi="Montserrat"/>
          <w:sz w:val="24"/>
        </w:rPr>
      </w:pPr>
      <w:r w:rsidRPr="00C66689">
        <w:rPr>
          <w:rFonts w:ascii="Montserrat" w:hAnsi="Montserrat"/>
          <w:sz w:val="24"/>
        </w:rPr>
        <w:t>Ambushed again - liaisons &amp; confrontations - kevin - innovations... The enemy makes an attack against the envoys from the dead, as much a diversion to get the drop on ember as to drive the emissaries away. However, the group as a whole relishes the violent clash, and the assassin is cowed - unknowingly on her part - by ember. Later, after a follow up by ember and rook - still trying to uncover her nemesis - they kick back at ember’s apartment for the evening. Thoughts of mortality lead avonlea to perceive r</w:t>
      </w:r>
      <w:r w:rsidRPr="00C66689">
        <w:rPr>
          <w:rFonts w:ascii="Montserrat" w:hAnsi="Montserrat"/>
          <w:sz w:val="24"/>
        </w:rPr>
        <w:t>ook as both vulnerable and fascinating. Her impetuous, and innocent fascination to touch him confuses and torments him. Their consummation is witnessed by her unwanted amour, dirk. He confronts her, a chasm widening between them as his emotions turn corrosive. Kzeisza, eavesdropping, hears the question and pain that visit ember, and submits to a new compulsion. His timing and turn of phrase are perfect and she rebounds right to him, as a man called kevin. The next day, she works more with blanc. In blanc, s</w:t>
      </w:r>
      <w:r w:rsidRPr="00C66689">
        <w:rPr>
          <w:rFonts w:ascii="Montserrat" w:hAnsi="Montserrat"/>
          <w:sz w:val="24"/>
        </w:rPr>
        <w:t xml:space="preserve">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t>
      </w:r>
      <w:r w:rsidRPr="00C66689">
        <w:rPr>
          <w:rFonts w:ascii="Montserrat" w:hAnsi="Montserrat"/>
          <w:sz w:val="24"/>
        </w:rPr>
        <w:t>warns her about the elite crowd. She has much to think about. Kzeisza watches her go with wistful anguish.</w:t>
      </w:r>
    </w:p>
    <w:p w14:paraId="3ADD9A93" w14:textId="77777777" w:rsidR="00BE0467" w:rsidRPr="00C66689" w:rsidRDefault="00BE0467" w:rsidP="00726732">
      <w:pPr>
        <w:pStyle w:val="NoSpacing"/>
        <w:rPr>
          <w:rFonts w:ascii="Montserrat" w:hAnsi="Montserrat"/>
          <w:sz w:val="24"/>
        </w:rPr>
      </w:pPr>
    </w:p>
    <w:p w14:paraId="627FC1A2" w14:textId="77777777" w:rsidR="00BE0467" w:rsidRPr="00C66689" w:rsidRDefault="00C66689" w:rsidP="00726732">
      <w:pPr>
        <w:pStyle w:val="NoSpacing"/>
        <w:rPr>
          <w:rFonts w:ascii="Montserrat" w:hAnsi="Montserrat"/>
          <w:sz w:val="24"/>
        </w:rPr>
      </w:pPr>
      <w:r w:rsidRPr="00C66689">
        <w:rPr>
          <w:rFonts w:ascii="Montserrat" w:hAnsi="Montserrat"/>
          <w:sz w:val="24"/>
        </w:rPr>
        <w:t>When ember and rook lie together, kzeisza enters her mind to relish her bliss. Tantalizing her, he bathes her in a waking dream that engulfs her with a passion which inspires rook. Unwittingly, kzeisza obscures the possibility that she will recognize his inevitable embracing possession of her that is to come, for his presence in her mind during her erotic moments conditions her to expect his presence as something of a figment of her own imagination, or as a communion which she takes rapture in without regre</w:t>
      </w:r>
      <w:r w:rsidRPr="00C66689">
        <w:rPr>
          <w:rFonts w:ascii="Montserrat" w:hAnsi="Montserrat"/>
          <w:sz w:val="24"/>
        </w:rPr>
        <w:t xml:space="preserve">t or recrimination. She actually wants to give him this erotic bliss, for at last she is beginning to realize what this is to him. She understands him because of it. </w:t>
      </w:r>
    </w:p>
    <w:p w14:paraId="5A344196" w14:textId="77777777" w:rsidR="00BE0467" w:rsidRPr="00C66689" w:rsidRDefault="00BE0467" w:rsidP="00726732">
      <w:pPr>
        <w:pStyle w:val="NoSpacing"/>
        <w:rPr>
          <w:rFonts w:ascii="Montserrat" w:hAnsi="Montserrat"/>
          <w:sz w:val="24"/>
        </w:rPr>
      </w:pPr>
    </w:p>
    <w:p w14:paraId="21C4FA4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w:t>
      </w:r>
      <w:r w:rsidRPr="00C66689">
        <w:rPr>
          <w:rFonts w:ascii="Montserrat" w:hAnsi="Montserrat"/>
          <w:sz w:val="24"/>
        </w:rPr>
        <w:t>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w:t>
      </w:r>
      <w:r w:rsidRPr="00C66689">
        <w:rPr>
          <w:rFonts w:ascii="Montserrat" w:hAnsi="Montserrat"/>
          <w:sz w:val="24"/>
        </w:rPr>
        <w:t xml:space="preserve"> away from her by her ignorance.</w:t>
      </w:r>
    </w:p>
    <w:p w14:paraId="1CC12C2A" w14:textId="77777777" w:rsidR="00BE0467" w:rsidRPr="00C66689" w:rsidRDefault="00BE0467" w:rsidP="00726732">
      <w:pPr>
        <w:pStyle w:val="NoSpacing"/>
        <w:rPr>
          <w:rFonts w:ascii="Montserrat" w:hAnsi="Montserrat"/>
          <w:sz w:val="24"/>
        </w:rPr>
      </w:pPr>
    </w:p>
    <w:p w14:paraId="39C8029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Here are the roots of her introduction to the undead wight fighting style, and the hint of connection of spirit entering the forbidden realm of technology. During this time, the nls swat begins closing in on ember as a primary target, especially after the battle she led through the streets. This will shatter the careful plans kzeisza is laying around ember, when he becomes forced to send her away to hide her from the self appointed law. </w:t>
      </w:r>
    </w:p>
    <w:p w14:paraId="4918A264" w14:textId="77777777" w:rsidR="00BE0467" w:rsidRPr="00C66689" w:rsidRDefault="00BE0467" w:rsidP="00726732">
      <w:pPr>
        <w:pStyle w:val="NoSpacing"/>
        <w:rPr>
          <w:rFonts w:ascii="Montserrat" w:hAnsi="Montserrat"/>
          <w:sz w:val="24"/>
        </w:rPr>
      </w:pPr>
    </w:p>
    <w:p w14:paraId="511AA501" w14:textId="77777777" w:rsidR="00BE0467" w:rsidRPr="00C66689" w:rsidRDefault="00C66689" w:rsidP="00726732">
      <w:pPr>
        <w:pStyle w:val="NoSpacing"/>
        <w:rPr>
          <w:rFonts w:ascii="Montserrat" w:hAnsi="Montserrat"/>
          <w:sz w:val="24"/>
        </w:rPr>
      </w:pPr>
      <w:r w:rsidRPr="00C66689">
        <w:rPr>
          <w:rFonts w:ascii="Montserrat" w:hAnsi="Montserrat"/>
          <w:sz w:val="24"/>
        </w:rPr>
        <w:t>The gallant - law unto itself - advice and brotherhood... Out in the night, rook and ember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w:t>
      </w:r>
      <w:r w:rsidRPr="00C66689">
        <w:rPr>
          <w:rFonts w:ascii="Montserrat" w:hAnsi="Montserrat"/>
          <w:sz w:val="24"/>
        </w:rPr>
        <w:t xml:space="preserve">n altogether different way to remove her from their way. Kevin, on the other hand, does all he can to keep ember’s mind off of thoughts which would send her out to fight her own battles. As kzeisza, he is aware of the danger she is in, far more than she can imagine. The special police were a serious problem. Between rook, ember and kevin, no easy solution comes clear, given the reality of the situation. Watching this scene, kzeisza sees more than one necessity to get her out of the local picture. The group </w:t>
      </w:r>
      <w:r w:rsidRPr="00C66689">
        <w:rPr>
          <w:rFonts w:ascii="Montserrat" w:hAnsi="Montserrat"/>
          <w:sz w:val="24"/>
        </w:rPr>
        <w:t xml:space="preserve">all receive orders from kzeisza which effectively breaks them up a bit, sending ember away on a scouting mission. Unable to take rook with her - and she was given a good reason why, effectively - she takes blanc instead. She has a few good reasons of her own for taking him. </w:t>
      </w:r>
    </w:p>
    <w:p w14:paraId="0638E691" w14:textId="77777777" w:rsidR="00BE0467" w:rsidRPr="00C66689" w:rsidRDefault="00BE0467" w:rsidP="00726732">
      <w:pPr>
        <w:pStyle w:val="NoSpacing"/>
        <w:rPr>
          <w:rFonts w:ascii="Montserrat" w:hAnsi="Montserrat"/>
          <w:sz w:val="24"/>
        </w:rPr>
      </w:pPr>
    </w:p>
    <w:p w14:paraId="4FF1FBED" w14:textId="77777777" w:rsidR="00BE0467" w:rsidRPr="00C66689" w:rsidRDefault="00C66689" w:rsidP="00726732">
      <w:pPr>
        <w:pStyle w:val="NoSpacing"/>
        <w:rPr>
          <w:rFonts w:ascii="Montserrat" w:hAnsi="Montserrat"/>
          <w:sz w:val="24"/>
        </w:rPr>
      </w:pPr>
      <w:r w:rsidRPr="00C66689">
        <w:rPr>
          <w:rFonts w:ascii="Montserrat" w:hAnsi="Montserrat"/>
          <w:sz w:val="24"/>
        </w:rPr>
        <w:t>Moved out of harms way - uncommon tutelage... There are marked differences between this trip and the approach to the dead lands. Ember has plenty of time to think, as she cannot divide her attention to properly communicate with blanc and pilot the vehicle. Their orders being to take as much time as necessary to make a long circuit reconnaissance north, through and along the mountains specifically. Well aware that she is essentially on her first vacation since arriving on the gates of paradox, she plays it l</w:t>
      </w:r>
      <w:r w:rsidRPr="00C66689">
        <w:rPr>
          <w:rFonts w:ascii="Montserrat" w:hAnsi="Montserrat"/>
          <w:sz w:val="24"/>
        </w:rPr>
        <w:t>eisurely. She works on her arts; mental, physical, spiritual and magical. She is shocked out of her mind when she is approached by a master, and he takes her on, post facto, and accelerates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w:t>
      </w:r>
      <w:r w:rsidRPr="00C66689">
        <w:rPr>
          <w:rFonts w:ascii="Montserrat" w:hAnsi="Montserrat"/>
          <w:sz w:val="24"/>
        </w:rPr>
        <w:t>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dawn, and she wonders about what is to come of what lies between her and the ancient dragon. Deeply buried seeds of doubt begin to unfold. Her inner turmoil fuels her drive to master what she is learning from her unusu</w:t>
      </w:r>
      <w:r w:rsidRPr="00C66689">
        <w:rPr>
          <w:rFonts w:ascii="Montserrat" w:hAnsi="Montserrat"/>
          <w:sz w:val="24"/>
        </w:rPr>
        <w:t>al mentors, who push always harder to see how far she’ll go.</w:t>
      </w:r>
    </w:p>
    <w:p w14:paraId="115A963B" w14:textId="77777777" w:rsidR="00BE0467" w:rsidRPr="00C66689" w:rsidRDefault="00BE0467" w:rsidP="00726732">
      <w:pPr>
        <w:pStyle w:val="NoSpacing"/>
        <w:rPr>
          <w:rFonts w:ascii="Montserrat" w:hAnsi="Montserrat"/>
          <w:sz w:val="24"/>
        </w:rPr>
      </w:pPr>
    </w:p>
    <w:p w14:paraId="5B4214D2" w14:textId="77777777" w:rsidR="00BE0467" w:rsidRPr="00C66689" w:rsidRDefault="00C66689" w:rsidP="00726732">
      <w:pPr>
        <w:pStyle w:val="NoSpacing"/>
        <w:rPr>
          <w:rFonts w:ascii="Montserrat" w:hAnsi="Montserrat"/>
          <w:sz w:val="24"/>
        </w:rPr>
      </w:pPr>
      <w:r w:rsidRPr="00C66689">
        <w:rPr>
          <w:rFonts w:ascii="Montserrat" w:hAnsi="Montserrat"/>
          <w:sz w:val="24"/>
        </w:rPr>
        <w:t>Nothing, however, can get her far enough away from kzeisza to save her from the embrace of his dreams. ember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w:t>
      </w:r>
      <w:r w:rsidRPr="00C66689">
        <w:rPr>
          <w:rFonts w:ascii="Montserrat" w:hAnsi="Montserrat"/>
          <w:sz w:val="24"/>
        </w:rPr>
        <w:t>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14:paraId="1125AFC2" w14:textId="77777777" w:rsidR="00BE0467" w:rsidRPr="00C66689" w:rsidRDefault="00BE0467" w:rsidP="00726732">
      <w:pPr>
        <w:pStyle w:val="NoSpacing"/>
        <w:rPr>
          <w:rFonts w:ascii="Montserrat" w:hAnsi="Montserrat"/>
          <w:sz w:val="24"/>
        </w:rPr>
      </w:pPr>
    </w:p>
    <w:p w14:paraId="6DD4556E" w14:textId="77777777" w:rsidR="00BE0467" w:rsidRPr="00C66689" w:rsidRDefault="00C66689" w:rsidP="00726732">
      <w:pPr>
        <w:pStyle w:val="NoSpacing"/>
        <w:rPr>
          <w:rFonts w:ascii="Montserrat" w:hAnsi="Montserrat"/>
          <w:sz w:val="24"/>
        </w:rPr>
      </w:pPr>
      <w:r w:rsidRPr="00C66689">
        <w:rPr>
          <w:rFonts w:ascii="Montserrat" w:hAnsi="Montserrat"/>
          <w:sz w:val="24"/>
        </w:rPr>
        <w:t>6</w:t>
      </w:r>
    </w:p>
    <w:p w14:paraId="05DE4065" w14:textId="77777777" w:rsidR="00BE0467" w:rsidRPr="00C66689" w:rsidRDefault="00BE0467" w:rsidP="00726732">
      <w:pPr>
        <w:pStyle w:val="NoSpacing"/>
        <w:rPr>
          <w:rFonts w:ascii="Montserrat" w:hAnsi="Montserrat"/>
          <w:sz w:val="24"/>
        </w:rPr>
      </w:pPr>
    </w:p>
    <w:p w14:paraId="3A5917AB" w14:textId="77777777" w:rsidR="00BE0467" w:rsidRPr="00C66689" w:rsidRDefault="00C66689" w:rsidP="00726732">
      <w:pPr>
        <w:pStyle w:val="NoSpacing"/>
        <w:rPr>
          <w:rFonts w:ascii="Montserrat" w:hAnsi="Montserrat"/>
          <w:sz w:val="24"/>
        </w:rPr>
      </w:pPr>
      <w:r w:rsidRPr="00C66689">
        <w:rPr>
          <w:rFonts w:ascii="Montserrat" w:hAnsi="Montserrat"/>
          <w:sz w:val="24"/>
        </w:rPr>
        <w:t>Kevin quietly takes notes on ember and the situation brewing around her. Her friends and team mates are left chasing down leads and fulfilling their duties, and her thoughts are often with them. Among the many individuals who visit her, there is one who she alone knows anything about. Eman. He catches up to her in the fleet and reminds her. She has broken a rule (when and how, she has no clue about) and he is after her to repair the damage. Kevin observes their short, terse conversation, but does not overhe</w:t>
      </w:r>
      <w:r w:rsidRPr="00C66689">
        <w:rPr>
          <w:rFonts w:ascii="Montserrat" w:hAnsi="Montserrat"/>
          <w:sz w:val="24"/>
        </w:rPr>
        <w:t>ar. Ember,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reconnaissance mission. Ember has plenty of time to think, as she cannot divide her attention to properly communicate with blanc, who has joined her, and pilot the vehicle. Their mi</w:t>
      </w:r>
      <w:r w:rsidRPr="00C66689">
        <w:rPr>
          <w:rFonts w:ascii="Montserrat" w:hAnsi="Montserrat"/>
          <w:sz w:val="24"/>
        </w:rPr>
        <w:t xml:space="preserve">ssion is somewhat odd; to take as much time as necessary to make a long circuit reconnaissance north, through and along the mountains specifically. Well aware that she is essentially on her first vacation since arriving on gates of paradox, she plays it </w:t>
      </w:r>
    </w:p>
    <w:p w14:paraId="06EDBEB6" w14:textId="77777777" w:rsidR="00BE0467" w:rsidRPr="00C66689" w:rsidRDefault="00BE0467" w:rsidP="00726732">
      <w:pPr>
        <w:pStyle w:val="NoSpacing"/>
        <w:rPr>
          <w:rFonts w:ascii="Montserrat" w:hAnsi="Montserrat"/>
          <w:sz w:val="24"/>
        </w:rPr>
      </w:pPr>
    </w:p>
    <w:p w14:paraId="69B9F972" w14:textId="77777777" w:rsidR="00BE0467" w:rsidRPr="00C66689" w:rsidRDefault="00C66689" w:rsidP="00726732">
      <w:pPr>
        <w:pStyle w:val="NoSpacing"/>
        <w:rPr>
          <w:rFonts w:ascii="Montserrat" w:hAnsi="Montserrat"/>
          <w:sz w:val="24"/>
        </w:rPr>
      </w:pPr>
      <w:r w:rsidRPr="00C66689">
        <w:rPr>
          <w:rFonts w:ascii="Montserrat" w:hAnsi="Montserrat"/>
          <w:sz w:val="24"/>
        </w:rPr>
        <w:t>Ember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w:t>
      </w:r>
      <w:r w:rsidRPr="00C66689">
        <w:rPr>
          <w:rFonts w:ascii="Montserrat" w:hAnsi="Montserrat"/>
          <w:sz w:val="24"/>
        </w:rPr>
        <w:t>rishes his advice, for it synchs with her own thoughts on the matter. She sees it as a spiritual bonding, rather than a genetic or carnal bonding.</w:t>
      </w:r>
    </w:p>
    <w:p w14:paraId="1EA3867F" w14:textId="77777777" w:rsidR="00BE0467" w:rsidRPr="00C66689" w:rsidRDefault="00BE0467" w:rsidP="00726732">
      <w:pPr>
        <w:pStyle w:val="NoSpacing"/>
        <w:rPr>
          <w:rFonts w:ascii="Montserrat" w:hAnsi="Montserrat"/>
          <w:sz w:val="24"/>
        </w:rPr>
      </w:pPr>
    </w:p>
    <w:p w14:paraId="026B8830"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Bid for destiny - gathering loose ends of all sorts... Her intense vacation is disrupted by the appearance of the voice of fate. What was put into motion on the way to the dead 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w:t>
      </w:r>
      <w:r w:rsidRPr="00C66689">
        <w:rPr>
          <w:rFonts w:ascii="Montserrat" w:hAnsi="Montserrat"/>
          <w:sz w:val="24"/>
        </w:rPr>
        <w:t>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w:t>
      </w:r>
      <w:r w:rsidRPr="00C66689">
        <w:rPr>
          <w:rFonts w:ascii="Montserrat" w:hAnsi="Montserrat"/>
          <w:sz w:val="24"/>
        </w:rPr>
        <w:t>ve time to catch up with. Among them are the moves of her enemies.</w:t>
      </w:r>
    </w:p>
    <w:p w14:paraId="725448F0" w14:textId="77777777" w:rsidR="00BE0467" w:rsidRPr="00C66689" w:rsidRDefault="00BE0467" w:rsidP="00726732">
      <w:pPr>
        <w:pStyle w:val="NoSpacing"/>
        <w:rPr>
          <w:rFonts w:ascii="Montserrat" w:hAnsi="Montserrat"/>
          <w:sz w:val="24"/>
        </w:rPr>
      </w:pPr>
    </w:p>
    <w:p w14:paraId="267F258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14:paraId="76CFDD65" w14:textId="77777777" w:rsidR="00BE0467" w:rsidRPr="00C66689" w:rsidRDefault="00BE0467" w:rsidP="00726732">
      <w:pPr>
        <w:pStyle w:val="NoSpacing"/>
        <w:rPr>
          <w:rFonts w:ascii="Montserrat" w:hAnsi="Montserrat"/>
          <w:sz w:val="24"/>
        </w:rPr>
      </w:pPr>
    </w:p>
    <w:p w14:paraId="1F6D69B9" w14:textId="77777777" w:rsidR="00BE0467" w:rsidRPr="00C66689" w:rsidRDefault="00C66689" w:rsidP="00726732">
      <w:pPr>
        <w:pStyle w:val="NoSpacing"/>
        <w:rPr>
          <w:rFonts w:ascii="Montserrat" w:hAnsi="Montserrat"/>
          <w:sz w:val="24"/>
        </w:rPr>
      </w:pPr>
      <w:r w:rsidRPr="00C66689">
        <w:rPr>
          <w:rFonts w:ascii="Montserrat" w:hAnsi="Montserrat"/>
          <w:sz w:val="24"/>
        </w:rPr>
        <w:t>7</w:t>
      </w:r>
    </w:p>
    <w:p w14:paraId="437DA5C3" w14:textId="77777777" w:rsidR="00BE0467" w:rsidRPr="00C66689" w:rsidRDefault="00BE0467" w:rsidP="00726732">
      <w:pPr>
        <w:pStyle w:val="NoSpacing"/>
        <w:rPr>
          <w:rFonts w:ascii="Montserrat" w:hAnsi="Montserrat"/>
          <w:sz w:val="24"/>
        </w:rPr>
      </w:pPr>
    </w:p>
    <w:p w14:paraId="464D1596" w14:textId="77777777" w:rsidR="00BE0467" w:rsidRPr="00C66689" w:rsidRDefault="00C66689" w:rsidP="00726732">
      <w:pPr>
        <w:pStyle w:val="NoSpacing"/>
        <w:rPr>
          <w:rFonts w:ascii="Montserrat" w:hAnsi="Montserrat"/>
          <w:sz w:val="24"/>
        </w:rPr>
      </w:pPr>
      <w:r w:rsidRPr="00C66689">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 clearly, her past and present sensuality and indulgence are a good part of what has drawn the interest of the devourer. In truth, the word evil is never connected to him in his bid for her, but</w:t>
      </w:r>
      <w:r w:rsidRPr="00C66689">
        <w:rPr>
          <w:rFonts w:ascii="Montserrat" w:hAnsi="Montserrat"/>
          <w:sz w:val="24"/>
        </w:rPr>
        <w:t xml:space="preserve">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w:t>
      </w:r>
      <w:r w:rsidRPr="00C66689">
        <w:rPr>
          <w:rFonts w:ascii="Montserrat" w:hAnsi="Montserrat"/>
          <w:sz w:val="24"/>
        </w:rPr>
        <w:t>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14:paraId="1641FCFA" w14:textId="77777777" w:rsidR="00BE0467" w:rsidRPr="00C66689" w:rsidRDefault="00BE0467" w:rsidP="00726732">
      <w:pPr>
        <w:pStyle w:val="NoSpacing"/>
        <w:rPr>
          <w:rFonts w:ascii="Montserrat" w:hAnsi="Montserrat"/>
          <w:sz w:val="24"/>
        </w:rPr>
      </w:pPr>
    </w:p>
    <w:p w14:paraId="7C92C25B" w14:textId="77777777" w:rsidR="00BE0467" w:rsidRPr="00C66689" w:rsidRDefault="00C66689" w:rsidP="00726732">
      <w:pPr>
        <w:pStyle w:val="NoSpacing"/>
        <w:rPr>
          <w:rFonts w:ascii="Montserrat" w:hAnsi="Montserrat"/>
          <w:sz w:val="24"/>
        </w:rPr>
      </w:pPr>
      <w:r w:rsidRPr="00C66689">
        <w:rPr>
          <w:rFonts w:ascii="Montserrat" w:hAnsi="Montserrat"/>
          <w:sz w:val="24"/>
        </w:rPr>
        <w:t>8</w:t>
      </w:r>
    </w:p>
    <w:p w14:paraId="25371E76" w14:textId="77777777" w:rsidR="00BE0467" w:rsidRPr="00C66689" w:rsidRDefault="00BE0467" w:rsidP="00726732">
      <w:pPr>
        <w:pStyle w:val="NoSpacing"/>
        <w:rPr>
          <w:rFonts w:ascii="Montserrat" w:hAnsi="Montserrat"/>
          <w:sz w:val="24"/>
        </w:rPr>
      </w:pPr>
    </w:p>
    <w:p w14:paraId="4E986304" w14:textId="77777777" w:rsidR="00BE0467" w:rsidRPr="00C66689" w:rsidRDefault="00C66689" w:rsidP="00726732">
      <w:pPr>
        <w:pStyle w:val="NoSpacing"/>
        <w:rPr>
          <w:rFonts w:ascii="Montserrat" w:hAnsi="Montserrat"/>
          <w:sz w:val="24"/>
        </w:rPr>
      </w:pPr>
      <w:r w:rsidRPr="00C66689">
        <w:rPr>
          <w:rFonts w:ascii="Montserrat" w:hAnsi="Montserrat"/>
          <w:sz w:val="24"/>
        </w:rPr>
        <w:t>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Ember is sent down to a new contact region to straighten up negotiations with a proposed pact group. Much of the rest of the story will happen there. Once more, she is on the frontier. She continues to work on her arts a</w:t>
      </w:r>
      <w:r w:rsidRPr="00C66689">
        <w:rPr>
          <w:rFonts w:ascii="Montserrat" w:hAnsi="Montserrat"/>
          <w:sz w:val="24"/>
        </w:rPr>
        <w:t xml:space="preserve">s she goes along. She has plenty of time to think. As she closes in on the new arrival, she goes more and more on guard. An advance troop from this import encounters her and her escort, and they attack. Ember and blanc neutralize the attack, and continue on their approach. Naturally, when they are met shortly there after, </w:t>
      </w:r>
    </w:p>
    <w:p w14:paraId="471B7B9A" w14:textId="77777777" w:rsidR="00BE0467" w:rsidRPr="00C66689" w:rsidRDefault="00BE0467" w:rsidP="00726732">
      <w:pPr>
        <w:pStyle w:val="NoSpacing"/>
        <w:rPr>
          <w:rFonts w:ascii="Montserrat" w:hAnsi="Montserrat"/>
          <w:sz w:val="24"/>
        </w:rPr>
      </w:pPr>
    </w:p>
    <w:p w14:paraId="0461930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the ongoing inter cultural exposure which is going on, the exchange of some necromantic lore provides a glance at the power of the object which serves dawn. Ember, witnessing this again, but for the first time as we can recall, asks about it. Thus is the nature of the book of will revealed to her, and us. </w:t>
      </w:r>
    </w:p>
    <w:p w14:paraId="2E52ED81" w14:textId="77777777" w:rsidR="00BE0467" w:rsidRPr="00C66689" w:rsidRDefault="00BE0467" w:rsidP="00726732">
      <w:pPr>
        <w:pStyle w:val="NoSpacing"/>
        <w:rPr>
          <w:rFonts w:ascii="Montserrat" w:hAnsi="Montserrat"/>
          <w:sz w:val="24"/>
        </w:rPr>
      </w:pPr>
    </w:p>
    <w:p w14:paraId="3E6E45E8" w14:textId="77777777" w:rsidR="00BE0467" w:rsidRPr="00C66689" w:rsidRDefault="00C66689" w:rsidP="00726732">
      <w:pPr>
        <w:pStyle w:val="NoSpacing"/>
        <w:rPr>
          <w:rFonts w:ascii="Montserrat" w:hAnsi="Montserrat"/>
          <w:sz w:val="24"/>
        </w:rPr>
      </w:pPr>
      <w:r w:rsidRPr="00C66689">
        <w:rPr>
          <w:rFonts w:ascii="Montserrat" w:hAnsi="Montserrat"/>
          <w:sz w:val="24"/>
        </w:rPr>
        <w:t>Deeper, darker shadows—temptations becoming distractions</w:t>
      </w:r>
    </w:p>
    <w:p w14:paraId="277C992B" w14:textId="77777777" w:rsidR="00BE0467" w:rsidRPr="00C66689" w:rsidRDefault="00BE0467" w:rsidP="00726732">
      <w:pPr>
        <w:pStyle w:val="NoSpacing"/>
        <w:rPr>
          <w:rFonts w:ascii="Montserrat" w:hAnsi="Montserrat"/>
          <w:sz w:val="24"/>
        </w:rPr>
      </w:pPr>
    </w:p>
    <w:p w14:paraId="720CCFD3" w14:textId="77777777" w:rsidR="00BE0467" w:rsidRPr="00C66689" w:rsidRDefault="00C66689" w:rsidP="00726732">
      <w:pPr>
        <w:pStyle w:val="NoSpacing"/>
        <w:rPr>
          <w:rFonts w:ascii="Montserrat" w:hAnsi="Montserrat"/>
          <w:sz w:val="24"/>
        </w:rPr>
      </w:pPr>
      <w:r w:rsidRPr="00C66689">
        <w:rPr>
          <w:rFonts w:ascii="Montserrat" w:hAnsi="Montserrat"/>
          <w:sz w:val="24"/>
        </w:rPr>
        <w:t>Kzeisza reading something in the wind. The op comes into question.</w:t>
      </w:r>
    </w:p>
    <w:p w14:paraId="708DBD3F" w14:textId="77777777" w:rsidR="00BE0467" w:rsidRPr="00C66689" w:rsidRDefault="00BE0467" w:rsidP="00726732">
      <w:pPr>
        <w:pStyle w:val="NoSpacing"/>
        <w:rPr>
          <w:rFonts w:ascii="Montserrat" w:hAnsi="Montserrat"/>
          <w:sz w:val="24"/>
        </w:rPr>
      </w:pPr>
    </w:p>
    <w:p w14:paraId="08A213CC" w14:textId="77777777" w:rsidR="00BE0467" w:rsidRPr="00C66689" w:rsidRDefault="00C66689" w:rsidP="00726732">
      <w:pPr>
        <w:pStyle w:val="NoSpacing"/>
        <w:rPr>
          <w:rFonts w:ascii="Montserrat" w:hAnsi="Montserrat"/>
          <w:sz w:val="24"/>
        </w:rPr>
      </w:pPr>
      <w:r w:rsidRPr="00C66689">
        <w:rPr>
          <w:rFonts w:ascii="Montserrat" w:hAnsi="Montserrat"/>
          <w:sz w:val="24"/>
        </w:rPr>
        <w:t>Crushing success of final dry run.</w:t>
      </w:r>
    </w:p>
    <w:p w14:paraId="4CDE40F7" w14:textId="77777777" w:rsidR="00BE0467" w:rsidRPr="00C66689" w:rsidRDefault="00BE0467" w:rsidP="00726732">
      <w:pPr>
        <w:pStyle w:val="NoSpacing"/>
        <w:rPr>
          <w:rFonts w:ascii="Montserrat" w:hAnsi="Montserrat"/>
          <w:sz w:val="24"/>
        </w:rPr>
      </w:pPr>
    </w:p>
    <w:p w14:paraId="056F24FE" w14:textId="77777777" w:rsidR="00BE0467" w:rsidRPr="00C66689" w:rsidRDefault="00C66689" w:rsidP="00726732">
      <w:pPr>
        <w:pStyle w:val="NoSpacing"/>
        <w:rPr>
          <w:rFonts w:ascii="Montserrat" w:hAnsi="Montserrat"/>
          <w:sz w:val="24"/>
        </w:rPr>
      </w:pPr>
      <w:r w:rsidRPr="00C66689">
        <w:rPr>
          <w:rFonts w:ascii="Montserrat" w:hAnsi="Montserrat"/>
          <w:sz w:val="24"/>
        </w:rPr>
        <w:t>Shadows plaguing the waking and the dreaming.</w:t>
      </w:r>
    </w:p>
    <w:p w14:paraId="13EACEE9" w14:textId="77777777" w:rsidR="00BE0467" w:rsidRPr="00C66689" w:rsidRDefault="00BE0467" w:rsidP="00726732">
      <w:pPr>
        <w:pStyle w:val="NoSpacing"/>
        <w:rPr>
          <w:rFonts w:ascii="Montserrat" w:hAnsi="Montserrat"/>
          <w:sz w:val="24"/>
        </w:rPr>
      </w:pPr>
    </w:p>
    <w:p w14:paraId="321081AF" w14:textId="77777777" w:rsidR="00BE0467" w:rsidRPr="00C66689" w:rsidRDefault="00C66689" w:rsidP="00726732">
      <w:pPr>
        <w:pStyle w:val="NoSpacing"/>
        <w:rPr>
          <w:rFonts w:ascii="Montserrat" w:hAnsi="Montserrat"/>
          <w:sz w:val="24"/>
        </w:rPr>
      </w:pPr>
      <w:r w:rsidRPr="00C66689">
        <w:rPr>
          <w:rFonts w:ascii="Montserrat" w:hAnsi="Montserrat"/>
          <w:sz w:val="24"/>
        </w:rPr>
        <w:t>Op called off—the danger of removing an important buffer.</w:t>
      </w:r>
    </w:p>
    <w:p w14:paraId="3E4BE387" w14:textId="77777777" w:rsidR="00BE0467" w:rsidRPr="00C66689" w:rsidRDefault="00BE0467" w:rsidP="00726732">
      <w:pPr>
        <w:pStyle w:val="NoSpacing"/>
        <w:rPr>
          <w:rFonts w:ascii="Montserrat" w:hAnsi="Montserrat"/>
          <w:sz w:val="24"/>
        </w:rPr>
      </w:pPr>
    </w:p>
    <w:p w14:paraId="00647A6E" w14:textId="77777777" w:rsidR="00BE0467" w:rsidRPr="00C66689" w:rsidRDefault="00C66689" w:rsidP="00726732">
      <w:pPr>
        <w:pStyle w:val="NoSpacing"/>
        <w:rPr>
          <w:rFonts w:ascii="Montserrat" w:hAnsi="Montserrat"/>
          <w:sz w:val="24"/>
        </w:rPr>
      </w:pPr>
      <w:r w:rsidRPr="00C66689">
        <w:rPr>
          <w:rFonts w:ascii="Montserrat" w:hAnsi="Montserrat"/>
          <w:sz w:val="24"/>
        </w:rPr>
        <w:t>Rumors and disappearances.</w:t>
      </w:r>
    </w:p>
    <w:p w14:paraId="29B96CE8" w14:textId="77777777" w:rsidR="00BE0467" w:rsidRPr="00C66689" w:rsidRDefault="00BE0467" w:rsidP="00726732">
      <w:pPr>
        <w:pStyle w:val="NoSpacing"/>
        <w:rPr>
          <w:rFonts w:ascii="Montserrat" w:hAnsi="Montserrat"/>
          <w:sz w:val="24"/>
        </w:rPr>
      </w:pPr>
    </w:p>
    <w:p w14:paraId="4993DACC" w14:textId="77777777" w:rsidR="00BE0467" w:rsidRPr="00C66689" w:rsidRDefault="00C66689" w:rsidP="00726732">
      <w:pPr>
        <w:pStyle w:val="NoSpacing"/>
        <w:rPr>
          <w:rFonts w:ascii="Montserrat" w:hAnsi="Montserrat"/>
          <w:sz w:val="24"/>
        </w:rPr>
      </w:pPr>
      <w:r w:rsidRPr="00C66689">
        <w:rPr>
          <w:rFonts w:ascii="Montserrat" w:hAnsi="Montserrat"/>
          <w:sz w:val="24"/>
        </w:rPr>
        <w:t>Sri and Kevin Sinclair holding swat persecution of ember at bay.</w:t>
      </w:r>
    </w:p>
    <w:p w14:paraId="483D9628" w14:textId="77777777" w:rsidR="00BE0467" w:rsidRPr="00C66689" w:rsidRDefault="00BE0467" w:rsidP="00726732">
      <w:pPr>
        <w:pStyle w:val="NoSpacing"/>
        <w:rPr>
          <w:rFonts w:ascii="Montserrat" w:hAnsi="Montserrat"/>
          <w:sz w:val="24"/>
        </w:rPr>
      </w:pPr>
    </w:p>
    <w:p w14:paraId="7DB65265" w14:textId="77777777" w:rsidR="00BE0467" w:rsidRPr="00C66689" w:rsidRDefault="00C66689" w:rsidP="00726732">
      <w:pPr>
        <w:pStyle w:val="NoSpacing"/>
        <w:rPr>
          <w:rFonts w:ascii="Montserrat" w:hAnsi="Montserrat"/>
          <w:sz w:val="24"/>
        </w:rPr>
      </w:pPr>
      <w:r w:rsidRPr="00C66689">
        <w:rPr>
          <w:rFonts w:ascii="Montserrat" w:hAnsi="Montserrat"/>
          <w:sz w:val="24"/>
        </w:rPr>
        <w:t>Ember submits to Kevin/Kzeisza embrace.</w:t>
      </w:r>
    </w:p>
    <w:p w14:paraId="5683F309" w14:textId="77777777" w:rsidR="00BE0467" w:rsidRPr="00C66689" w:rsidRDefault="00BE0467" w:rsidP="00726732">
      <w:pPr>
        <w:pStyle w:val="NoSpacing"/>
        <w:rPr>
          <w:rFonts w:ascii="Montserrat" w:hAnsi="Montserrat"/>
          <w:sz w:val="24"/>
        </w:rPr>
      </w:pPr>
    </w:p>
    <w:p w14:paraId="1F0F9456" w14:textId="77777777" w:rsidR="00BE0467" w:rsidRPr="00C66689" w:rsidRDefault="00C66689" w:rsidP="00726732">
      <w:pPr>
        <w:pStyle w:val="NoSpacing"/>
        <w:rPr>
          <w:rFonts w:ascii="Montserrat" w:hAnsi="Montserrat"/>
          <w:sz w:val="24"/>
        </w:rPr>
      </w:pPr>
      <w:r w:rsidRPr="00C66689">
        <w:rPr>
          <w:rFonts w:ascii="Montserrat" w:hAnsi="Montserrat"/>
          <w:sz w:val="24"/>
        </w:rPr>
        <w:t>The attention of the devourer.</w:t>
      </w:r>
    </w:p>
    <w:p w14:paraId="33BA6895" w14:textId="77777777" w:rsidR="00BE0467" w:rsidRPr="00C66689" w:rsidRDefault="00BE0467" w:rsidP="00726732">
      <w:pPr>
        <w:pStyle w:val="NoSpacing"/>
        <w:rPr>
          <w:rFonts w:ascii="Montserrat" w:hAnsi="Montserrat"/>
          <w:sz w:val="24"/>
        </w:rPr>
      </w:pPr>
    </w:p>
    <w:p w14:paraId="114ADE98" w14:textId="77777777" w:rsidR="00BE0467" w:rsidRPr="00C66689" w:rsidRDefault="00C66689" w:rsidP="00726732">
      <w:pPr>
        <w:pStyle w:val="NoSpacing"/>
        <w:rPr>
          <w:rFonts w:ascii="Montserrat" w:hAnsi="Montserrat"/>
          <w:sz w:val="24"/>
        </w:rPr>
      </w:pPr>
      <w:r w:rsidRPr="00C66689">
        <w:rPr>
          <w:rFonts w:ascii="Montserrat" w:hAnsi="Montserrat"/>
          <w:sz w:val="24"/>
        </w:rPr>
        <w:t>San loss—beauty and horror—reevaluations</w:t>
      </w:r>
    </w:p>
    <w:p w14:paraId="004A251F" w14:textId="77777777" w:rsidR="00BE0467" w:rsidRPr="00C66689" w:rsidRDefault="00BE0467" w:rsidP="00726732">
      <w:pPr>
        <w:pStyle w:val="NoSpacing"/>
        <w:rPr>
          <w:rFonts w:ascii="Montserrat" w:hAnsi="Montserrat"/>
          <w:sz w:val="24"/>
        </w:rPr>
      </w:pPr>
    </w:p>
    <w:p w14:paraId="377EB6B5" w14:textId="77777777" w:rsidR="00BE0467" w:rsidRPr="00C66689" w:rsidRDefault="00C66689" w:rsidP="00726732">
      <w:pPr>
        <w:pStyle w:val="NoSpacing"/>
        <w:rPr>
          <w:rFonts w:ascii="Montserrat" w:hAnsi="Montserrat"/>
          <w:sz w:val="24"/>
        </w:rPr>
      </w:pPr>
      <w:r w:rsidRPr="00C66689">
        <w:rPr>
          <w:rFonts w:ascii="Montserrat" w:hAnsi="Montserrat"/>
          <w:sz w:val="24"/>
        </w:rPr>
        <w:t>Dragon dream invaded and splintered.</w:t>
      </w:r>
    </w:p>
    <w:p w14:paraId="13340A2F" w14:textId="77777777" w:rsidR="00BE0467" w:rsidRPr="00C66689" w:rsidRDefault="00BE0467" w:rsidP="00726732">
      <w:pPr>
        <w:pStyle w:val="NoSpacing"/>
        <w:rPr>
          <w:rFonts w:ascii="Montserrat" w:hAnsi="Montserrat"/>
          <w:sz w:val="24"/>
        </w:rPr>
      </w:pPr>
    </w:p>
    <w:p w14:paraId="4E77796D" w14:textId="77777777" w:rsidR="00BE0467" w:rsidRPr="00C66689" w:rsidRDefault="00C66689" w:rsidP="00726732">
      <w:pPr>
        <w:pStyle w:val="NoSpacing"/>
        <w:rPr>
          <w:rFonts w:ascii="Montserrat" w:hAnsi="Montserrat"/>
          <w:sz w:val="24"/>
        </w:rPr>
      </w:pPr>
      <w:r w:rsidRPr="00C66689">
        <w:rPr>
          <w:rFonts w:ascii="Montserrat" w:hAnsi="Montserrat"/>
          <w:sz w:val="24"/>
        </w:rPr>
        <w:t>Unspoken agreement—ember/kzeisza hunt down the malevolence.</w:t>
      </w:r>
    </w:p>
    <w:p w14:paraId="587A27F5" w14:textId="77777777" w:rsidR="00BE0467" w:rsidRPr="00C66689" w:rsidRDefault="00BE0467" w:rsidP="00726732">
      <w:pPr>
        <w:pStyle w:val="NoSpacing"/>
        <w:rPr>
          <w:rFonts w:ascii="Montserrat" w:hAnsi="Montserrat"/>
          <w:sz w:val="24"/>
        </w:rPr>
      </w:pPr>
    </w:p>
    <w:p w14:paraId="615BC848" w14:textId="77777777" w:rsidR="00BE0467" w:rsidRPr="00C66689" w:rsidRDefault="00C66689" w:rsidP="00726732">
      <w:pPr>
        <w:pStyle w:val="NoSpacing"/>
        <w:rPr>
          <w:rFonts w:ascii="Montserrat" w:hAnsi="Montserrat"/>
          <w:sz w:val="24"/>
        </w:rPr>
      </w:pPr>
      <w:r w:rsidRPr="00C66689">
        <w:rPr>
          <w:rFonts w:ascii="Montserrat" w:hAnsi="Montserrat"/>
          <w:sz w:val="24"/>
        </w:rPr>
        <w:t>Damning revelation—beauty and horror fascination.</w:t>
      </w:r>
    </w:p>
    <w:p w14:paraId="191F49AD" w14:textId="77777777" w:rsidR="00BE0467" w:rsidRPr="00C66689" w:rsidRDefault="00BE0467" w:rsidP="00726732">
      <w:pPr>
        <w:pStyle w:val="NoSpacing"/>
        <w:rPr>
          <w:rFonts w:ascii="Montserrat" w:hAnsi="Montserrat"/>
          <w:sz w:val="24"/>
        </w:rPr>
      </w:pPr>
    </w:p>
    <w:p w14:paraId="605A2B51" w14:textId="77777777" w:rsidR="00BE0467" w:rsidRPr="00C66689" w:rsidRDefault="00C66689" w:rsidP="00726732">
      <w:pPr>
        <w:pStyle w:val="NoSpacing"/>
        <w:rPr>
          <w:rFonts w:ascii="Montserrat" w:hAnsi="Montserrat"/>
          <w:sz w:val="24"/>
        </w:rPr>
      </w:pPr>
      <w:r w:rsidRPr="00C66689">
        <w:rPr>
          <w:rFonts w:ascii="Montserrat" w:hAnsi="Montserrat"/>
          <w:sz w:val="24"/>
        </w:rPr>
        <w:t>A terrible stand still broken by ember.</w:t>
      </w:r>
    </w:p>
    <w:p w14:paraId="7E3CA87A" w14:textId="77777777" w:rsidR="00BE0467" w:rsidRPr="00C66689" w:rsidRDefault="00BE0467" w:rsidP="00726732">
      <w:pPr>
        <w:pStyle w:val="NoSpacing"/>
        <w:rPr>
          <w:rFonts w:ascii="Montserrat" w:hAnsi="Montserrat"/>
          <w:sz w:val="24"/>
        </w:rPr>
      </w:pPr>
    </w:p>
    <w:p w14:paraId="7818394B" w14:textId="77777777" w:rsidR="00BE0467" w:rsidRPr="00C66689" w:rsidRDefault="00C66689" w:rsidP="00726732">
      <w:pPr>
        <w:pStyle w:val="NoSpacing"/>
        <w:rPr>
          <w:rFonts w:ascii="Montserrat" w:hAnsi="Montserrat"/>
          <w:sz w:val="24"/>
        </w:rPr>
      </w:pPr>
      <w:r w:rsidRPr="00C66689">
        <w:rPr>
          <w:rFonts w:ascii="Montserrat" w:hAnsi="Montserrat"/>
          <w:sz w:val="24"/>
        </w:rPr>
        <w:t>Retreat and reevaluation.</w:t>
      </w:r>
    </w:p>
    <w:p w14:paraId="545ADE84" w14:textId="77777777" w:rsidR="00BE0467" w:rsidRPr="00C66689" w:rsidRDefault="00BE0467" w:rsidP="00726732">
      <w:pPr>
        <w:pStyle w:val="NoSpacing"/>
        <w:rPr>
          <w:rFonts w:ascii="Montserrat" w:hAnsi="Montserrat"/>
          <w:sz w:val="24"/>
        </w:rPr>
      </w:pPr>
    </w:p>
    <w:p w14:paraId="3D1759ED" w14:textId="77777777" w:rsidR="00BE0467" w:rsidRPr="00C66689" w:rsidRDefault="00C66689" w:rsidP="00726732">
      <w:pPr>
        <w:pStyle w:val="NoSpacing"/>
        <w:rPr>
          <w:rFonts w:ascii="Montserrat" w:hAnsi="Montserrat"/>
          <w:sz w:val="24"/>
        </w:rPr>
      </w:pPr>
      <w:r w:rsidRPr="00C66689">
        <w:rPr>
          <w:rFonts w:ascii="Montserrat" w:hAnsi="Montserrat"/>
          <w:sz w:val="24"/>
        </w:rPr>
        <w:t>Assets—confronting myth and paradox—choices</w:t>
      </w:r>
    </w:p>
    <w:p w14:paraId="43E1A91F" w14:textId="77777777" w:rsidR="00BE0467" w:rsidRPr="00C66689" w:rsidRDefault="00BE0467" w:rsidP="00726732">
      <w:pPr>
        <w:pStyle w:val="NoSpacing"/>
        <w:rPr>
          <w:rFonts w:ascii="Montserrat" w:hAnsi="Montserrat"/>
          <w:sz w:val="24"/>
        </w:rPr>
      </w:pPr>
    </w:p>
    <w:p w14:paraId="4321E3CD" w14:textId="77777777" w:rsidR="00BE0467" w:rsidRPr="00C66689" w:rsidRDefault="00C66689" w:rsidP="00726732">
      <w:pPr>
        <w:pStyle w:val="NoSpacing"/>
        <w:rPr>
          <w:rFonts w:ascii="Montserrat" w:hAnsi="Montserrat"/>
          <w:sz w:val="24"/>
        </w:rPr>
      </w:pPr>
      <w:r w:rsidRPr="00C66689">
        <w:rPr>
          <w:rFonts w:ascii="Montserrat" w:hAnsi="Montserrat"/>
          <w:sz w:val="24"/>
        </w:rPr>
        <w:t>Ember/Dawn—a careless gesture.</w:t>
      </w:r>
    </w:p>
    <w:p w14:paraId="062D0BA3" w14:textId="77777777" w:rsidR="00BE0467" w:rsidRPr="00C66689" w:rsidRDefault="00BE0467" w:rsidP="00726732">
      <w:pPr>
        <w:pStyle w:val="NoSpacing"/>
        <w:rPr>
          <w:rFonts w:ascii="Montserrat" w:hAnsi="Montserrat"/>
          <w:sz w:val="24"/>
        </w:rPr>
      </w:pPr>
    </w:p>
    <w:p w14:paraId="09242FBB" w14:textId="77777777" w:rsidR="00BE0467" w:rsidRPr="00C66689" w:rsidRDefault="00C66689" w:rsidP="00726732">
      <w:pPr>
        <w:pStyle w:val="NoSpacing"/>
        <w:rPr>
          <w:rFonts w:ascii="Montserrat" w:hAnsi="Montserrat"/>
          <w:sz w:val="24"/>
        </w:rPr>
      </w:pPr>
      <w:r w:rsidRPr="00C66689">
        <w:rPr>
          <w:rFonts w:ascii="Montserrat" w:hAnsi="Montserrat"/>
          <w:sz w:val="24"/>
        </w:rPr>
        <w:t>Implications—confronting myth and paradox.</w:t>
      </w:r>
    </w:p>
    <w:p w14:paraId="4C47BF4C" w14:textId="77777777" w:rsidR="00BE0467" w:rsidRPr="00C66689" w:rsidRDefault="00BE0467" w:rsidP="00726732">
      <w:pPr>
        <w:pStyle w:val="NoSpacing"/>
        <w:rPr>
          <w:rFonts w:ascii="Montserrat" w:hAnsi="Montserrat"/>
          <w:sz w:val="24"/>
        </w:rPr>
      </w:pPr>
    </w:p>
    <w:p w14:paraId="7782A072" w14:textId="77777777" w:rsidR="00BE0467" w:rsidRPr="00C66689" w:rsidRDefault="00C66689" w:rsidP="00726732">
      <w:pPr>
        <w:pStyle w:val="NoSpacing"/>
        <w:rPr>
          <w:rFonts w:ascii="Montserrat" w:hAnsi="Montserrat"/>
          <w:sz w:val="24"/>
        </w:rPr>
      </w:pPr>
      <w:r w:rsidRPr="00C66689">
        <w:rPr>
          <w:rFonts w:ascii="Montserrat" w:hAnsi="Montserrat"/>
          <w:sz w:val="24"/>
        </w:rPr>
        <w:t>Bending to the task at hand—unspeakable influences and ways of dealing with them.</w:t>
      </w:r>
    </w:p>
    <w:p w14:paraId="69522D72" w14:textId="77777777" w:rsidR="00BE0467" w:rsidRPr="00C66689" w:rsidRDefault="00BE0467" w:rsidP="00726732">
      <w:pPr>
        <w:pStyle w:val="NoSpacing"/>
        <w:rPr>
          <w:rFonts w:ascii="Montserrat" w:hAnsi="Montserrat"/>
          <w:sz w:val="24"/>
        </w:rPr>
      </w:pPr>
    </w:p>
    <w:p w14:paraId="10A66E52" w14:textId="77777777" w:rsidR="00BE0467" w:rsidRPr="00C66689" w:rsidRDefault="00C66689" w:rsidP="00726732">
      <w:pPr>
        <w:pStyle w:val="NoSpacing"/>
        <w:rPr>
          <w:rFonts w:ascii="Montserrat" w:hAnsi="Montserrat"/>
          <w:sz w:val="24"/>
        </w:rPr>
      </w:pPr>
      <w:r w:rsidRPr="00C66689">
        <w:rPr>
          <w:rFonts w:ascii="Montserrat" w:hAnsi="Montserrat"/>
          <w:sz w:val="24"/>
        </w:rPr>
        <w:t>Ojien—ménage a trio, exploring an alternate exotic.</w:t>
      </w:r>
    </w:p>
    <w:p w14:paraId="5BE2F596" w14:textId="77777777" w:rsidR="00BE0467" w:rsidRPr="00C66689" w:rsidRDefault="00BE0467" w:rsidP="00726732">
      <w:pPr>
        <w:pStyle w:val="NoSpacing"/>
        <w:rPr>
          <w:rFonts w:ascii="Montserrat" w:hAnsi="Montserrat"/>
          <w:sz w:val="24"/>
        </w:rPr>
      </w:pPr>
    </w:p>
    <w:p w14:paraId="2CF4655E" w14:textId="77777777" w:rsidR="00BE0467" w:rsidRPr="00C66689" w:rsidRDefault="00C66689" w:rsidP="00726732">
      <w:pPr>
        <w:pStyle w:val="NoSpacing"/>
        <w:rPr>
          <w:rFonts w:ascii="Montserrat" w:hAnsi="Montserrat"/>
          <w:sz w:val="24"/>
        </w:rPr>
      </w:pPr>
      <w:r w:rsidRPr="00C66689">
        <w:rPr>
          <w:rFonts w:ascii="Montserrat" w:hAnsi="Montserrat"/>
          <w:sz w:val="24"/>
        </w:rPr>
        <w:t>Empty solutions—first drops of bad blood—sabotage</w:t>
      </w:r>
    </w:p>
    <w:p w14:paraId="36E193E0" w14:textId="77777777" w:rsidR="00BE0467" w:rsidRPr="00C66689" w:rsidRDefault="00BE0467" w:rsidP="00726732">
      <w:pPr>
        <w:pStyle w:val="NoSpacing"/>
        <w:rPr>
          <w:rFonts w:ascii="Montserrat" w:hAnsi="Montserrat"/>
          <w:sz w:val="24"/>
        </w:rPr>
      </w:pPr>
    </w:p>
    <w:p w14:paraId="06F2D238" w14:textId="77777777" w:rsidR="00BE0467" w:rsidRPr="00C66689" w:rsidRDefault="00C66689" w:rsidP="00726732">
      <w:pPr>
        <w:pStyle w:val="NoSpacing"/>
        <w:rPr>
          <w:rFonts w:ascii="Montserrat" w:hAnsi="Montserrat"/>
          <w:sz w:val="24"/>
        </w:rPr>
      </w:pPr>
      <w:r w:rsidRPr="00C66689">
        <w:rPr>
          <w:rFonts w:ascii="Montserrat" w:hAnsi="Montserrat"/>
          <w:sz w:val="24"/>
        </w:rPr>
        <w:t>Empty solutions—Ember/Dawn bind their slight keys to salvation.</w:t>
      </w:r>
    </w:p>
    <w:p w14:paraId="2C7759A7" w14:textId="77777777" w:rsidR="00BE0467" w:rsidRPr="00C66689" w:rsidRDefault="00BE0467" w:rsidP="00726732">
      <w:pPr>
        <w:pStyle w:val="NoSpacing"/>
        <w:rPr>
          <w:rFonts w:ascii="Montserrat" w:hAnsi="Montserrat"/>
          <w:sz w:val="24"/>
        </w:rPr>
      </w:pPr>
    </w:p>
    <w:p w14:paraId="79B7350E" w14:textId="77777777" w:rsidR="00BE0467" w:rsidRPr="00C66689" w:rsidRDefault="00C66689" w:rsidP="00726732">
      <w:pPr>
        <w:pStyle w:val="NoSpacing"/>
        <w:rPr>
          <w:rFonts w:ascii="Montserrat" w:hAnsi="Montserrat"/>
          <w:sz w:val="24"/>
        </w:rPr>
      </w:pPr>
      <w:r w:rsidRPr="00C66689">
        <w:rPr>
          <w:rFonts w:ascii="Montserrat" w:hAnsi="Montserrat"/>
          <w:sz w:val="24"/>
        </w:rPr>
        <w:t>Implementing their solution through a (aegis/aegis) expedition.</w:t>
      </w:r>
    </w:p>
    <w:p w14:paraId="047B4EAE" w14:textId="77777777" w:rsidR="00BE0467" w:rsidRPr="00C66689" w:rsidRDefault="00BE0467" w:rsidP="00726732">
      <w:pPr>
        <w:pStyle w:val="NoSpacing"/>
        <w:rPr>
          <w:rFonts w:ascii="Montserrat" w:hAnsi="Montserrat"/>
          <w:sz w:val="24"/>
        </w:rPr>
      </w:pPr>
    </w:p>
    <w:p w14:paraId="09860E9B" w14:textId="77777777" w:rsidR="00BE0467" w:rsidRPr="00C66689" w:rsidRDefault="00C66689" w:rsidP="00726732">
      <w:pPr>
        <w:pStyle w:val="NoSpacing"/>
        <w:rPr>
          <w:rFonts w:ascii="Montserrat" w:hAnsi="Montserrat"/>
          <w:sz w:val="24"/>
        </w:rPr>
      </w:pPr>
      <w:r w:rsidRPr="00C66689">
        <w:rPr>
          <w:rFonts w:ascii="Montserrat" w:hAnsi="Montserrat"/>
          <w:sz w:val="24"/>
        </w:rPr>
        <w:t>Audience—Ember sums up/weighs the enemy.</w:t>
      </w:r>
    </w:p>
    <w:p w14:paraId="76EAF5EB" w14:textId="77777777" w:rsidR="00BE0467" w:rsidRPr="00C66689" w:rsidRDefault="00BE0467" w:rsidP="00726732">
      <w:pPr>
        <w:pStyle w:val="NoSpacing"/>
        <w:rPr>
          <w:rFonts w:ascii="Montserrat" w:hAnsi="Montserrat"/>
          <w:sz w:val="24"/>
        </w:rPr>
      </w:pPr>
    </w:p>
    <w:p w14:paraId="2EE93F9E" w14:textId="77777777" w:rsidR="00BE0467" w:rsidRPr="00C66689" w:rsidRDefault="00C66689" w:rsidP="00726732">
      <w:pPr>
        <w:pStyle w:val="NoSpacing"/>
        <w:rPr>
          <w:rFonts w:ascii="Montserrat" w:hAnsi="Montserrat"/>
          <w:sz w:val="24"/>
        </w:rPr>
      </w:pPr>
      <w:r w:rsidRPr="00C66689">
        <w:rPr>
          <w:rFonts w:ascii="Montserrat" w:hAnsi="Montserrat"/>
          <w:sz w:val="24"/>
        </w:rPr>
        <w:t>Sabotage.</w:t>
      </w:r>
    </w:p>
    <w:p w14:paraId="453A64FE" w14:textId="77777777" w:rsidR="00BE0467" w:rsidRPr="00C66689" w:rsidRDefault="00BE0467" w:rsidP="00726732">
      <w:pPr>
        <w:pStyle w:val="NoSpacing"/>
        <w:rPr>
          <w:rFonts w:ascii="Montserrat" w:hAnsi="Montserrat"/>
          <w:sz w:val="24"/>
        </w:rPr>
      </w:pPr>
    </w:p>
    <w:p w14:paraId="6C4140E2" w14:textId="77777777" w:rsidR="00BE0467" w:rsidRPr="00C66689" w:rsidRDefault="00C66689" w:rsidP="00726732">
      <w:pPr>
        <w:pStyle w:val="NoSpacing"/>
        <w:rPr>
          <w:rFonts w:ascii="Montserrat" w:hAnsi="Montserrat"/>
          <w:sz w:val="24"/>
        </w:rPr>
      </w:pPr>
      <w:r w:rsidRPr="00C66689">
        <w:rPr>
          <w:rFonts w:ascii="Montserrat" w:hAnsi="Montserrat"/>
          <w:sz w:val="24"/>
        </w:rPr>
        <w:t>Kzeisza acts—bad blood seeps in.</w:t>
      </w:r>
    </w:p>
    <w:p w14:paraId="1E630B6D" w14:textId="77777777" w:rsidR="00BE0467" w:rsidRPr="00C66689" w:rsidRDefault="00BE0467" w:rsidP="00726732">
      <w:pPr>
        <w:pStyle w:val="NoSpacing"/>
        <w:rPr>
          <w:rFonts w:ascii="Montserrat" w:hAnsi="Montserrat"/>
          <w:sz w:val="24"/>
        </w:rPr>
      </w:pPr>
    </w:p>
    <w:p w14:paraId="58BA08AC" w14:textId="77777777" w:rsidR="00BE0467" w:rsidRPr="00C66689" w:rsidRDefault="00C66689" w:rsidP="00726732">
      <w:pPr>
        <w:pStyle w:val="NoSpacing"/>
        <w:rPr>
          <w:rFonts w:ascii="Montserrat" w:hAnsi="Montserrat"/>
          <w:sz w:val="24"/>
        </w:rPr>
      </w:pPr>
      <w:r w:rsidRPr="00C66689">
        <w:rPr>
          <w:rFonts w:ascii="Montserrat" w:hAnsi="Montserrat"/>
          <w:sz w:val="24"/>
        </w:rPr>
        <w:t>Rook, Ash, Dawn and Ember split up.</w:t>
      </w:r>
    </w:p>
    <w:p w14:paraId="73EB9189" w14:textId="77777777" w:rsidR="00BE0467" w:rsidRPr="00C66689" w:rsidRDefault="00BE0467" w:rsidP="00726732">
      <w:pPr>
        <w:pStyle w:val="NoSpacing"/>
        <w:rPr>
          <w:rFonts w:ascii="Montserrat" w:hAnsi="Montserrat"/>
          <w:sz w:val="24"/>
        </w:rPr>
      </w:pPr>
    </w:p>
    <w:p w14:paraId="2F3B39EB" w14:textId="77777777" w:rsidR="00BE0467" w:rsidRPr="00C66689" w:rsidRDefault="00C66689" w:rsidP="00726732">
      <w:pPr>
        <w:pStyle w:val="NoSpacing"/>
        <w:rPr>
          <w:rFonts w:ascii="Montserrat" w:hAnsi="Montserrat"/>
          <w:sz w:val="24"/>
        </w:rPr>
      </w:pPr>
      <w:r w:rsidRPr="00C66689">
        <w:rPr>
          <w:rFonts w:ascii="Montserrat" w:hAnsi="Montserrat"/>
          <w:sz w:val="24"/>
        </w:rPr>
        <w:t>Ember bids dawn farewell—expedition folds out.</w:t>
      </w:r>
    </w:p>
    <w:p w14:paraId="0E29BDAC" w14:textId="77777777" w:rsidR="00BE0467" w:rsidRPr="00C66689" w:rsidRDefault="00BE0467" w:rsidP="00726732">
      <w:pPr>
        <w:pStyle w:val="NoSpacing"/>
        <w:rPr>
          <w:rFonts w:ascii="Montserrat" w:hAnsi="Montserrat"/>
          <w:sz w:val="24"/>
        </w:rPr>
      </w:pPr>
    </w:p>
    <w:p w14:paraId="725E2608" w14:textId="77777777" w:rsidR="00BE0467" w:rsidRPr="00C66689" w:rsidRDefault="00C66689" w:rsidP="00726732">
      <w:pPr>
        <w:pStyle w:val="NoSpacing"/>
        <w:rPr>
          <w:rFonts w:ascii="Montserrat" w:hAnsi="Montserrat"/>
          <w:sz w:val="24"/>
        </w:rPr>
      </w:pPr>
      <w:r w:rsidRPr="00C66689">
        <w:rPr>
          <w:rFonts w:ascii="Montserrat" w:hAnsi="Montserrat"/>
          <w:sz w:val="24"/>
        </w:rPr>
        <w:t>Ember handed a new first contact assignment—minimal support.</w:t>
      </w:r>
    </w:p>
    <w:p w14:paraId="20E5E3BD" w14:textId="77777777" w:rsidR="00BE0467" w:rsidRPr="00C66689" w:rsidRDefault="00BE0467" w:rsidP="00726732">
      <w:pPr>
        <w:pStyle w:val="NoSpacing"/>
        <w:rPr>
          <w:rFonts w:ascii="Montserrat" w:hAnsi="Montserrat"/>
          <w:sz w:val="24"/>
        </w:rPr>
      </w:pPr>
    </w:p>
    <w:p w14:paraId="2E5E939E" w14:textId="77777777" w:rsidR="00BE0467" w:rsidRPr="00C66689" w:rsidRDefault="00C66689" w:rsidP="00726732">
      <w:pPr>
        <w:pStyle w:val="NoSpacing"/>
        <w:rPr>
          <w:rFonts w:ascii="Montserrat" w:hAnsi="Montserrat"/>
          <w:sz w:val="24"/>
        </w:rPr>
      </w:pPr>
      <w:r w:rsidRPr="00C66689">
        <w:rPr>
          <w:rFonts w:ascii="Montserrat" w:hAnsi="Montserrat"/>
          <w:sz w:val="24"/>
        </w:rPr>
        <w:t>Unable to dredge an explanation out of kzeisza.</w:t>
      </w:r>
    </w:p>
    <w:p w14:paraId="7D51D296" w14:textId="77777777" w:rsidR="00BE0467" w:rsidRPr="00C66689" w:rsidRDefault="00BE0467" w:rsidP="00726732">
      <w:pPr>
        <w:pStyle w:val="NoSpacing"/>
        <w:rPr>
          <w:rFonts w:ascii="Montserrat" w:hAnsi="Montserrat"/>
          <w:sz w:val="24"/>
        </w:rPr>
      </w:pPr>
    </w:p>
    <w:p w14:paraId="4708BB8E" w14:textId="77777777" w:rsidR="00BE0467" w:rsidRPr="00C66689" w:rsidRDefault="00C66689" w:rsidP="00726732">
      <w:pPr>
        <w:pStyle w:val="NoSpacing"/>
        <w:rPr>
          <w:rFonts w:ascii="Montserrat" w:hAnsi="Montserrat"/>
          <w:sz w:val="24"/>
        </w:rPr>
      </w:pPr>
      <w:r w:rsidRPr="00C66689">
        <w:rPr>
          <w:rFonts w:ascii="Montserrat" w:hAnsi="Montserrat"/>
          <w:sz w:val="24"/>
        </w:rPr>
        <w:t>Frontier routine again.</w:t>
      </w:r>
    </w:p>
    <w:p w14:paraId="35100231" w14:textId="77777777" w:rsidR="00BE0467" w:rsidRPr="00C66689" w:rsidRDefault="00BE0467" w:rsidP="00726732">
      <w:pPr>
        <w:pStyle w:val="NoSpacing"/>
        <w:rPr>
          <w:rFonts w:ascii="Montserrat" w:hAnsi="Montserrat"/>
          <w:sz w:val="24"/>
        </w:rPr>
      </w:pPr>
    </w:p>
    <w:p w14:paraId="4230CFD7" w14:textId="77777777" w:rsidR="00BE0467" w:rsidRPr="00C66689" w:rsidRDefault="00C66689" w:rsidP="00726732">
      <w:pPr>
        <w:pStyle w:val="NoSpacing"/>
        <w:rPr>
          <w:rFonts w:ascii="Montserrat" w:hAnsi="Montserrat"/>
          <w:sz w:val="24"/>
        </w:rPr>
      </w:pPr>
      <w:r w:rsidRPr="00C66689">
        <w:rPr>
          <w:rFonts w:ascii="Montserrat" w:hAnsi="Montserrat"/>
          <w:sz w:val="24"/>
        </w:rPr>
        <w:t>Stepping out—too much time to think—more and more on guard.</w:t>
      </w:r>
    </w:p>
    <w:p w14:paraId="65A2543A" w14:textId="77777777" w:rsidR="00BE0467" w:rsidRPr="00C66689" w:rsidRDefault="00BE0467" w:rsidP="00726732">
      <w:pPr>
        <w:pStyle w:val="NoSpacing"/>
        <w:rPr>
          <w:rFonts w:ascii="Montserrat" w:hAnsi="Montserrat"/>
          <w:sz w:val="24"/>
        </w:rPr>
      </w:pPr>
    </w:p>
    <w:p w14:paraId="1F862F35" w14:textId="77777777" w:rsidR="00BE0467" w:rsidRPr="00C66689" w:rsidRDefault="00C66689" w:rsidP="00726732">
      <w:pPr>
        <w:pStyle w:val="NoSpacing"/>
        <w:rPr>
          <w:rFonts w:ascii="Montserrat" w:hAnsi="Montserrat"/>
          <w:sz w:val="24"/>
        </w:rPr>
      </w:pPr>
      <w:r w:rsidRPr="00C66689">
        <w:rPr>
          <w:rFonts w:ascii="Montserrat" w:hAnsi="Montserrat"/>
          <w:sz w:val="24"/>
        </w:rPr>
        <w:t>Attacked by advanced troop</w:t>
      </w:r>
    </w:p>
    <w:p w14:paraId="79CDBA93" w14:textId="77777777" w:rsidR="00BE0467" w:rsidRPr="00C66689" w:rsidRDefault="00BE0467" w:rsidP="00726732">
      <w:pPr>
        <w:pStyle w:val="NoSpacing"/>
        <w:rPr>
          <w:rFonts w:ascii="Montserrat" w:hAnsi="Montserrat"/>
          <w:sz w:val="24"/>
        </w:rPr>
      </w:pPr>
    </w:p>
    <w:p w14:paraId="647B8DB0" w14:textId="77777777" w:rsidR="00BE0467" w:rsidRPr="00C66689" w:rsidRDefault="00C66689" w:rsidP="00726732">
      <w:pPr>
        <w:pStyle w:val="NoSpacing"/>
        <w:rPr>
          <w:rFonts w:ascii="Montserrat" w:hAnsi="Montserrat"/>
          <w:sz w:val="24"/>
        </w:rPr>
      </w:pPr>
      <w:r w:rsidRPr="00C66689">
        <w:rPr>
          <w:rFonts w:ascii="Montserrat" w:hAnsi="Montserrat"/>
          <w:sz w:val="24"/>
        </w:rPr>
        <w:t>Bloody resolution proceeds her proposal.</w:t>
      </w:r>
    </w:p>
    <w:p w14:paraId="72F7958A" w14:textId="77777777" w:rsidR="00BE0467" w:rsidRPr="00C66689" w:rsidRDefault="00BE0467" w:rsidP="00726732">
      <w:pPr>
        <w:pStyle w:val="NoSpacing"/>
        <w:rPr>
          <w:rFonts w:ascii="Montserrat" w:hAnsi="Montserrat"/>
          <w:sz w:val="24"/>
        </w:rPr>
      </w:pPr>
    </w:p>
    <w:p w14:paraId="1F30D1F6" w14:textId="77777777" w:rsidR="00BE0467" w:rsidRPr="00C66689" w:rsidRDefault="00C66689" w:rsidP="00726732">
      <w:pPr>
        <w:pStyle w:val="NoSpacing"/>
        <w:rPr>
          <w:rFonts w:ascii="Montserrat" w:hAnsi="Montserrat"/>
          <w:sz w:val="24"/>
        </w:rPr>
      </w:pPr>
      <w:r w:rsidRPr="00C66689">
        <w:rPr>
          <w:rFonts w:ascii="Montserrat" w:hAnsi="Montserrat"/>
          <w:sz w:val="24"/>
        </w:rPr>
        <w:t>Escorted in—too familiar culture.</w:t>
      </w:r>
    </w:p>
    <w:p w14:paraId="2EF3838A" w14:textId="77777777" w:rsidR="00BE0467" w:rsidRPr="00C66689" w:rsidRDefault="00BE0467" w:rsidP="00726732">
      <w:pPr>
        <w:pStyle w:val="NoSpacing"/>
        <w:rPr>
          <w:rFonts w:ascii="Montserrat" w:hAnsi="Montserrat"/>
          <w:sz w:val="24"/>
        </w:rPr>
      </w:pPr>
    </w:p>
    <w:p w14:paraId="4F0A0F50" w14:textId="77777777" w:rsidR="00BE0467" w:rsidRPr="00C66689" w:rsidRDefault="00C66689" w:rsidP="00726732">
      <w:pPr>
        <w:pStyle w:val="NoSpacing"/>
        <w:rPr>
          <w:rFonts w:ascii="Montserrat" w:hAnsi="Montserrat"/>
          <w:sz w:val="24"/>
        </w:rPr>
      </w:pPr>
      <w:r w:rsidRPr="00C66689">
        <w:rPr>
          <w:rFonts w:ascii="Montserrat" w:hAnsi="Montserrat"/>
          <w:sz w:val="24"/>
        </w:rPr>
        <w:t>An audience (housed as a guest)—trading advice and admonitions.</w:t>
      </w:r>
    </w:p>
    <w:p w14:paraId="4FFA4328" w14:textId="77777777" w:rsidR="00BE0467" w:rsidRPr="00C66689" w:rsidRDefault="00BE0467" w:rsidP="00726732">
      <w:pPr>
        <w:pStyle w:val="NoSpacing"/>
        <w:rPr>
          <w:rFonts w:ascii="Montserrat" w:hAnsi="Montserrat"/>
          <w:sz w:val="24"/>
        </w:rPr>
      </w:pPr>
    </w:p>
    <w:p w14:paraId="4EEF403B" w14:textId="77777777" w:rsidR="00BE0467" w:rsidRPr="00C66689" w:rsidRDefault="00C66689" w:rsidP="00726732">
      <w:pPr>
        <w:pStyle w:val="NoSpacing"/>
        <w:rPr>
          <w:rFonts w:ascii="Montserrat" w:hAnsi="Montserrat"/>
          <w:sz w:val="24"/>
        </w:rPr>
      </w:pPr>
      <w:r w:rsidRPr="00C66689">
        <w:rPr>
          <w:rFonts w:ascii="Montserrat" w:hAnsi="Montserrat"/>
          <w:sz w:val="24"/>
        </w:rPr>
        <w:t>Lord Brandenfe</w:t>
      </w:r>
    </w:p>
    <w:p w14:paraId="4B7FE416" w14:textId="77777777" w:rsidR="00BE0467" w:rsidRPr="00C66689" w:rsidRDefault="00BE0467" w:rsidP="00726732">
      <w:pPr>
        <w:pStyle w:val="NoSpacing"/>
        <w:rPr>
          <w:rFonts w:ascii="Montserrat" w:hAnsi="Montserrat"/>
          <w:sz w:val="24"/>
        </w:rPr>
      </w:pPr>
    </w:p>
    <w:p w14:paraId="045DF2DE" w14:textId="77777777" w:rsidR="00BE0467" w:rsidRPr="00C66689" w:rsidRDefault="00C66689" w:rsidP="00726732">
      <w:pPr>
        <w:pStyle w:val="NoSpacing"/>
        <w:rPr>
          <w:rFonts w:ascii="Montserrat" w:hAnsi="Montserrat"/>
          <w:sz w:val="24"/>
        </w:rPr>
      </w:pPr>
      <w:r w:rsidRPr="00C66689">
        <w:rPr>
          <w:rFonts w:ascii="Montserrat" w:hAnsi="Montserrat"/>
          <w:sz w:val="24"/>
        </w:rPr>
        <w:t>Lord Agron</w:t>
      </w:r>
    </w:p>
    <w:p w14:paraId="233ADE15" w14:textId="77777777" w:rsidR="00BE0467" w:rsidRPr="00C66689" w:rsidRDefault="00BE0467" w:rsidP="00726732">
      <w:pPr>
        <w:pStyle w:val="NoSpacing"/>
        <w:rPr>
          <w:rFonts w:ascii="Montserrat" w:hAnsi="Montserrat"/>
          <w:sz w:val="24"/>
        </w:rPr>
      </w:pPr>
    </w:p>
    <w:p w14:paraId="24667E48" w14:textId="77777777" w:rsidR="00BE0467" w:rsidRPr="00C66689" w:rsidRDefault="00C66689" w:rsidP="00726732">
      <w:pPr>
        <w:pStyle w:val="NoSpacing"/>
        <w:rPr>
          <w:rFonts w:ascii="Montserrat" w:hAnsi="Montserrat"/>
          <w:sz w:val="24"/>
        </w:rPr>
      </w:pPr>
      <w:r w:rsidRPr="00C66689">
        <w:rPr>
          <w:rFonts w:ascii="Montserrat" w:hAnsi="Montserrat"/>
          <w:sz w:val="24"/>
        </w:rPr>
        <w:t>Bishop Gavren</w:t>
      </w:r>
    </w:p>
    <w:p w14:paraId="0B0761E8" w14:textId="77777777" w:rsidR="00BE0467" w:rsidRPr="00C66689" w:rsidRDefault="00BE0467" w:rsidP="00726732">
      <w:pPr>
        <w:pStyle w:val="NoSpacing"/>
        <w:rPr>
          <w:rFonts w:ascii="Montserrat" w:hAnsi="Montserrat"/>
          <w:sz w:val="24"/>
        </w:rPr>
      </w:pPr>
    </w:p>
    <w:p w14:paraId="3543BB47" w14:textId="77777777" w:rsidR="00BE0467" w:rsidRPr="00C66689" w:rsidRDefault="00C66689" w:rsidP="00726732">
      <w:pPr>
        <w:pStyle w:val="NoSpacing"/>
        <w:rPr>
          <w:rFonts w:ascii="Montserrat" w:hAnsi="Montserrat"/>
          <w:sz w:val="24"/>
        </w:rPr>
      </w:pPr>
      <w:r w:rsidRPr="00C66689">
        <w:rPr>
          <w:rFonts w:ascii="Montserrat" w:hAnsi="Montserrat"/>
          <w:sz w:val="24"/>
        </w:rPr>
        <w:t>Duke Quanryn</w:t>
      </w:r>
    </w:p>
    <w:p w14:paraId="02745CE7" w14:textId="77777777" w:rsidR="00BE0467" w:rsidRPr="00C66689" w:rsidRDefault="00BE0467" w:rsidP="00726732">
      <w:pPr>
        <w:pStyle w:val="NoSpacing"/>
        <w:rPr>
          <w:rFonts w:ascii="Montserrat" w:hAnsi="Montserrat"/>
          <w:sz w:val="24"/>
        </w:rPr>
      </w:pPr>
    </w:p>
    <w:p w14:paraId="451CAFAF" w14:textId="77777777" w:rsidR="00BE0467" w:rsidRPr="00C66689" w:rsidRDefault="00C66689" w:rsidP="00726732">
      <w:pPr>
        <w:pStyle w:val="NoSpacing"/>
        <w:rPr>
          <w:rFonts w:ascii="Montserrat" w:hAnsi="Montserrat"/>
          <w:sz w:val="24"/>
        </w:rPr>
      </w:pPr>
      <w:r w:rsidRPr="00C66689">
        <w:rPr>
          <w:rFonts w:ascii="Montserrat" w:hAnsi="Montserrat"/>
          <w:sz w:val="24"/>
        </w:rPr>
        <w:t>An official welcoming committee—an unbalanced situation</w:t>
      </w:r>
    </w:p>
    <w:p w14:paraId="788C9507" w14:textId="77777777" w:rsidR="00BE0467" w:rsidRPr="00C66689" w:rsidRDefault="00BE0467" w:rsidP="00726732">
      <w:pPr>
        <w:pStyle w:val="NoSpacing"/>
        <w:rPr>
          <w:rFonts w:ascii="Montserrat" w:hAnsi="Montserrat"/>
          <w:sz w:val="24"/>
        </w:rPr>
      </w:pPr>
    </w:p>
    <w:p w14:paraId="443E3730" w14:textId="77777777" w:rsidR="00BE0467" w:rsidRPr="00C66689" w:rsidRDefault="00C66689" w:rsidP="00726732">
      <w:pPr>
        <w:pStyle w:val="NoSpacing"/>
        <w:rPr>
          <w:rFonts w:ascii="Montserrat" w:hAnsi="Montserrat"/>
          <w:sz w:val="24"/>
        </w:rPr>
      </w:pPr>
      <w:r w:rsidRPr="00C66689">
        <w:rPr>
          <w:rFonts w:ascii="Montserrat" w:hAnsi="Montserrat"/>
          <w:sz w:val="24"/>
        </w:rPr>
        <w:t>Dinner invitation—audience (brandenfe, lord of the highfords) in angst.</w:t>
      </w:r>
    </w:p>
    <w:p w14:paraId="21D7F9D7" w14:textId="77777777" w:rsidR="00BE0467" w:rsidRPr="00C66689" w:rsidRDefault="00BE0467" w:rsidP="00726732">
      <w:pPr>
        <w:pStyle w:val="NoSpacing"/>
        <w:rPr>
          <w:rFonts w:ascii="Montserrat" w:hAnsi="Montserrat"/>
          <w:sz w:val="24"/>
        </w:rPr>
      </w:pPr>
    </w:p>
    <w:p w14:paraId="759878EE" w14:textId="77777777" w:rsidR="00BE0467" w:rsidRPr="00C66689" w:rsidRDefault="00C66689" w:rsidP="00726732">
      <w:pPr>
        <w:pStyle w:val="NoSpacing"/>
        <w:rPr>
          <w:rFonts w:ascii="Montserrat" w:hAnsi="Montserrat"/>
          <w:sz w:val="24"/>
        </w:rPr>
      </w:pPr>
      <w:r w:rsidRPr="00C66689">
        <w:rPr>
          <w:rFonts w:ascii="Montserrat" w:hAnsi="Montserrat"/>
          <w:sz w:val="24"/>
        </w:rPr>
        <w:t>Ember gets centered, evaluates her impact on the locals, gears up for more negotiations.</w:t>
      </w:r>
    </w:p>
    <w:p w14:paraId="75643BC4" w14:textId="77777777" w:rsidR="00BE0467" w:rsidRPr="00C66689" w:rsidRDefault="00BE0467" w:rsidP="00726732">
      <w:pPr>
        <w:pStyle w:val="NoSpacing"/>
        <w:rPr>
          <w:rFonts w:ascii="Montserrat" w:hAnsi="Montserrat"/>
          <w:sz w:val="24"/>
        </w:rPr>
      </w:pPr>
    </w:p>
    <w:p w14:paraId="2155D168" w14:textId="77777777" w:rsidR="00BE0467" w:rsidRPr="00C66689" w:rsidRDefault="00C66689" w:rsidP="00726732">
      <w:pPr>
        <w:pStyle w:val="NoSpacing"/>
        <w:rPr>
          <w:rFonts w:ascii="Montserrat" w:hAnsi="Montserrat"/>
          <w:sz w:val="24"/>
        </w:rPr>
      </w:pPr>
      <w:r w:rsidRPr="00C66689">
        <w:rPr>
          <w:rFonts w:ascii="Montserrat" w:hAnsi="Montserrat"/>
          <w:sz w:val="24"/>
        </w:rPr>
        <w:t>Agron, lord of the lowfords—(hard eyes) explain yourself.</w:t>
      </w:r>
    </w:p>
    <w:p w14:paraId="744F385A" w14:textId="77777777" w:rsidR="00BE0467" w:rsidRPr="00C66689" w:rsidRDefault="00BE0467" w:rsidP="00726732">
      <w:pPr>
        <w:pStyle w:val="NoSpacing"/>
        <w:rPr>
          <w:rFonts w:ascii="Montserrat" w:hAnsi="Montserrat"/>
          <w:sz w:val="24"/>
        </w:rPr>
      </w:pPr>
    </w:p>
    <w:p w14:paraId="1E31D008" w14:textId="77777777" w:rsidR="00BE0467" w:rsidRPr="00C66689" w:rsidRDefault="00C66689" w:rsidP="00726732">
      <w:pPr>
        <w:pStyle w:val="NoSpacing"/>
        <w:rPr>
          <w:rFonts w:ascii="Montserrat" w:hAnsi="Montserrat"/>
          <w:sz w:val="24"/>
        </w:rPr>
      </w:pPr>
      <w:r w:rsidRPr="00C66689">
        <w:rPr>
          <w:rFonts w:ascii="Montserrat" w:hAnsi="Montserrat"/>
          <w:sz w:val="24"/>
        </w:rPr>
        <w:t>Approaching and enduring a summit—degenerates into other distractions.</w:t>
      </w:r>
    </w:p>
    <w:p w14:paraId="780675C8" w14:textId="77777777" w:rsidR="00BE0467" w:rsidRPr="00C66689" w:rsidRDefault="00BE0467" w:rsidP="00726732">
      <w:pPr>
        <w:pStyle w:val="NoSpacing"/>
        <w:rPr>
          <w:rFonts w:ascii="Montserrat" w:hAnsi="Montserrat"/>
          <w:sz w:val="24"/>
        </w:rPr>
      </w:pPr>
    </w:p>
    <w:p w14:paraId="2AE1604F" w14:textId="77777777" w:rsidR="00BE0467" w:rsidRPr="00C66689" w:rsidRDefault="00C66689" w:rsidP="00726732">
      <w:pPr>
        <w:pStyle w:val="NoSpacing"/>
        <w:rPr>
          <w:rFonts w:ascii="Montserrat" w:hAnsi="Montserrat"/>
          <w:sz w:val="24"/>
        </w:rPr>
      </w:pPr>
      <w:r w:rsidRPr="00C66689">
        <w:rPr>
          <w:rFonts w:ascii="Montserrat" w:hAnsi="Montserrat"/>
          <w:sz w:val="24"/>
        </w:rPr>
        <w:t>Retiring late—sensing a trap—too much verbal fencing.</w:t>
      </w:r>
    </w:p>
    <w:p w14:paraId="23388AD9" w14:textId="77777777" w:rsidR="00BE0467" w:rsidRPr="00C66689" w:rsidRDefault="00BE0467" w:rsidP="00726732">
      <w:pPr>
        <w:pStyle w:val="NoSpacing"/>
        <w:rPr>
          <w:rFonts w:ascii="Montserrat" w:hAnsi="Montserrat"/>
          <w:sz w:val="24"/>
        </w:rPr>
      </w:pPr>
    </w:p>
    <w:p w14:paraId="4B3359A2" w14:textId="77777777" w:rsidR="00BE0467" w:rsidRPr="00C66689" w:rsidRDefault="00C66689" w:rsidP="00726732">
      <w:pPr>
        <w:pStyle w:val="NoSpacing"/>
        <w:rPr>
          <w:rFonts w:ascii="Montserrat" w:hAnsi="Montserrat"/>
          <w:sz w:val="24"/>
        </w:rPr>
      </w:pPr>
      <w:r w:rsidRPr="00C66689">
        <w:rPr>
          <w:rFonts w:ascii="Montserrat" w:hAnsi="Montserrat"/>
          <w:sz w:val="24"/>
        </w:rPr>
        <w:t>Negotiations—making decisions—pulling it together</w:t>
      </w:r>
    </w:p>
    <w:p w14:paraId="0C027B8A" w14:textId="77777777" w:rsidR="00BE0467" w:rsidRPr="00C66689" w:rsidRDefault="00BE0467" w:rsidP="00726732">
      <w:pPr>
        <w:pStyle w:val="NoSpacing"/>
        <w:rPr>
          <w:rFonts w:ascii="Montserrat" w:hAnsi="Montserrat"/>
          <w:sz w:val="24"/>
        </w:rPr>
      </w:pPr>
    </w:p>
    <w:p w14:paraId="564A0EE2" w14:textId="77777777" w:rsidR="00BE0467" w:rsidRPr="00C66689" w:rsidRDefault="00C66689" w:rsidP="00726732">
      <w:pPr>
        <w:pStyle w:val="NoSpacing"/>
        <w:rPr>
          <w:rFonts w:ascii="Montserrat" w:hAnsi="Montserrat"/>
          <w:sz w:val="24"/>
        </w:rPr>
      </w:pPr>
      <w:r w:rsidRPr="00C66689">
        <w:rPr>
          <w:rFonts w:ascii="Montserrat" w:hAnsi="Montserrat"/>
          <w:sz w:val="24"/>
        </w:rPr>
        <w:t>Busy man—talks carried out over brandonfe’s rounds—a man of harsh judgment (an execution and perhaps warning).</w:t>
      </w:r>
    </w:p>
    <w:p w14:paraId="7229E551" w14:textId="77777777" w:rsidR="00BE0467" w:rsidRPr="00C66689" w:rsidRDefault="00BE0467" w:rsidP="00726732">
      <w:pPr>
        <w:pStyle w:val="NoSpacing"/>
        <w:rPr>
          <w:rFonts w:ascii="Montserrat" w:hAnsi="Montserrat"/>
          <w:sz w:val="24"/>
        </w:rPr>
      </w:pPr>
    </w:p>
    <w:p w14:paraId="4C4F3FDF" w14:textId="77777777" w:rsidR="00BE0467" w:rsidRPr="00C66689" w:rsidRDefault="00C66689" w:rsidP="00726732">
      <w:pPr>
        <w:pStyle w:val="NoSpacing"/>
        <w:rPr>
          <w:rFonts w:ascii="Montserrat" w:hAnsi="Montserrat"/>
          <w:sz w:val="24"/>
        </w:rPr>
      </w:pPr>
      <w:r w:rsidRPr="00C66689">
        <w:rPr>
          <w:rFonts w:ascii="Montserrat" w:hAnsi="Montserrat"/>
          <w:sz w:val="24"/>
        </w:rPr>
        <w:t>A college of arts—hints of intrigue (shadows).</w:t>
      </w:r>
    </w:p>
    <w:p w14:paraId="17523A23" w14:textId="77777777" w:rsidR="00BE0467" w:rsidRPr="00C66689" w:rsidRDefault="00BE0467" w:rsidP="00726732">
      <w:pPr>
        <w:pStyle w:val="NoSpacing"/>
        <w:rPr>
          <w:rFonts w:ascii="Montserrat" w:hAnsi="Montserrat"/>
          <w:sz w:val="24"/>
        </w:rPr>
      </w:pPr>
    </w:p>
    <w:p w14:paraId="488D0850" w14:textId="77777777" w:rsidR="00BE0467" w:rsidRPr="00C66689" w:rsidRDefault="00C66689" w:rsidP="00726732">
      <w:pPr>
        <w:pStyle w:val="NoSpacing"/>
        <w:rPr>
          <w:rFonts w:ascii="Montserrat" w:hAnsi="Montserrat"/>
          <w:sz w:val="24"/>
        </w:rPr>
      </w:pPr>
      <w:r w:rsidRPr="00C66689">
        <w:rPr>
          <w:rFonts w:ascii="Montserrat" w:hAnsi="Montserrat"/>
          <w:sz w:val="24"/>
        </w:rPr>
        <w:t>Interview with the bishop—interrupted by agron and his men.</w:t>
      </w:r>
    </w:p>
    <w:p w14:paraId="6584B65C" w14:textId="77777777" w:rsidR="00BE0467" w:rsidRPr="00C66689" w:rsidRDefault="00BE0467" w:rsidP="00726732">
      <w:pPr>
        <w:pStyle w:val="NoSpacing"/>
        <w:rPr>
          <w:rFonts w:ascii="Montserrat" w:hAnsi="Montserrat"/>
          <w:sz w:val="24"/>
        </w:rPr>
      </w:pPr>
    </w:p>
    <w:p w14:paraId="2F54C456" w14:textId="77777777" w:rsidR="00BE0467" w:rsidRPr="00C66689" w:rsidRDefault="00C66689" w:rsidP="00726732">
      <w:pPr>
        <w:pStyle w:val="NoSpacing"/>
        <w:rPr>
          <w:rFonts w:ascii="Montserrat" w:hAnsi="Montserrat"/>
          <w:sz w:val="24"/>
        </w:rPr>
      </w:pPr>
      <w:r w:rsidRPr="00C66689">
        <w:rPr>
          <w:rFonts w:ascii="Montserrat" w:hAnsi="Montserrat"/>
          <w:sz w:val="24"/>
        </w:rPr>
        <w:t>Report to kzeisza—the grim picture.</w:t>
      </w:r>
    </w:p>
    <w:p w14:paraId="61FCD3B5" w14:textId="77777777" w:rsidR="00BE0467" w:rsidRPr="00C66689" w:rsidRDefault="00BE0467" w:rsidP="00726732">
      <w:pPr>
        <w:pStyle w:val="NoSpacing"/>
        <w:rPr>
          <w:rFonts w:ascii="Montserrat" w:hAnsi="Montserrat"/>
          <w:sz w:val="24"/>
        </w:rPr>
      </w:pPr>
    </w:p>
    <w:p w14:paraId="3B52B6FF" w14:textId="77777777" w:rsidR="00BE0467" w:rsidRPr="00C66689" w:rsidRDefault="00C66689" w:rsidP="00726732">
      <w:pPr>
        <w:pStyle w:val="NoSpacing"/>
        <w:rPr>
          <w:rFonts w:ascii="Montserrat" w:hAnsi="Montserrat"/>
          <w:sz w:val="24"/>
        </w:rPr>
      </w:pPr>
      <w:r w:rsidRPr="00C66689">
        <w:rPr>
          <w:rFonts w:ascii="Montserrat" w:hAnsi="Montserrat"/>
          <w:sz w:val="24"/>
        </w:rPr>
        <w:t>Convince me—(I’ve been watching you since you first neared our lands—you can be neutralized) make it worth my while (or else).</w:t>
      </w:r>
    </w:p>
    <w:p w14:paraId="6F433238" w14:textId="77777777" w:rsidR="00BE0467" w:rsidRPr="00C66689" w:rsidRDefault="00BE0467" w:rsidP="00726732">
      <w:pPr>
        <w:pStyle w:val="NoSpacing"/>
        <w:rPr>
          <w:rFonts w:ascii="Montserrat" w:hAnsi="Montserrat"/>
          <w:sz w:val="24"/>
        </w:rPr>
      </w:pPr>
    </w:p>
    <w:p w14:paraId="7FEA8986" w14:textId="77777777" w:rsidR="00BE0467" w:rsidRPr="00C66689" w:rsidRDefault="00C66689" w:rsidP="00726732">
      <w:pPr>
        <w:pStyle w:val="NoSpacing"/>
        <w:rPr>
          <w:rFonts w:ascii="Montserrat" w:hAnsi="Montserrat"/>
          <w:sz w:val="24"/>
        </w:rPr>
      </w:pPr>
      <w:r w:rsidRPr="00C66689">
        <w:rPr>
          <w:rFonts w:ascii="Montserrat" w:hAnsi="Montserrat"/>
          <w:sz w:val="24"/>
        </w:rPr>
        <w:t>Unraveling the web. Deducing the makeup of an assumed conspiracy.</w:t>
      </w:r>
    </w:p>
    <w:p w14:paraId="63AACB32" w14:textId="77777777" w:rsidR="00BE0467" w:rsidRPr="00C66689" w:rsidRDefault="00BE0467" w:rsidP="00726732">
      <w:pPr>
        <w:pStyle w:val="NoSpacing"/>
        <w:rPr>
          <w:rFonts w:ascii="Montserrat" w:hAnsi="Montserrat"/>
          <w:sz w:val="24"/>
        </w:rPr>
      </w:pPr>
    </w:p>
    <w:p w14:paraId="2A421E33" w14:textId="77777777" w:rsidR="00BE0467" w:rsidRPr="00C66689" w:rsidRDefault="00C66689" w:rsidP="00726732">
      <w:pPr>
        <w:pStyle w:val="NoSpacing"/>
        <w:rPr>
          <w:rFonts w:ascii="Montserrat" w:hAnsi="Montserrat"/>
          <w:sz w:val="24"/>
        </w:rPr>
      </w:pPr>
      <w:r w:rsidRPr="00C66689">
        <w:rPr>
          <w:rFonts w:ascii="Montserrat" w:hAnsi="Montserrat"/>
          <w:sz w:val="24"/>
        </w:rPr>
        <w:t>Playing in their fugue.</w:t>
      </w:r>
    </w:p>
    <w:p w14:paraId="458D469F" w14:textId="77777777" w:rsidR="00BE0467" w:rsidRPr="00C66689" w:rsidRDefault="00BE0467" w:rsidP="00726732">
      <w:pPr>
        <w:pStyle w:val="NoSpacing"/>
        <w:rPr>
          <w:rFonts w:ascii="Montserrat" w:hAnsi="Montserrat"/>
          <w:sz w:val="24"/>
        </w:rPr>
      </w:pPr>
    </w:p>
    <w:p w14:paraId="57DB0F29" w14:textId="77777777" w:rsidR="00BE0467" w:rsidRPr="00C66689" w:rsidRDefault="00C66689" w:rsidP="00726732">
      <w:pPr>
        <w:pStyle w:val="NoSpacing"/>
        <w:rPr>
          <w:rFonts w:ascii="Montserrat" w:hAnsi="Montserrat"/>
          <w:sz w:val="24"/>
        </w:rPr>
      </w:pPr>
      <w:r w:rsidRPr="00C66689">
        <w:rPr>
          <w:rFonts w:ascii="Montserrat" w:hAnsi="Montserrat"/>
          <w:sz w:val="24"/>
        </w:rPr>
        <w:t>Note of confiscation. Her bluff, calling their cards.</w:t>
      </w:r>
    </w:p>
    <w:p w14:paraId="09E18A17" w14:textId="77777777" w:rsidR="00BE0467" w:rsidRPr="00C66689" w:rsidRDefault="00BE0467" w:rsidP="00726732">
      <w:pPr>
        <w:pStyle w:val="NoSpacing"/>
        <w:rPr>
          <w:rFonts w:ascii="Montserrat" w:hAnsi="Montserrat"/>
          <w:sz w:val="24"/>
        </w:rPr>
      </w:pPr>
    </w:p>
    <w:p w14:paraId="2C7B40F0" w14:textId="77777777" w:rsidR="00BE0467" w:rsidRPr="00C66689" w:rsidRDefault="00C66689" w:rsidP="00726732">
      <w:pPr>
        <w:pStyle w:val="NoSpacing"/>
        <w:rPr>
          <w:rFonts w:ascii="Montserrat" w:hAnsi="Montserrat"/>
          <w:sz w:val="24"/>
        </w:rPr>
      </w:pPr>
      <w:r w:rsidRPr="00C66689">
        <w:rPr>
          <w:rFonts w:ascii="Montserrat" w:hAnsi="Montserrat"/>
          <w:sz w:val="24"/>
        </w:rPr>
        <w:t>Get out—pressure peaks.</w:t>
      </w:r>
    </w:p>
    <w:p w14:paraId="0F7713F4" w14:textId="77777777" w:rsidR="00BE0467" w:rsidRPr="00C66689" w:rsidRDefault="00BE0467" w:rsidP="00726732">
      <w:pPr>
        <w:pStyle w:val="NoSpacing"/>
        <w:rPr>
          <w:rFonts w:ascii="Montserrat" w:hAnsi="Montserrat"/>
          <w:sz w:val="24"/>
        </w:rPr>
      </w:pPr>
    </w:p>
    <w:p w14:paraId="6645262B" w14:textId="77777777" w:rsidR="00BE0467" w:rsidRPr="00C66689" w:rsidRDefault="00C66689" w:rsidP="00726732">
      <w:pPr>
        <w:pStyle w:val="NoSpacing"/>
        <w:rPr>
          <w:rFonts w:ascii="Montserrat" w:hAnsi="Montserrat"/>
          <w:sz w:val="24"/>
        </w:rPr>
      </w:pPr>
      <w:r w:rsidRPr="00C66689">
        <w:rPr>
          <w:rFonts w:ascii="Montserrat" w:hAnsi="Montserrat"/>
          <w:sz w:val="24"/>
        </w:rPr>
        <w:t>Advice—hope is not wholly lost.</w:t>
      </w:r>
    </w:p>
    <w:p w14:paraId="05D6381C" w14:textId="77777777" w:rsidR="00BE0467" w:rsidRPr="00C66689" w:rsidRDefault="00BE0467" w:rsidP="00726732">
      <w:pPr>
        <w:pStyle w:val="NoSpacing"/>
        <w:rPr>
          <w:rFonts w:ascii="Montserrat" w:hAnsi="Montserrat"/>
          <w:sz w:val="24"/>
        </w:rPr>
      </w:pPr>
    </w:p>
    <w:p w14:paraId="063340A6" w14:textId="77777777" w:rsidR="00BE0467" w:rsidRPr="00C66689" w:rsidRDefault="00C66689" w:rsidP="00726732">
      <w:pPr>
        <w:pStyle w:val="NoSpacing"/>
        <w:rPr>
          <w:rFonts w:ascii="Montserrat" w:hAnsi="Montserrat"/>
          <w:sz w:val="24"/>
        </w:rPr>
      </w:pPr>
      <w:r w:rsidRPr="00C66689">
        <w:rPr>
          <w:rFonts w:ascii="Montserrat" w:hAnsi="Montserrat"/>
          <w:sz w:val="24"/>
        </w:rPr>
        <w:t>Into the night—have you any notion of your doom?</w:t>
      </w:r>
    </w:p>
    <w:p w14:paraId="7743D5CD" w14:textId="77777777" w:rsidR="00BE0467" w:rsidRPr="00C66689" w:rsidRDefault="00BE0467" w:rsidP="00726732">
      <w:pPr>
        <w:pStyle w:val="NoSpacing"/>
        <w:rPr>
          <w:rFonts w:ascii="Montserrat" w:hAnsi="Montserrat"/>
          <w:sz w:val="24"/>
        </w:rPr>
      </w:pPr>
    </w:p>
    <w:p w14:paraId="006E0DD7" w14:textId="77777777" w:rsidR="00BE0467" w:rsidRPr="00C66689" w:rsidRDefault="00C66689" w:rsidP="00726732">
      <w:pPr>
        <w:pStyle w:val="NoSpacing"/>
        <w:rPr>
          <w:rFonts w:ascii="Montserrat" w:hAnsi="Montserrat"/>
          <w:sz w:val="24"/>
        </w:rPr>
      </w:pPr>
      <w:r w:rsidRPr="00C66689">
        <w:rPr>
          <w:rFonts w:ascii="Montserrat" w:hAnsi="Montserrat"/>
          <w:sz w:val="24"/>
        </w:rPr>
        <w:t>Onslaught—dirk unmasked—kzeisza rushes in.</w:t>
      </w:r>
    </w:p>
    <w:p w14:paraId="1915A808" w14:textId="77777777" w:rsidR="00BE0467" w:rsidRPr="00C66689" w:rsidRDefault="00BE0467" w:rsidP="00726732">
      <w:pPr>
        <w:pStyle w:val="NoSpacing"/>
        <w:rPr>
          <w:rFonts w:ascii="Montserrat" w:hAnsi="Montserrat"/>
          <w:sz w:val="24"/>
        </w:rPr>
      </w:pPr>
    </w:p>
    <w:p w14:paraId="6EDBF3DA" w14:textId="77777777" w:rsidR="00BE0467" w:rsidRPr="00C66689" w:rsidRDefault="00C66689" w:rsidP="00726732">
      <w:pPr>
        <w:pStyle w:val="NoSpacing"/>
        <w:rPr>
          <w:rFonts w:ascii="Montserrat" w:hAnsi="Montserrat"/>
          <w:sz w:val="24"/>
        </w:rPr>
      </w:pPr>
      <w:r w:rsidRPr="00C66689">
        <w:rPr>
          <w:rFonts w:ascii="Montserrat" w:hAnsi="Montserrat"/>
          <w:sz w:val="24"/>
        </w:rPr>
        <w:t>Final confrontation—her rage comes out over love.</w:t>
      </w:r>
    </w:p>
    <w:p w14:paraId="0726D957" w14:textId="77777777" w:rsidR="00BE0467" w:rsidRPr="00C66689" w:rsidRDefault="00BE0467" w:rsidP="00726732">
      <w:pPr>
        <w:pStyle w:val="NoSpacing"/>
        <w:rPr>
          <w:rFonts w:ascii="Montserrat" w:hAnsi="Montserrat"/>
          <w:sz w:val="24"/>
        </w:rPr>
      </w:pPr>
    </w:p>
    <w:p w14:paraId="786C8018" w14:textId="77777777" w:rsidR="00BE0467" w:rsidRPr="00C66689" w:rsidRDefault="00C66689" w:rsidP="00726732">
      <w:pPr>
        <w:pStyle w:val="NoSpacing"/>
        <w:rPr>
          <w:rFonts w:ascii="Montserrat" w:hAnsi="Montserrat"/>
          <w:sz w:val="24"/>
        </w:rPr>
      </w:pPr>
      <w:r w:rsidRPr="00C66689">
        <w:rPr>
          <w:rFonts w:ascii="Montserrat" w:hAnsi="Montserrat"/>
          <w:sz w:val="24"/>
        </w:rPr>
        <w:t>An inevitable duel—embracing the unknown.</w:t>
      </w:r>
    </w:p>
    <w:p w14:paraId="757B2056" w14:textId="77777777" w:rsidR="00BE0467" w:rsidRPr="00C66689" w:rsidRDefault="00BE0467" w:rsidP="00726732">
      <w:pPr>
        <w:pStyle w:val="NoSpacing"/>
        <w:rPr>
          <w:rFonts w:ascii="Montserrat" w:hAnsi="Montserrat"/>
          <w:sz w:val="24"/>
        </w:rPr>
      </w:pPr>
    </w:p>
    <w:p w14:paraId="0F947AC2" w14:textId="77777777" w:rsidR="00BE0467" w:rsidRPr="00C66689" w:rsidRDefault="00C66689" w:rsidP="00726732">
      <w:pPr>
        <w:pStyle w:val="NoSpacing"/>
        <w:rPr>
          <w:rFonts w:ascii="Montserrat" w:hAnsi="Montserrat"/>
          <w:sz w:val="24"/>
        </w:rPr>
      </w:pPr>
      <w:r w:rsidRPr="00C66689">
        <w:rPr>
          <w:rFonts w:ascii="Montserrat" w:hAnsi="Montserrat"/>
          <w:sz w:val="24"/>
        </w:rPr>
        <w:t>Shattered—fate approaches followed by mystery.</w:t>
      </w:r>
    </w:p>
    <w:p w14:paraId="4E360D29" w14:textId="77777777" w:rsidR="00BE0467" w:rsidRPr="00C66689" w:rsidRDefault="00BE0467" w:rsidP="00726732">
      <w:pPr>
        <w:pStyle w:val="NoSpacing"/>
        <w:rPr>
          <w:rFonts w:ascii="Montserrat" w:hAnsi="Montserrat"/>
          <w:sz w:val="24"/>
        </w:rPr>
      </w:pPr>
    </w:p>
    <w:p w14:paraId="0AA3CFF0" w14:textId="77777777" w:rsidR="00BE0467" w:rsidRPr="00C66689" w:rsidRDefault="00C66689" w:rsidP="00726732">
      <w:pPr>
        <w:pStyle w:val="NoSpacing"/>
        <w:rPr>
          <w:rFonts w:ascii="Montserrat" w:hAnsi="Montserrat"/>
          <w:sz w:val="24"/>
        </w:rPr>
      </w:pPr>
      <w:r w:rsidRPr="00C66689">
        <w:rPr>
          <w:rFonts w:ascii="Montserrat" w:hAnsi="Montserrat"/>
          <w:sz w:val="24"/>
        </w:rPr>
        <w:t>9</w:t>
      </w:r>
    </w:p>
    <w:p w14:paraId="496CEF32" w14:textId="77777777" w:rsidR="00BE0467" w:rsidRPr="00C66689" w:rsidRDefault="00BE0467" w:rsidP="00726732">
      <w:pPr>
        <w:pStyle w:val="NoSpacing"/>
        <w:rPr>
          <w:rFonts w:ascii="Montserrat" w:hAnsi="Montserrat"/>
          <w:sz w:val="24"/>
        </w:rPr>
      </w:pPr>
    </w:p>
    <w:p w14:paraId="7321362A" w14:textId="77777777" w:rsidR="00BE0467" w:rsidRPr="00C66689" w:rsidRDefault="00C66689" w:rsidP="00726732">
      <w:pPr>
        <w:pStyle w:val="NoSpacing"/>
        <w:rPr>
          <w:rFonts w:ascii="Montserrat" w:hAnsi="Montserrat"/>
          <w:sz w:val="24"/>
        </w:rPr>
      </w:pPr>
      <w:r w:rsidRPr="00C66689">
        <w:rPr>
          <w:rFonts w:ascii="Montserrat" w:hAnsi="Montserrat"/>
          <w:sz w:val="24"/>
        </w:rPr>
        <w:t>Aware that she is being treated more as a prisoner than a diplomat, ember begins her introductions to the troublesome elite of the delta. Not surprisingly, she discovers she is dealing with a chauvinistic, patriarchal culture. Admired for her beauty, disparaged for playing at diplomacy. Ember is dragged to a few audiences, and endures a great deal of angst to get her message across. The local factions are at odds, and her skills and patience as a diplomat are strained to new limits. Her childhood was witnes</w:t>
      </w:r>
      <w:r w:rsidRPr="00C66689">
        <w:rPr>
          <w:rFonts w:ascii="Montserrat" w:hAnsi="Montserrat"/>
          <w:sz w:val="24"/>
        </w:rPr>
        <w:t>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ember it is awkward to place herself alone among these people whom she finds difficult to read or trust. They treat her with kindness and respect in all appearances, yet like an object or a prize—</w:t>
      </w:r>
      <w:r w:rsidRPr="00C66689">
        <w:rPr>
          <w:rFonts w:ascii="Montserrat" w:hAnsi="Montserrat"/>
          <w:sz w:val="24"/>
        </w:rPr>
        <w:t xml:space="preserve">or worse, prospective property—in substance. Clearly they don’t take her seriously. Neither do they seem eager to under estimate her, or at least the dragon she is working for. </w:t>
      </w:r>
    </w:p>
    <w:p w14:paraId="5C27E3C4" w14:textId="77777777" w:rsidR="00BE0467" w:rsidRPr="00C66689" w:rsidRDefault="00BE0467" w:rsidP="00726732">
      <w:pPr>
        <w:pStyle w:val="NoSpacing"/>
        <w:rPr>
          <w:rFonts w:ascii="Montserrat" w:hAnsi="Montserrat"/>
          <w:sz w:val="24"/>
        </w:rPr>
      </w:pPr>
    </w:p>
    <w:p w14:paraId="0159AF72" w14:textId="77777777" w:rsidR="00BE0467" w:rsidRPr="00C66689" w:rsidRDefault="00C66689" w:rsidP="00726732">
      <w:pPr>
        <w:pStyle w:val="NoSpacing"/>
        <w:rPr>
          <w:rFonts w:ascii="Montserrat" w:hAnsi="Montserrat"/>
          <w:sz w:val="24"/>
        </w:rPr>
      </w:pPr>
      <w:r w:rsidRPr="00C66689">
        <w:rPr>
          <w:rFonts w:ascii="Montserrat" w:hAnsi="Montserrat"/>
          <w:sz w:val="24"/>
        </w:rPr>
        <w:t>10</w:t>
      </w:r>
    </w:p>
    <w:p w14:paraId="68AC68B3" w14:textId="77777777" w:rsidR="00BE0467" w:rsidRPr="00C66689" w:rsidRDefault="00BE0467" w:rsidP="00726732">
      <w:pPr>
        <w:pStyle w:val="NoSpacing"/>
        <w:rPr>
          <w:rFonts w:ascii="Montserrat" w:hAnsi="Montserrat"/>
          <w:sz w:val="24"/>
        </w:rPr>
      </w:pPr>
    </w:p>
    <w:p w14:paraId="39399563" w14:textId="77777777" w:rsidR="00BE0467" w:rsidRPr="00C66689" w:rsidRDefault="00C66689" w:rsidP="00726732">
      <w:pPr>
        <w:pStyle w:val="NoSpacing"/>
        <w:rPr>
          <w:rFonts w:ascii="Montserrat" w:hAnsi="Montserrat"/>
          <w:sz w:val="24"/>
        </w:rPr>
      </w:pPr>
      <w:r w:rsidRPr="00C66689">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ember</w:t>
      </w:r>
      <w:r w:rsidRPr="00C66689">
        <w:rPr>
          <w:rFonts w:ascii="Montserrat" w:hAnsi="Montserrat"/>
          <w:sz w:val="24"/>
        </w:rPr>
        <w:t>,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gates of paradox phenomenon at risk, if his growing suspicions proved to have any merit. The rumors alone would make them hesitate, but the disappearances of certain eyes and ears demands it. Every one is begi</w:t>
      </w:r>
      <w:r w:rsidRPr="00C66689">
        <w:rPr>
          <w:rFonts w:ascii="Montserrat" w:hAnsi="Montserrat"/>
          <w:sz w:val="24"/>
        </w:rPr>
        <w:t>nning to feel the presence of shadows. But the end result is that the key members of the group ship out to join ember, which pleases the natives to no end. It does not, however, improve the course of her negotiations with them.</w:t>
      </w:r>
    </w:p>
    <w:p w14:paraId="7124CDA7" w14:textId="77777777" w:rsidR="00BE0467" w:rsidRPr="00C66689" w:rsidRDefault="00BE0467" w:rsidP="00726732">
      <w:pPr>
        <w:pStyle w:val="NoSpacing"/>
        <w:rPr>
          <w:rFonts w:ascii="Montserrat" w:hAnsi="Montserrat"/>
          <w:sz w:val="24"/>
        </w:rPr>
      </w:pPr>
    </w:p>
    <w:p w14:paraId="2BF285F1" w14:textId="77777777" w:rsidR="00BE0467" w:rsidRPr="00C66689" w:rsidRDefault="00C66689" w:rsidP="00726732">
      <w:pPr>
        <w:pStyle w:val="NoSpacing"/>
        <w:rPr>
          <w:rFonts w:ascii="Montserrat" w:hAnsi="Montserrat"/>
          <w:sz w:val="24"/>
        </w:rPr>
      </w:pPr>
      <w:r w:rsidRPr="00C66689">
        <w:rPr>
          <w:rFonts w:ascii="Montserrat" w:hAnsi="Montserrat"/>
          <w:sz w:val="24"/>
        </w:rPr>
        <w:t>11</w:t>
      </w:r>
    </w:p>
    <w:p w14:paraId="12093536" w14:textId="77777777" w:rsidR="00BE0467" w:rsidRPr="00C66689" w:rsidRDefault="00BE0467" w:rsidP="00726732">
      <w:pPr>
        <w:pStyle w:val="NoSpacing"/>
        <w:rPr>
          <w:rFonts w:ascii="Montserrat" w:hAnsi="Montserrat"/>
          <w:sz w:val="24"/>
        </w:rPr>
      </w:pPr>
    </w:p>
    <w:p w14:paraId="064B171C"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has a lot of negative reports to send back to kzeisza. The local lords are making no commitments and have ready attacks and complaints to lodge against the proposal. They do not like the situation they face, as far as ember is concerned, and soothing their petty fears and paranoia takes a lot of effort. In trying to apply a bit more pressure, she discovers that they have a few counter moves prepared for dealing with her by going over her head, as well. She chides herself, knowing she should have been </w:t>
      </w:r>
      <w:r w:rsidRPr="00C66689">
        <w:rPr>
          <w:rFonts w:ascii="Montserrat" w:hAnsi="Montserrat"/>
          <w:sz w:val="24"/>
        </w:rPr>
        <w:t>more aware that the kind of pseudo-monarchy that this was could be unbelievably dangerous to a normal person. She could have imagined that even she could find herself facing some sudden and outlandish charge of treason, and find herself facing a summary execution. It would have prepared her for the likely reality.</w:t>
      </w:r>
    </w:p>
    <w:p w14:paraId="09C25362" w14:textId="77777777" w:rsidR="00BE0467" w:rsidRPr="00C66689" w:rsidRDefault="00BE0467" w:rsidP="00726732">
      <w:pPr>
        <w:pStyle w:val="NoSpacing"/>
        <w:rPr>
          <w:rFonts w:ascii="Montserrat" w:hAnsi="Montserrat"/>
          <w:sz w:val="24"/>
        </w:rPr>
      </w:pPr>
    </w:p>
    <w:p w14:paraId="7F0591A4" w14:textId="77777777" w:rsidR="00BE0467" w:rsidRPr="00C66689" w:rsidRDefault="00C66689" w:rsidP="00726732">
      <w:pPr>
        <w:pStyle w:val="NoSpacing"/>
        <w:rPr>
          <w:rFonts w:ascii="Montserrat" w:hAnsi="Montserrat"/>
          <w:sz w:val="24"/>
        </w:rPr>
      </w:pPr>
      <w:r w:rsidRPr="00C66689">
        <w:rPr>
          <w:rFonts w:ascii="Montserrat" w:hAnsi="Montserrat"/>
          <w:sz w:val="24"/>
        </w:rPr>
        <w:t>12</w:t>
      </w:r>
    </w:p>
    <w:p w14:paraId="13B145E1" w14:textId="77777777" w:rsidR="00BE0467" w:rsidRPr="00C66689" w:rsidRDefault="00BE0467" w:rsidP="00726732">
      <w:pPr>
        <w:pStyle w:val="NoSpacing"/>
        <w:rPr>
          <w:rFonts w:ascii="Montserrat" w:hAnsi="Montserrat"/>
          <w:sz w:val="24"/>
        </w:rPr>
      </w:pPr>
    </w:p>
    <w:p w14:paraId="12D2819D" w14:textId="77777777" w:rsidR="00BE0467" w:rsidRPr="00C66689" w:rsidRDefault="00C66689" w:rsidP="00726732">
      <w:pPr>
        <w:pStyle w:val="NoSpacing"/>
        <w:rPr>
          <w:rFonts w:ascii="Montserrat" w:hAnsi="Montserrat"/>
          <w:sz w:val="24"/>
        </w:rPr>
      </w:pPr>
      <w:r w:rsidRPr="00C66689">
        <w:rPr>
          <w:rFonts w:ascii="Montserrat" w:hAnsi="Montserrat"/>
          <w:sz w:val="24"/>
        </w:rPr>
        <w:t>The research group is narrowing in on a revelation with the avatar project and concentrating its work on detailed studies on individuals like ember.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w:t>
      </w:r>
      <w:r w:rsidRPr="00C66689">
        <w:rPr>
          <w:rFonts w:ascii="Montserrat" w:hAnsi="Montserrat"/>
          <w:sz w:val="24"/>
        </w:rPr>
        <w:t>d and shards of cultures around it and in it. She has to work fast to catch up to the things that were falling into place around her. Still trying to secure an alliance, she must somehow root around for the makings of the trap which looms suddenly in her mind. Blanc has stayed watchful in the shadows, fortunately. If there is a trap, she concludes, then it is something of a conspiracy between an enemy of mine, and whoever stands to gain the most from a shady agreement at this time. So she had the beginnings</w:t>
      </w:r>
      <w:r w:rsidRPr="00C66689">
        <w:rPr>
          <w:rFonts w:ascii="Montserrat" w:hAnsi="Montserrat"/>
          <w:sz w:val="24"/>
        </w:rPr>
        <w:t xml:space="preserve"> of an idea about whom she could confide in and make her plans with. From there, it is only a matter of disabling the local people who were being used by this, and making them useless for such an exploit.</w:t>
      </w:r>
    </w:p>
    <w:p w14:paraId="30C31258" w14:textId="77777777" w:rsidR="00BE0467" w:rsidRPr="00C66689" w:rsidRDefault="00BE0467" w:rsidP="00726732">
      <w:pPr>
        <w:pStyle w:val="NoSpacing"/>
        <w:rPr>
          <w:rFonts w:ascii="Montserrat" w:hAnsi="Montserrat"/>
          <w:sz w:val="24"/>
        </w:rPr>
      </w:pPr>
    </w:p>
    <w:p w14:paraId="46A3772F" w14:textId="77777777" w:rsidR="00BE0467" w:rsidRPr="00C66689" w:rsidRDefault="00C66689" w:rsidP="00726732">
      <w:pPr>
        <w:pStyle w:val="NoSpacing"/>
        <w:rPr>
          <w:rFonts w:ascii="Montserrat" w:hAnsi="Montserrat"/>
          <w:sz w:val="24"/>
        </w:rPr>
      </w:pPr>
      <w:r w:rsidRPr="00C66689">
        <w:rPr>
          <w:rFonts w:ascii="Montserrat" w:hAnsi="Montserrat"/>
          <w:sz w:val="24"/>
        </w:rPr>
        <w:t>13</w:t>
      </w:r>
    </w:p>
    <w:p w14:paraId="08202F47" w14:textId="77777777" w:rsidR="00BE0467" w:rsidRPr="00C66689" w:rsidRDefault="00BE0467" w:rsidP="00726732">
      <w:pPr>
        <w:pStyle w:val="NoSpacing"/>
        <w:rPr>
          <w:rFonts w:ascii="Montserrat" w:hAnsi="Montserrat"/>
          <w:sz w:val="24"/>
        </w:rPr>
      </w:pPr>
    </w:p>
    <w:p w14:paraId="55C26B2B" w14:textId="77777777" w:rsidR="00BE0467" w:rsidRPr="00C66689" w:rsidRDefault="00C66689" w:rsidP="00726732">
      <w:pPr>
        <w:pStyle w:val="NoSpacing"/>
        <w:rPr>
          <w:rFonts w:ascii="Montserrat" w:hAnsi="Montserrat"/>
          <w:sz w:val="24"/>
        </w:rPr>
      </w:pPr>
      <w:r w:rsidRPr="00C66689">
        <w:rPr>
          <w:rFonts w:ascii="Montserrat" w:hAnsi="Montserrat"/>
          <w:sz w:val="24"/>
        </w:rPr>
        <w:t>Kzeisza hears this, and other reports and must conclude that he has reason to worry. Something on the wind of possibilities has him watching for hidden influences. He even considers calling off ember’s mission. Ember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w:t>
      </w:r>
      <w:r w:rsidRPr="00C66689">
        <w:rPr>
          <w:rFonts w:ascii="Montserrat" w:hAnsi="Montserrat"/>
          <w:sz w:val="24"/>
        </w:rPr>
        <w:t>im to help them in this way. They discuss the possibility of alternatives to negotiation with the southern lords; as well as trying to determine the reason for their sluggishness. In the mean time, while only the combined influence of sri and kevin zhan are keeping the nls at bay in their persecution of ember, she is becoming aware of her tendency to be in the eye of the storm. As can be expected, the subtle temptations of kzeisza or kevin, to seduce ember is swallowing her, but the complexity of the situat</w:t>
      </w:r>
      <w:r w:rsidRPr="00C66689">
        <w:rPr>
          <w:rFonts w:ascii="Montserrat" w:hAnsi="Montserrat"/>
          <w:sz w:val="24"/>
        </w:rPr>
        <w:t>ions are demanding her vigilance. Asking her intuition leaves her more confused than before. She feels that even in her dragon dreams she is being watched by some malevolent intelligence. Her dreams are beginning to become a reality of their own. Kzeisza has ember, body and soul. His careful seduction of her has finally consumed her. She has literally fallen in love with him, and not even realized it. Much in part for how much he resembles himself as kzeisza in the guise of a man. He has stirred her passion</w:t>
      </w:r>
      <w:r w:rsidRPr="00C66689">
        <w:rPr>
          <w:rFonts w:ascii="Montserrat" w:hAnsi="Montserrat"/>
          <w:sz w:val="24"/>
        </w:rPr>
        <w:t xml:space="preserve">,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liaison is more painful to her than she can endure. </w:t>
      </w:r>
    </w:p>
    <w:p w14:paraId="1E962930" w14:textId="77777777" w:rsidR="00BE0467" w:rsidRPr="00C66689" w:rsidRDefault="00BE0467" w:rsidP="00726732">
      <w:pPr>
        <w:pStyle w:val="NoSpacing"/>
        <w:rPr>
          <w:rFonts w:ascii="Montserrat" w:hAnsi="Montserrat"/>
          <w:sz w:val="24"/>
        </w:rPr>
      </w:pPr>
    </w:p>
    <w:p w14:paraId="01B6E4BE" w14:textId="77777777" w:rsidR="00BE0467" w:rsidRPr="00C66689" w:rsidRDefault="00C66689" w:rsidP="00726732">
      <w:pPr>
        <w:pStyle w:val="NoSpacing"/>
        <w:rPr>
          <w:rFonts w:ascii="Montserrat" w:hAnsi="Montserrat"/>
          <w:sz w:val="24"/>
        </w:rPr>
      </w:pPr>
      <w:r w:rsidRPr="00C66689">
        <w:rPr>
          <w:rFonts w:ascii="Montserrat" w:hAnsi="Montserrat"/>
          <w:sz w:val="24"/>
        </w:rPr>
        <w:t>14</w:t>
      </w:r>
    </w:p>
    <w:p w14:paraId="6071F961" w14:textId="77777777" w:rsidR="00BE0467" w:rsidRPr="00C66689" w:rsidRDefault="00BE0467" w:rsidP="00726732">
      <w:pPr>
        <w:pStyle w:val="NoSpacing"/>
        <w:rPr>
          <w:rFonts w:ascii="Montserrat" w:hAnsi="Montserrat"/>
          <w:sz w:val="24"/>
        </w:rPr>
      </w:pPr>
    </w:p>
    <w:p w14:paraId="0F78EC77" w14:textId="77777777" w:rsidR="00BE0467" w:rsidRPr="00C66689" w:rsidRDefault="00C66689" w:rsidP="00726732">
      <w:pPr>
        <w:pStyle w:val="NoSpacing"/>
        <w:rPr>
          <w:rFonts w:ascii="Montserrat" w:hAnsi="Montserrat"/>
          <w:sz w:val="24"/>
        </w:rPr>
      </w:pPr>
      <w:r w:rsidRPr="00C66689">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(paradox) makes his hidden move while ember and kzeisza are in their embrace of dreams. After their dream had been invaded, ember and kzeisza had no choice but to hunt this malevolence down. An unspoken agreement, and a certain ignorance of what they faced supports them. Ember goes a f</w:t>
      </w:r>
      <w:r w:rsidRPr="00C66689">
        <w:rPr>
          <w:rFonts w:ascii="Montserrat" w:hAnsi="Montserrat"/>
          <w:sz w:val="24"/>
        </w:rPr>
        <w:t xml:space="preserve">ield with kzeisza to define the threat they face, and what they learn is damning. As with her piercing exposure to kzeisza, ember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w:t>
      </w:r>
      <w:r w:rsidRPr="00C66689">
        <w:rPr>
          <w:rFonts w:ascii="Montserrat" w:hAnsi="Montserrat"/>
          <w:sz w:val="24"/>
        </w:rPr>
        <w:t>had such strength of will that only pain could be traded, for neither was weak enough to lose or to die. Ember’s influence was just enough to break their consuming embrace. Clearly, this was not a kind of confrontation which should be allowed to engulf this world. They retreat and reevaluate.</w:t>
      </w:r>
    </w:p>
    <w:p w14:paraId="2D143CC4" w14:textId="77777777" w:rsidR="00BE0467" w:rsidRPr="00C66689" w:rsidRDefault="00BE0467" w:rsidP="00726732">
      <w:pPr>
        <w:pStyle w:val="NoSpacing"/>
        <w:rPr>
          <w:rFonts w:ascii="Montserrat" w:hAnsi="Montserrat"/>
          <w:sz w:val="24"/>
        </w:rPr>
      </w:pPr>
    </w:p>
    <w:p w14:paraId="7C6BF322" w14:textId="77777777" w:rsidR="00BE0467" w:rsidRPr="00C66689" w:rsidRDefault="00C66689" w:rsidP="00726732">
      <w:pPr>
        <w:pStyle w:val="NoSpacing"/>
        <w:rPr>
          <w:rFonts w:ascii="Montserrat" w:hAnsi="Montserrat"/>
          <w:sz w:val="24"/>
        </w:rPr>
      </w:pPr>
      <w:r w:rsidRPr="00C66689">
        <w:rPr>
          <w:rFonts w:ascii="Montserrat" w:hAnsi="Montserrat"/>
          <w:sz w:val="24"/>
        </w:rPr>
        <w:t>15</w:t>
      </w:r>
    </w:p>
    <w:p w14:paraId="545B4793" w14:textId="77777777" w:rsidR="00BE0467" w:rsidRPr="00C66689" w:rsidRDefault="00BE0467" w:rsidP="00726732">
      <w:pPr>
        <w:pStyle w:val="NoSpacing"/>
        <w:rPr>
          <w:rFonts w:ascii="Montserrat" w:hAnsi="Montserrat"/>
          <w:sz w:val="24"/>
        </w:rPr>
      </w:pPr>
    </w:p>
    <w:p w14:paraId="4CD5C5B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reluctantly returns to the south. The question of that unspeakable encounter weighs at her heavily. With her are a few of her friends; dawn and kevin included. Ember calls upon her hidden assets, the keys of fate, to learn how to oppose this unnatural threat. Assisted by dawn and her special assets, they learn some dark truths. A careless gesture on their part stuns them with its implications. Ember confronts them. </w:t>
      </w:r>
    </w:p>
    <w:p w14:paraId="400EEC3A" w14:textId="77777777" w:rsidR="00BE0467" w:rsidRPr="00C66689" w:rsidRDefault="00BE0467" w:rsidP="00726732">
      <w:pPr>
        <w:pStyle w:val="NoSpacing"/>
        <w:rPr>
          <w:rFonts w:ascii="Montserrat" w:hAnsi="Montserrat"/>
          <w:sz w:val="24"/>
        </w:rPr>
      </w:pPr>
    </w:p>
    <w:p w14:paraId="17893262" w14:textId="77777777" w:rsidR="00BE0467" w:rsidRPr="00C66689" w:rsidRDefault="00C66689" w:rsidP="00726732">
      <w:pPr>
        <w:pStyle w:val="NoSpacing"/>
        <w:rPr>
          <w:rFonts w:ascii="Montserrat" w:hAnsi="Montserrat"/>
          <w:sz w:val="24"/>
        </w:rPr>
      </w:pPr>
      <w:r w:rsidRPr="00C66689">
        <w:rPr>
          <w:rFonts w:ascii="Montserrat" w:hAnsi="Montserrat"/>
          <w:sz w:val="24"/>
        </w:rPr>
        <w:t>Assets - confronting myth and paradox - choices... Ember calls upon her hidden assets, the keys of fate, to learn how to oppose this unnatural threat. Assisted by dawn and her special assets, they learn some dark truths. A careless gesture on their part stuns them with its implications. Ember confronts the creation myth of her world in the fulfillment of her inspiration. With great effort, she stick to the work at hand.</w:t>
      </w:r>
    </w:p>
    <w:p w14:paraId="055E8DC1" w14:textId="77777777" w:rsidR="00BE0467" w:rsidRPr="00C66689" w:rsidRDefault="00BE0467" w:rsidP="00726732">
      <w:pPr>
        <w:pStyle w:val="NoSpacing"/>
        <w:rPr>
          <w:rFonts w:ascii="Montserrat" w:hAnsi="Montserrat"/>
          <w:sz w:val="24"/>
        </w:rPr>
      </w:pPr>
    </w:p>
    <w:p w14:paraId="1770E8C7"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Following the full implications of what has occurred to both of them, takes a bit of this chapter. The long moment of temptation which visits them is agonizing to them in light of both its implications and what they are there to do. Ember wonders if the dragon is as fully aware of the paradox which they stand poised over. As they back away, she wonders if such a destiny can truly be avoided. </w:t>
      </w:r>
    </w:p>
    <w:p w14:paraId="619ECE97" w14:textId="77777777" w:rsidR="00BE0467" w:rsidRPr="00C66689" w:rsidRDefault="00BE0467" w:rsidP="00726732">
      <w:pPr>
        <w:pStyle w:val="NoSpacing"/>
        <w:rPr>
          <w:rFonts w:ascii="Montserrat" w:hAnsi="Montserrat"/>
          <w:sz w:val="24"/>
        </w:rPr>
      </w:pPr>
    </w:p>
    <w:p w14:paraId="24686ED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Ember wonders if the dragon is as fully aware of the paradox which they stand poised over. As they back away, she wonders if such a destiny can truly be avoided. </w:t>
      </w:r>
      <w:r w:rsidRPr="00C66689">
        <w:rPr>
          <w:rFonts w:ascii="Montserrat" w:hAnsi="Montserrat"/>
          <w:sz w:val="24"/>
        </w:rPr>
        <w:t>Considered in light of the (athenic paradox), it turns her blood cold.</w:t>
      </w:r>
    </w:p>
    <w:p w14:paraId="55701A59" w14:textId="77777777" w:rsidR="00BE0467" w:rsidRPr="00C66689" w:rsidRDefault="00BE0467" w:rsidP="00726732">
      <w:pPr>
        <w:pStyle w:val="NoSpacing"/>
        <w:rPr>
          <w:rFonts w:ascii="Montserrat" w:hAnsi="Montserrat"/>
          <w:sz w:val="24"/>
        </w:rPr>
      </w:pPr>
    </w:p>
    <w:p w14:paraId="48AF9AAE" w14:textId="77777777" w:rsidR="00BE0467" w:rsidRPr="00C66689" w:rsidRDefault="00C66689" w:rsidP="00726732">
      <w:pPr>
        <w:pStyle w:val="NoSpacing"/>
        <w:rPr>
          <w:rFonts w:ascii="Montserrat" w:hAnsi="Montserrat"/>
          <w:sz w:val="24"/>
        </w:rPr>
      </w:pPr>
      <w:r w:rsidRPr="00C66689">
        <w:rPr>
          <w:rFonts w:ascii="Montserrat" w:hAnsi="Montserrat"/>
          <w:sz w:val="24"/>
        </w:rPr>
        <w:t>16</w:t>
      </w:r>
    </w:p>
    <w:p w14:paraId="13CDD098" w14:textId="77777777" w:rsidR="00BE0467" w:rsidRPr="00C66689" w:rsidRDefault="00BE0467" w:rsidP="00726732">
      <w:pPr>
        <w:pStyle w:val="NoSpacing"/>
        <w:rPr>
          <w:rFonts w:ascii="Montserrat" w:hAnsi="Montserrat"/>
          <w:sz w:val="24"/>
        </w:rPr>
      </w:pPr>
    </w:p>
    <w:p w14:paraId="59C8005A" w14:textId="77777777" w:rsidR="00BE0467" w:rsidRPr="00C66689" w:rsidRDefault="00C66689" w:rsidP="00726732">
      <w:pPr>
        <w:pStyle w:val="NoSpacing"/>
        <w:rPr>
          <w:rFonts w:ascii="Montserrat" w:hAnsi="Montserrat"/>
          <w:sz w:val="24"/>
        </w:rPr>
      </w:pPr>
      <w:r w:rsidRPr="00C66689">
        <w:rPr>
          <w:rFonts w:ascii="Montserrat" w:hAnsi="Montserrat"/>
          <w:sz w:val="24"/>
        </w:rPr>
        <w:t>Her continued association with kevin brings her into contact with a raven haired ojien. Ember is surprised to learn that the creature is to be her body guard. Ember has to be enlightened as to the particular qualifications of raven to swallow this precaution. A shark shaman adept. The understanding between them is sharp and unstated. Raven is to be with ember constantly; to work, to play, to bed or bath. The thought it provokes in ember is just one more doubt to seed. The exotic and the unique often fascina</w:t>
      </w:r>
      <w:r w:rsidRPr="00C66689">
        <w:rPr>
          <w:rFonts w:ascii="Montserrat" w:hAnsi="Montserrat"/>
          <w:sz w:val="24"/>
        </w:rPr>
        <w:t xml:space="preserve">te and obsess others. Those rare forms are often used by such obsessed admirers. But, is it intentional? Raven perceives the hidden love and sensuality of this pair, as well as the hidden animal natures of each, and lures them into a ménage a trio—as sensuality and sexuality are both her curse and her one passion. For kzeisza, is but one more opportunity to watch as ember explores her own sensual depths. </w:t>
      </w:r>
    </w:p>
    <w:p w14:paraId="68C2722E" w14:textId="77777777" w:rsidR="00BE0467" w:rsidRPr="00C66689" w:rsidRDefault="00BE0467" w:rsidP="00726732">
      <w:pPr>
        <w:pStyle w:val="NoSpacing"/>
        <w:rPr>
          <w:rFonts w:ascii="Montserrat" w:hAnsi="Montserrat"/>
          <w:sz w:val="24"/>
        </w:rPr>
      </w:pPr>
    </w:p>
    <w:p w14:paraId="06A347B9" w14:textId="77777777" w:rsidR="00BE0467" w:rsidRPr="00C66689" w:rsidRDefault="00C66689" w:rsidP="00726732">
      <w:pPr>
        <w:pStyle w:val="NoSpacing"/>
        <w:rPr>
          <w:rFonts w:ascii="Montserrat" w:hAnsi="Montserrat"/>
          <w:sz w:val="24"/>
        </w:rPr>
      </w:pPr>
      <w:r w:rsidRPr="00C66689">
        <w:rPr>
          <w:rFonts w:ascii="Montserrat" w:hAnsi="Montserrat"/>
          <w:sz w:val="24"/>
        </w:rPr>
        <w:t>17</w:t>
      </w:r>
    </w:p>
    <w:p w14:paraId="41034518" w14:textId="77777777" w:rsidR="00BE0467" w:rsidRPr="00C66689" w:rsidRDefault="00BE0467" w:rsidP="00726732">
      <w:pPr>
        <w:pStyle w:val="NoSpacing"/>
        <w:rPr>
          <w:rFonts w:ascii="Montserrat" w:hAnsi="Montserrat"/>
          <w:sz w:val="24"/>
        </w:rPr>
      </w:pPr>
    </w:p>
    <w:p w14:paraId="357E8F19"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Her continued association with kevin brings her into contact with a raven haired ojien. A shark shaman adept. The understanding between them is sharp and unstated. The thought it provokes in ember is just one more doubt to seed. The exotic and the unique often fascinates and obsesses others. Those rare forms are often used by such obsessed admirers. But, is it intentional? Raven perceives the hidden love and sensuality of this pair, as well as the hidden animal natures of each, and lures them into a ménage </w:t>
      </w:r>
      <w:r w:rsidRPr="00C66689">
        <w:rPr>
          <w:rFonts w:ascii="Montserrat" w:hAnsi="Montserrat"/>
          <w:sz w:val="24"/>
        </w:rPr>
        <w:t xml:space="preserve">a trio - as sensuality and sexuality are both her curse and her one passion. For kzeisza, is but one more opportunity to watch as ember explores her own sensual depths. </w:t>
      </w:r>
    </w:p>
    <w:p w14:paraId="534482B4" w14:textId="77777777" w:rsidR="00BE0467" w:rsidRPr="00C66689" w:rsidRDefault="00BE0467" w:rsidP="00726732">
      <w:pPr>
        <w:pStyle w:val="NoSpacing"/>
        <w:rPr>
          <w:rFonts w:ascii="Montserrat" w:hAnsi="Montserrat"/>
          <w:sz w:val="24"/>
        </w:rPr>
      </w:pPr>
    </w:p>
    <w:p w14:paraId="06571E51" w14:textId="77777777" w:rsidR="00BE0467" w:rsidRPr="00C66689" w:rsidRDefault="00C66689" w:rsidP="00726732">
      <w:pPr>
        <w:pStyle w:val="NoSpacing"/>
        <w:rPr>
          <w:rFonts w:ascii="Montserrat" w:hAnsi="Montserrat"/>
          <w:sz w:val="24"/>
        </w:rPr>
      </w:pPr>
      <w:r w:rsidRPr="00C66689">
        <w:rPr>
          <w:rFonts w:ascii="Montserrat" w:hAnsi="Montserrat"/>
          <w:sz w:val="24"/>
        </w:rPr>
        <w:t>Empty solutions - first drops of bad blood - sabotage... Ember turns her mind back to her duty, and binds herself with the key to their salvation. As she does for dawn as well. She finds the way, but implementing it will involve more effort and risk than anticipated. She has to consult with the fleet and kzeisza. The (aegis/aegis) is capable of deep space travel, and ftl movement through folding. If their link could be used to guide their fold navigation, that is. However, they do discover a few ways to thw</w:t>
      </w:r>
      <w:r w:rsidRPr="00C66689">
        <w:rPr>
          <w:rFonts w:ascii="Montserrat" w:hAnsi="Montserrat"/>
          <w:sz w:val="24"/>
        </w:rPr>
        <w:t>art a few of the elements inherent to this alien influence. Basically, these entities represent the full evolution of a wholly alien intelligence and its own arts. So far, this is the first truly alien influence which has been seen to manifest. The catch being that whatever it is, it is demonically hyper intelligent, capable of comprehending a vast portion of the common language, psychology and thought of the anthropomorphic majority expressed on gates of paradox, and relating with it. The difference, minor</w:t>
      </w:r>
      <w:r w:rsidRPr="00C66689">
        <w:rPr>
          <w:rFonts w:ascii="Montserrat" w:hAnsi="Montserrat"/>
          <w:sz w:val="24"/>
        </w:rPr>
        <w:t xml:space="preserve">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14:paraId="5732C49E" w14:textId="77777777" w:rsidR="00BE0467" w:rsidRPr="00C66689" w:rsidRDefault="00BE0467" w:rsidP="00726732">
      <w:pPr>
        <w:pStyle w:val="NoSpacing"/>
        <w:rPr>
          <w:rFonts w:ascii="Montserrat" w:hAnsi="Montserrat"/>
          <w:sz w:val="24"/>
        </w:rPr>
      </w:pPr>
    </w:p>
    <w:p w14:paraId="51ADCE45" w14:textId="77777777" w:rsidR="00BE0467" w:rsidRPr="00C66689" w:rsidRDefault="00C66689" w:rsidP="00726732">
      <w:pPr>
        <w:pStyle w:val="NoSpacing"/>
        <w:rPr>
          <w:rFonts w:ascii="Montserrat" w:hAnsi="Montserrat"/>
          <w:sz w:val="24"/>
        </w:rPr>
      </w:pPr>
      <w:r w:rsidRPr="00C66689">
        <w:rPr>
          <w:rFonts w:ascii="Montserrat" w:hAnsi="Montserrat"/>
          <w:sz w:val="24"/>
        </w:rPr>
        <w:t>18</w:t>
      </w:r>
    </w:p>
    <w:p w14:paraId="13CF03FC" w14:textId="77777777" w:rsidR="00BE0467" w:rsidRPr="00C66689" w:rsidRDefault="00BE0467" w:rsidP="00726732">
      <w:pPr>
        <w:pStyle w:val="NoSpacing"/>
        <w:rPr>
          <w:rFonts w:ascii="Montserrat" w:hAnsi="Montserrat"/>
          <w:sz w:val="24"/>
        </w:rPr>
      </w:pPr>
    </w:p>
    <w:p w14:paraId="07D8A900" w14:textId="77777777" w:rsidR="00BE0467" w:rsidRPr="00C66689" w:rsidRDefault="00C66689" w:rsidP="00726732">
      <w:pPr>
        <w:pStyle w:val="NoSpacing"/>
        <w:rPr>
          <w:rFonts w:ascii="Montserrat" w:hAnsi="Montserrat"/>
          <w:sz w:val="24"/>
        </w:rPr>
      </w:pPr>
      <w:r w:rsidRPr="00C66689">
        <w:rPr>
          <w:rFonts w:ascii="Montserrat" w:hAnsi="Montserrat"/>
          <w:sz w:val="24"/>
        </w:rPr>
        <w:t>Ember is forced to comment that the more she tries to make sense out of the (athenic paradox) and the gates of paradox phenomenon, the more she seems to be taking herself apart. The bad blood. Kzeisza is the dragon. He intuitively takes things into his own hands and brooks no dissent, nor offers any explanation. Ember is pulled off of the deep space expedition and dawn is given the order instead. The explosion being that this is a final decision, and he will not deign to explain it to her. this is something</w:t>
      </w:r>
      <w:r w:rsidRPr="00C66689">
        <w:rPr>
          <w:rFonts w:ascii="Montserrat" w:hAnsi="Montserrat"/>
          <w:sz w:val="24"/>
        </w:rPr>
        <w:t xml:space="preserve"> ember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dawn was much earlier, and given the role of messenger to various factions, and the</w:t>
      </w:r>
      <w:r w:rsidRPr="00C66689">
        <w:rPr>
          <w:rFonts w:ascii="Montserrat" w:hAnsi="Montserrat"/>
          <w:sz w:val="24"/>
        </w:rPr>
        <w:t xml:space="preserve"> job of trouble shooting within treated faction interests. Ember is pulled off of the deep space expedition and dawn is given the order instead. The explosion being that this is a final decision, and he will not deign to explain it to her.</w:t>
      </w:r>
    </w:p>
    <w:p w14:paraId="1DD81F4C" w14:textId="77777777" w:rsidR="00BE0467" w:rsidRPr="00C66689" w:rsidRDefault="00BE0467" w:rsidP="00726732">
      <w:pPr>
        <w:pStyle w:val="NoSpacing"/>
        <w:rPr>
          <w:rFonts w:ascii="Montserrat" w:hAnsi="Montserrat"/>
          <w:sz w:val="24"/>
        </w:rPr>
      </w:pPr>
    </w:p>
    <w:p w14:paraId="0735663A" w14:textId="77777777" w:rsidR="00BE0467" w:rsidRPr="00C66689" w:rsidRDefault="00C66689" w:rsidP="00726732">
      <w:pPr>
        <w:pStyle w:val="NoSpacing"/>
        <w:rPr>
          <w:rFonts w:ascii="Montserrat" w:hAnsi="Montserrat"/>
          <w:sz w:val="24"/>
        </w:rPr>
      </w:pPr>
      <w:r w:rsidRPr="00C66689">
        <w:rPr>
          <w:rFonts w:ascii="Montserrat" w:hAnsi="Montserrat"/>
          <w:sz w:val="24"/>
        </w:rPr>
        <w:t>19</w:t>
      </w:r>
    </w:p>
    <w:p w14:paraId="269F7AB7" w14:textId="77777777" w:rsidR="00BE0467" w:rsidRPr="00C66689" w:rsidRDefault="00BE0467" w:rsidP="00726732">
      <w:pPr>
        <w:pStyle w:val="NoSpacing"/>
        <w:rPr>
          <w:rFonts w:ascii="Montserrat" w:hAnsi="Montserrat"/>
          <w:sz w:val="24"/>
        </w:rPr>
      </w:pPr>
    </w:p>
    <w:p w14:paraId="4F33886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Dawn will be given the charge of pursuing ember’s solution, as she has the best resource for the task. Ember,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w:t>
      </w:r>
      <w:r w:rsidRPr="00C66689">
        <w:rPr>
          <w:rFonts w:ascii="Montserrat" w:hAnsi="Montserrat"/>
          <w:sz w:val="24"/>
        </w:rPr>
        <w:t>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possibility of a mate. W</w:t>
      </w:r>
      <w:r w:rsidRPr="00C66689">
        <w:rPr>
          <w:rFonts w:ascii="Montserrat" w:hAnsi="Montserrat"/>
          <w:sz w:val="24"/>
        </w:rPr>
        <w:t xml:space="preserve">hat she has endured has had too much of the politics of mating. She is not yet aware of how deep kzeisza’s obsession with her has become. She has no choice but to recognize how she has come to love kzeisza, kevin and rook, and she wonders if she wants to. As if she can possibly escape it. </w:t>
      </w:r>
    </w:p>
    <w:p w14:paraId="0705EEE2" w14:textId="77777777" w:rsidR="00BE0467" w:rsidRPr="00C66689" w:rsidRDefault="00BE0467" w:rsidP="00726732">
      <w:pPr>
        <w:pStyle w:val="NoSpacing"/>
        <w:rPr>
          <w:rFonts w:ascii="Montserrat" w:hAnsi="Montserrat"/>
          <w:sz w:val="24"/>
        </w:rPr>
      </w:pPr>
    </w:p>
    <w:p w14:paraId="09A9FE71" w14:textId="77777777" w:rsidR="00BE0467" w:rsidRPr="00C66689" w:rsidRDefault="00C66689" w:rsidP="00726732">
      <w:pPr>
        <w:pStyle w:val="NoSpacing"/>
        <w:rPr>
          <w:rFonts w:ascii="Montserrat" w:hAnsi="Montserrat"/>
          <w:sz w:val="24"/>
        </w:rPr>
      </w:pPr>
      <w:r w:rsidRPr="00C66689">
        <w:rPr>
          <w:rFonts w:ascii="Montserrat" w:hAnsi="Montserrat"/>
          <w:sz w:val="24"/>
        </w:rPr>
        <w:t>20</w:t>
      </w:r>
    </w:p>
    <w:p w14:paraId="5992DA37" w14:textId="77777777" w:rsidR="00BE0467" w:rsidRPr="00C66689" w:rsidRDefault="00BE0467" w:rsidP="00726732">
      <w:pPr>
        <w:pStyle w:val="NoSpacing"/>
        <w:rPr>
          <w:rFonts w:ascii="Montserrat" w:hAnsi="Montserrat"/>
          <w:sz w:val="24"/>
        </w:rPr>
      </w:pPr>
    </w:p>
    <w:p w14:paraId="71CA4D6A"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dirk’s mind, he was utterly snubbed. For whatever reasons, he is swayed by the manipulations of ao and has involved himself in a conspiracy to discredit ember.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w:t>
      </w:r>
      <w:r w:rsidRPr="00C66689">
        <w:rPr>
          <w:rFonts w:ascii="Montserrat" w:hAnsi="Montserrat"/>
          <w:sz w:val="24"/>
        </w:rPr>
        <w:t>is expendable to his allies, and that their plans are more thorough about seeing her dead.</w:t>
      </w:r>
    </w:p>
    <w:p w14:paraId="7908C8C0" w14:textId="77777777" w:rsidR="00BE0467" w:rsidRPr="00C66689" w:rsidRDefault="00BE0467" w:rsidP="00726732">
      <w:pPr>
        <w:pStyle w:val="NoSpacing"/>
        <w:rPr>
          <w:rFonts w:ascii="Montserrat" w:hAnsi="Montserrat"/>
          <w:sz w:val="24"/>
        </w:rPr>
      </w:pPr>
    </w:p>
    <w:p w14:paraId="610A67A8" w14:textId="77777777" w:rsidR="00BE0467" w:rsidRPr="00C66689" w:rsidRDefault="00C66689" w:rsidP="00726732">
      <w:pPr>
        <w:pStyle w:val="NoSpacing"/>
        <w:rPr>
          <w:rFonts w:ascii="Montserrat" w:hAnsi="Montserrat"/>
          <w:sz w:val="24"/>
        </w:rPr>
      </w:pPr>
      <w:r w:rsidRPr="00C66689">
        <w:rPr>
          <w:rFonts w:ascii="Montserrat" w:hAnsi="Montserrat"/>
          <w:sz w:val="24"/>
        </w:rPr>
        <w:t>21</w:t>
      </w:r>
    </w:p>
    <w:p w14:paraId="67378640" w14:textId="77777777" w:rsidR="00BE0467" w:rsidRPr="00C66689" w:rsidRDefault="00BE0467" w:rsidP="00726732">
      <w:pPr>
        <w:pStyle w:val="NoSpacing"/>
        <w:rPr>
          <w:rFonts w:ascii="Montserrat" w:hAnsi="Montserrat"/>
          <w:sz w:val="24"/>
        </w:rPr>
      </w:pPr>
    </w:p>
    <w:p w14:paraId="58262681" w14:textId="77777777" w:rsidR="00BE0467" w:rsidRPr="00C66689" w:rsidRDefault="00C66689" w:rsidP="00726732">
      <w:pPr>
        <w:pStyle w:val="NoSpacing"/>
        <w:rPr>
          <w:rFonts w:ascii="Montserrat" w:hAnsi="Montserrat"/>
          <w:sz w:val="24"/>
        </w:rPr>
      </w:pPr>
      <w:r w:rsidRPr="00C66689">
        <w:rPr>
          <w:rFonts w:ascii="Montserrat" w:hAnsi="Montserrat"/>
          <w:sz w:val="24"/>
        </w:rPr>
        <w:t>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w:t>
      </w:r>
      <w:r w:rsidRPr="00C66689">
        <w:rPr>
          <w:rFonts w:ascii="Montserrat" w:hAnsi="Montserrat"/>
          <w:sz w:val="24"/>
        </w:rPr>
        <w:t xml:space="preserve">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devastation of their friendship, he flees. His parting accusation, her blame in all of this and her blindedness to her own seduction, is the thorn which poisons her against the love she has had. Ember has to fina</w:t>
      </w:r>
      <w:r w:rsidRPr="00C66689">
        <w:rPr>
          <w:rFonts w:ascii="Montserrat" w:hAnsi="Montserrat"/>
          <w:sz w:val="24"/>
        </w:rPr>
        <w:t>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w:t>
      </w:r>
      <w:r w:rsidRPr="00C66689">
        <w:rPr>
          <w:rFonts w:ascii="Montserrat" w:hAnsi="Montserrat"/>
          <w:sz w:val="24"/>
        </w:rPr>
        <w:t xml:space="preserve"> easilly he could destroy her, and abandons her there in the woods. There, fate finds her. Shattered by the event, she is completely unprepared for the news he brings. She has been named avatar of mystery and the unknown. </w:t>
      </w:r>
    </w:p>
    <w:p w14:paraId="4AA01A39" w14:textId="77777777" w:rsidR="00BE0467" w:rsidRPr="00C66689" w:rsidRDefault="00BE0467" w:rsidP="00726732">
      <w:pPr>
        <w:pStyle w:val="NoSpacing"/>
        <w:rPr>
          <w:rFonts w:ascii="Montserrat" w:hAnsi="Montserrat"/>
          <w:sz w:val="24"/>
        </w:rPr>
      </w:pPr>
    </w:p>
    <w:p w14:paraId="7B1AE41B" w14:textId="77777777" w:rsidR="00BE0467" w:rsidRPr="00C66689" w:rsidRDefault="00C66689" w:rsidP="00726732">
      <w:pPr>
        <w:pStyle w:val="NoSpacing"/>
        <w:rPr>
          <w:rFonts w:ascii="Montserrat" w:hAnsi="Montserrat"/>
          <w:sz w:val="24"/>
        </w:rPr>
      </w:pPr>
      <w:r w:rsidRPr="00C66689">
        <w:rPr>
          <w:rFonts w:ascii="Montserrat" w:hAnsi="Montserrat"/>
          <w:sz w:val="24"/>
        </w:rPr>
        <w:t>22</w:t>
      </w:r>
    </w:p>
    <w:p w14:paraId="51ADD31F" w14:textId="77777777" w:rsidR="00BE0467" w:rsidRPr="00C66689" w:rsidRDefault="00BE0467" w:rsidP="00726732">
      <w:pPr>
        <w:pStyle w:val="NoSpacing"/>
        <w:rPr>
          <w:rFonts w:ascii="Montserrat" w:hAnsi="Montserrat"/>
          <w:sz w:val="24"/>
        </w:rPr>
      </w:pPr>
    </w:p>
    <w:p w14:paraId="14893B15" w14:textId="77777777" w:rsidR="00BE0467" w:rsidRPr="00C66689" w:rsidRDefault="00C66689" w:rsidP="00726732">
      <w:pPr>
        <w:pStyle w:val="NoSpacing"/>
        <w:rPr>
          <w:rFonts w:ascii="Montserrat" w:hAnsi="Montserrat"/>
          <w:sz w:val="24"/>
        </w:rPr>
      </w:pPr>
      <w:r w:rsidRPr="00C66689">
        <w:rPr>
          <w:rFonts w:ascii="Montserrat" w:hAnsi="Montserrat"/>
          <w:sz w:val="24"/>
        </w:rPr>
        <w:t>After embracing her new office, she takes a final moment to try and resolve herself to the aftermath of her ordeal. Moving alone she pays a visit to rook, ash, dawn, and pines for dawn. She is amazed to find so many loose ends. Deprived of an answer to the upstart scenario, she confronts a new world of possibilities—an open threshold. Ember can’t help but remember (paradox)’s promise. Coming at last to kevin she confides in him openly. Kevin, taking her into his confidence astounds her as well. He relates t</w:t>
      </w:r>
      <w:r w:rsidRPr="00C66689">
        <w:rPr>
          <w:rFonts w:ascii="Montserrat" w:hAnsi="Montserrat"/>
          <w:sz w:val="24"/>
        </w:rPr>
        <w:t>o her what he has come to realize about himself—a conversation in which kzeisza rears—it is more a moment of mutual realization. This is, she realizes, only the beginning. Ember asks, through kevin to go freelance. Finally, kevin asks: where do you go now? I may never know, she replied somewhat bewildered.</w:t>
      </w:r>
    </w:p>
    <w:p w14:paraId="6FAC60E7" w14:textId="77777777" w:rsidR="00BE0467" w:rsidRPr="00C66689" w:rsidRDefault="00BE0467" w:rsidP="00726732">
      <w:pPr>
        <w:pStyle w:val="NoSpacing"/>
        <w:rPr>
          <w:rFonts w:ascii="Montserrat" w:hAnsi="Montserrat"/>
          <w:sz w:val="24"/>
        </w:rPr>
      </w:pPr>
    </w:p>
    <w:p w14:paraId="430E7AAC" w14:textId="77777777" w:rsidR="00BE0467" w:rsidRPr="00C66689" w:rsidRDefault="00C66689" w:rsidP="00726732">
      <w:pPr>
        <w:pStyle w:val="NoSpacing"/>
        <w:rPr>
          <w:rFonts w:ascii="Montserrat" w:hAnsi="Montserrat"/>
          <w:sz w:val="24"/>
        </w:rPr>
      </w:pPr>
      <w:r w:rsidRPr="00C66689">
        <w:rPr>
          <w:rFonts w:ascii="Montserrat" w:hAnsi="Montserrat"/>
          <w:sz w:val="24"/>
        </w:rPr>
        <w:t>A phoenix reconnaissance—the leisure tactic.</w:t>
      </w:r>
    </w:p>
    <w:p w14:paraId="1D8502F6" w14:textId="77777777" w:rsidR="00BE0467" w:rsidRPr="00C66689" w:rsidRDefault="00BE0467" w:rsidP="00726732">
      <w:pPr>
        <w:pStyle w:val="NoSpacing"/>
        <w:rPr>
          <w:rFonts w:ascii="Montserrat" w:hAnsi="Montserrat"/>
          <w:sz w:val="24"/>
        </w:rPr>
      </w:pPr>
    </w:p>
    <w:p w14:paraId="12CF4F1E" w14:textId="77777777" w:rsidR="00BE0467" w:rsidRPr="00C66689" w:rsidRDefault="00C66689" w:rsidP="00726732">
      <w:pPr>
        <w:pStyle w:val="NoSpacing"/>
        <w:rPr>
          <w:rFonts w:ascii="Montserrat" w:hAnsi="Montserrat"/>
          <w:sz w:val="24"/>
        </w:rPr>
      </w:pPr>
      <w:r w:rsidRPr="00C66689">
        <w:rPr>
          <w:rFonts w:ascii="Montserrat" w:hAnsi="Montserrat"/>
          <w:sz w:val="24"/>
        </w:rPr>
        <w:t>A good spot to practice and unwind.</w:t>
      </w:r>
    </w:p>
    <w:p w14:paraId="361AEAC5" w14:textId="77777777" w:rsidR="00BE0467" w:rsidRPr="00C66689" w:rsidRDefault="00BE0467" w:rsidP="00726732">
      <w:pPr>
        <w:pStyle w:val="NoSpacing"/>
        <w:rPr>
          <w:rFonts w:ascii="Montserrat" w:hAnsi="Montserrat"/>
          <w:sz w:val="24"/>
        </w:rPr>
      </w:pPr>
    </w:p>
    <w:p w14:paraId="41AD5C3C" w14:textId="77777777" w:rsidR="00BE0467" w:rsidRPr="00C66689" w:rsidRDefault="00C66689" w:rsidP="00726732">
      <w:pPr>
        <w:pStyle w:val="NoSpacing"/>
        <w:rPr>
          <w:rFonts w:ascii="Montserrat" w:hAnsi="Montserrat"/>
          <w:sz w:val="24"/>
        </w:rPr>
      </w:pPr>
      <w:r w:rsidRPr="00C66689">
        <w:rPr>
          <w:rFonts w:ascii="Montserrat" w:hAnsi="Montserrat"/>
          <w:sz w:val="24"/>
        </w:rPr>
        <w:t>The presence of dreams pursuing her. Noticed unnoticeably.</w:t>
      </w:r>
    </w:p>
    <w:p w14:paraId="32B84D61" w14:textId="77777777" w:rsidR="00BE0467" w:rsidRPr="00C66689" w:rsidRDefault="00BE0467" w:rsidP="00726732">
      <w:pPr>
        <w:pStyle w:val="NoSpacing"/>
        <w:rPr>
          <w:rFonts w:ascii="Montserrat" w:hAnsi="Montserrat"/>
          <w:sz w:val="24"/>
        </w:rPr>
      </w:pPr>
    </w:p>
    <w:p w14:paraId="637D4513" w14:textId="77777777" w:rsidR="00BE0467" w:rsidRPr="00C66689" w:rsidRDefault="00C66689" w:rsidP="00726732">
      <w:pPr>
        <w:pStyle w:val="NoSpacing"/>
        <w:rPr>
          <w:rFonts w:ascii="Montserrat" w:hAnsi="Montserrat"/>
          <w:sz w:val="24"/>
        </w:rPr>
      </w:pPr>
      <w:r w:rsidRPr="00C66689">
        <w:rPr>
          <w:rFonts w:ascii="Montserrat" w:hAnsi="Montserrat"/>
          <w:sz w:val="24"/>
        </w:rPr>
        <w:t>A true exposure to the arts from an adept master.</w:t>
      </w:r>
    </w:p>
    <w:p w14:paraId="57CFC4A4" w14:textId="77777777" w:rsidR="00BE0467" w:rsidRPr="00C66689" w:rsidRDefault="00BE0467" w:rsidP="00726732">
      <w:pPr>
        <w:pStyle w:val="NoSpacing"/>
        <w:rPr>
          <w:rFonts w:ascii="Montserrat" w:hAnsi="Montserrat"/>
          <w:sz w:val="24"/>
        </w:rPr>
      </w:pPr>
    </w:p>
    <w:p w14:paraId="58B7A024" w14:textId="77777777" w:rsidR="00BE0467" w:rsidRPr="00C66689" w:rsidRDefault="00C66689" w:rsidP="00726732">
      <w:pPr>
        <w:pStyle w:val="NoSpacing"/>
        <w:rPr>
          <w:rFonts w:ascii="Montserrat" w:hAnsi="Montserrat"/>
          <w:sz w:val="24"/>
        </w:rPr>
      </w:pPr>
      <w:r w:rsidRPr="00C66689">
        <w:rPr>
          <w:rFonts w:ascii="Montserrat" w:hAnsi="Montserrat"/>
          <w:sz w:val="24"/>
        </w:rPr>
        <w:t>Friends and teammates chasing leads and fulfilling duties.</w:t>
      </w:r>
    </w:p>
    <w:p w14:paraId="178779BF" w14:textId="77777777" w:rsidR="00BE0467" w:rsidRPr="00C66689" w:rsidRDefault="00BE0467" w:rsidP="00726732">
      <w:pPr>
        <w:pStyle w:val="NoSpacing"/>
        <w:rPr>
          <w:rFonts w:ascii="Montserrat" w:hAnsi="Montserrat"/>
          <w:sz w:val="24"/>
        </w:rPr>
      </w:pPr>
    </w:p>
    <w:p w14:paraId="435640BF" w14:textId="77777777" w:rsidR="00BE0467" w:rsidRPr="00C66689" w:rsidRDefault="00C66689" w:rsidP="00726732">
      <w:pPr>
        <w:pStyle w:val="NoSpacing"/>
        <w:rPr>
          <w:rFonts w:ascii="Montserrat" w:hAnsi="Montserrat"/>
          <w:sz w:val="24"/>
        </w:rPr>
      </w:pPr>
      <w:r w:rsidRPr="00C66689">
        <w:rPr>
          <w:rFonts w:ascii="Montserrat" w:hAnsi="Montserrat"/>
          <w:sz w:val="24"/>
        </w:rPr>
        <w:t>Ember’s mind weighs the advice of her friends. Even temper speaks to her about her bond with kzeisza.</w:t>
      </w:r>
    </w:p>
    <w:p w14:paraId="5EFEA73E" w14:textId="77777777" w:rsidR="00BE0467" w:rsidRPr="00C66689" w:rsidRDefault="00BE0467" w:rsidP="00726732">
      <w:pPr>
        <w:pStyle w:val="NoSpacing"/>
        <w:rPr>
          <w:rFonts w:ascii="Montserrat" w:hAnsi="Montserrat"/>
          <w:sz w:val="24"/>
        </w:rPr>
      </w:pPr>
    </w:p>
    <w:p w14:paraId="6A62D6C7" w14:textId="77777777" w:rsidR="00BE0467" w:rsidRPr="00C66689" w:rsidRDefault="00C66689" w:rsidP="00726732">
      <w:pPr>
        <w:pStyle w:val="NoSpacing"/>
        <w:rPr>
          <w:rFonts w:ascii="Montserrat" w:hAnsi="Montserrat"/>
          <w:sz w:val="24"/>
        </w:rPr>
      </w:pPr>
      <w:r w:rsidRPr="00C66689">
        <w:rPr>
          <w:rFonts w:ascii="Montserrat" w:hAnsi="Montserrat"/>
          <w:sz w:val="24"/>
        </w:rPr>
        <w:t>Ember pushing herself—her tutors accelerate their training.</w:t>
      </w:r>
    </w:p>
    <w:p w14:paraId="6CD687A7" w14:textId="77777777" w:rsidR="00BE0467" w:rsidRPr="00C66689" w:rsidRDefault="00BE0467" w:rsidP="00726732">
      <w:pPr>
        <w:pStyle w:val="NoSpacing"/>
        <w:rPr>
          <w:rFonts w:ascii="Montserrat" w:hAnsi="Montserrat"/>
          <w:sz w:val="24"/>
        </w:rPr>
      </w:pPr>
    </w:p>
    <w:p w14:paraId="7D1EF911" w14:textId="77777777" w:rsidR="00BE0467" w:rsidRPr="00C66689" w:rsidRDefault="00C66689" w:rsidP="00726732">
      <w:pPr>
        <w:pStyle w:val="NoSpacing"/>
        <w:rPr>
          <w:rFonts w:ascii="Montserrat" w:hAnsi="Montserrat"/>
          <w:sz w:val="24"/>
        </w:rPr>
      </w:pPr>
      <w:r w:rsidRPr="00C66689">
        <w:rPr>
          <w:rFonts w:ascii="Montserrat" w:hAnsi="Montserrat"/>
          <w:sz w:val="24"/>
        </w:rPr>
        <w:t>Bid for destiny—gathering loose ends of all sorts</w:t>
      </w:r>
    </w:p>
    <w:p w14:paraId="2845F47E" w14:textId="77777777" w:rsidR="00BE0467" w:rsidRPr="00C66689" w:rsidRDefault="00BE0467" w:rsidP="00726732">
      <w:pPr>
        <w:pStyle w:val="NoSpacing"/>
        <w:rPr>
          <w:rFonts w:ascii="Montserrat" w:hAnsi="Montserrat"/>
          <w:sz w:val="24"/>
        </w:rPr>
      </w:pPr>
    </w:p>
    <w:p w14:paraId="1EC14E3B" w14:textId="77777777" w:rsidR="00BE0467" w:rsidRPr="00C66689" w:rsidRDefault="00C66689" w:rsidP="00726732">
      <w:pPr>
        <w:pStyle w:val="NoSpacing"/>
        <w:rPr>
          <w:rFonts w:ascii="Montserrat" w:hAnsi="Montserrat"/>
          <w:sz w:val="24"/>
        </w:rPr>
      </w:pPr>
      <w:r w:rsidRPr="00C66689">
        <w:rPr>
          <w:rFonts w:ascii="Montserrat" w:hAnsi="Montserrat"/>
          <w:sz w:val="24"/>
        </w:rPr>
        <w:t>An interruption—a visit, a bid for destiny.</w:t>
      </w:r>
    </w:p>
    <w:p w14:paraId="78E2F9B5" w14:textId="77777777" w:rsidR="00BE0467" w:rsidRPr="00C66689" w:rsidRDefault="00BE0467" w:rsidP="00726732">
      <w:pPr>
        <w:pStyle w:val="NoSpacing"/>
        <w:rPr>
          <w:rFonts w:ascii="Montserrat" w:hAnsi="Montserrat"/>
          <w:sz w:val="24"/>
        </w:rPr>
      </w:pPr>
    </w:p>
    <w:p w14:paraId="36929183" w14:textId="77777777" w:rsidR="00BE0467" w:rsidRPr="00C66689" w:rsidRDefault="00C66689" w:rsidP="00726732">
      <w:pPr>
        <w:pStyle w:val="NoSpacing"/>
        <w:rPr>
          <w:rFonts w:ascii="Montserrat" w:hAnsi="Montserrat"/>
          <w:sz w:val="24"/>
        </w:rPr>
      </w:pPr>
      <w:r w:rsidRPr="00C66689">
        <w:rPr>
          <w:rFonts w:ascii="Montserrat" w:hAnsi="Montserrat"/>
          <w:sz w:val="24"/>
        </w:rPr>
        <w:t>A conversation with a devourer.</w:t>
      </w:r>
    </w:p>
    <w:p w14:paraId="2FE512B3" w14:textId="77777777" w:rsidR="00BE0467" w:rsidRPr="00C66689" w:rsidRDefault="00BE0467" w:rsidP="00726732">
      <w:pPr>
        <w:pStyle w:val="NoSpacing"/>
        <w:rPr>
          <w:rFonts w:ascii="Montserrat" w:hAnsi="Montserrat"/>
          <w:sz w:val="24"/>
        </w:rPr>
      </w:pPr>
    </w:p>
    <w:p w14:paraId="020B3B24" w14:textId="77777777" w:rsidR="00BE0467" w:rsidRPr="00C66689" w:rsidRDefault="00C66689" w:rsidP="00726732">
      <w:pPr>
        <w:pStyle w:val="NoSpacing"/>
        <w:rPr>
          <w:rFonts w:ascii="Montserrat" w:hAnsi="Montserrat"/>
          <w:sz w:val="24"/>
        </w:rPr>
      </w:pPr>
      <w:r w:rsidRPr="00C66689">
        <w:rPr>
          <w:rFonts w:ascii="Montserrat" w:hAnsi="Montserrat"/>
          <w:sz w:val="24"/>
        </w:rPr>
        <w:t>A path strayed down before—ember seeking to embody something closer to her nature.</w:t>
      </w:r>
    </w:p>
    <w:p w14:paraId="03E88CF4" w14:textId="77777777" w:rsidR="00BE0467" w:rsidRPr="00C66689" w:rsidRDefault="00BE0467" w:rsidP="00726732">
      <w:pPr>
        <w:pStyle w:val="NoSpacing"/>
        <w:rPr>
          <w:rFonts w:ascii="Montserrat" w:hAnsi="Montserrat"/>
          <w:sz w:val="24"/>
        </w:rPr>
      </w:pPr>
    </w:p>
    <w:p w14:paraId="0B741AF4" w14:textId="77777777" w:rsidR="00BE0467" w:rsidRPr="00C66689" w:rsidRDefault="00C66689" w:rsidP="00726732">
      <w:pPr>
        <w:pStyle w:val="NoSpacing"/>
        <w:rPr>
          <w:rFonts w:ascii="Montserrat" w:hAnsi="Montserrat"/>
          <w:sz w:val="24"/>
        </w:rPr>
      </w:pPr>
      <w:r w:rsidRPr="00C66689">
        <w:rPr>
          <w:rFonts w:ascii="Montserrat" w:hAnsi="Montserrat"/>
          <w:sz w:val="24"/>
        </w:rPr>
        <w:t>Uneasy return to her studies.</w:t>
      </w:r>
    </w:p>
    <w:p w14:paraId="003AB07E" w14:textId="77777777" w:rsidR="00BE0467" w:rsidRPr="00C66689" w:rsidRDefault="00BE0467" w:rsidP="00726732">
      <w:pPr>
        <w:pStyle w:val="NoSpacing"/>
        <w:rPr>
          <w:rFonts w:ascii="Montserrat" w:hAnsi="Montserrat"/>
          <w:sz w:val="24"/>
        </w:rPr>
      </w:pPr>
    </w:p>
    <w:p w14:paraId="66917C49" w14:textId="77777777" w:rsidR="00BE0467" w:rsidRPr="00C66689" w:rsidRDefault="00C66689" w:rsidP="00726732">
      <w:pPr>
        <w:pStyle w:val="NoSpacing"/>
        <w:rPr>
          <w:rFonts w:ascii="Montserrat" w:hAnsi="Montserrat"/>
          <w:sz w:val="24"/>
        </w:rPr>
      </w:pPr>
      <w:r w:rsidRPr="00C66689">
        <w:rPr>
          <w:rFonts w:ascii="Montserrat" w:hAnsi="Montserrat"/>
          <w:sz w:val="24"/>
        </w:rPr>
        <w:t>Her hiatus ends—recalled to duty.</w:t>
      </w:r>
    </w:p>
    <w:p w14:paraId="7659DD64" w14:textId="77777777" w:rsidR="00BE0467" w:rsidRPr="00C66689" w:rsidRDefault="00BE0467" w:rsidP="00726732">
      <w:pPr>
        <w:pStyle w:val="NoSpacing"/>
        <w:rPr>
          <w:rFonts w:ascii="Montserrat" w:hAnsi="Montserrat"/>
          <w:sz w:val="24"/>
        </w:rPr>
      </w:pPr>
    </w:p>
    <w:p w14:paraId="708F3F4F" w14:textId="77777777" w:rsidR="00BE0467" w:rsidRPr="00C66689" w:rsidRDefault="00C66689" w:rsidP="00726732">
      <w:pPr>
        <w:pStyle w:val="NoSpacing"/>
        <w:rPr>
          <w:rFonts w:ascii="Montserrat" w:hAnsi="Montserrat"/>
          <w:sz w:val="24"/>
        </w:rPr>
      </w:pPr>
      <w:r w:rsidRPr="00C66689">
        <w:rPr>
          <w:rFonts w:ascii="Montserrat" w:hAnsi="Montserrat"/>
          <w:sz w:val="24"/>
        </w:rPr>
        <w:t>No time to catch up.</w:t>
      </w:r>
    </w:p>
    <w:p w14:paraId="427CAED0" w14:textId="77777777" w:rsidR="00BE0467" w:rsidRPr="00C66689" w:rsidRDefault="00BE0467" w:rsidP="00726732">
      <w:pPr>
        <w:pStyle w:val="NoSpacing"/>
        <w:rPr>
          <w:rFonts w:ascii="Montserrat" w:hAnsi="Montserrat"/>
          <w:sz w:val="24"/>
        </w:rPr>
      </w:pPr>
    </w:p>
    <w:p w14:paraId="444B37CE" w14:textId="77777777" w:rsidR="00BE0467" w:rsidRPr="00C66689" w:rsidRDefault="00C66689" w:rsidP="00726732">
      <w:pPr>
        <w:pStyle w:val="NoSpacing"/>
        <w:rPr>
          <w:rFonts w:ascii="Montserrat" w:hAnsi="Montserrat"/>
          <w:sz w:val="24"/>
        </w:rPr>
      </w:pPr>
      <w:r w:rsidRPr="00C66689">
        <w:rPr>
          <w:rFonts w:ascii="Montserrat" w:hAnsi="Montserrat"/>
          <w:sz w:val="24"/>
        </w:rPr>
        <w:t>The plan. A few days to rough out.</w:t>
      </w:r>
    </w:p>
    <w:p w14:paraId="14A8B64D" w14:textId="77777777" w:rsidR="00BE0467" w:rsidRPr="00C66689" w:rsidRDefault="00BE0467" w:rsidP="00726732">
      <w:pPr>
        <w:pStyle w:val="NoSpacing"/>
        <w:rPr>
          <w:rFonts w:ascii="Montserrat" w:hAnsi="Montserrat"/>
          <w:sz w:val="24"/>
        </w:rPr>
      </w:pPr>
    </w:p>
    <w:p w14:paraId="276660FF" w14:textId="77777777" w:rsidR="00BE0467" w:rsidRPr="00C66689" w:rsidRDefault="00C66689" w:rsidP="00726732">
      <w:pPr>
        <w:pStyle w:val="NoSpacing"/>
        <w:rPr>
          <w:rFonts w:ascii="Montserrat" w:hAnsi="Montserrat"/>
          <w:sz w:val="24"/>
        </w:rPr>
      </w:pPr>
      <w:r w:rsidRPr="00C66689">
        <w:rPr>
          <w:rFonts w:ascii="Montserrat" w:hAnsi="Montserrat"/>
          <w:sz w:val="24"/>
        </w:rPr>
        <w:t>Trouble shooting problems with dry run simulations.</w:t>
      </w:r>
    </w:p>
    <w:p w14:paraId="1DA3D2E2" w14:textId="77777777" w:rsidR="00BE0467" w:rsidRPr="00C66689" w:rsidRDefault="00BE0467" w:rsidP="00726732">
      <w:pPr>
        <w:pStyle w:val="NoSpacing"/>
        <w:rPr>
          <w:rFonts w:ascii="Montserrat" w:hAnsi="Montserrat"/>
          <w:sz w:val="24"/>
        </w:rPr>
      </w:pPr>
    </w:p>
    <w:p w14:paraId="30DDDD14" w14:textId="77777777" w:rsidR="00BE0467" w:rsidRPr="00C66689" w:rsidRDefault="00C66689" w:rsidP="00726732">
      <w:pPr>
        <w:pStyle w:val="NoSpacing"/>
        <w:rPr>
          <w:rFonts w:ascii="Montserrat" w:hAnsi="Montserrat"/>
          <w:sz w:val="24"/>
        </w:rPr>
      </w:pPr>
      <w:r w:rsidRPr="00C66689">
        <w:rPr>
          <w:rFonts w:ascii="Montserrat" w:hAnsi="Montserrat"/>
          <w:sz w:val="24"/>
        </w:rPr>
        <w:t>Early simulation—trouble with details. Ao unmasked.</w:t>
      </w:r>
    </w:p>
    <w:p w14:paraId="4A770BDA" w14:textId="77777777" w:rsidR="00BE0467" w:rsidRPr="00C66689" w:rsidRDefault="00BE0467" w:rsidP="00726732">
      <w:pPr>
        <w:pStyle w:val="NoSpacing"/>
        <w:rPr>
          <w:rFonts w:ascii="Montserrat" w:hAnsi="Montserrat"/>
          <w:sz w:val="24"/>
        </w:rPr>
      </w:pPr>
    </w:p>
    <w:p w14:paraId="540E7DE4" w14:textId="77777777" w:rsidR="00BE0467" w:rsidRPr="00C66689" w:rsidRDefault="00C66689" w:rsidP="00726732">
      <w:pPr>
        <w:pStyle w:val="NoSpacing"/>
        <w:rPr>
          <w:rFonts w:ascii="Montserrat" w:hAnsi="Montserrat"/>
          <w:sz w:val="24"/>
        </w:rPr>
      </w:pPr>
      <w:r w:rsidRPr="00C66689">
        <w:rPr>
          <w:rFonts w:ascii="Montserrat" w:hAnsi="Montserrat"/>
          <w:sz w:val="24"/>
        </w:rPr>
        <w:t>Holding ember down.</w:t>
      </w:r>
    </w:p>
    <w:p w14:paraId="4B00698C" w14:textId="77777777" w:rsidR="00BE0467" w:rsidRPr="00C66689" w:rsidRDefault="00BE0467" w:rsidP="00726732">
      <w:pPr>
        <w:pStyle w:val="NoSpacing"/>
        <w:rPr>
          <w:rFonts w:ascii="Montserrat" w:hAnsi="Montserrat"/>
          <w:sz w:val="24"/>
        </w:rPr>
      </w:pPr>
    </w:p>
    <w:p w14:paraId="69DDF1E7" w14:textId="77777777" w:rsidR="00BE0467" w:rsidRPr="00C66689" w:rsidRDefault="00C66689" w:rsidP="00726732">
      <w:pPr>
        <w:pStyle w:val="NoSpacing"/>
        <w:rPr>
          <w:rFonts w:ascii="Montserrat" w:hAnsi="Montserrat"/>
          <w:sz w:val="24"/>
        </w:rPr>
      </w:pPr>
      <w:r w:rsidRPr="00C66689">
        <w:rPr>
          <w:rFonts w:ascii="Montserrat" w:hAnsi="Montserrat"/>
          <w:sz w:val="24"/>
        </w:rPr>
        <w:t>Entering necromantic texts into the book of intents.</w:t>
      </w:r>
    </w:p>
    <w:p w14:paraId="02962727" w14:textId="77777777" w:rsidR="00BE0467" w:rsidRPr="00C66689" w:rsidRDefault="00BE0467" w:rsidP="00726732">
      <w:pPr>
        <w:pStyle w:val="NoSpacing"/>
        <w:rPr>
          <w:rFonts w:ascii="Montserrat" w:hAnsi="Montserrat"/>
          <w:sz w:val="24"/>
        </w:rPr>
      </w:pPr>
    </w:p>
    <w:p w14:paraId="5568BCC9" w14:textId="77777777" w:rsidR="00BE0467" w:rsidRPr="00C66689" w:rsidRDefault="00C66689" w:rsidP="00726732">
      <w:pPr>
        <w:pStyle w:val="NoSpacing"/>
        <w:rPr>
          <w:rFonts w:ascii="Montserrat" w:hAnsi="Montserrat"/>
          <w:sz w:val="24"/>
        </w:rPr>
      </w:pPr>
      <w:r w:rsidRPr="00C66689">
        <w:rPr>
          <w:rFonts w:ascii="Montserrat" w:hAnsi="Montserrat"/>
          <w:sz w:val="24"/>
        </w:rPr>
        <w:t>Ao stands ready to take advantage of any weakening of swat.</w:t>
      </w:r>
    </w:p>
    <w:p w14:paraId="2E1F5F03" w14:textId="77777777" w:rsidR="00BE0467" w:rsidRPr="00C66689" w:rsidRDefault="00BE0467" w:rsidP="00726732">
      <w:pPr>
        <w:pStyle w:val="NoSpacing"/>
        <w:rPr>
          <w:rFonts w:ascii="Montserrat" w:hAnsi="Montserrat"/>
          <w:sz w:val="24"/>
        </w:rPr>
      </w:pPr>
    </w:p>
    <w:p w14:paraId="048CC777" w14:textId="77777777" w:rsidR="00BE0467" w:rsidRPr="00C66689" w:rsidRDefault="00C66689" w:rsidP="00726732">
      <w:pPr>
        <w:pStyle w:val="NoSpacing"/>
        <w:rPr>
          <w:rFonts w:ascii="Montserrat" w:hAnsi="Montserrat"/>
          <w:sz w:val="24"/>
        </w:rPr>
      </w:pPr>
      <w:r w:rsidRPr="00C66689">
        <w:rPr>
          <w:rFonts w:ascii="Montserrat" w:hAnsi="Montserrat"/>
          <w:sz w:val="24"/>
        </w:rPr>
        <w:t>Into third week planning—kzeisza showing worry.</w:t>
      </w:r>
    </w:p>
    <w:p w14:paraId="27CCDDC0" w14:textId="77777777" w:rsidR="00BE0467" w:rsidRPr="00C66689" w:rsidRDefault="00BE0467" w:rsidP="00726732">
      <w:pPr>
        <w:pStyle w:val="NoSpacing"/>
        <w:rPr>
          <w:rFonts w:ascii="Montserrat" w:hAnsi="Montserrat"/>
          <w:sz w:val="24"/>
        </w:rPr>
      </w:pPr>
    </w:p>
    <w:p w14:paraId="7963C718" w14:textId="77777777" w:rsidR="00BE0467" w:rsidRPr="00C66689" w:rsidRDefault="00C66689" w:rsidP="00726732">
      <w:pPr>
        <w:pStyle w:val="NoSpacing"/>
        <w:rPr>
          <w:rFonts w:ascii="Montserrat" w:hAnsi="Montserrat"/>
          <w:sz w:val="24"/>
        </w:rPr>
      </w:pPr>
      <w:r w:rsidRPr="00C66689">
        <w:rPr>
          <w:rFonts w:ascii="Montserrat" w:hAnsi="Montserrat"/>
          <w:sz w:val="24"/>
        </w:rPr>
        <w:t>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w:t>
      </w:r>
      <w:r w:rsidRPr="00C66689">
        <w:rPr>
          <w:rFonts w:ascii="Montserrat" w:hAnsi="Montserrat"/>
          <w:sz w:val="24"/>
        </w:rPr>
        <w:t xml:space="preserve">ening experiments. However, ember’s enemy has finally been unmasked, and they are ready to take advantage of this extraction. In fact, they have a new boldness which has kzeisza worried. </w:t>
      </w:r>
    </w:p>
    <w:p w14:paraId="03D9D457" w14:textId="77777777" w:rsidR="00BE0467" w:rsidRPr="00C66689" w:rsidRDefault="00BE0467" w:rsidP="00726732">
      <w:pPr>
        <w:pStyle w:val="NoSpacing"/>
        <w:rPr>
          <w:rFonts w:ascii="Montserrat" w:hAnsi="Montserrat"/>
          <w:sz w:val="24"/>
        </w:rPr>
      </w:pPr>
    </w:p>
    <w:p w14:paraId="56B3C161" w14:textId="77777777" w:rsidR="00BE0467" w:rsidRPr="00C66689" w:rsidRDefault="00C66689" w:rsidP="00726732">
      <w:pPr>
        <w:pStyle w:val="NoSpacing"/>
        <w:rPr>
          <w:rFonts w:ascii="Montserrat" w:hAnsi="Montserrat"/>
          <w:sz w:val="24"/>
        </w:rPr>
      </w:pPr>
      <w:r w:rsidRPr="00C66689">
        <w:rPr>
          <w:rFonts w:ascii="Montserrat" w:hAnsi="Montserrat"/>
          <w:sz w:val="24"/>
        </w:rPr>
        <w:t>Even in light of the horrifying revelations she has so recently endured, she is still compelled by her responsibilities. In a time old tradition, she has chosen to bury her troubles in her work. In this case however, her work does not need the extra trouble. What should be a routine endeavor to invite a culture fragment into the new alliance somehow seems to be a nightmare of intrigue and mystery. Somewhere in all of this diplomacy is a death trap, and the only out for her is to out think whomever is weavin</w:t>
      </w:r>
      <w:r w:rsidRPr="00C66689">
        <w:rPr>
          <w:rFonts w:ascii="Montserrat" w:hAnsi="Montserrat"/>
          <w:sz w:val="24"/>
        </w:rPr>
        <w:t>g this labyrinth. What she can not expect, however, is that the divine powers are not through with her yet. In fact, they have hardly begun to make their full claim on her. Only when all she has loved has been torn from her by her own hand does she learn what waits to embrace her.</w:t>
      </w:r>
    </w:p>
    <w:p w14:paraId="490E93C9" w14:textId="77777777" w:rsidR="00BE0467" w:rsidRPr="00C66689" w:rsidRDefault="00BE0467" w:rsidP="00726732">
      <w:pPr>
        <w:pStyle w:val="NoSpacing"/>
        <w:rPr>
          <w:rFonts w:ascii="Montserrat" w:hAnsi="Montserrat"/>
          <w:sz w:val="24"/>
        </w:rPr>
      </w:pPr>
    </w:p>
    <w:p w14:paraId="4F484EED" w14:textId="77777777" w:rsidR="00BE0467" w:rsidRPr="00C66689" w:rsidRDefault="00C66689" w:rsidP="00726732">
      <w:pPr>
        <w:pStyle w:val="NoSpacing"/>
        <w:rPr>
          <w:rFonts w:ascii="Montserrat" w:hAnsi="Montserrat"/>
          <w:sz w:val="24"/>
        </w:rPr>
      </w:pPr>
      <w:r w:rsidRPr="00C66689">
        <w:rPr>
          <w:rFonts w:ascii="Montserrat" w:hAnsi="Montserrat"/>
          <w:sz w:val="24"/>
        </w:rPr>
        <w:t>Even while she is struggling to make sense out of her own life, many, many other individuals are struggling to make sense out of the gates of paradox. A desire that is not helped any by the insufferable interference of this upstart fragment. Even though there is so much for everyone to learn from the gates of paradox, it seems that as individuals and as an unwilling whole, they simply cannot recognize it. Is there any way for anyone to go back to what they were? Is there anything to go back to? Or far the w</w:t>
      </w:r>
      <w:r w:rsidRPr="00C66689">
        <w:rPr>
          <w:rFonts w:ascii="Montserrat" w:hAnsi="Montserrat"/>
          <w:sz w:val="24"/>
        </w:rPr>
        <w:t>orst suspicion, was any of it real to begin with? Faced with the gates of paradox, there is no way to know what to believe. But it is a slowly awakening fear that life is just a dream; and for those on the gates of paradox, it has almost certainly become a nightmare.</w:t>
      </w:r>
    </w:p>
    <w:p w14:paraId="2408A9D3" w14:textId="77777777" w:rsidR="00BE0467" w:rsidRPr="00C66689" w:rsidRDefault="00BE0467" w:rsidP="00726732">
      <w:pPr>
        <w:pStyle w:val="NoSpacing"/>
        <w:rPr>
          <w:rFonts w:ascii="Montserrat" w:hAnsi="Montserrat"/>
          <w:sz w:val="24"/>
        </w:rPr>
      </w:pPr>
    </w:p>
    <w:p w14:paraId="7B67C151" w14:textId="77777777" w:rsidR="00BE0467" w:rsidRPr="00C66689" w:rsidRDefault="00C66689" w:rsidP="00726732">
      <w:pPr>
        <w:pStyle w:val="NoSpacing"/>
        <w:rPr>
          <w:rFonts w:ascii="Montserrat" w:hAnsi="Montserrat"/>
          <w:sz w:val="24"/>
        </w:rPr>
      </w:pPr>
      <w:r w:rsidRPr="00C66689">
        <w:rPr>
          <w:rFonts w:ascii="Montserrat" w:hAnsi="Montserrat"/>
          <w:sz w:val="24"/>
        </w:rPr>
        <w:t>For an individual like avonlea, who believes in virtually any possibility, the irony is that even the immediate possibilities can exceed any preconceived expectations. On the gates of paradox, where many different realities have been randomly subjected to one another without reason and seemingly without purpose, certain consequences of human nature, and existence, become manifest. This series treats the concepts and expressions of such things as magic, and super-technology with equal seriousness and deliber</w:t>
      </w:r>
      <w:r w:rsidRPr="00C66689">
        <w:rPr>
          <w:rFonts w:ascii="Montserrat" w:hAnsi="Montserrat"/>
          <w:sz w:val="24"/>
        </w:rPr>
        <w:t xml:space="preserve">ation. It delves into the higher workings of nature as an arena for the heroine and the reader to venture and explore. This book revolves around the subtle evolution of avonlea towards an appointment in the divine order of the greatest of mysteries. It is an examination of growing beyond the limits of reality, and ascending to a level of existence as real and demanding as what we like to call reality. It explores those parts of life that cannot be denied and which must be faced more so than not in order to </w:t>
      </w:r>
      <w:r w:rsidRPr="00C66689">
        <w:rPr>
          <w:rFonts w:ascii="Montserrat" w:hAnsi="Montserrat"/>
          <w:sz w:val="24"/>
        </w:rPr>
        <w:t>transcend our common limits.</w:t>
      </w:r>
    </w:p>
    <w:p w14:paraId="56702D12" w14:textId="77777777" w:rsidR="00BE0467" w:rsidRPr="00C66689" w:rsidRDefault="00BE0467" w:rsidP="00726732">
      <w:pPr>
        <w:pStyle w:val="NoSpacing"/>
        <w:rPr>
          <w:rFonts w:ascii="Montserrat" w:hAnsi="Montserrat"/>
          <w:sz w:val="24"/>
        </w:rPr>
      </w:pPr>
    </w:p>
    <w:p w14:paraId="287DF411" w14:textId="77777777" w:rsidR="00BE0467" w:rsidRPr="00C66689" w:rsidRDefault="00C66689" w:rsidP="00726732">
      <w:pPr>
        <w:pStyle w:val="NoSpacing"/>
        <w:rPr>
          <w:rFonts w:ascii="Montserrat" w:hAnsi="Montserrat"/>
          <w:sz w:val="24"/>
        </w:rPr>
      </w:pPr>
      <w:r w:rsidRPr="00C66689">
        <w:rPr>
          <w:rFonts w:ascii="Montserrat" w:hAnsi="Montserrat"/>
          <w:sz w:val="24"/>
        </w:rPr>
        <w:t>More than anything else, I point out that this is a living character. We may never meet her in our own world, but she has her own reality. Much of what appears in this book is the result of her own intentions. I may have written the words, but she created the story through her own actions. I, like kzeisza, the ageless dragon that is her nemesis and most intimate acquaintance, have had to embrace her self expression and not attempt to alter or excuse it. Just as she challenges him to judge her, she challenge</w:t>
      </w:r>
      <w:r w:rsidRPr="00C66689">
        <w:rPr>
          <w:rFonts w:ascii="Montserrat" w:hAnsi="Montserrat"/>
          <w:sz w:val="24"/>
        </w:rPr>
        <w:t>s us all to dare the same.</w:t>
      </w:r>
    </w:p>
    <w:p w14:paraId="0308F291" w14:textId="77777777" w:rsidR="00BE0467" w:rsidRPr="00C66689" w:rsidRDefault="00BE0467" w:rsidP="00726732">
      <w:pPr>
        <w:pStyle w:val="NoSpacing"/>
        <w:rPr>
          <w:rFonts w:ascii="Montserrat" w:hAnsi="Montserrat"/>
          <w:sz w:val="24"/>
        </w:rPr>
      </w:pPr>
    </w:p>
    <w:p w14:paraId="094E559C" w14:textId="77777777" w:rsidR="00BE0467" w:rsidRPr="00C66689" w:rsidRDefault="00C66689" w:rsidP="00726732">
      <w:pPr>
        <w:pStyle w:val="NoSpacing"/>
        <w:rPr>
          <w:rFonts w:ascii="Montserrat" w:hAnsi="Montserrat"/>
          <w:sz w:val="24"/>
        </w:rPr>
      </w:pPr>
      <w:r w:rsidRPr="00C66689">
        <w:rPr>
          <w:rFonts w:ascii="Montserrat" w:hAnsi="Montserrat"/>
          <w:sz w:val="24"/>
        </w:rPr>
        <w:t>A piercing glance from avonlea. A near twilight scene highlighting the red of her hair, and the cool depths of shadows, high contrast warm and cool. A vivid quality of light. There is a warm erotic intensity both in color scheme and in her expression. She stands, hair blazing, confronting the dragon, kzeisza. The focus is on her. Signs of the dragon are in the background and reflected in her eyes or other pools or windows, as they happen to occur in the final draft. She is clothed in her second skin, and in</w:t>
      </w:r>
      <w:r w:rsidRPr="00C66689">
        <w:rPr>
          <w:rFonts w:ascii="Montserrat" w:hAnsi="Montserrat"/>
          <w:sz w:val="24"/>
        </w:rPr>
        <w:t xml:space="preserve"> her human form. Her mouth is slightly open, and her canines are slightly visible. The fine sculpture of her features is haunting in the untamed, animal irreverence for glamorous beauty.</w:t>
      </w:r>
    </w:p>
    <w:p w14:paraId="1D36E63E" w14:textId="77777777" w:rsidR="00BE0467" w:rsidRPr="00C66689" w:rsidRDefault="00BE0467" w:rsidP="00726732">
      <w:pPr>
        <w:pStyle w:val="NoSpacing"/>
        <w:rPr>
          <w:rFonts w:ascii="Montserrat" w:hAnsi="Montserrat"/>
          <w:sz w:val="24"/>
        </w:rPr>
      </w:pPr>
    </w:p>
    <w:p w14:paraId="5E2B9534" w14:textId="77777777" w:rsidR="00BE0467" w:rsidRPr="00C66689" w:rsidRDefault="00C66689" w:rsidP="00726732">
      <w:pPr>
        <w:pStyle w:val="NoSpacing"/>
        <w:rPr>
          <w:rFonts w:ascii="Montserrat" w:hAnsi="Montserrat"/>
          <w:sz w:val="24"/>
        </w:rPr>
      </w:pPr>
      <w:r w:rsidRPr="00C66689">
        <w:rPr>
          <w:rFonts w:ascii="Montserrat" w:hAnsi="Montserrat"/>
          <w:sz w:val="24"/>
        </w:rPr>
        <w:t>Sure, I’ve got time to run a quick first contact, I’ll take white with me...</w:t>
      </w:r>
    </w:p>
    <w:p w14:paraId="4907E1CA" w14:textId="77777777" w:rsidR="00BE0467" w:rsidRPr="00C66689" w:rsidRDefault="00BE0467" w:rsidP="00726732">
      <w:pPr>
        <w:pStyle w:val="NoSpacing"/>
        <w:rPr>
          <w:rFonts w:ascii="Montserrat" w:hAnsi="Montserrat"/>
          <w:sz w:val="24"/>
        </w:rPr>
      </w:pPr>
    </w:p>
    <w:p w14:paraId="4E6DE823" w14:textId="77777777" w:rsidR="00BE0467" w:rsidRPr="00C66689" w:rsidRDefault="00C66689" w:rsidP="00726732">
      <w:pPr>
        <w:pStyle w:val="NoSpacing"/>
        <w:rPr>
          <w:rFonts w:ascii="Montserrat" w:hAnsi="Montserrat"/>
          <w:sz w:val="24"/>
        </w:rPr>
      </w:pPr>
      <w:r w:rsidRPr="00C66689">
        <w:rPr>
          <w:rFonts w:ascii="Montserrat" w:hAnsi="Montserrat"/>
          <w:sz w:val="24"/>
        </w:rPr>
        <w:t>Gosh, a welcoming committee...</w:t>
      </w:r>
    </w:p>
    <w:p w14:paraId="696F53D0" w14:textId="77777777" w:rsidR="00BE0467" w:rsidRPr="00C66689" w:rsidRDefault="00BE0467" w:rsidP="00726732">
      <w:pPr>
        <w:pStyle w:val="NoSpacing"/>
        <w:rPr>
          <w:rFonts w:ascii="Montserrat" w:hAnsi="Montserrat"/>
          <w:sz w:val="24"/>
        </w:rPr>
      </w:pPr>
    </w:p>
    <w:p w14:paraId="6EEF4F3E" w14:textId="77777777" w:rsidR="00BE0467" w:rsidRPr="00C66689" w:rsidRDefault="00C66689" w:rsidP="00726732">
      <w:pPr>
        <w:pStyle w:val="NoSpacing"/>
        <w:rPr>
          <w:rFonts w:ascii="Montserrat" w:hAnsi="Montserrat"/>
          <w:sz w:val="24"/>
        </w:rPr>
      </w:pPr>
      <w:r w:rsidRPr="00C66689">
        <w:rPr>
          <w:rFonts w:ascii="Montserrat" w:hAnsi="Montserrat"/>
          <w:sz w:val="24"/>
        </w:rPr>
        <w:t>Uh, boss, they don’t like it, and there isn’t really any one person in charge here... Sure, no problem, I’ll take care of it.</w:t>
      </w:r>
    </w:p>
    <w:p w14:paraId="6DBFE0F3" w14:textId="77777777" w:rsidR="00BE0467" w:rsidRPr="00C66689" w:rsidRDefault="00BE0467" w:rsidP="00726732">
      <w:pPr>
        <w:pStyle w:val="NoSpacing"/>
        <w:rPr>
          <w:rFonts w:ascii="Montserrat" w:hAnsi="Montserrat"/>
          <w:sz w:val="24"/>
        </w:rPr>
      </w:pPr>
    </w:p>
    <w:p w14:paraId="7525CBFA" w14:textId="77777777" w:rsidR="00BE0467" w:rsidRPr="00C66689" w:rsidRDefault="00C66689" w:rsidP="00726732">
      <w:pPr>
        <w:pStyle w:val="NoSpacing"/>
        <w:rPr>
          <w:rFonts w:ascii="Montserrat" w:hAnsi="Montserrat"/>
          <w:sz w:val="24"/>
        </w:rPr>
      </w:pPr>
      <w:r w:rsidRPr="00C66689">
        <w:rPr>
          <w:rFonts w:ascii="Montserrat" w:hAnsi="Montserrat"/>
          <w:sz w:val="24"/>
        </w:rPr>
        <w:t>Okay, there in, you mind if I catch up on some of my studies...?</w:t>
      </w:r>
    </w:p>
    <w:p w14:paraId="460F1FD8" w14:textId="77777777" w:rsidR="00BE0467" w:rsidRPr="00C66689" w:rsidRDefault="00BE0467" w:rsidP="00726732">
      <w:pPr>
        <w:pStyle w:val="NoSpacing"/>
        <w:rPr>
          <w:rFonts w:ascii="Montserrat" w:hAnsi="Montserrat"/>
          <w:sz w:val="24"/>
        </w:rPr>
      </w:pPr>
    </w:p>
    <w:p w14:paraId="4D457C35" w14:textId="77777777" w:rsidR="00BE0467" w:rsidRPr="00C66689" w:rsidRDefault="00C66689" w:rsidP="00726732">
      <w:pPr>
        <w:pStyle w:val="NoSpacing"/>
        <w:rPr>
          <w:rFonts w:ascii="Montserrat" w:hAnsi="Montserrat"/>
          <w:sz w:val="24"/>
        </w:rPr>
      </w:pPr>
      <w:r w:rsidRPr="00C66689">
        <w:rPr>
          <w:rFonts w:ascii="Montserrat" w:hAnsi="Montserrat"/>
          <w:sz w:val="24"/>
        </w:rPr>
        <w:t>What!?! She said yes?!? Sure, I’ll talk it over with her...</w:t>
      </w:r>
    </w:p>
    <w:p w14:paraId="7DBAD5D1" w14:textId="77777777" w:rsidR="00BE0467" w:rsidRPr="00C66689" w:rsidRDefault="00BE0467" w:rsidP="00726732">
      <w:pPr>
        <w:pStyle w:val="NoSpacing"/>
        <w:rPr>
          <w:rFonts w:ascii="Montserrat" w:hAnsi="Montserrat"/>
          <w:sz w:val="24"/>
        </w:rPr>
      </w:pPr>
    </w:p>
    <w:p w14:paraId="03A9A798" w14:textId="77777777" w:rsidR="00BE0467" w:rsidRPr="00C66689" w:rsidRDefault="00C66689" w:rsidP="00726732">
      <w:pPr>
        <w:pStyle w:val="NoSpacing"/>
        <w:rPr>
          <w:rFonts w:ascii="Montserrat" w:hAnsi="Montserrat"/>
          <w:sz w:val="24"/>
        </w:rPr>
      </w:pPr>
      <w:r w:rsidRPr="00C66689">
        <w:rPr>
          <w:rFonts w:ascii="Montserrat" w:hAnsi="Montserrat"/>
          <w:sz w:val="24"/>
        </w:rPr>
        <w:t>Uh, boss, I might have to transfer to freelance for a while, say like eternity... I’ve sort of been asked to take on this other job... What, sure, no problem, I’ll get someone to look into it...</w:t>
      </w:r>
    </w:p>
    <w:p w14:paraId="1E8F1EA7" w14:textId="77777777" w:rsidR="00BE0467" w:rsidRPr="00C66689" w:rsidRDefault="00BE0467" w:rsidP="00726732">
      <w:pPr>
        <w:pStyle w:val="NoSpacing"/>
        <w:rPr>
          <w:rFonts w:ascii="Montserrat" w:hAnsi="Montserrat"/>
          <w:sz w:val="24"/>
        </w:rPr>
      </w:pPr>
    </w:p>
    <w:p w14:paraId="7397BB7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 new first contact - stepping out - working things out... Once more, she is on the frontier. She continues to work on her arts as she goes along. She has plenty of time to think. As she closes in on the new arrival, she goes more and more on guard. An advance troop from this import encounters her and her escort, and they attack. Ember and blanc try to neutralize the attack, and approach the leader with her proposal. This is a culture more along the lines of what her world resembled, and as yet has not had </w:t>
      </w:r>
      <w:r w:rsidRPr="00C66689">
        <w:rPr>
          <w:rFonts w:ascii="Montserrat" w:hAnsi="Montserrat"/>
          <w:sz w:val="24"/>
        </w:rPr>
        <w:t xml:space="preserve">much exposure to the world of gates of paradox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w:t>
      </w:r>
    </w:p>
    <w:p w14:paraId="1F00ADE9" w14:textId="77777777" w:rsidR="00BE0467" w:rsidRPr="00C66689" w:rsidRDefault="00BE0467" w:rsidP="00726732">
      <w:pPr>
        <w:pStyle w:val="NoSpacing"/>
        <w:rPr>
          <w:rFonts w:ascii="Montserrat" w:hAnsi="Montserrat"/>
          <w:sz w:val="24"/>
        </w:rPr>
      </w:pPr>
    </w:p>
    <w:p w14:paraId="781C9517" w14:textId="77777777" w:rsidR="00BE0467" w:rsidRPr="00C66689" w:rsidRDefault="00C66689" w:rsidP="00726732">
      <w:pPr>
        <w:pStyle w:val="NoSpacing"/>
        <w:rPr>
          <w:rFonts w:ascii="Montserrat" w:hAnsi="Montserrat"/>
          <w:sz w:val="24"/>
        </w:rPr>
      </w:pPr>
      <w:r w:rsidRPr="00C66689">
        <w:rPr>
          <w:rFonts w:ascii="Montserrat" w:hAnsi="Montserrat"/>
          <w:sz w:val="24"/>
        </w:rPr>
        <w:t>Their action against the advance fills the second guard leader with suspicion and antagonism towards ember, her mission and her proposal. This is a culture more along the lines of what her world resembled, and as yet has not had much exposure to the world of gates of paradox or that which she has experienced there. Warily, they take her back to their city, as they call it. She is taken to see a man of some repute who listens to her stories and her offer. More or less convinced by her sincerity and her demon</w:t>
      </w:r>
      <w:r w:rsidRPr="00C66689">
        <w:rPr>
          <w:rFonts w:ascii="Montserrat" w:hAnsi="Montserrat"/>
          <w:sz w:val="24"/>
        </w:rPr>
        <w:t xml:space="preserve">strations of technology, he explains the situation she faces here to her. </w:t>
      </w:r>
    </w:p>
    <w:p w14:paraId="7B907E33" w14:textId="77777777" w:rsidR="00BE0467" w:rsidRPr="00C66689" w:rsidRDefault="00BE0467" w:rsidP="00726732">
      <w:pPr>
        <w:pStyle w:val="NoSpacing"/>
        <w:rPr>
          <w:rFonts w:ascii="Montserrat" w:hAnsi="Montserrat"/>
          <w:sz w:val="24"/>
        </w:rPr>
      </w:pPr>
    </w:p>
    <w:p w14:paraId="71466BA0" w14:textId="77777777" w:rsidR="00BE0467" w:rsidRPr="00C66689" w:rsidRDefault="00C66689" w:rsidP="00726732">
      <w:pPr>
        <w:pStyle w:val="NoSpacing"/>
        <w:rPr>
          <w:rFonts w:ascii="Montserrat" w:hAnsi="Montserrat"/>
          <w:sz w:val="24"/>
        </w:rPr>
      </w:pPr>
      <w:r w:rsidRPr="00C66689">
        <w:rPr>
          <w:rFonts w:ascii="Montserrat" w:hAnsi="Montserrat"/>
          <w:sz w:val="24"/>
        </w:rPr>
        <w:t>Rasha will be given the charge of pursuing ember’s solution, as she has the best resource for the task. Ember, on the other hand, is not to be allowed to neglect her role as the primary negotiator. The more alliances they forge, the stronger the peace will be, and a new province had been spotted which called for her investigation. Still shocked by her hot retort at kzeisza, she meekly and gratefully accepts the mission, once more unable to take her team with her, thanks to kzeisza’s dabbling. She actively w</w:t>
      </w:r>
      <w:r w:rsidRPr="00C66689">
        <w:rPr>
          <w:rFonts w:ascii="Montserrat" w:hAnsi="Montserrat"/>
          <w:sz w:val="24"/>
        </w:rPr>
        <w:t xml:space="preserve">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 - remembering how it has constricted her between rook, kevin, dirk and ash. For her, her sexuality is merely </w:t>
      </w:r>
      <w:r w:rsidRPr="00C66689">
        <w:rPr>
          <w:rFonts w:ascii="Montserrat" w:hAnsi="Montserrat"/>
          <w:sz w:val="24"/>
        </w:rPr>
        <w:t xml:space="preserve">a release for her sensuality. For her, the reproductive element of sex is dead - without the possibility of a mate. What she has endured has had too much of the politics of mating. She is not yet aware of how deep kzeisza’s obsession with her has become. She has no choice but to recognize how she has come to love kzeisza, kevin and rook, and she wonders if she wants to. As if she can possibly escape it. </w:t>
      </w:r>
    </w:p>
    <w:p w14:paraId="359BD821" w14:textId="77777777" w:rsidR="00BE0467" w:rsidRPr="00C66689" w:rsidRDefault="00BE0467" w:rsidP="00726732">
      <w:pPr>
        <w:pStyle w:val="NoSpacing"/>
        <w:rPr>
          <w:rFonts w:ascii="Montserrat" w:hAnsi="Montserrat"/>
          <w:sz w:val="24"/>
        </w:rPr>
      </w:pPr>
    </w:p>
    <w:p w14:paraId="36BF3F55" w14:textId="77777777" w:rsidR="00BE0467" w:rsidRPr="00C66689" w:rsidRDefault="00C66689" w:rsidP="00726732">
      <w:pPr>
        <w:pStyle w:val="NoSpacing"/>
        <w:rPr>
          <w:rFonts w:ascii="Montserrat" w:hAnsi="Montserrat"/>
          <w:sz w:val="24"/>
        </w:rPr>
      </w:pPr>
      <w:r w:rsidRPr="00C66689">
        <w:rPr>
          <w:rFonts w:ascii="Montserrat" w:hAnsi="Montserrat"/>
          <w:sz w:val="24"/>
        </w:rPr>
        <w:t>A welcoming committee - an unbalanced situation... Ember is dragged to a few audiences, and endures a great deal of angst to get her message across. The local factions are at odds, and her skills and patience as a diplomat are strained to new limits. Her childhood had witnessed the consequences of small province politics and intrigue, and here it was especially thick. It was very much like entering a gothic. For such a vulnerable island in this chaotic world, they sure gave the impression of being able to s</w:t>
      </w:r>
      <w:r w:rsidRPr="00C66689">
        <w:rPr>
          <w:rFonts w:ascii="Montserrat" w:hAnsi="Montserrat"/>
          <w:sz w:val="24"/>
        </w:rPr>
        <w:t>way the fate of the entire world. She was even aware that the kind of pseudo-monarchy that this was could be unbelievably dangerous to a normal person. She imagined that even she could find herself facing some sudden and outlandish charge of treason, and find herself facing a summary execution. She even began to wonder in the politics in this community did not actually run into and affect the world and shards of cultures around it and in it. Her intuition even screamed out “trap!” From the moment she entere</w:t>
      </w:r>
      <w:r w:rsidRPr="00C66689">
        <w:rPr>
          <w:rFonts w:ascii="Montserrat" w:hAnsi="Montserrat"/>
          <w:sz w:val="24"/>
        </w:rPr>
        <w:t xml:space="preserve">d. </w:t>
      </w:r>
    </w:p>
    <w:p w14:paraId="61ED7572" w14:textId="77777777" w:rsidR="00BE0467" w:rsidRPr="00C66689" w:rsidRDefault="00BE0467" w:rsidP="00726732">
      <w:pPr>
        <w:pStyle w:val="NoSpacing"/>
        <w:rPr>
          <w:rFonts w:ascii="Montserrat" w:hAnsi="Montserrat"/>
          <w:sz w:val="24"/>
        </w:rPr>
      </w:pPr>
    </w:p>
    <w:p w14:paraId="6DBF80E2" w14:textId="77777777" w:rsidR="00BE0467" w:rsidRPr="00C66689" w:rsidRDefault="00C66689" w:rsidP="00726732">
      <w:pPr>
        <w:pStyle w:val="NoSpacing"/>
        <w:rPr>
          <w:rFonts w:ascii="Montserrat" w:hAnsi="Montserrat"/>
          <w:sz w:val="24"/>
        </w:rPr>
      </w:pPr>
      <w:r w:rsidRPr="00C66689">
        <w:rPr>
          <w:rFonts w:ascii="Montserrat" w:hAnsi="Montserrat"/>
          <w:sz w:val="24"/>
        </w:rPr>
        <w:t>Negotiations - making decisions - pulling it together... Ember has a lot of negative reports to send back to kzeisza. They do not like the situation they face, and soothing their petty fears and paranoia takes a lot of effort. The way the locals were dissembling, she would almost think they had some other offer that they were weighing against hers. She began to work fast to catch up to the things that were falling into place around her. Still trying to secure an allience, she rooted around for the makings o</w:t>
      </w:r>
      <w:r w:rsidRPr="00C66689">
        <w:rPr>
          <w:rFonts w:ascii="Montserrat" w:hAnsi="Montserrat"/>
          <w:sz w:val="24"/>
        </w:rPr>
        <w:t>f the trap which loomed in her mind. The leaders she talked with made a very public figure of her, with various tours and introductions. Blanc stayed watchful in the shadows, though. If there is a trap, she concludes, then it is something of a conspiracy between an enemy of mine, and whoever stands to gain the most from a shady agreement at this time. So she had the beginnings of an idea about whom she could confide in and make her plans with. From there, it is only a matter of disabling the local people wh</w:t>
      </w:r>
      <w:r w:rsidRPr="00C66689">
        <w:rPr>
          <w:rFonts w:ascii="Montserrat" w:hAnsi="Montserrat"/>
          <w:sz w:val="24"/>
        </w:rPr>
        <w:t>o were being used by this, and making them useless for such an exploit.</w:t>
      </w:r>
    </w:p>
    <w:p w14:paraId="66C06293" w14:textId="77777777" w:rsidR="00BE0467" w:rsidRPr="00C66689" w:rsidRDefault="00BE0467" w:rsidP="00726732">
      <w:pPr>
        <w:pStyle w:val="NoSpacing"/>
        <w:rPr>
          <w:rFonts w:ascii="Montserrat" w:hAnsi="Montserrat"/>
          <w:sz w:val="24"/>
        </w:rPr>
      </w:pPr>
    </w:p>
    <w:p w14:paraId="7D9280A2"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In dirk’s mind, he was utterly snubbed. For whatever reasons, he is swayed by the manipulations of ao and has involved himself in a conspiracy to discredit ember.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w:t>
      </w:r>
      <w:r w:rsidRPr="00C66689">
        <w:rPr>
          <w:rFonts w:ascii="Montserrat" w:hAnsi="Montserrat"/>
          <w:sz w:val="24"/>
        </w:rPr>
        <w:t>is expendable to his allies, and that their plans are more thorough about seeing her dead.</w:t>
      </w:r>
    </w:p>
    <w:p w14:paraId="785DC1E1" w14:textId="77777777" w:rsidR="00BE0467" w:rsidRPr="00C66689" w:rsidRDefault="00BE0467" w:rsidP="00726732">
      <w:pPr>
        <w:pStyle w:val="NoSpacing"/>
        <w:rPr>
          <w:rFonts w:ascii="Montserrat" w:hAnsi="Montserrat"/>
          <w:sz w:val="24"/>
        </w:rPr>
      </w:pPr>
    </w:p>
    <w:p w14:paraId="3FE3DED5"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Onslaught - an inevitable duel - embracing the unknown... 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w:t>
      </w:r>
      <w:r w:rsidRPr="00C66689">
        <w:rPr>
          <w:rFonts w:ascii="Montserrat" w:hAnsi="Montserrat"/>
          <w:sz w:val="24"/>
        </w:rPr>
        <w:t>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Ember has to finally declare - she does not want to love them. Not kzeisza, nor kevin, or rook. She does, but she cannot bear to. All she can see is how any devotion to her is damning to them. She doesn’t want them to lo</w:t>
      </w:r>
      <w:r w:rsidRPr="00C66689">
        <w:rPr>
          <w:rFonts w:ascii="Montserrat" w:hAnsi="Montserrat"/>
          <w:sz w:val="24"/>
        </w:rPr>
        <w:t>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easily he could destroy her, and abandons her there in the woods. There, fate finds her. Shattered by the event, she is completely unprepared for the news he brings. She has been named avatar of myste</w:t>
      </w:r>
      <w:r w:rsidRPr="00C66689">
        <w:rPr>
          <w:rFonts w:ascii="Montserrat" w:hAnsi="Montserrat"/>
          <w:sz w:val="24"/>
        </w:rPr>
        <w:t xml:space="preserve">ry and the unknown. </w:t>
      </w:r>
    </w:p>
    <w:p w14:paraId="23E8623B" w14:textId="77777777" w:rsidR="00BE0467" w:rsidRPr="00C66689" w:rsidRDefault="00BE0467" w:rsidP="00726732">
      <w:pPr>
        <w:pStyle w:val="NoSpacing"/>
        <w:rPr>
          <w:rFonts w:ascii="Montserrat" w:hAnsi="Montserrat"/>
          <w:sz w:val="24"/>
        </w:rPr>
      </w:pPr>
    </w:p>
    <w:p w14:paraId="250D2489" w14:textId="77777777" w:rsidR="00BE0467" w:rsidRPr="00C66689" w:rsidRDefault="00C66689" w:rsidP="00726732">
      <w:pPr>
        <w:pStyle w:val="NoSpacing"/>
        <w:rPr>
          <w:rFonts w:ascii="Montserrat" w:hAnsi="Montserrat"/>
          <w:sz w:val="24"/>
        </w:rPr>
      </w:pPr>
      <w:r w:rsidRPr="00C66689">
        <w:rPr>
          <w:rFonts w:ascii="Montserrat" w:hAnsi="Montserrat"/>
          <w:sz w:val="24"/>
        </w:rPr>
        <w:t>Dirk was unmasked. Instead of facing his failure and this ultimate devastation of their friendship, he flees. His parting accusation, her blame in all of this and her blindedness to her own seduction, is the thorn which poisons her against the love she has had.</w:t>
      </w:r>
    </w:p>
    <w:p w14:paraId="043F70F8" w14:textId="77777777" w:rsidR="00BE0467" w:rsidRPr="00C66689" w:rsidRDefault="00BE0467" w:rsidP="00726732">
      <w:pPr>
        <w:pStyle w:val="NoSpacing"/>
        <w:rPr>
          <w:rFonts w:ascii="Montserrat" w:hAnsi="Montserrat"/>
          <w:sz w:val="24"/>
        </w:rPr>
      </w:pPr>
    </w:p>
    <w:p w14:paraId="10DD7B5D" w14:textId="77777777" w:rsidR="00BE0467" w:rsidRPr="00C66689" w:rsidRDefault="00C66689" w:rsidP="00726732">
      <w:pPr>
        <w:pStyle w:val="NoSpacing"/>
        <w:rPr>
          <w:rFonts w:ascii="Montserrat" w:hAnsi="Montserrat"/>
          <w:sz w:val="24"/>
        </w:rPr>
      </w:pPr>
      <w:r w:rsidRPr="00C66689">
        <w:rPr>
          <w:rFonts w:ascii="Montserrat" w:hAnsi="Montserrat"/>
          <w:sz w:val="24"/>
        </w:rPr>
        <w:t>So many loose ends - mutual realization - freelance... After embracing her new office, she takes a final moment to try and tie up the loose ends remaining as the aftermath of her ordeal. This is, she realizes, only the beginning.</w:t>
      </w:r>
    </w:p>
    <w:p w14:paraId="1BD26B24" w14:textId="77777777" w:rsidR="00BE0467" w:rsidRPr="00C66689" w:rsidRDefault="00BE0467" w:rsidP="00726732">
      <w:pPr>
        <w:pStyle w:val="NoSpacing"/>
        <w:rPr>
          <w:rFonts w:ascii="Montserrat" w:hAnsi="Montserrat"/>
          <w:sz w:val="24"/>
        </w:rPr>
      </w:pPr>
    </w:p>
    <w:p w14:paraId="7264FB13" w14:textId="77777777" w:rsidR="00BE0467" w:rsidRPr="00C66689" w:rsidRDefault="00C66689" w:rsidP="00726732">
      <w:pPr>
        <w:pStyle w:val="NoSpacing"/>
        <w:rPr>
          <w:rFonts w:ascii="Montserrat" w:hAnsi="Montserrat"/>
          <w:sz w:val="24"/>
        </w:rPr>
      </w:pPr>
      <w:r w:rsidRPr="00C66689">
        <w:rPr>
          <w:rFonts w:ascii="Montserrat" w:hAnsi="Montserrat"/>
          <w:sz w:val="24"/>
        </w:rPr>
        <w:t>Committed to an existence immersed in the inconceivable avonlea must learn that she has not even begun to understand the demands of her own destiny. Especially as she learns that destiny itself is not inevitable. Can she live up to the subconscious designs she has placed over her self? Intimate encounters with virtually identical—yet disturbingly different—entities only accentuate her own uniqueness.</w:t>
      </w:r>
    </w:p>
    <w:p w14:paraId="2700EE2E" w14:textId="77777777" w:rsidR="00BE0467" w:rsidRPr="00C66689" w:rsidRDefault="00BE0467" w:rsidP="00726732">
      <w:pPr>
        <w:pStyle w:val="NoSpacing"/>
        <w:rPr>
          <w:rFonts w:ascii="Montserrat" w:hAnsi="Montserrat"/>
          <w:sz w:val="24"/>
        </w:rPr>
      </w:pPr>
    </w:p>
    <w:p w14:paraId="69BE324D" w14:textId="77777777" w:rsidR="00BE0467" w:rsidRPr="00C66689" w:rsidRDefault="00C66689" w:rsidP="00726732">
      <w:pPr>
        <w:pStyle w:val="NoSpacing"/>
        <w:rPr>
          <w:rFonts w:ascii="Montserrat" w:hAnsi="Montserrat"/>
          <w:sz w:val="24"/>
        </w:rPr>
      </w:pPr>
      <w:r w:rsidRPr="00C66689">
        <w:rPr>
          <w:rFonts w:ascii="Montserrat" w:hAnsi="Montserrat"/>
          <w:sz w:val="24"/>
        </w:rPr>
        <w:t>Things have been moving very fast, both for her and for the stolen people of the gates of paradox. Every living thing is deeply aware that the gates of paradox itself will not give them time to adapt casually. All of the rules of peoples lives have been shattered and even as people strive to create new perspectives by which to survive the gates of paradox, it continues to mock them. So people are beginning to simply abandon all rules. Some, however, know that there must be some way to remain civilized. Livi</w:t>
      </w:r>
      <w:r w:rsidRPr="00C66689">
        <w:rPr>
          <w:rFonts w:ascii="Montserrat" w:hAnsi="Montserrat"/>
          <w:sz w:val="24"/>
        </w:rPr>
        <w:t>ng in this vast whirl of wondrous and frightening possibilities, people are beginning to realize what the hidden gift of the gates of paradox is. For some, it is an awakening into unexpected freedom, for others it is an omen of frightening proportions. And they are willing to destroy anyone else who has realized it.</w:t>
      </w:r>
    </w:p>
    <w:p w14:paraId="409C9AC6" w14:textId="77777777" w:rsidR="00BE0467" w:rsidRPr="00C66689" w:rsidRDefault="00BE0467" w:rsidP="00726732">
      <w:pPr>
        <w:pStyle w:val="NoSpacing"/>
        <w:rPr>
          <w:rFonts w:ascii="Montserrat" w:hAnsi="Montserrat"/>
          <w:sz w:val="24"/>
        </w:rPr>
      </w:pPr>
    </w:p>
    <w:p w14:paraId="52EA7FDC" w14:textId="77777777" w:rsidR="00BE0467" w:rsidRPr="00C66689" w:rsidRDefault="00C66689" w:rsidP="00726732">
      <w:pPr>
        <w:pStyle w:val="NoSpacing"/>
        <w:rPr>
          <w:rFonts w:ascii="Montserrat" w:hAnsi="Montserrat"/>
          <w:sz w:val="24"/>
        </w:rPr>
      </w:pPr>
      <w:r w:rsidRPr="00C66689">
        <w:rPr>
          <w:rFonts w:ascii="Montserrat" w:hAnsi="Montserrat"/>
          <w:sz w:val="24"/>
        </w:rPr>
        <w:t>Clearly, the object of this volume is avonlea’s acquaintance with the divine office of avatar. There is a quality and form to such an appointment that is best explored from the perspective available. There is much for ember to learn about her divinity and its effects on her. Among the currents in this story are her personal transformations, many of which seem to change little of her situation, her quest to reclaim triel manor, and the things she learns about her displacement she could not otherwise have kno</w:t>
      </w:r>
      <w:r w:rsidRPr="00C66689">
        <w:rPr>
          <w:rFonts w:ascii="Montserrat" w:hAnsi="Montserrat"/>
          <w:sz w:val="24"/>
        </w:rPr>
        <w:t>wn, her first tentative forays into the threshold level, where her acquaintance with an and morgan come about, and the unspeakable shadow which is attaching itself to her.</w:t>
      </w:r>
    </w:p>
    <w:p w14:paraId="09380446" w14:textId="77777777" w:rsidR="00BE0467" w:rsidRPr="00C66689" w:rsidRDefault="00BE0467" w:rsidP="00726732">
      <w:pPr>
        <w:pStyle w:val="NoSpacing"/>
        <w:rPr>
          <w:rFonts w:ascii="Montserrat" w:hAnsi="Montserrat"/>
          <w:sz w:val="24"/>
        </w:rPr>
      </w:pPr>
    </w:p>
    <w:p w14:paraId="4508B3BE" w14:textId="77777777" w:rsidR="00BE0467" w:rsidRPr="00C66689" w:rsidRDefault="00C66689" w:rsidP="00726732">
      <w:pPr>
        <w:pStyle w:val="NoSpacing"/>
        <w:rPr>
          <w:rFonts w:ascii="Montserrat" w:hAnsi="Montserrat"/>
          <w:sz w:val="24"/>
        </w:rPr>
      </w:pPr>
      <w:r w:rsidRPr="00C66689">
        <w:rPr>
          <w:rFonts w:ascii="Montserrat" w:hAnsi="Montserrat"/>
          <w:sz w:val="24"/>
        </w:rPr>
        <w:t>Ember, an and morgan, together; making eye contact with the observer. The background is comprised of elements specific to their three distinct realms of origin. These elements will blend in a folded nature. Each character will be affected most by the elements of their origin. Morgan will be colored and lighted according to night light. Avonlea will be in the bright light of parish skies. Andrea will be in the uncertain light of dreams. The impression given by their body language is that they have simultaneo</w:t>
      </w:r>
      <w:r w:rsidRPr="00C66689">
        <w:rPr>
          <w:rFonts w:ascii="Montserrat" w:hAnsi="Montserrat"/>
          <w:sz w:val="24"/>
        </w:rPr>
        <w:t>usly been startled with the awareness of an observer. Also implied is that this is a meeting of equals, strangers, and kindred spirits. Morgan has an air of great maturity, avonlea has the quality of eternal youthfulness, and an is just ageless. This cover is a demanding compare and contrast exercise. The three are virtually identical and yet different in nature and temperament.</w:t>
      </w:r>
    </w:p>
    <w:p w14:paraId="79E45058" w14:textId="77777777" w:rsidR="00BE0467" w:rsidRPr="00C66689" w:rsidRDefault="00BE0467" w:rsidP="00726732">
      <w:pPr>
        <w:pStyle w:val="NoSpacing"/>
        <w:rPr>
          <w:rFonts w:ascii="Montserrat" w:hAnsi="Montserrat"/>
          <w:sz w:val="24"/>
        </w:rPr>
      </w:pPr>
    </w:p>
    <w:p w14:paraId="46EB3562" w14:textId="77777777" w:rsidR="00BE0467" w:rsidRPr="00C66689" w:rsidRDefault="00C66689" w:rsidP="00726732">
      <w:pPr>
        <w:pStyle w:val="NoSpacing"/>
        <w:rPr>
          <w:rFonts w:ascii="Montserrat" w:hAnsi="Montserrat"/>
          <w:sz w:val="24"/>
        </w:rPr>
      </w:pPr>
      <w:r w:rsidRPr="00C66689">
        <w:rPr>
          <w:rFonts w:ascii="Montserrat" w:hAnsi="Montserrat"/>
          <w:sz w:val="24"/>
        </w:rPr>
        <w:t>One of the turns in this story is the manner in which avonlea converts a balrog into her personal servant, her butler, as it were. Both of them being divine entities, after a fashion, it is an appointment made out of mutual respect, and it contrives to unite the household under her--even the litch.</w:t>
      </w:r>
    </w:p>
    <w:p w14:paraId="486BBC5B" w14:textId="77777777" w:rsidR="00BE0467" w:rsidRPr="00C66689" w:rsidRDefault="00BE0467" w:rsidP="00726732">
      <w:pPr>
        <w:pStyle w:val="NoSpacing"/>
        <w:rPr>
          <w:rFonts w:ascii="Montserrat" w:hAnsi="Montserrat"/>
          <w:sz w:val="24"/>
        </w:rPr>
      </w:pPr>
    </w:p>
    <w:p w14:paraId="6825BB09" w14:textId="77777777" w:rsidR="00BE0467" w:rsidRPr="00C66689" w:rsidRDefault="00C66689" w:rsidP="00726732">
      <w:pPr>
        <w:pStyle w:val="NoSpacing"/>
        <w:rPr>
          <w:rFonts w:ascii="Montserrat" w:hAnsi="Montserrat"/>
          <w:sz w:val="24"/>
        </w:rPr>
      </w:pPr>
      <w:r w:rsidRPr="00C66689">
        <w:rPr>
          <w:rFonts w:ascii="Montserrat" w:hAnsi="Montserrat"/>
          <w:sz w:val="24"/>
        </w:rPr>
        <w:t>Having long known the freedom of self integrity, and almost as long, remained fully responsible to the demands of her integrity, avonlea has now begun to confront the demands of responsibility to a position of authority and significance, and to only slightly lesser a degree, responsibility to worlds and people outside of herself. She is confronted on many fronts by the requirements and benefits of her mystical office, as they interact with her own nature. This in short order, becomes the most extreme learni</w:t>
      </w:r>
      <w:r w:rsidRPr="00C66689">
        <w:rPr>
          <w:rFonts w:ascii="Montserrat" w:hAnsi="Montserrat"/>
          <w:sz w:val="24"/>
        </w:rPr>
        <w:t>ng experience she has ever known. The thing she seems to be learning the most about, though, is herself. This eventually draws her to seek out her kindred spirits, where or however they may be.</w:t>
      </w:r>
    </w:p>
    <w:p w14:paraId="0A852928" w14:textId="77777777" w:rsidR="00BE0467" w:rsidRPr="00C66689" w:rsidRDefault="00BE0467" w:rsidP="00726732">
      <w:pPr>
        <w:pStyle w:val="NoSpacing"/>
        <w:rPr>
          <w:rFonts w:ascii="Montserrat" w:hAnsi="Montserrat"/>
          <w:sz w:val="24"/>
        </w:rPr>
      </w:pPr>
    </w:p>
    <w:p w14:paraId="318891B0" w14:textId="77777777" w:rsidR="00BE0467" w:rsidRPr="00C66689" w:rsidRDefault="00C66689" w:rsidP="00726732">
      <w:pPr>
        <w:pStyle w:val="NoSpacing"/>
        <w:rPr>
          <w:rFonts w:ascii="Montserrat" w:hAnsi="Montserrat"/>
          <w:sz w:val="24"/>
        </w:rPr>
      </w:pPr>
      <w:r w:rsidRPr="00C66689">
        <w:rPr>
          <w:rFonts w:ascii="Montserrat" w:hAnsi="Montserrat"/>
          <w:sz w:val="24"/>
        </w:rPr>
        <w:t>Well, it’s a matter of unfinished business... Say, are you going to be someone new every time I talk to you?</w:t>
      </w:r>
    </w:p>
    <w:p w14:paraId="5F49E294" w14:textId="77777777" w:rsidR="00BE0467" w:rsidRPr="00C66689" w:rsidRDefault="00BE0467" w:rsidP="00726732">
      <w:pPr>
        <w:pStyle w:val="NoSpacing"/>
        <w:rPr>
          <w:rFonts w:ascii="Montserrat" w:hAnsi="Montserrat"/>
          <w:sz w:val="24"/>
        </w:rPr>
      </w:pPr>
    </w:p>
    <w:p w14:paraId="30863935" w14:textId="77777777" w:rsidR="00BE0467" w:rsidRPr="00C66689" w:rsidRDefault="00C66689" w:rsidP="00726732">
      <w:pPr>
        <w:pStyle w:val="NoSpacing"/>
        <w:rPr>
          <w:rFonts w:ascii="Montserrat" w:hAnsi="Montserrat"/>
          <w:sz w:val="24"/>
        </w:rPr>
      </w:pPr>
      <w:r w:rsidRPr="00C66689">
        <w:rPr>
          <w:rFonts w:ascii="Montserrat" w:hAnsi="Montserrat"/>
          <w:sz w:val="24"/>
        </w:rPr>
        <w:t>Hi guys, I’m here to show you where the library is... What do you mean, ‘you’ve already dealt with it?’ since when did things get done around here without me?</w:t>
      </w:r>
    </w:p>
    <w:p w14:paraId="284D803F" w14:textId="77777777" w:rsidR="00BE0467" w:rsidRPr="00C66689" w:rsidRDefault="00BE0467" w:rsidP="00726732">
      <w:pPr>
        <w:pStyle w:val="NoSpacing"/>
        <w:rPr>
          <w:rFonts w:ascii="Montserrat" w:hAnsi="Montserrat"/>
          <w:sz w:val="24"/>
        </w:rPr>
      </w:pPr>
    </w:p>
    <w:p w14:paraId="403DAA22" w14:textId="77777777" w:rsidR="00BE0467" w:rsidRPr="00C66689" w:rsidRDefault="00C66689" w:rsidP="00726732">
      <w:pPr>
        <w:pStyle w:val="NoSpacing"/>
        <w:rPr>
          <w:rFonts w:ascii="Montserrat" w:hAnsi="Montserrat"/>
          <w:sz w:val="24"/>
        </w:rPr>
      </w:pPr>
      <w:r w:rsidRPr="00C66689">
        <w:rPr>
          <w:rFonts w:ascii="Montserrat" w:hAnsi="Montserrat"/>
          <w:sz w:val="24"/>
        </w:rPr>
        <w:t>Uh, hi boss. I’m sort of trying to find my house, and I was wondering if I could get some of your people to help me...</w:t>
      </w:r>
    </w:p>
    <w:p w14:paraId="18B4AB80" w14:textId="77777777" w:rsidR="00BE0467" w:rsidRPr="00C66689" w:rsidRDefault="00BE0467" w:rsidP="00726732">
      <w:pPr>
        <w:pStyle w:val="NoSpacing"/>
        <w:rPr>
          <w:rFonts w:ascii="Montserrat" w:hAnsi="Montserrat"/>
          <w:sz w:val="24"/>
        </w:rPr>
      </w:pPr>
    </w:p>
    <w:p w14:paraId="66241C79" w14:textId="77777777" w:rsidR="00BE0467" w:rsidRPr="00C66689" w:rsidRDefault="00C66689" w:rsidP="00726732">
      <w:pPr>
        <w:pStyle w:val="NoSpacing"/>
        <w:rPr>
          <w:rFonts w:ascii="Montserrat" w:hAnsi="Montserrat"/>
          <w:sz w:val="24"/>
        </w:rPr>
      </w:pPr>
      <w:r w:rsidRPr="00C66689">
        <w:rPr>
          <w:rFonts w:ascii="Montserrat" w:hAnsi="Montserrat"/>
          <w:sz w:val="24"/>
        </w:rPr>
        <w:t>Yeah, avatar of mystery and the unknown...</w:t>
      </w:r>
    </w:p>
    <w:p w14:paraId="12653908" w14:textId="77777777" w:rsidR="00BE0467" w:rsidRPr="00C66689" w:rsidRDefault="00BE0467" w:rsidP="00726732">
      <w:pPr>
        <w:pStyle w:val="NoSpacing"/>
        <w:rPr>
          <w:rFonts w:ascii="Montserrat" w:hAnsi="Montserrat"/>
          <w:sz w:val="24"/>
        </w:rPr>
      </w:pPr>
    </w:p>
    <w:p w14:paraId="5049B109" w14:textId="77777777" w:rsidR="00BE0467" w:rsidRPr="00C66689" w:rsidRDefault="00C66689" w:rsidP="00726732">
      <w:pPr>
        <w:pStyle w:val="NoSpacing"/>
        <w:rPr>
          <w:rFonts w:ascii="Montserrat" w:hAnsi="Montserrat"/>
          <w:sz w:val="24"/>
        </w:rPr>
      </w:pPr>
      <w:r w:rsidRPr="00C66689">
        <w:rPr>
          <w:rFonts w:ascii="Montserrat" w:hAnsi="Montserrat"/>
          <w:sz w:val="24"/>
        </w:rPr>
        <w:t>You’ve got something ‘better’ to teach me? Wait, I already knew that...</w:t>
      </w:r>
    </w:p>
    <w:p w14:paraId="36198AE6" w14:textId="77777777" w:rsidR="00BE0467" w:rsidRPr="00C66689" w:rsidRDefault="00BE0467" w:rsidP="00726732">
      <w:pPr>
        <w:pStyle w:val="NoSpacing"/>
        <w:rPr>
          <w:rFonts w:ascii="Montserrat" w:hAnsi="Montserrat"/>
          <w:sz w:val="24"/>
        </w:rPr>
      </w:pPr>
    </w:p>
    <w:p w14:paraId="0CF27139" w14:textId="77777777" w:rsidR="00BE0467" w:rsidRPr="00C66689" w:rsidRDefault="00C66689" w:rsidP="00726732">
      <w:pPr>
        <w:pStyle w:val="NoSpacing"/>
        <w:rPr>
          <w:rFonts w:ascii="Montserrat" w:hAnsi="Montserrat"/>
          <w:sz w:val="24"/>
        </w:rPr>
      </w:pPr>
      <w:r w:rsidRPr="00C66689">
        <w:rPr>
          <w:rFonts w:ascii="Montserrat" w:hAnsi="Montserrat"/>
          <w:sz w:val="24"/>
        </w:rPr>
        <w:t>Well, its sort of like this... What do you mean, you don’t get it? I’m not trying to be obscure...</w:t>
      </w:r>
    </w:p>
    <w:p w14:paraId="4BEE5F1D" w14:textId="77777777" w:rsidR="00BE0467" w:rsidRPr="00C66689" w:rsidRDefault="00BE0467" w:rsidP="00726732">
      <w:pPr>
        <w:pStyle w:val="NoSpacing"/>
        <w:rPr>
          <w:rFonts w:ascii="Montserrat" w:hAnsi="Montserrat"/>
          <w:sz w:val="24"/>
        </w:rPr>
      </w:pPr>
    </w:p>
    <w:p w14:paraId="12C3B959" w14:textId="77777777" w:rsidR="00BE0467" w:rsidRPr="00C66689" w:rsidRDefault="00C66689" w:rsidP="00726732">
      <w:pPr>
        <w:pStyle w:val="NoSpacing"/>
        <w:rPr>
          <w:rFonts w:ascii="Montserrat" w:hAnsi="Montserrat"/>
          <w:sz w:val="24"/>
        </w:rPr>
      </w:pPr>
      <w:r w:rsidRPr="00C66689">
        <w:rPr>
          <w:rFonts w:ascii="Montserrat" w:hAnsi="Montserrat"/>
          <w:sz w:val="24"/>
        </w:rPr>
        <w:t>Sorry, I forgot, those are really blessed now... No I think most people find it far more frightening than death or evil...</w:t>
      </w:r>
    </w:p>
    <w:p w14:paraId="79AA4EB0" w14:textId="77777777" w:rsidR="00BE0467" w:rsidRPr="00C66689" w:rsidRDefault="00BE0467" w:rsidP="00726732">
      <w:pPr>
        <w:pStyle w:val="NoSpacing"/>
        <w:rPr>
          <w:rFonts w:ascii="Montserrat" w:hAnsi="Montserrat"/>
          <w:sz w:val="24"/>
        </w:rPr>
      </w:pPr>
    </w:p>
    <w:p w14:paraId="1599C175" w14:textId="77777777" w:rsidR="00BE0467" w:rsidRPr="00C66689" w:rsidRDefault="00C66689" w:rsidP="00726732">
      <w:pPr>
        <w:pStyle w:val="NoSpacing"/>
        <w:rPr>
          <w:rFonts w:ascii="Montserrat" w:hAnsi="Montserrat"/>
          <w:sz w:val="24"/>
        </w:rPr>
      </w:pPr>
      <w:r w:rsidRPr="00C66689">
        <w:rPr>
          <w:rFonts w:ascii="Montserrat" w:hAnsi="Montserrat"/>
          <w:sz w:val="24"/>
        </w:rPr>
        <w:t>Actually, you’re not going to believe it, but I’m essentially working a lot with death these days, too... It is, after all, one of the greatest mysteries of them all. Death is at once far more and far less than anyone imagines it to be. I just call it the door...</w:t>
      </w:r>
    </w:p>
    <w:p w14:paraId="469F615F" w14:textId="77777777" w:rsidR="00BE0467" w:rsidRPr="00C66689" w:rsidRDefault="00BE0467" w:rsidP="00726732">
      <w:pPr>
        <w:pStyle w:val="NoSpacing"/>
        <w:rPr>
          <w:rFonts w:ascii="Montserrat" w:hAnsi="Montserrat"/>
          <w:sz w:val="24"/>
        </w:rPr>
      </w:pPr>
    </w:p>
    <w:p w14:paraId="6B67585E" w14:textId="77777777" w:rsidR="00BE0467" w:rsidRPr="00C66689" w:rsidRDefault="00C66689" w:rsidP="00726732">
      <w:pPr>
        <w:pStyle w:val="NoSpacing"/>
        <w:rPr>
          <w:rFonts w:ascii="Montserrat" w:hAnsi="Montserrat"/>
          <w:sz w:val="24"/>
        </w:rPr>
      </w:pPr>
      <w:r w:rsidRPr="00C66689">
        <w:rPr>
          <w:rFonts w:ascii="Montserrat" w:hAnsi="Montserrat"/>
          <w:sz w:val="24"/>
        </w:rPr>
        <w:t>Have you ever noticed that the more things make sense, the harder it is to make sense out of things?</w:t>
      </w:r>
    </w:p>
    <w:p w14:paraId="76B60CB3" w14:textId="77777777" w:rsidR="00BE0467" w:rsidRPr="00C66689" w:rsidRDefault="00BE0467" w:rsidP="00726732">
      <w:pPr>
        <w:pStyle w:val="NoSpacing"/>
        <w:rPr>
          <w:rFonts w:ascii="Montserrat" w:hAnsi="Montserrat"/>
          <w:sz w:val="24"/>
        </w:rPr>
      </w:pPr>
    </w:p>
    <w:p w14:paraId="4112274A" w14:textId="77777777" w:rsidR="00BE0467" w:rsidRPr="00C66689" w:rsidRDefault="00C66689" w:rsidP="00726732">
      <w:pPr>
        <w:pStyle w:val="NoSpacing"/>
        <w:rPr>
          <w:rFonts w:ascii="Montserrat" w:hAnsi="Montserrat"/>
          <w:sz w:val="24"/>
        </w:rPr>
      </w:pPr>
      <w:r w:rsidRPr="00C66689">
        <w:rPr>
          <w:rFonts w:ascii="Montserrat" w:hAnsi="Montserrat"/>
          <w:sz w:val="24"/>
        </w:rPr>
        <w:t>What makes them so dangerous to us, boss, is the fact that they are so alien to us... Sure, I’ll talk to them</w:t>
      </w:r>
    </w:p>
    <w:p w14:paraId="707A09E3" w14:textId="77777777" w:rsidR="00BE0467" w:rsidRPr="00C66689" w:rsidRDefault="00BE0467" w:rsidP="00726732">
      <w:pPr>
        <w:pStyle w:val="NoSpacing"/>
        <w:rPr>
          <w:rFonts w:ascii="Montserrat" w:hAnsi="Montserrat"/>
          <w:sz w:val="24"/>
        </w:rPr>
      </w:pPr>
    </w:p>
    <w:p w14:paraId="14DA38A9" w14:textId="77777777" w:rsidR="00BE0467" w:rsidRPr="00C66689" w:rsidRDefault="00C66689" w:rsidP="00726732">
      <w:pPr>
        <w:pStyle w:val="NoSpacing"/>
        <w:rPr>
          <w:rFonts w:ascii="Montserrat" w:hAnsi="Montserrat"/>
          <w:sz w:val="24"/>
        </w:rPr>
      </w:pPr>
      <w:r w:rsidRPr="00C66689">
        <w:rPr>
          <w:rFonts w:ascii="Montserrat" w:hAnsi="Montserrat"/>
          <w:sz w:val="24"/>
        </w:rPr>
        <w:t>Greetings sivai, what do you want? Fine, I’ll look into it. Who, him? Oh, that was just the great devourer... He chooses that form just to tease me... Do you have any idea how many beings exist solely to devour mysteries and the unknown...? He keeps me on my toes, after all, I’m just an underling. His heart is ever set on my liege...</w:t>
      </w:r>
    </w:p>
    <w:p w14:paraId="12BC7427" w14:textId="77777777" w:rsidR="00BE0467" w:rsidRPr="00C66689" w:rsidRDefault="00BE0467" w:rsidP="00726732">
      <w:pPr>
        <w:pStyle w:val="NoSpacing"/>
        <w:rPr>
          <w:rFonts w:ascii="Montserrat" w:hAnsi="Montserrat"/>
          <w:sz w:val="24"/>
        </w:rPr>
      </w:pPr>
    </w:p>
    <w:p w14:paraId="62C0BDF4" w14:textId="77777777" w:rsidR="00BE0467" w:rsidRPr="00C66689" w:rsidRDefault="00C66689" w:rsidP="00726732">
      <w:pPr>
        <w:pStyle w:val="NoSpacing"/>
        <w:rPr>
          <w:rFonts w:ascii="Montserrat" w:hAnsi="Montserrat"/>
          <w:sz w:val="24"/>
        </w:rPr>
      </w:pPr>
      <w:r w:rsidRPr="00C66689">
        <w:rPr>
          <w:rFonts w:ascii="Montserrat" w:hAnsi="Montserrat"/>
          <w:sz w:val="24"/>
        </w:rPr>
        <w:t>Ember learns, through experience, how her body copes with extensive damage, such as her own weapon deals out.</w:t>
      </w:r>
    </w:p>
    <w:p w14:paraId="174425EA" w14:textId="77777777" w:rsidR="00BE0467" w:rsidRPr="00C66689" w:rsidRDefault="00BE0467" w:rsidP="00726732">
      <w:pPr>
        <w:pStyle w:val="NoSpacing"/>
        <w:rPr>
          <w:rFonts w:ascii="Montserrat" w:hAnsi="Montserrat"/>
          <w:sz w:val="24"/>
        </w:rPr>
      </w:pPr>
    </w:p>
    <w:p w14:paraId="2C6F478B" w14:textId="77777777" w:rsidR="00BE0467" w:rsidRPr="00C66689" w:rsidRDefault="00C66689" w:rsidP="00726732">
      <w:pPr>
        <w:pStyle w:val="NoSpacing"/>
        <w:rPr>
          <w:rFonts w:ascii="Montserrat" w:hAnsi="Montserrat"/>
          <w:sz w:val="24"/>
        </w:rPr>
      </w:pPr>
      <w:r w:rsidRPr="00C66689">
        <w:rPr>
          <w:rFonts w:ascii="Montserrat" w:hAnsi="Montserrat"/>
          <w:sz w:val="24"/>
        </w:rPr>
        <w:t>Part of me seems to hover just this side of the threshold, while I conduct my affairs here...</w:t>
      </w:r>
    </w:p>
    <w:p w14:paraId="4418688D" w14:textId="77777777" w:rsidR="00BE0467" w:rsidRPr="00C66689" w:rsidRDefault="00BE0467" w:rsidP="00726732">
      <w:pPr>
        <w:pStyle w:val="NoSpacing"/>
        <w:rPr>
          <w:rFonts w:ascii="Montserrat" w:hAnsi="Montserrat"/>
          <w:sz w:val="24"/>
        </w:rPr>
      </w:pPr>
    </w:p>
    <w:p w14:paraId="776FC6E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Well, my job is mostly to represent her here, though wherever I actually am at any given moment is good enough, too... Well, there just aren’t that many of us to cover one world apiece. Besides, I think I am the only one of there is... </w:t>
      </w:r>
    </w:p>
    <w:p w14:paraId="162DA7E4" w14:textId="77777777" w:rsidR="00BE0467" w:rsidRPr="00C66689" w:rsidRDefault="00BE0467" w:rsidP="00726732">
      <w:pPr>
        <w:pStyle w:val="NoSpacing"/>
        <w:rPr>
          <w:rFonts w:ascii="Montserrat" w:hAnsi="Montserrat"/>
          <w:sz w:val="24"/>
        </w:rPr>
      </w:pPr>
    </w:p>
    <w:p w14:paraId="708E9CEF" w14:textId="77777777" w:rsidR="00BE0467" w:rsidRPr="00C66689" w:rsidRDefault="00C66689" w:rsidP="00726732">
      <w:pPr>
        <w:pStyle w:val="NoSpacing"/>
        <w:rPr>
          <w:rFonts w:ascii="Montserrat" w:hAnsi="Montserrat"/>
          <w:sz w:val="24"/>
        </w:rPr>
      </w:pPr>
      <w:r w:rsidRPr="00C66689">
        <w:rPr>
          <w:rFonts w:ascii="Montserrat" w:hAnsi="Montserrat"/>
          <w:sz w:val="24"/>
        </w:rPr>
        <w:t>Hello again, nice pelt, uhm, you know, I used to work with a group of people, it sort of made me more effective... What? You mean I do have subordinates? Well, yes. Thank you. Um, who are they? Right, I’ll know..</w:t>
      </w:r>
    </w:p>
    <w:p w14:paraId="2A276520" w14:textId="77777777" w:rsidR="00BE0467" w:rsidRPr="00C66689" w:rsidRDefault="00BE0467" w:rsidP="00726732">
      <w:pPr>
        <w:pStyle w:val="NoSpacing"/>
        <w:rPr>
          <w:rFonts w:ascii="Montserrat" w:hAnsi="Montserrat"/>
          <w:sz w:val="24"/>
        </w:rPr>
      </w:pPr>
    </w:p>
    <w:p w14:paraId="445F5078" w14:textId="77777777" w:rsidR="00BE0467" w:rsidRPr="00C66689" w:rsidRDefault="00C66689" w:rsidP="00726732">
      <w:pPr>
        <w:pStyle w:val="NoSpacing"/>
        <w:rPr>
          <w:rFonts w:ascii="Montserrat" w:hAnsi="Montserrat"/>
          <w:sz w:val="24"/>
        </w:rPr>
      </w:pPr>
      <w:r w:rsidRPr="00C66689">
        <w:rPr>
          <w:rFonts w:ascii="Montserrat" w:hAnsi="Montserrat"/>
          <w:sz w:val="24"/>
        </w:rPr>
        <w:t>I used to be so irresponsible, when did I change?</w:t>
      </w:r>
    </w:p>
    <w:p w14:paraId="179EEF40" w14:textId="77777777" w:rsidR="00BE0467" w:rsidRPr="00C66689" w:rsidRDefault="00BE0467" w:rsidP="00726732">
      <w:pPr>
        <w:pStyle w:val="NoSpacing"/>
        <w:rPr>
          <w:rFonts w:ascii="Montserrat" w:hAnsi="Montserrat"/>
          <w:sz w:val="24"/>
        </w:rPr>
      </w:pPr>
    </w:p>
    <w:p w14:paraId="474D340E" w14:textId="77777777" w:rsidR="00BE0467" w:rsidRPr="00C66689" w:rsidRDefault="00C66689" w:rsidP="00726732">
      <w:pPr>
        <w:pStyle w:val="NoSpacing"/>
        <w:rPr>
          <w:rFonts w:ascii="Montserrat" w:hAnsi="Montserrat"/>
          <w:sz w:val="24"/>
        </w:rPr>
      </w:pPr>
      <w:r w:rsidRPr="00C66689">
        <w:rPr>
          <w:rFonts w:ascii="Montserrat" w:hAnsi="Montserrat"/>
          <w:sz w:val="24"/>
        </w:rPr>
        <w:t>No, there’s not much which I can conceive of any more that I can’t figure out how to do, but I can’t dwell on it. You can’t exactly sit down and write a book about these kind of things. Who would ever understand it? It would all seem like involuted gobble</w:t>
      </w:r>
      <w:r w:rsidRPr="00C66689">
        <w:rPr>
          <w:rFonts w:ascii="Montserrat" w:hAnsi="Montserrat"/>
          <w:sz w:val="24"/>
        </w:rPr>
        <w:noBreakHyphen/>
        <w:t>de</w:t>
      </w:r>
      <w:r w:rsidRPr="00C66689">
        <w:rPr>
          <w:rFonts w:ascii="Montserrat" w:hAnsi="Montserrat"/>
          <w:sz w:val="24"/>
        </w:rPr>
        <w:noBreakHyphen/>
        <w:t>gook...</w:t>
      </w:r>
    </w:p>
    <w:p w14:paraId="77D2D3B3" w14:textId="77777777" w:rsidR="00BE0467" w:rsidRPr="00C66689" w:rsidRDefault="00BE0467" w:rsidP="00726732">
      <w:pPr>
        <w:pStyle w:val="NoSpacing"/>
        <w:rPr>
          <w:rFonts w:ascii="Montserrat" w:hAnsi="Montserrat"/>
          <w:sz w:val="24"/>
        </w:rPr>
      </w:pPr>
    </w:p>
    <w:p w14:paraId="6E107954" w14:textId="77777777" w:rsidR="00BE0467" w:rsidRPr="00C66689" w:rsidRDefault="00C66689" w:rsidP="00726732">
      <w:pPr>
        <w:pStyle w:val="NoSpacing"/>
        <w:rPr>
          <w:rFonts w:ascii="Montserrat" w:hAnsi="Montserrat"/>
          <w:sz w:val="24"/>
        </w:rPr>
      </w:pPr>
      <w:r w:rsidRPr="00C66689">
        <w:rPr>
          <w:rFonts w:ascii="Montserrat" w:hAnsi="Montserrat"/>
          <w:sz w:val="24"/>
        </w:rPr>
        <w:t>I don’t know if I am exactly sane anymore. Just last night I was sitting on my couch carrying on an animated conversation with a glass of water, I had thought at the time that it was just a matter of understanding the way a glass of water thought...</w:t>
      </w:r>
    </w:p>
    <w:p w14:paraId="090B7CBC" w14:textId="77777777" w:rsidR="00BE0467" w:rsidRPr="00C66689" w:rsidRDefault="00BE0467" w:rsidP="00726732">
      <w:pPr>
        <w:pStyle w:val="NoSpacing"/>
        <w:rPr>
          <w:rFonts w:ascii="Montserrat" w:hAnsi="Montserrat"/>
          <w:sz w:val="24"/>
        </w:rPr>
      </w:pPr>
    </w:p>
    <w:p w14:paraId="18BCFD75" w14:textId="77777777" w:rsidR="00BE0467" w:rsidRPr="00C66689" w:rsidRDefault="00C66689" w:rsidP="00726732">
      <w:pPr>
        <w:pStyle w:val="NoSpacing"/>
        <w:rPr>
          <w:rFonts w:ascii="Montserrat" w:hAnsi="Montserrat"/>
          <w:sz w:val="24"/>
        </w:rPr>
      </w:pPr>
      <w:r w:rsidRPr="00C66689">
        <w:rPr>
          <w:rFonts w:ascii="Montserrat" w:hAnsi="Montserrat"/>
          <w:sz w:val="24"/>
        </w:rPr>
        <w:t>No, what I am and what I do are not a matter of losing my sanity and indulging in fanciful whims... There is a rhythm to my understanding which is entirely unlike language in that the sense of a thing is not in the name that holds it but in the pitch and position it takes at the moment...</w:t>
      </w:r>
    </w:p>
    <w:p w14:paraId="25543E15" w14:textId="77777777" w:rsidR="00BE0467" w:rsidRPr="00C66689" w:rsidRDefault="00BE0467" w:rsidP="00726732">
      <w:pPr>
        <w:pStyle w:val="NoSpacing"/>
        <w:rPr>
          <w:rFonts w:ascii="Montserrat" w:hAnsi="Montserrat"/>
          <w:sz w:val="24"/>
        </w:rPr>
      </w:pPr>
    </w:p>
    <w:p w14:paraId="2BDE7788" w14:textId="77777777" w:rsidR="00BE0467" w:rsidRPr="00C66689" w:rsidRDefault="00C66689" w:rsidP="00726732">
      <w:pPr>
        <w:pStyle w:val="NoSpacing"/>
        <w:rPr>
          <w:rFonts w:ascii="Montserrat" w:hAnsi="Montserrat"/>
          <w:sz w:val="24"/>
        </w:rPr>
      </w:pPr>
      <w:r w:rsidRPr="00C66689">
        <w:rPr>
          <w:rFonts w:ascii="Montserrat" w:hAnsi="Montserrat"/>
          <w:sz w:val="24"/>
        </w:rPr>
        <w:t>Do you wish to destroy your mind? I’m telling you, I can see plain as day that what you are doing is exactly what your own mind is most set against... Master your mind before you attempt to master the universe, you’ve got better odds of surviving that way. I’m not trying to stop you, you are trying to stop you, I am just letting you in on what is going on with you...</w:t>
      </w:r>
    </w:p>
    <w:p w14:paraId="109C7653" w14:textId="77777777" w:rsidR="00BE0467" w:rsidRPr="00C66689" w:rsidRDefault="00BE0467" w:rsidP="00726732">
      <w:pPr>
        <w:pStyle w:val="NoSpacing"/>
        <w:rPr>
          <w:rFonts w:ascii="Montserrat" w:hAnsi="Montserrat"/>
          <w:sz w:val="24"/>
        </w:rPr>
      </w:pPr>
    </w:p>
    <w:p w14:paraId="5D74006E" w14:textId="77777777" w:rsidR="00BE0467" w:rsidRPr="00C66689" w:rsidRDefault="00C66689" w:rsidP="00726732">
      <w:pPr>
        <w:pStyle w:val="NoSpacing"/>
        <w:rPr>
          <w:rFonts w:ascii="Montserrat" w:hAnsi="Montserrat"/>
          <w:sz w:val="24"/>
        </w:rPr>
      </w:pPr>
      <w:r w:rsidRPr="00C66689">
        <w:rPr>
          <w:rFonts w:ascii="Montserrat" w:hAnsi="Montserrat"/>
          <w:sz w:val="24"/>
        </w:rPr>
        <w:t>Often, it is in dealing with the pursuits of another that one comes to see themselves. For ember, in seeing this other so clearly, she becomes aware of a lack of vision for herself.</w:t>
      </w:r>
    </w:p>
    <w:p w14:paraId="4641513B" w14:textId="77777777" w:rsidR="00BE0467" w:rsidRPr="00C66689" w:rsidRDefault="00BE0467" w:rsidP="00726732">
      <w:pPr>
        <w:pStyle w:val="NoSpacing"/>
        <w:rPr>
          <w:rFonts w:ascii="Montserrat" w:hAnsi="Montserrat"/>
          <w:sz w:val="24"/>
        </w:rPr>
      </w:pPr>
    </w:p>
    <w:p w14:paraId="52D61308" w14:textId="77777777" w:rsidR="00BE0467" w:rsidRPr="00C66689" w:rsidRDefault="00C66689" w:rsidP="00726732">
      <w:pPr>
        <w:pStyle w:val="NoSpacing"/>
        <w:rPr>
          <w:rFonts w:ascii="Montserrat" w:hAnsi="Montserrat"/>
          <w:sz w:val="24"/>
        </w:rPr>
      </w:pPr>
      <w:r w:rsidRPr="00C66689">
        <w:rPr>
          <w:rFonts w:ascii="Montserrat" w:hAnsi="Montserrat"/>
          <w:sz w:val="24"/>
        </w:rPr>
        <w:t>How do I know what’s what with others, yet still get driven to distraction trying to figure out myself?</w:t>
      </w:r>
    </w:p>
    <w:p w14:paraId="79A5087F" w14:textId="77777777" w:rsidR="00BE0467" w:rsidRPr="00C66689" w:rsidRDefault="00BE0467" w:rsidP="00726732">
      <w:pPr>
        <w:pStyle w:val="NoSpacing"/>
        <w:rPr>
          <w:rFonts w:ascii="Montserrat" w:hAnsi="Montserrat"/>
          <w:sz w:val="24"/>
        </w:rPr>
      </w:pPr>
    </w:p>
    <w:p w14:paraId="4B43F43C" w14:textId="77777777" w:rsidR="00BE0467" w:rsidRPr="00C66689" w:rsidRDefault="00C66689" w:rsidP="00726732">
      <w:pPr>
        <w:pStyle w:val="NoSpacing"/>
        <w:rPr>
          <w:rFonts w:ascii="Montserrat" w:hAnsi="Montserrat"/>
          <w:sz w:val="24"/>
        </w:rPr>
      </w:pPr>
      <w:r w:rsidRPr="00C66689">
        <w:rPr>
          <w:rFonts w:ascii="Montserrat" w:hAnsi="Montserrat"/>
          <w:sz w:val="24"/>
        </w:rPr>
        <w:t>This is the question that has been led up to. Realizing the need to deal with the aspects of one’s own existence. This decision is momentous in itself. From the contemplation of this question will arise the awareness of what needs to be done. For ember, it is a call to confront what, to her, remains unknown.</w:t>
      </w:r>
    </w:p>
    <w:p w14:paraId="08FD84A2" w14:textId="77777777" w:rsidR="00BE0467" w:rsidRPr="00C66689" w:rsidRDefault="00BE0467" w:rsidP="00726732">
      <w:pPr>
        <w:pStyle w:val="NoSpacing"/>
        <w:rPr>
          <w:rFonts w:ascii="Montserrat" w:hAnsi="Montserrat"/>
          <w:sz w:val="24"/>
        </w:rPr>
      </w:pPr>
    </w:p>
    <w:p w14:paraId="00D5DE5F" w14:textId="77777777" w:rsidR="00BE0467" w:rsidRPr="00C66689" w:rsidRDefault="00C66689" w:rsidP="00726732">
      <w:pPr>
        <w:pStyle w:val="NoSpacing"/>
        <w:rPr>
          <w:rFonts w:ascii="Montserrat" w:hAnsi="Montserrat"/>
          <w:sz w:val="24"/>
        </w:rPr>
      </w:pPr>
      <w:r w:rsidRPr="00C66689">
        <w:rPr>
          <w:rFonts w:ascii="Montserrat" w:hAnsi="Montserrat"/>
          <w:sz w:val="24"/>
        </w:rPr>
        <w:t>You’re right, I’ve never gone through the threshold myself. I won’t even begin to fulfill my role until I have embraced the heart of that which I have committed myself to. In order to find myself, I need to find my limits...</w:t>
      </w:r>
    </w:p>
    <w:p w14:paraId="27C099BC" w14:textId="77777777" w:rsidR="00BE0467" w:rsidRPr="00C66689" w:rsidRDefault="00BE0467" w:rsidP="00726732">
      <w:pPr>
        <w:pStyle w:val="NoSpacing"/>
        <w:rPr>
          <w:rFonts w:ascii="Montserrat" w:hAnsi="Montserrat"/>
          <w:sz w:val="24"/>
        </w:rPr>
      </w:pPr>
    </w:p>
    <w:p w14:paraId="22D6961E" w14:textId="77777777" w:rsidR="00BE0467" w:rsidRPr="00C66689" w:rsidRDefault="00C66689" w:rsidP="00726732">
      <w:pPr>
        <w:pStyle w:val="NoSpacing"/>
        <w:rPr>
          <w:rFonts w:ascii="Montserrat" w:hAnsi="Montserrat"/>
          <w:sz w:val="24"/>
        </w:rPr>
      </w:pPr>
      <w:r w:rsidRPr="00C66689">
        <w:rPr>
          <w:rFonts w:ascii="Montserrat" w:hAnsi="Montserrat"/>
          <w:sz w:val="24"/>
        </w:rPr>
        <w:t>Ember decides to confront the full unknown of death. She leaves, looking for death itself, not through cause, but simply through will. She will find that it is but a door. A door like would separate the houses of two different realities. A door like the transition of going to sleep. Like all in existence, death is a thing which is always present in its final form. Death is, only when the will to remain is broken. For one who has the will, the moment of death will remain at arms length until one chooses to e</w:t>
      </w:r>
      <w:r w:rsidRPr="00C66689">
        <w:rPr>
          <w:rFonts w:ascii="Montserrat" w:hAnsi="Montserrat"/>
          <w:sz w:val="24"/>
        </w:rPr>
        <w:t>mbrace it. It can be that simple an act. But, death is not a place at which the will can remain. One must veer aside. To such a place as the threshold.</w:t>
      </w:r>
    </w:p>
    <w:p w14:paraId="1D49D38E" w14:textId="77777777" w:rsidR="00BE0467" w:rsidRPr="00C66689" w:rsidRDefault="00BE0467" w:rsidP="00726732">
      <w:pPr>
        <w:pStyle w:val="NoSpacing"/>
        <w:rPr>
          <w:rFonts w:ascii="Montserrat" w:hAnsi="Montserrat"/>
          <w:sz w:val="24"/>
        </w:rPr>
      </w:pPr>
    </w:p>
    <w:p w14:paraId="3445B7D4" w14:textId="77777777" w:rsidR="00BE0467" w:rsidRPr="00C66689" w:rsidRDefault="00C66689" w:rsidP="00726732">
      <w:pPr>
        <w:pStyle w:val="NoSpacing"/>
        <w:rPr>
          <w:rFonts w:ascii="Montserrat" w:hAnsi="Montserrat"/>
          <w:sz w:val="24"/>
        </w:rPr>
      </w:pPr>
      <w:r w:rsidRPr="00C66689">
        <w:rPr>
          <w:rFonts w:ascii="Montserrat" w:hAnsi="Montserrat"/>
          <w:sz w:val="24"/>
        </w:rPr>
        <w:t>Um, hello. Who are you? You live here? Um, well, I work here, I guess...</w:t>
      </w:r>
    </w:p>
    <w:p w14:paraId="71AA1BEA" w14:textId="77777777" w:rsidR="00BE0467" w:rsidRPr="00C66689" w:rsidRDefault="00BE0467" w:rsidP="00726732">
      <w:pPr>
        <w:pStyle w:val="NoSpacing"/>
        <w:rPr>
          <w:rFonts w:ascii="Montserrat" w:hAnsi="Montserrat"/>
          <w:sz w:val="24"/>
        </w:rPr>
      </w:pPr>
    </w:p>
    <w:p w14:paraId="25FDC4AD" w14:textId="77777777" w:rsidR="00BE0467" w:rsidRPr="00C66689" w:rsidRDefault="00C66689" w:rsidP="00726732">
      <w:pPr>
        <w:pStyle w:val="NoSpacing"/>
        <w:rPr>
          <w:rFonts w:ascii="Montserrat" w:hAnsi="Montserrat"/>
          <w:sz w:val="24"/>
        </w:rPr>
      </w:pPr>
      <w:r w:rsidRPr="00C66689">
        <w:rPr>
          <w:rFonts w:ascii="Montserrat" w:hAnsi="Montserrat"/>
          <w:sz w:val="24"/>
        </w:rPr>
        <w:t>An and ember meet, a recurrence of the dead twin visual, and a resulting fascination, lead to curiosity. The climax of this chapter is the vision, the sensual embrace, which I recall. Both are swallowed by their passion and infatuation, and both embrace it without fear or self recrimination. They discover their difficulty in fulfilling their mutual hunger to be much the cause of their overwhelming desire. Their intimacy is bound by touch, and they become lost in the mystery of their attraction.</w:t>
      </w:r>
    </w:p>
    <w:p w14:paraId="136EE8DB" w14:textId="77777777" w:rsidR="00BE0467" w:rsidRPr="00C66689" w:rsidRDefault="00BE0467" w:rsidP="00726732">
      <w:pPr>
        <w:pStyle w:val="NoSpacing"/>
        <w:rPr>
          <w:rFonts w:ascii="Montserrat" w:hAnsi="Montserrat"/>
          <w:sz w:val="24"/>
        </w:rPr>
      </w:pPr>
    </w:p>
    <w:p w14:paraId="20E7E26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Why do I feel so open to you? Unlike mystery, untouchable and always looking right through me... I feel like I can actually touch you... </w:t>
      </w:r>
    </w:p>
    <w:p w14:paraId="7AE4DF15" w14:textId="77777777" w:rsidR="00BE0467" w:rsidRPr="00C66689" w:rsidRDefault="00BE0467" w:rsidP="00726732">
      <w:pPr>
        <w:pStyle w:val="NoSpacing"/>
        <w:rPr>
          <w:rFonts w:ascii="Montserrat" w:hAnsi="Montserrat"/>
          <w:sz w:val="24"/>
        </w:rPr>
      </w:pPr>
    </w:p>
    <w:p w14:paraId="394F10C8" w14:textId="77777777" w:rsidR="00BE0467" w:rsidRPr="00C66689" w:rsidRDefault="00C66689" w:rsidP="00726732">
      <w:pPr>
        <w:pStyle w:val="NoSpacing"/>
        <w:rPr>
          <w:rFonts w:ascii="Montserrat" w:hAnsi="Montserrat"/>
          <w:sz w:val="24"/>
        </w:rPr>
      </w:pPr>
      <w:r w:rsidRPr="00C66689">
        <w:rPr>
          <w:rFonts w:ascii="Montserrat" w:hAnsi="Montserrat"/>
          <w:sz w:val="24"/>
        </w:rPr>
        <w:t>You’ve embraced the devourer?!? And you’re still around to talk about it?</w:t>
      </w:r>
    </w:p>
    <w:p w14:paraId="29438EB7" w14:textId="77777777" w:rsidR="00BE0467" w:rsidRPr="00C66689" w:rsidRDefault="00BE0467" w:rsidP="00726732">
      <w:pPr>
        <w:pStyle w:val="NoSpacing"/>
        <w:rPr>
          <w:rFonts w:ascii="Montserrat" w:hAnsi="Montserrat"/>
          <w:sz w:val="24"/>
        </w:rPr>
      </w:pPr>
    </w:p>
    <w:p w14:paraId="1FC6D5F4" w14:textId="77777777" w:rsidR="00BE0467" w:rsidRPr="00C66689" w:rsidRDefault="00C66689" w:rsidP="00726732">
      <w:pPr>
        <w:pStyle w:val="NoSpacing"/>
        <w:rPr>
          <w:rFonts w:ascii="Montserrat" w:hAnsi="Montserrat"/>
          <w:sz w:val="24"/>
        </w:rPr>
      </w:pPr>
      <w:r w:rsidRPr="00C66689">
        <w:rPr>
          <w:rFonts w:ascii="Montserrat" w:hAnsi="Montserrat"/>
          <w:sz w:val="24"/>
        </w:rPr>
        <w:t>Laying in their spent embrace, they come fast to know and confide in each other. They find, in their mirror of their acquaintance, the equals each had sought unknowingly. They allude to the presence of another, whom each seems to sense. They lose track of time, and wander through the house of contemplation. They also touch the honest core of intimacy, the caress of mere presence.</w:t>
      </w:r>
    </w:p>
    <w:p w14:paraId="2A0AB275" w14:textId="77777777" w:rsidR="00BE0467" w:rsidRPr="00C66689" w:rsidRDefault="00BE0467" w:rsidP="00726732">
      <w:pPr>
        <w:pStyle w:val="NoSpacing"/>
        <w:rPr>
          <w:rFonts w:ascii="Montserrat" w:hAnsi="Montserrat"/>
          <w:sz w:val="24"/>
        </w:rPr>
      </w:pPr>
    </w:p>
    <w:p w14:paraId="776CEA8C" w14:textId="77777777" w:rsidR="00BE0467" w:rsidRPr="00C66689" w:rsidRDefault="00C66689" w:rsidP="00726732">
      <w:pPr>
        <w:pStyle w:val="NoSpacing"/>
        <w:rPr>
          <w:rFonts w:ascii="Montserrat" w:hAnsi="Montserrat"/>
          <w:sz w:val="24"/>
        </w:rPr>
      </w:pPr>
      <w:r w:rsidRPr="00C66689">
        <w:rPr>
          <w:rFonts w:ascii="Montserrat" w:hAnsi="Montserrat"/>
          <w:sz w:val="24"/>
        </w:rPr>
        <w:t>This is xanadau. Someone is dreaming us.</w:t>
      </w:r>
    </w:p>
    <w:p w14:paraId="286EF7F8" w14:textId="77777777" w:rsidR="00BE0467" w:rsidRPr="00C66689" w:rsidRDefault="00BE0467" w:rsidP="00726732">
      <w:pPr>
        <w:pStyle w:val="NoSpacing"/>
        <w:rPr>
          <w:rFonts w:ascii="Montserrat" w:hAnsi="Montserrat"/>
          <w:sz w:val="24"/>
        </w:rPr>
      </w:pPr>
    </w:p>
    <w:p w14:paraId="442BA95A" w14:textId="77777777" w:rsidR="00BE0467" w:rsidRPr="00C66689" w:rsidRDefault="00C66689" w:rsidP="00726732">
      <w:pPr>
        <w:pStyle w:val="NoSpacing"/>
        <w:rPr>
          <w:rFonts w:ascii="Montserrat" w:hAnsi="Montserrat"/>
          <w:sz w:val="24"/>
        </w:rPr>
      </w:pPr>
      <w:r w:rsidRPr="00C66689">
        <w:rPr>
          <w:rFonts w:ascii="Montserrat" w:hAnsi="Montserrat"/>
          <w:sz w:val="24"/>
        </w:rPr>
        <w:t>What do you mean ‘I intrigue you’ ? I am afraid to understand you, sometimes... Sure, I’d like to meet one of your acquaintances... What should I expect?</w:t>
      </w:r>
    </w:p>
    <w:p w14:paraId="5A0CCDBE" w14:textId="77777777" w:rsidR="00BE0467" w:rsidRPr="00C66689" w:rsidRDefault="00BE0467" w:rsidP="00726732">
      <w:pPr>
        <w:pStyle w:val="NoSpacing"/>
        <w:rPr>
          <w:rFonts w:ascii="Montserrat" w:hAnsi="Montserrat"/>
          <w:sz w:val="24"/>
        </w:rPr>
      </w:pPr>
    </w:p>
    <w:p w14:paraId="383DC904" w14:textId="77777777" w:rsidR="00BE0467" w:rsidRPr="00C66689" w:rsidRDefault="00C66689" w:rsidP="00726732">
      <w:pPr>
        <w:pStyle w:val="NoSpacing"/>
        <w:rPr>
          <w:rFonts w:ascii="Montserrat" w:hAnsi="Montserrat"/>
          <w:sz w:val="24"/>
        </w:rPr>
      </w:pPr>
      <w:r w:rsidRPr="00C66689">
        <w:rPr>
          <w:rFonts w:ascii="Montserrat" w:hAnsi="Montserrat"/>
          <w:sz w:val="24"/>
        </w:rPr>
        <w:t>An conceives of an idea, and maneuvers ember to a point in which to set her notion in motion. This is the beginning of a powerful alliance, which in time will aid them all. Ember, led by fascination, is caught between contemplation of what these changes might come to mean, and infatuation with the character of her new acquaintance with an. An, aware of the trial which awaits ember in her future, is as much enamored with ember as mournful for her fate. She fights to not interfere, and yet some allusion is ma</w:t>
      </w:r>
      <w:r w:rsidRPr="00C66689">
        <w:rPr>
          <w:rFonts w:ascii="Montserrat" w:hAnsi="Montserrat"/>
          <w:sz w:val="24"/>
        </w:rPr>
        <w:t>de. Enough to lend the idea that sivai will attempt to consume her.</w:t>
      </w:r>
    </w:p>
    <w:p w14:paraId="355573DF" w14:textId="77777777" w:rsidR="00BE0467" w:rsidRPr="00C66689" w:rsidRDefault="00BE0467" w:rsidP="00726732">
      <w:pPr>
        <w:pStyle w:val="NoSpacing"/>
        <w:rPr>
          <w:rFonts w:ascii="Montserrat" w:hAnsi="Montserrat"/>
          <w:sz w:val="24"/>
        </w:rPr>
      </w:pPr>
    </w:p>
    <w:p w14:paraId="2A4B0E8D" w14:textId="77777777" w:rsidR="00BE0467" w:rsidRPr="00C66689" w:rsidRDefault="00C66689" w:rsidP="00726732">
      <w:pPr>
        <w:pStyle w:val="NoSpacing"/>
        <w:rPr>
          <w:rFonts w:ascii="Montserrat" w:hAnsi="Montserrat"/>
          <w:sz w:val="24"/>
        </w:rPr>
      </w:pPr>
      <w:r w:rsidRPr="00C66689">
        <w:rPr>
          <w:rFonts w:ascii="Montserrat" w:hAnsi="Montserrat"/>
          <w:sz w:val="24"/>
        </w:rPr>
        <w:t>I don’t think any of us so much as said a word...</w:t>
      </w:r>
    </w:p>
    <w:p w14:paraId="1C79F737" w14:textId="77777777" w:rsidR="00BE0467" w:rsidRPr="00C66689" w:rsidRDefault="00BE0467" w:rsidP="00726732">
      <w:pPr>
        <w:pStyle w:val="NoSpacing"/>
        <w:rPr>
          <w:rFonts w:ascii="Montserrat" w:hAnsi="Montserrat"/>
          <w:sz w:val="24"/>
        </w:rPr>
      </w:pPr>
    </w:p>
    <w:p w14:paraId="0E0DB11B" w14:textId="77777777" w:rsidR="00BE0467" w:rsidRPr="00C66689" w:rsidRDefault="00C66689" w:rsidP="00726732">
      <w:pPr>
        <w:pStyle w:val="NoSpacing"/>
        <w:rPr>
          <w:rFonts w:ascii="Montserrat" w:hAnsi="Montserrat"/>
          <w:sz w:val="24"/>
        </w:rPr>
      </w:pPr>
      <w:r w:rsidRPr="00C66689">
        <w:rPr>
          <w:rFonts w:ascii="Montserrat" w:hAnsi="Montserrat"/>
          <w:sz w:val="24"/>
        </w:rPr>
        <w:t>This meeting is influenced by the emphatic encouragement of an. These three reflections of one another, one living, one undead, and one on the threshold, are as distinct from one another as they are alike. The fascination, to touch the image of oneself. To explore the similarities, and be astounded the very differences in nature, which affect even the texture of skin, hair, and breath. To point out the different hungers and appetites, and succulence of their satisfaction. For a vampire, the richness of embe</w:t>
      </w:r>
      <w:r w:rsidRPr="00C66689">
        <w:rPr>
          <w:rFonts w:ascii="Montserrat" w:hAnsi="Montserrat"/>
          <w:sz w:val="24"/>
        </w:rPr>
        <w:t>r’s blood, and the fragility of an’s form, are intoxicating. For them, the stillness of her body and impossibly refined textures of her flesh, morgan is more the animate object than living being. She tasting of intoxicating blood, from her tears to her center. In an, the promise of a young goddess, in ember, the wildness of her animal nature. With this orgy of communion, they each help define each other, more fully and intimately than they had previously known. Their lament, that there is no term more appro</w:t>
      </w:r>
      <w:r w:rsidRPr="00C66689">
        <w:rPr>
          <w:rFonts w:ascii="Montserrat" w:hAnsi="Montserrat"/>
          <w:sz w:val="24"/>
        </w:rPr>
        <w:t>priate to them than lovers. They have no name for what they have attained in one another.</w:t>
      </w:r>
    </w:p>
    <w:p w14:paraId="3E500E28" w14:textId="77777777" w:rsidR="00BE0467" w:rsidRPr="00C66689" w:rsidRDefault="00BE0467" w:rsidP="00726732">
      <w:pPr>
        <w:pStyle w:val="NoSpacing"/>
        <w:rPr>
          <w:rFonts w:ascii="Montserrat" w:hAnsi="Montserrat"/>
          <w:sz w:val="24"/>
        </w:rPr>
      </w:pPr>
    </w:p>
    <w:p w14:paraId="203BFAF6" w14:textId="77777777" w:rsidR="00BE0467" w:rsidRPr="00C66689" w:rsidRDefault="00C66689" w:rsidP="00726732">
      <w:pPr>
        <w:pStyle w:val="NoSpacing"/>
        <w:rPr>
          <w:rFonts w:ascii="Montserrat" w:hAnsi="Montserrat"/>
          <w:sz w:val="24"/>
        </w:rPr>
      </w:pPr>
      <w:r w:rsidRPr="00C66689">
        <w:rPr>
          <w:rFonts w:ascii="Montserrat" w:hAnsi="Montserrat"/>
          <w:sz w:val="24"/>
        </w:rPr>
        <w:t>The more I come to know about myself, the more I begin to feel that I am only just beginning to understand myself</w:t>
      </w:r>
    </w:p>
    <w:p w14:paraId="38176E75" w14:textId="77777777" w:rsidR="00BE0467" w:rsidRPr="00C66689" w:rsidRDefault="00BE0467" w:rsidP="00726732">
      <w:pPr>
        <w:pStyle w:val="NoSpacing"/>
        <w:rPr>
          <w:rFonts w:ascii="Montserrat" w:hAnsi="Montserrat"/>
          <w:sz w:val="24"/>
        </w:rPr>
      </w:pPr>
    </w:p>
    <w:p w14:paraId="75F55618" w14:textId="77777777" w:rsidR="00BE0467" w:rsidRPr="00C66689" w:rsidRDefault="00C66689" w:rsidP="00726732">
      <w:pPr>
        <w:pStyle w:val="NoSpacing"/>
        <w:rPr>
          <w:rFonts w:ascii="Montserrat" w:hAnsi="Montserrat"/>
          <w:sz w:val="24"/>
        </w:rPr>
      </w:pPr>
      <w:r w:rsidRPr="00C66689">
        <w:rPr>
          <w:rFonts w:ascii="Montserrat" w:hAnsi="Montserrat"/>
          <w:sz w:val="24"/>
        </w:rPr>
        <w:t>From the depths of intimacy, begins to come the understanding of self, and its existence. This may indeed be the only thing which gives her any promise of surviving what is to come.</w:t>
      </w:r>
    </w:p>
    <w:p w14:paraId="5FF4BD85" w14:textId="77777777" w:rsidR="00BE0467" w:rsidRPr="00C66689" w:rsidRDefault="00BE0467" w:rsidP="00726732">
      <w:pPr>
        <w:pStyle w:val="NoSpacing"/>
        <w:rPr>
          <w:rFonts w:ascii="Montserrat" w:hAnsi="Montserrat"/>
          <w:sz w:val="24"/>
        </w:rPr>
      </w:pPr>
    </w:p>
    <w:p w14:paraId="4B17793F" w14:textId="77777777" w:rsidR="00BE0467" w:rsidRPr="00C66689" w:rsidRDefault="00C66689" w:rsidP="00726732">
      <w:pPr>
        <w:pStyle w:val="NoSpacing"/>
        <w:rPr>
          <w:rFonts w:ascii="Montserrat" w:hAnsi="Montserrat"/>
          <w:sz w:val="24"/>
        </w:rPr>
      </w:pPr>
      <w:r w:rsidRPr="00C66689">
        <w:rPr>
          <w:rFonts w:ascii="Montserrat" w:hAnsi="Montserrat"/>
          <w:sz w:val="24"/>
        </w:rPr>
        <w:t>I think I am beginning to understand what I am supposed to be doing now...</w:t>
      </w:r>
    </w:p>
    <w:p w14:paraId="5E934F3C" w14:textId="77777777" w:rsidR="00BE0467" w:rsidRPr="00C66689" w:rsidRDefault="00BE0467" w:rsidP="00726732">
      <w:pPr>
        <w:pStyle w:val="NoSpacing"/>
        <w:rPr>
          <w:rFonts w:ascii="Montserrat" w:hAnsi="Montserrat"/>
          <w:sz w:val="24"/>
        </w:rPr>
      </w:pPr>
    </w:p>
    <w:p w14:paraId="54539979" w14:textId="77777777" w:rsidR="00BE0467" w:rsidRPr="00C66689" w:rsidRDefault="00C66689" w:rsidP="00726732">
      <w:pPr>
        <w:pStyle w:val="NoSpacing"/>
        <w:rPr>
          <w:rFonts w:ascii="Montserrat" w:hAnsi="Montserrat"/>
          <w:sz w:val="24"/>
        </w:rPr>
      </w:pPr>
      <w:r w:rsidRPr="00C66689">
        <w:rPr>
          <w:rFonts w:ascii="Montserrat" w:hAnsi="Montserrat"/>
          <w:sz w:val="24"/>
        </w:rPr>
        <w:t>When you fight the unknown, you fight me</w:t>
      </w:r>
    </w:p>
    <w:p w14:paraId="26338748" w14:textId="77777777" w:rsidR="00BE0467" w:rsidRPr="00C66689" w:rsidRDefault="00BE0467" w:rsidP="00726732">
      <w:pPr>
        <w:pStyle w:val="NoSpacing"/>
        <w:rPr>
          <w:rFonts w:ascii="Montserrat" w:hAnsi="Montserrat"/>
          <w:sz w:val="24"/>
        </w:rPr>
      </w:pPr>
    </w:p>
    <w:p w14:paraId="21D9A435" w14:textId="77777777" w:rsidR="00BE0467" w:rsidRPr="00C66689" w:rsidRDefault="00C66689" w:rsidP="00726732">
      <w:pPr>
        <w:pStyle w:val="NoSpacing"/>
        <w:rPr>
          <w:rFonts w:ascii="Montserrat" w:hAnsi="Montserrat"/>
          <w:sz w:val="24"/>
        </w:rPr>
      </w:pPr>
      <w:r w:rsidRPr="00C66689">
        <w:rPr>
          <w:rFonts w:ascii="Montserrat" w:hAnsi="Montserrat"/>
          <w:sz w:val="24"/>
        </w:rPr>
        <w:t>When you unravel a mystery, you unravel me</w:t>
      </w:r>
    </w:p>
    <w:p w14:paraId="357D50EF" w14:textId="77777777" w:rsidR="00BE0467" w:rsidRPr="00C66689" w:rsidRDefault="00BE0467" w:rsidP="00726732">
      <w:pPr>
        <w:pStyle w:val="NoSpacing"/>
        <w:rPr>
          <w:rFonts w:ascii="Montserrat" w:hAnsi="Montserrat"/>
          <w:sz w:val="24"/>
        </w:rPr>
      </w:pPr>
    </w:p>
    <w:p w14:paraId="2396A5D6" w14:textId="77777777" w:rsidR="00BE0467" w:rsidRPr="00C66689" w:rsidRDefault="00C66689" w:rsidP="00726732">
      <w:pPr>
        <w:pStyle w:val="NoSpacing"/>
        <w:rPr>
          <w:rFonts w:ascii="Montserrat" w:hAnsi="Montserrat"/>
          <w:sz w:val="24"/>
        </w:rPr>
      </w:pPr>
      <w:r w:rsidRPr="00C66689">
        <w:rPr>
          <w:rFonts w:ascii="Montserrat" w:hAnsi="Montserrat"/>
          <w:sz w:val="24"/>
        </w:rPr>
        <w:t>But there will always be more to me, and the devourer occasionally restores my cloak of secrets. There are some who see me, many who don’t. When I choose to be someone, I am like the moon, both obscure and bright, or the sun, blindingly brilliant, so I warn you, be content to gaze at me through my mask, for mystery is the spice of life... The brightest light creates the darkest shadows.</w:t>
      </w:r>
    </w:p>
    <w:p w14:paraId="6564C161" w14:textId="77777777" w:rsidR="00BE0467" w:rsidRPr="00C66689" w:rsidRDefault="00BE0467" w:rsidP="00726732">
      <w:pPr>
        <w:pStyle w:val="NoSpacing"/>
        <w:rPr>
          <w:rFonts w:ascii="Montserrat" w:hAnsi="Montserrat"/>
          <w:sz w:val="24"/>
        </w:rPr>
      </w:pPr>
    </w:p>
    <w:p w14:paraId="655BA0BE" w14:textId="77777777" w:rsidR="00BE0467" w:rsidRPr="00C66689" w:rsidRDefault="00C66689" w:rsidP="00726732">
      <w:pPr>
        <w:pStyle w:val="NoSpacing"/>
        <w:rPr>
          <w:rFonts w:ascii="Montserrat" w:hAnsi="Montserrat"/>
          <w:sz w:val="24"/>
        </w:rPr>
      </w:pPr>
      <w:r w:rsidRPr="00C66689">
        <w:rPr>
          <w:rFonts w:ascii="Montserrat" w:hAnsi="Montserrat"/>
          <w:sz w:val="24"/>
        </w:rPr>
        <w:t>This chapter will culminate with the approach of the devourer, and will echo with the promise of his touch, and when she realizes his function in existence, she finds the first seed of acceptance with which to meet her coming challenge. The fullness of mystery is truly beginning to come to her, for here awaits the path of destruction. She will be tested against fear of the unknown, and tested for endurance of will. He will be like a seducer. A courting gentleman, who surprises her with his passion, and then</w:t>
      </w:r>
      <w:r w:rsidRPr="00C66689">
        <w:rPr>
          <w:rFonts w:ascii="Montserrat" w:hAnsi="Montserrat"/>
          <w:sz w:val="24"/>
        </w:rPr>
        <w:t xml:space="preserve"> leaves her aching for his touch. And this is how it will end.</w:t>
      </w:r>
    </w:p>
    <w:p w14:paraId="0732988E" w14:textId="77777777" w:rsidR="00BE0467" w:rsidRPr="00C66689" w:rsidRDefault="00BE0467" w:rsidP="00726732">
      <w:pPr>
        <w:pStyle w:val="NoSpacing"/>
        <w:rPr>
          <w:rFonts w:ascii="Montserrat" w:hAnsi="Montserrat"/>
          <w:sz w:val="24"/>
        </w:rPr>
      </w:pPr>
    </w:p>
    <w:p w14:paraId="3B1338E8" w14:textId="77777777" w:rsidR="00BE0467" w:rsidRPr="00C66689" w:rsidRDefault="00C66689" w:rsidP="00726732">
      <w:pPr>
        <w:pStyle w:val="NoSpacing"/>
        <w:rPr>
          <w:rFonts w:ascii="Montserrat" w:hAnsi="Montserrat"/>
          <w:sz w:val="24"/>
        </w:rPr>
      </w:pPr>
      <w:r w:rsidRPr="00C66689">
        <w:rPr>
          <w:rFonts w:ascii="Montserrat" w:hAnsi="Montserrat"/>
          <w:sz w:val="24"/>
        </w:rPr>
        <w:t>Avonlea is at a hard time in her life. She must decide if she will continue to follow her destiny, or begin to pursue her own autonomy. A time for her to really decide what she wants. To understand this question, she has left the gates of paradox and the unknown. Only to enter a trap; one that strips away her confidence and self possession (not to mention the illusions of her sanity). It is a trap we are quite familiar with—a world of doubt. Our world. A world revered to be the most demanding and crucifying</w:t>
      </w:r>
      <w:r w:rsidRPr="00C66689">
        <w:rPr>
          <w:rFonts w:ascii="Montserrat" w:hAnsi="Montserrat"/>
          <w:sz w:val="24"/>
        </w:rPr>
        <w:t xml:space="preserve"> to exist in. Due to this, ember is forced to struggle for her own identity—forced to look for herself. As such things go, she is not expecting what she must learn about herself. “avonlea” is not what anyone would call normal. In fact, so many people find her mysterious, enigmatic, or just plain odd, that chances are few people could actually know what to call her. To understand her, one really has to get to know her. Unfortunately, she is not very easy to get to know. She seems to take special pains to rev</w:t>
      </w:r>
      <w:r w:rsidRPr="00C66689">
        <w:rPr>
          <w:rFonts w:ascii="Montserrat" w:hAnsi="Montserrat"/>
          <w:sz w:val="24"/>
        </w:rPr>
        <w:t>eal as little as possible about herself to anyone. Why? That is part of the mystery. When confronted with the question, `is not plain humanity good enough for you?’ she can only reply that she never really knew what that was. She is a very enticing and alluring creature, so naturally it is this which creates the current of this story. A new adversary and admirer is entranced in her and becomes obsessed with penetrating the mystery surrounding her. Ironically, so is she. Even her experiences can not save her</w:t>
      </w:r>
      <w:r w:rsidRPr="00C66689">
        <w:rPr>
          <w:rFonts w:ascii="Montserrat" w:hAnsi="Montserrat"/>
          <w:sz w:val="24"/>
        </w:rPr>
        <w:t xml:space="preserve"> from the inertia of sanity that can make her question the validity of her own reality. She does not have much time to learn that this is a world that will kill you to help you; lock you away if you don’t fit in. A night in a padded cell is a blow of many proportions; a twisting dagger of synchronicity in her gut. Her brother, kev, is found, having passed through death’s door. He brings with him, her old conflict of desire. By this point she is hardly sure who or what she is; she has long since begun to des</w:t>
      </w:r>
      <w:r w:rsidRPr="00C66689">
        <w:rPr>
          <w:rFonts w:ascii="Montserrat" w:hAnsi="Montserrat"/>
          <w:sz w:val="24"/>
        </w:rPr>
        <w:t>perately ask who she is. His presence is the shattering blow to her mystique. Eventually the questions come, `can the truth destroy you?’ `do you really want to know?’ she begins to splint her self back together but finds that there may indeed be a harsh price. Dare she deliver a killing blow to another’s reality?</w:t>
      </w:r>
    </w:p>
    <w:p w14:paraId="6B7AF465" w14:textId="77777777" w:rsidR="00BE0467" w:rsidRPr="00C66689" w:rsidRDefault="00BE0467" w:rsidP="00726732">
      <w:pPr>
        <w:pStyle w:val="NoSpacing"/>
        <w:rPr>
          <w:rFonts w:ascii="Montserrat" w:hAnsi="Montserrat"/>
          <w:sz w:val="24"/>
        </w:rPr>
      </w:pPr>
    </w:p>
    <w:p w14:paraId="66FEB7E8" w14:textId="77777777" w:rsidR="00BE0467" w:rsidRPr="00C66689" w:rsidRDefault="00C66689" w:rsidP="00726732">
      <w:pPr>
        <w:pStyle w:val="NoSpacing"/>
        <w:rPr>
          <w:rFonts w:ascii="Montserrat" w:hAnsi="Montserrat"/>
          <w:sz w:val="24"/>
        </w:rPr>
      </w:pPr>
      <w:r w:rsidRPr="00C66689">
        <w:rPr>
          <w:rFonts w:ascii="Montserrat" w:hAnsi="Montserrat"/>
          <w:sz w:val="24"/>
        </w:rPr>
        <w:t>There are many things to learn about avonlea. She is not human. She appears as human as anyone else. However. She is a tigermorph exotic. She can almost effortlessly shift into an anthropomorphic analog of a tiger, or a tiger itself. In any such shift, she can recover from the degradations of physical damage; she heals with each shift. There are many complications in her life created by her nature. Because her parents were also exotics, they had made their living in a circus. This determined avonlea’s child</w:t>
      </w:r>
      <w:r w:rsidRPr="00C66689">
        <w:rPr>
          <w:rFonts w:ascii="Montserrat" w:hAnsi="Montserrat"/>
          <w:sz w:val="24"/>
        </w:rPr>
        <w:t xml:space="preserve">hood influences for her. She was trained in many unusual skills from infancy. She was also one of a mixed brood of children. Exotics cannot half breed, and her mother was the only female in the troop. Ember’s father, his twin, and their friend and adversary all sired cubs from her mother. As she reached menarche, she learned how strong an urge exotics felt with one another compared to what they felt for normal humanoids. Ember had to learn the difference between sexual drive and sensual drive. In her, both </w:t>
      </w:r>
      <w:r w:rsidRPr="00C66689">
        <w:rPr>
          <w:rFonts w:ascii="Montserrat" w:hAnsi="Montserrat"/>
          <w:sz w:val="24"/>
        </w:rPr>
        <w:t>were very powerful. A quirk of her nature that is hard to account for is her knack for attracting weird influences. The first indication of the sublime potential she will eventually realize. It was this trait which squared her on the path of the gates of paradox and her destiny. It brought her triel manor. It brought her the deck of fate. It brought her to the gates of paradox, and the paf. It brought her to vancouver, to kzeisza, to ash, and it brought her to mystery.</w:t>
      </w:r>
    </w:p>
    <w:p w14:paraId="54E22ACD" w14:textId="77777777" w:rsidR="00BE0467" w:rsidRPr="00C66689" w:rsidRDefault="00BE0467" w:rsidP="00726732">
      <w:pPr>
        <w:pStyle w:val="NoSpacing"/>
        <w:rPr>
          <w:rFonts w:ascii="Montserrat" w:hAnsi="Montserrat"/>
          <w:sz w:val="24"/>
        </w:rPr>
      </w:pPr>
    </w:p>
    <w:p w14:paraId="0390ED6B" w14:textId="77777777" w:rsidR="00BE0467" w:rsidRPr="00C66689" w:rsidRDefault="00C66689" w:rsidP="00726732">
      <w:pPr>
        <w:pStyle w:val="NoSpacing"/>
        <w:rPr>
          <w:rFonts w:ascii="Montserrat" w:hAnsi="Montserrat"/>
          <w:sz w:val="24"/>
        </w:rPr>
      </w:pPr>
      <w:r w:rsidRPr="00C66689">
        <w:rPr>
          <w:rFonts w:ascii="Montserrat" w:hAnsi="Montserrat"/>
          <w:sz w:val="24"/>
        </w:rPr>
        <w:t>To reach her destiny, she endured many transformations that have made her something unknown to her self. She has awoken a powerful intuition. She had inherited a vast magical potential. She has become a divinity. She has gained an extraordinary touch of luck. She has bloomed into alluring beauty. Indeed, to a glance, anything that could truly see, she would seem an angel. She is an avatar. The gates of paradox has weaned her of the illusions of a set reality. She knows that there is a truth to all possibili</w:t>
      </w:r>
      <w:r w:rsidRPr="00C66689">
        <w:rPr>
          <w:rFonts w:ascii="Montserrat" w:hAnsi="Montserrat"/>
          <w:sz w:val="24"/>
        </w:rPr>
        <w:t>ties. She is hungry to explore those possibilities. Even though those possibilities would seem insane to anyone else. She has reached a point where she may go anywhere she desires but home.</w:t>
      </w:r>
    </w:p>
    <w:p w14:paraId="69F0C768" w14:textId="77777777" w:rsidR="00BE0467" w:rsidRPr="00C66689" w:rsidRDefault="00BE0467" w:rsidP="00726732">
      <w:pPr>
        <w:pStyle w:val="NoSpacing"/>
        <w:rPr>
          <w:rFonts w:ascii="Montserrat" w:hAnsi="Montserrat"/>
          <w:sz w:val="24"/>
        </w:rPr>
      </w:pPr>
    </w:p>
    <w:p w14:paraId="551EE10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As it is clear that unpromised is too demanding a book for a first time publication. I need to get the attention of the business another way. As I wanted to do a series of books focusing on specific characters such as ember and kzeisza, it seems that I could write a more effective book that merely concentrates on exploring avonlea. As the unfolding is a series in intent, there is no reason why this effort should disqualify any of the things I intended with unpromised. </w:t>
      </w:r>
    </w:p>
    <w:p w14:paraId="1CACD518" w14:textId="77777777" w:rsidR="00BE0467" w:rsidRPr="00C66689" w:rsidRDefault="00BE0467" w:rsidP="00726732">
      <w:pPr>
        <w:pStyle w:val="NoSpacing"/>
        <w:rPr>
          <w:rFonts w:ascii="Montserrat" w:hAnsi="Montserrat"/>
          <w:sz w:val="24"/>
        </w:rPr>
      </w:pPr>
    </w:p>
    <w:p w14:paraId="2D77A8A0" w14:textId="77777777" w:rsidR="00BE0467" w:rsidRPr="00C66689" w:rsidRDefault="00C66689" w:rsidP="00726732">
      <w:pPr>
        <w:pStyle w:val="NoSpacing"/>
        <w:rPr>
          <w:rFonts w:ascii="Montserrat" w:hAnsi="Montserrat"/>
          <w:sz w:val="24"/>
        </w:rPr>
      </w:pPr>
      <w:r w:rsidRPr="00C66689">
        <w:rPr>
          <w:rFonts w:ascii="Montserrat" w:hAnsi="Montserrat"/>
          <w:sz w:val="24"/>
        </w:rPr>
        <w:t>One of the things she learns about the strange and unusual in this world is the capacity for people to never really notice it. When it is noticed, then it trips the mind into an altered state where the witness is very vulnerable and disturbed. The lack of intuition and the negligence of people toward their own spirits could account for the lack of magic or divinity, but the frame of mind that claims knowledge and cleaves to ignorance so common here seems far more the culprit.</w:t>
      </w:r>
    </w:p>
    <w:p w14:paraId="628CD0B9" w14:textId="77777777" w:rsidR="00BE0467" w:rsidRPr="00C66689" w:rsidRDefault="00BE0467" w:rsidP="00726732">
      <w:pPr>
        <w:pStyle w:val="NoSpacing"/>
        <w:rPr>
          <w:rFonts w:ascii="Montserrat" w:hAnsi="Montserrat"/>
          <w:sz w:val="24"/>
        </w:rPr>
      </w:pPr>
    </w:p>
    <w:p w14:paraId="4F3037CD"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Ember is in contact with an through dreams and hallucinations. This is one device to call question on her sanity from the start, as none else would ever see it. The assumptive premise of this story is the matter of sanity. The appearances are that ember lives in this world and has created her own in her mind. That is the view that develops in those she interacts with up to the point where things begin to break down. This is an inversion of what writers more typically do, I have brought my character to this </w:t>
      </w:r>
      <w:r w:rsidRPr="00C66689">
        <w:rPr>
          <w:rFonts w:ascii="Montserrat" w:hAnsi="Montserrat"/>
          <w:sz w:val="24"/>
        </w:rPr>
        <w:t>world, rather than taking a character form this world to another. In fact the questions brought up in the story are almost enough to shake avonlea from her own grasp of her own reality. Her presence is seen to be dangerous when those exposed to her begin to lose their grip on reality and they are noticed by others significant to them in their world. That is how she gets locked up. When she begins to lose her grip, she actually fluctuates from this world and when she regains consciousness, her witnesses have</w:t>
      </w:r>
      <w:r w:rsidRPr="00C66689">
        <w:rPr>
          <w:rFonts w:ascii="Montserrat" w:hAnsi="Montserrat"/>
          <w:sz w:val="24"/>
        </w:rPr>
        <w:t xml:space="preserve"> been dealt a severe blow. Some have been stupefied, others have been shaken so badly that they run raving. As a group, they are all caught by the police and her possession of a .44 and her actions to defend herself escalate the situation. Her own uncertainty makes her unable to draw on her abilities, a thing that has happened enough times before now to make this a serious nail in her coffin. It is only the chance meeting with kev that gives her the slim chance to recover her equilibrium. In continuity, thi</w:t>
      </w:r>
      <w:r w:rsidRPr="00C66689">
        <w:rPr>
          <w:rFonts w:ascii="Montserrat" w:hAnsi="Montserrat"/>
          <w:sz w:val="24"/>
        </w:rPr>
        <w:t>s story is placed between unbound and undone of within undone.</w:t>
      </w:r>
    </w:p>
    <w:p w14:paraId="07D99136" w14:textId="77777777" w:rsidR="00BE0467" w:rsidRPr="00C66689" w:rsidRDefault="00BE0467" w:rsidP="00726732">
      <w:pPr>
        <w:pStyle w:val="NoSpacing"/>
        <w:rPr>
          <w:rFonts w:ascii="Montserrat" w:hAnsi="Montserrat"/>
          <w:sz w:val="24"/>
        </w:rPr>
      </w:pPr>
    </w:p>
    <w:p w14:paraId="40A48102" w14:textId="77777777" w:rsidR="00BE0467" w:rsidRPr="00C66689" w:rsidRDefault="00C66689" w:rsidP="00726732">
      <w:pPr>
        <w:pStyle w:val="NoSpacing"/>
        <w:rPr>
          <w:rFonts w:ascii="Montserrat" w:hAnsi="Montserrat"/>
          <w:sz w:val="24"/>
        </w:rPr>
      </w:pPr>
      <w:r w:rsidRPr="00C66689">
        <w:rPr>
          <w:rFonts w:ascii="Montserrat" w:hAnsi="Montserrat"/>
          <w:sz w:val="24"/>
        </w:rPr>
        <w:t>Mon Aegis/Ember Aes—Nineveh</w:t>
      </w:r>
    </w:p>
    <w:p w14:paraId="01F61301" w14:textId="77777777" w:rsidR="00BE0467" w:rsidRPr="00C66689" w:rsidRDefault="00BE0467" w:rsidP="00726732">
      <w:pPr>
        <w:pStyle w:val="NoSpacing"/>
        <w:rPr>
          <w:rFonts w:ascii="Montserrat" w:hAnsi="Montserrat"/>
          <w:sz w:val="24"/>
        </w:rPr>
      </w:pPr>
    </w:p>
    <w:p w14:paraId="5843C8B5" w14:textId="77777777" w:rsidR="00BE0467" w:rsidRPr="00C66689" w:rsidRDefault="00C66689" w:rsidP="00726732">
      <w:pPr>
        <w:pStyle w:val="NoSpacing"/>
        <w:rPr>
          <w:rFonts w:ascii="Montserrat" w:hAnsi="Montserrat"/>
          <w:sz w:val="24"/>
        </w:rPr>
      </w:pPr>
      <w:r w:rsidRPr="00C66689">
        <w:rPr>
          <w:rFonts w:ascii="Montserrat" w:hAnsi="Montserrat"/>
          <w:sz w:val="24"/>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naive] avatar. She has an angel aspect, but not the limitations [being an angel to herself as her avatar base]. After the confrontation avael becomes a regr</w:t>
      </w:r>
      <w:r w:rsidRPr="00C66689">
        <w:rPr>
          <w:rFonts w:ascii="Montserrat" w:hAnsi="Montserrat"/>
          <w:sz w:val="24"/>
        </w:rPr>
        <w:t>essed avatar, and then a true phoenix avatar [while anjael becomes a muse avatar and contributes to the dragon avatar that remains attached to ember]. Avael becomes a god in her own right shortly beyond the scope of this story by confronting the unknown and discovering the unique shadow of herself. No longer nineveh to aegis or xanadau, she embraces the devourer in herself and becomes mystery.</w:t>
      </w:r>
    </w:p>
    <w:p w14:paraId="3B779C33" w14:textId="77777777" w:rsidR="00BE0467" w:rsidRPr="00C66689" w:rsidRDefault="00BE0467" w:rsidP="00726732">
      <w:pPr>
        <w:pStyle w:val="NoSpacing"/>
        <w:rPr>
          <w:rFonts w:ascii="Montserrat" w:hAnsi="Montserrat"/>
          <w:sz w:val="24"/>
        </w:rPr>
      </w:pPr>
    </w:p>
    <w:p w14:paraId="76B03634" w14:textId="77777777" w:rsidR="00BE0467" w:rsidRPr="00C66689" w:rsidRDefault="00C66689" w:rsidP="00726732">
      <w:pPr>
        <w:pStyle w:val="NoSpacing"/>
        <w:rPr>
          <w:rFonts w:ascii="Montserrat" w:hAnsi="Montserrat"/>
          <w:sz w:val="24"/>
        </w:rPr>
      </w:pPr>
      <w:r w:rsidRPr="00C66689">
        <w:rPr>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14:paraId="611C5563" w14:textId="77777777" w:rsidR="00BE0467" w:rsidRPr="00C66689" w:rsidRDefault="00BE0467" w:rsidP="00726732">
      <w:pPr>
        <w:pStyle w:val="NoSpacing"/>
        <w:rPr>
          <w:rFonts w:ascii="Montserrat" w:hAnsi="Montserrat"/>
          <w:sz w:val="24"/>
        </w:rPr>
      </w:pPr>
    </w:p>
    <w:p w14:paraId="17049168" w14:textId="77777777" w:rsidR="00BE0467" w:rsidRPr="00C66689" w:rsidRDefault="00C66689" w:rsidP="00726732">
      <w:pPr>
        <w:pStyle w:val="NoSpacing"/>
        <w:rPr>
          <w:rFonts w:ascii="Montserrat" w:hAnsi="Montserrat"/>
          <w:sz w:val="24"/>
        </w:rPr>
      </w:pPr>
      <w:r w:rsidRPr="00C66689">
        <w:rPr>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14:paraId="254AFF7A" w14:textId="77777777" w:rsidR="00BE0467" w:rsidRPr="00C66689" w:rsidRDefault="00BE0467" w:rsidP="00726732">
      <w:pPr>
        <w:pStyle w:val="NoSpacing"/>
        <w:rPr>
          <w:rFonts w:ascii="Montserrat" w:hAnsi="Montserrat"/>
          <w:sz w:val="24"/>
        </w:rPr>
      </w:pPr>
    </w:p>
    <w:p w14:paraId="4937A3BE" w14:textId="77777777" w:rsidR="00BE0467" w:rsidRPr="00C66689" w:rsidRDefault="00C66689" w:rsidP="00726732">
      <w:pPr>
        <w:pStyle w:val="NoSpacing"/>
        <w:rPr>
          <w:rFonts w:ascii="Montserrat" w:hAnsi="Montserrat"/>
          <w:sz w:val="24"/>
        </w:rPr>
      </w:pPr>
      <w:r w:rsidRPr="00C66689">
        <w:rPr>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w:t>
      </w:r>
      <w:r w:rsidRPr="00C66689">
        <w:rPr>
          <w:rFonts w:ascii="Montserrat" w:hAnsi="Montserrat"/>
          <w:sz w:val="24"/>
        </w:rPr>
        <w:t xml:space="preserve"> to show them vividly what they hadn’t dared contemplate themselves. She came to athael [athael: the dream of ], finally, because he was the greatest artist, explorer, and experimentalist ever known. Virtually the author of new thought.</w:t>
      </w:r>
    </w:p>
    <w:p w14:paraId="7691813E" w14:textId="77777777" w:rsidR="00BE0467" w:rsidRPr="00C66689" w:rsidRDefault="00BE0467" w:rsidP="00726732">
      <w:pPr>
        <w:pStyle w:val="NoSpacing"/>
        <w:rPr>
          <w:rFonts w:ascii="Montserrat" w:hAnsi="Montserrat"/>
          <w:sz w:val="24"/>
        </w:rPr>
      </w:pPr>
    </w:p>
    <w:p w14:paraId="471823D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w:t>
      </w:r>
      <w:r w:rsidRPr="00C66689">
        <w:rPr>
          <w:rFonts w:ascii="Montserrat" w:hAnsi="Montserrat"/>
          <w:sz w:val="24"/>
        </w:rPr>
        <w:t>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w:t>
      </w:r>
      <w:r w:rsidRPr="00C66689">
        <w:rPr>
          <w:rFonts w:ascii="Montserrat" w:hAnsi="Montserrat"/>
          <w:sz w:val="24"/>
        </w:rPr>
        <w:t xml:space="preserve">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w:t>
      </w:r>
      <w:r w:rsidRPr="00C66689">
        <w:rPr>
          <w:rFonts w:ascii="Montserrat" w:hAnsi="Montserrat"/>
          <w:sz w:val="24"/>
        </w:rPr>
        <w:t xml:space="preserve">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14:paraId="0423630C" w14:textId="77777777" w:rsidR="00BE0467" w:rsidRPr="00C66689" w:rsidRDefault="00BE0467" w:rsidP="00726732">
      <w:pPr>
        <w:pStyle w:val="NoSpacing"/>
        <w:rPr>
          <w:rFonts w:ascii="Montserrat" w:hAnsi="Montserrat"/>
          <w:sz w:val="24"/>
        </w:rPr>
      </w:pPr>
    </w:p>
    <w:p w14:paraId="5C9B6D78"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The lever upon which the assumption of avael depends is derived from this piece of conceptual logic: the identity or singularity of understanding—the power of understanding to reduce complexity to a singularity or a unity—must extend even to the absolute. This ends the argument upon which similar ventures had collapsed. There is no identifying the absolute, rather the absolute is defined by its own understanding. The task the summoners face is to catch the understanding of the absolute [avael: the dream of </w:t>
      </w:r>
      <w:r w:rsidRPr="00C66689">
        <w:rPr>
          <w:rFonts w:ascii="Montserrat" w:hAnsi="Montserrat"/>
          <w:sz w:val="24"/>
        </w:rPr>
        <w:t>dreaming], not to understand the absolute they are tampering with. The assumption merely requires a kind of mirror into which the avael can be confronted with itself. A mirror of the mind’s eye. The second component is the lens through which the avael can be focused on itself; that is, captured in the flesh.</w:t>
      </w:r>
    </w:p>
    <w:p w14:paraId="51C37194" w14:textId="77777777" w:rsidR="00BE0467" w:rsidRPr="00C66689" w:rsidRDefault="00BE0467" w:rsidP="00726732">
      <w:pPr>
        <w:pStyle w:val="NoSpacing"/>
        <w:rPr>
          <w:rFonts w:ascii="Montserrat" w:hAnsi="Montserrat"/>
          <w:sz w:val="24"/>
        </w:rPr>
      </w:pPr>
    </w:p>
    <w:p w14:paraId="51E92490" w14:textId="77777777" w:rsidR="00BE0467" w:rsidRPr="00C66689" w:rsidRDefault="00C66689" w:rsidP="00726732">
      <w:pPr>
        <w:pStyle w:val="NoSpacing"/>
        <w:rPr>
          <w:rFonts w:ascii="Montserrat" w:hAnsi="Montserrat"/>
          <w:sz w:val="24"/>
        </w:rPr>
      </w:pPr>
      <w:r w:rsidRPr="00C66689">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w:t>
      </w:r>
      <w:r w:rsidRPr="00C66689">
        <w:rPr>
          <w:rFonts w:ascii="Montserrat" w:hAnsi="Montserrat"/>
          <w:sz w:val="24"/>
        </w:rPr>
        <w:t xml:space="preserve">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14:paraId="782C946E" w14:textId="77777777" w:rsidR="00BE0467" w:rsidRPr="00C66689" w:rsidRDefault="00BE0467" w:rsidP="00726732">
      <w:pPr>
        <w:pStyle w:val="NoSpacing"/>
        <w:rPr>
          <w:rFonts w:ascii="Montserrat" w:hAnsi="Montserrat"/>
          <w:sz w:val="24"/>
        </w:rPr>
      </w:pPr>
    </w:p>
    <w:p w14:paraId="61474448" w14:textId="77777777" w:rsidR="00BE0467" w:rsidRPr="00C66689" w:rsidRDefault="00C66689" w:rsidP="00726732">
      <w:pPr>
        <w:pStyle w:val="NoSpacing"/>
        <w:rPr>
          <w:rFonts w:ascii="Montserrat" w:hAnsi="Montserrat"/>
          <w:sz w:val="24"/>
        </w:rPr>
      </w:pPr>
      <w:r w:rsidRPr="00C66689">
        <w:rPr>
          <w:rFonts w:ascii="Montserrat" w:hAnsi="Montserrat"/>
          <w:sz w:val="24"/>
        </w:rPr>
        <w:t>The awakening of avael is felt far more widely than would have been intended. So being, it is quite impossible to keep her presence a secret. The reemergence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w:t>
      </w:r>
      <w:r w:rsidRPr="00C66689">
        <w:rPr>
          <w:rFonts w:ascii="Montserrat" w:hAnsi="Montserrat"/>
          <w:sz w:val="24"/>
        </w:rPr>
        <w:t>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w:t>
      </w:r>
      <w:r w:rsidRPr="00C66689">
        <w:rPr>
          <w:rFonts w:ascii="Montserrat" w:hAnsi="Montserrat"/>
          <w:sz w:val="24"/>
        </w:rPr>
        <w:t>. Along with her fall came the polarization of the anij. Anjael led the anijin by example while at the same time retaining her position among the anije. The second, of course, is avael. Which is the cause of no small alarm as the news spreads.</w:t>
      </w:r>
    </w:p>
    <w:p w14:paraId="061375F8" w14:textId="77777777" w:rsidR="00BE0467" w:rsidRPr="00C66689" w:rsidRDefault="00BE0467" w:rsidP="00726732">
      <w:pPr>
        <w:pStyle w:val="NoSpacing"/>
        <w:rPr>
          <w:rFonts w:ascii="Montserrat" w:hAnsi="Montserrat"/>
          <w:sz w:val="24"/>
        </w:rPr>
      </w:pPr>
    </w:p>
    <w:p w14:paraId="33A16F94" w14:textId="77777777" w:rsidR="00BE0467" w:rsidRPr="00C66689" w:rsidRDefault="00C66689" w:rsidP="00726732">
      <w:pPr>
        <w:pStyle w:val="NoSpacing"/>
        <w:rPr>
          <w:rFonts w:ascii="Montserrat" w:hAnsi="Montserrat"/>
          <w:sz w:val="24"/>
        </w:rPr>
      </w:pPr>
      <w:r w:rsidRPr="00C66689">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w:t>
      </w:r>
      <w:r w:rsidRPr="00C66689">
        <w:rPr>
          <w:rFonts w:ascii="Montserrat" w:hAnsi="Montserrat"/>
          <w:sz w:val="24"/>
        </w:rPr>
        <w:t xml:space="preserve"> avael, the answer, chooses to disqualify the question. As far as applies to herself there cannot be such a question.</w:t>
      </w:r>
    </w:p>
    <w:p w14:paraId="53425B5A" w14:textId="77777777" w:rsidR="00BE0467" w:rsidRPr="00C66689" w:rsidRDefault="00BE0467" w:rsidP="00726732">
      <w:pPr>
        <w:pStyle w:val="NoSpacing"/>
        <w:rPr>
          <w:rFonts w:ascii="Montserrat" w:hAnsi="Montserrat"/>
          <w:sz w:val="24"/>
        </w:rPr>
      </w:pPr>
    </w:p>
    <w:p w14:paraId="33B77CB0" w14:textId="77777777" w:rsidR="00BE0467" w:rsidRPr="00C66689" w:rsidRDefault="00C66689" w:rsidP="00726732">
      <w:pPr>
        <w:pStyle w:val="NoSpacing"/>
        <w:rPr>
          <w:rFonts w:ascii="Montserrat" w:hAnsi="Montserrat"/>
          <w:sz w:val="24"/>
        </w:rPr>
      </w:pPr>
      <w:r w:rsidRPr="00C66689">
        <w:rPr>
          <w:rFonts w:ascii="Montserrat" w:hAnsi="Montserrat"/>
          <w:sz w:val="24"/>
        </w:rPr>
        <w:t>Do you believe in god?</w:t>
      </w:r>
    </w:p>
    <w:p w14:paraId="2137427B" w14:textId="77777777" w:rsidR="00BE0467" w:rsidRPr="00C66689" w:rsidRDefault="00C66689" w:rsidP="00726732">
      <w:pPr>
        <w:pStyle w:val="NoSpacing"/>
        <w:rPr>
          <w:rFonts w:ascii="Montserrat" w:hAnsi="Montserrat"/>
          <w:sz w:val="24"/>
        </w:rPr>
      </w:pPr>
      <w:r w:rsidRPr="00C66689">
        <w:rPr>
          <w:rFonts w:ascii="Montserrat" w:hAnsi="Montserrat"/>
          <w:sz w:val="24"/>
        </w:rPr>
        <w:t>I can’t answer that, the real question is, ‘Do I believe in myself?’</w:t>
      </w:r>
    </w:p>
    <w:p w14:paraId="5FFE3AA7" w14:textId="77777777" w:rsidR="00BE0467" w:rsidRPr="00C66689" w:rsidRDefault="00BE0467" w:rsidP="00726732">
      <w:pPr>
        <w:pStyle w:val="NoSpacing"/>
        <w:rPr>
          <w:rFonts w:ascii="Montserrat" w:hAnsi="Montserrat"/>
          <w:sz w:val="24"/>
        </w:rPr>
      </w:pPr>
    </w:p>
    <w:p w14:paraId="371D0DEE" w14:textId="77777777" w:rsidR="00BE0467" w:rsidRPr="00C66689" w:rsidRDefault="00C66689" w:rsidP="00726732">
      <w:pPr>
        <w:pStyle w:val="NoSpacing"/>
        <w:rPr>
          <w:rFonts w:ascii="Montserrat" w:hAnsi="Montserrat"/>
          <w:sz w:val="24"/>
        </w:rPr>
      </w:pPr>
      <w:r w:rsidRPr="00C66689">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boundary</w:t>
      </w:r>
      <w:r w:rsidRPr="00C66689">
        <w:rPr>
          <w:rFonts w:ascii="Montserrat" w:hAnsi="Montserrat"/>
          <w:sz w:val="24"/>
        </w:rPr>
        <w:t xml:space="preserve"> of all and nothing. Ecstatic in her own flight, a solitary dancer.</w:t>
      </w:r>
    </w:p>
    <w:p w14:paraId="70AC4790" w14:textId="77777777" w:rsidR="00BE0467" w:rsidRPr="00C66689" w:rsidRDefault="00BE0467" w:rsidP="00726732">
      <w:pPr>
        <w:pStyle w:val="NoSpacing"/>
        <w:rPr>
          <w:rFonts w:ascii="Montserrat" w:hAnsi="Montserrat"/>
          <w:sz w:val="24"/>
        </w:rPr>
      </w:pPr>
    </w:p>
    <w:p w14:paraId="1C4252EE" w14:textId="77777777" w:rsidR="00BE0467" w:rsidRPr="00C66689" w:rsidRDefault="00C66689" w:rsidP="00726732">
      <w:pPr>
        <w:pStyle w:val="NoSpacing"/>
        <w:rPr>
          <w:rFonts w:ascii="Montserrat" w:hAnsi="Montserrat"/>
          <w:sz w:val="24"/>
        </w:rPr>
      </w:pPr>
      <w:r w:rsidRPr="00C66689">
        <w:rPr>
          <w:rFonts w:ascii="Montserrat" w:hAnsi="Montserrat"/>
          <w:sz w:val="24"/>
        </w:rPr>
        <w:t>She betrays nothing of what she sees or is thinking. She will look right through whoever meets her eye, right to the depths of their soul, without pause or comment. She never passes judgment, doing what she must without discrimination or explanation.</w:t>
      </w:r>
    </w:p>
    <w:p w14:paraId="3774326D" w14:textId="77777777" w:rsidR="00BE0467" w:rsidRPr="00C66689" w:rsidRDefault="00BE0467" w:rsidP="00726732">
      <w:pPr>
        <w:pStyle w:val="NoSpacing"/>
        <w:rPr>
          <w:rFonts w:ascii="Montserrat" w:hAnsi="Montserrat"/>
          <w:sz w:val="24"/>
        </w:rPr>
      </w:pPr>
    </w:p>
    <w:p w14:paraId="7FBF61C0" w14:textId="77777777" w:rsidR="00BE0467" w:rsidRPr="00C66689" w:rsidRDefault="00C66689" w:rsidP="00726732">
      <w:pPr>
        <w:pStyle w:val="NoSpacing"/>
        <w:rPr>
          <w:rFonts w:ascii="Montserrat" w:hAnsi="Montserrat"/>
          <w:sz w:val="24"/>
        </w:rPr>
      </w:pPr>
      <w:r w:rsidRPr="00C66689">
        <w:rPr>
          <w:rFonts w:ascii="Montserrat" w:hAnsi="Montserrat"/>
          <w:sz w:val="24"/>
        </w:rPr>
        <w:t>Penetrating all, was her willingness to be touched; to be penetrated—as her being penetrated the world.</w:t>
      </w:r>
    </w:p>
    <w:p w14:paraId="6C160100" w14:textId="77777777" w:rsidR="00BE0467" w:rsidRPr="00C66689" w:rsidRDefault="00BE0467" w:rsidP="00726732">
      <w:pPr>
        <w:pStyle w:val="NoSpacing"/>
        <w:rPr>
          <w:rFonts w:ascii="Montserrat" w:hAnsi="Montserrat"/>
          <w:sz w:val="24"/>
        </w:rPr>
      </w:pPr>
    </w:p>
    <w:p w14:paraId="23315FC1" w14:textId="77777777" w:rsidR="00BE0467" w:rsidRPr="00C66689" w:rsidRDefault="00C66689" w:rsidP="00726732">
      <w:pPr>
        <w:pStyle w:val="NoSpacing"/>
        <w:rPr>
          <w:rFonts w:ascii="Montserrat" w:hAnsi="Montserrat"/>
          <w:sz w:val="24"/>
        </w:rPr>
      </w:pPr>
      <w:r w:rsidRPr="00C66689">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naive to see through the deep subterfuge anjael is laying about her. With anjael as her guide, she is rapidly intoxicated on the possibilities of her self.</w:t>
      </w:r>
    </w:p>
    <w:p w14:paraId="3833213E" w14:textId="77777777" w:rsidR="00BE0467" w:rsidRPr="00C66689" w:rsidRDefault="00BE0467" w:rsidP="00726732">
      <w:pPr>
        <w:pStyle w:val="NoSpacing"/>
        <w:rPr>
          <w:rFonts w:ascii="Montserrat" w:hAnsi="Montserrat"/>
          <w:sz w:val="24"/>
        </w:rPr>
      </w:pPr>
    </w:p>
    <w:p w14:paraId="1C8F0EDC" w14:textId="77777777" w:rsidR="00BE0467" w:rsidRPr="00C66689" w:rsidRDefault="00C66689" w:rsidP="00726732">
      <w:pPr>
        <w:pStyle w:val="NoSpacing"/>
        <w:rPr>
          <w:rFonts w:ascii="Montserrat" w:hAnsi="Montserrat"/>
          <w:sz w:val="24"/>
        </w:rPr>
      </w:pPr>
      <w:r w:rsidRPr="00C66689">
        <w:rPr>
          <w:rFonts w:ascii="Montserrat" w:hAnsi="Montserrat"/>
          <w:sz w:val="24"/>
        </w:rPr>
        <w:t>As anjael promised, it is easy enough to provoke avael into demonstrating the profundity of her true nature. Afterward, few can doubt the godly mantle of avael. Anjael, also called nineveh, promises to be the controlling force of this young god, but of course that in itself alarms some of her creators enough to show their hand too early.</w:t>
      </w:r>
    </w:p>
    <w:p w14:paraId="3739BE67" w14:textId="77777777" w:rsidR="00BE0467" w:rsidRPr="00C66689" w:rsidRDefault="00BE0467" w:rsidP="00726732">
      <w:pPr>
        <w:pStyle w:val="NoSpacing"/>
        <w:rPr>
          <w:rFonts w:ascii="Montserrat" w:hAnsi="Montserrat"/>
          <w:sz w:val="24"/>
        </w:rPr>
      </w:pPr>
    </w:p>
    <w:p w14:paraId="3D4A3CE6" w14:textId="77777777" w:rsidR="00BE0467" w:rsidRPr="00C66689" w:rsidRDefault="00C66689" w:rsidP="00726732">
      <w:pPr>
        <w:pStyle w:val="NoSpacing"/>
        <w:rPr>
          <w:rFonts w:ascii="Montserrat" w:hAnsi="Montserrat"/>
          <w:sz w:val="24"/>
        </w:rPr>
      </w:pPr>
      <w:r w:rsidRPr="00C66689">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14:paraId="640F2855" w14:textId="77777777" w:rsidR="00BE0467" w:rsidRPr="00C66689" w:rsidRDefault="00BE0467" w:rsidP="00726732">
      <w:pPr>
        <w:pStyle w:val="NoSpacing"/>
        <w:rPr>
          <w:rFonts w:ascii="Montserrat" w:hAnsi="Montserrat"/>
          <w:sz w:val="24"/>
        </w:rPr>
      </w:pPr>
    </w:p>
    <w:p w14:paraId="348B2A7C" w14:textId="77777777" w:rsidR="00BE0467" w:rsidRPr="00C66689" w:rsidRDefault="00C66689" w:rsidP="00726732">
      <w:pPr>
        <w:pStyle w:val="NoSpacing"/>
        <w:rPr>
          <w:rFonts w:ascii="Montserrat" w:hAnsi="Montserrat"/>
          <w:sz w:val="24"/>
        </w:rPr>
      </w:pPr>
      <w:r w:rsidRPr="00C66689">
        <w:rPr>
          <w:rFonts w:ascii="Montserrat" w:hAnsi="Montserrat"/>
          <w:sz w:val="24"/>
        </w:rPr>
        <w:t>Too late the host, now the phoenix race, realized the true meaning of the dragon plan. By the sacrifice and consumption of a phoenix, a dragon could steal part of the ideal’s soul and become divine.</w:t>
      </w:r>
    </w:p>
    <w:p w14:paraId="59E99636" w14:textId="77777777" w:rsidR="00BE0467" w:rsidRPr="00C66689" w:rsidRDefault="00BE0467" w:rsidP="00726732">
      <w:pPr>
        <w:pStyle w:val="NoSpacing"/>
        <w:rPr>
          <w:rFonts w:ascii="Montserrat" w:hAnsi="Montserrat"/>
          <w:sz w:val="24"/>
        </w:rPr>
      </w:pPr>
    </w:p>
    <w:p w14:paraId="7134742D" w14:textId="77777777" w:rsidR="00BE0467" w:rsidRPr="00C66689" w:rsidRDefault="00C66689" w:rsidP="00726732">
      <w:pPr>
        <w:pStyle w:val="NoSpacing"/>
        <w:rPr>
          <w:rFonts w:ascii="Montserrat" w:hAnsi="Montserrat"/>
          <w:sz w:val="24"/>
        </w:rPr>
      </w:pPr>
      <w:r w:rsidRPr="00C66689">
        <w:rPr>
          <w:rFonts w:ascii="Montserrat" w:hAnsi="Montserrat"/>
          <w:sz w:val="24"/>
        </w:rPr>
        <w:t>Anjael is not the obvious antagonist. In fact athael</w:t>
      </w:r>
      <w:r w:rsidRPr="00C66689">
        <w:rPr>
          <w:rFonts w:ascii="Montserrat" w:hAnsi="Montserrat"/>
          <w:sz w:val="24"/>
        </w:rPr>
        <w:t xml:space="preserve">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w:t>
      </w:r>
      <w:r w:rsidRPr="00C66689">
        <w:rPr>
          <w:rFonts w:ascii="Montserrat" w:hAnsi="Montserrat"/>
          <w:sz w:val="24"/>
        </w:rPr>
        <w:t>e the others not to destroy her, she argues. Unfortunately, for anjael, avael has had too much time to think by the time this confrontation occurs.</w:t>
      </w:r>
    </w:p>
    <w:p w14:paraId="0459C508" w14:textId="77777777" w:rsidR="00BE0467" w:rsidRPr="00C66689" w:rsidRDefault="00BE0467" w:rsidP="00726732">
      <w:pPr>
        <w:pStyle w:val="NoSpacing"/>
        <w:rPr>
          <w:rFonts w:ascii="Montserrat" w:hAnsi="Montserrat"/>
          <w:sz w:val="24"/>
        </w:rPr>
      </w:pPr>
    </w:p>
    <w:p w14:paraId="02E87FE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14:paraId="2C806D88" w14:textId="77777777" w:rsidR="00BE0467" w:rsidRPr="00C66689" w:rsidRDefault="00BE0467" w:rsidP="00726732">
      <w:pPr>
        <w:pStyle w:val="NoSpacing"/>
        <w:rPr>
          <w:rFonts w:ascii="Montserrat" w:hAnsi="Montserrat"/>
          <w:sz w:val="24"/>
        </w:rPr>
      </w:pPr>
    </w:p>
    <w:p w14:paraId="55F6CA5B" w14:textId="77777777" w:rsidR="00BE0467" w:rsidRPr="00C66689" w:rsidRDefault="00C66689" w:rsidP="00726732">
      <w:pPr>
        <w:pStyle w:val="NoSpacing"/>
        <w:rPr>
          <w:rFonts w:ascii="Montserrat" w:hAnsi="Montserrat"/>
          <w:sz w:val="24"/>
        </w:rPr>
      </w:pPr>
      <w:r w:rsidRPr="00C66689">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14:paraId="77BDEEA1" w14:textId="77777777" w:rsidR="00BE0467" w:rsidRPr="00C66689" w:rsidRDefault="00BE0467" w:rsidP="00726732">
      <w:pPr>
        <w:pStyle w:val="NoSpacing"/>
        <w:rPr>
          <w:rFonts w:ascii="Montserrat" w:hAnsi="Montserrat"/>
          <w:sz w:val="24"/>
        </w:rPr>
      </w:pPr>
    </w:p>
    <w:p w14:paraId="4C789411"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argument that she is merely liberated] by the host and a few of the humans of the highest order. However, there are dragons who seek far more than to acquire their own </w:t>
      </w:r>
      <w:r w:rsidRPr="00C66689">
        <w:rPr>
          <w:rFonts w:ascii="Montserrat" w:hAnsi="Montserrat"/>
          <w:sz w:val="24"/>
        </w:rPr>
        <w:t>souls. Among them, the angel of death pursues nineveh, claiming her for herself, seeking to assume the mantle of divinity.</w:t>
      </w:r>
    </w:p>
    <w:p w14:paraId="48D53A80" w14:textId="77777777" w:rsidR="00BE0467" w:rsidRPr="00C66689" w:rsidRDefault="00BE0467" w:rsidP="00726732">
      <w:pPr>
        <w:pStyle w:val="NoSpacing"/>
        <w:rPr>
          <w:rFonts w:ascii="Montserrat" w:hAnsi="Montserrat"/>
          <w:sz w:val="24"/>
        </w:rPr>
      </w:pPr>
    </w:p>
    <w:p w14:paraId="373210AD" w14:textId="77777777" w:rsidR="00BE0467" w:rsidRPr="00C66689" w:rsidRDefault="00C66689" w:rsidP="00726732">
      <w:pPr>
        <w:pStyle w:val="NoSpacing"/>
        <w:rPr>
          <w:rFonts w:ascii="Montserrat" w:hAnsi="Montserrat"/>
          <w:sz w:val="24"/>
        </w:rPr>
      </w:pPr>
      <w:r w:rsidRPr="00C66689">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w:t>
      </w:r>
      <w:r w:rsidRPr="00C66689">
        <w:rPr>
          <w:rFonts w:ascii="Montserrat" w:hAnsi="Montserrat"/>
          <w:sz w:val="24"/>
        </w:rPr>
        <w:t>ly staying ahead of the chase and alive.</w:t>
      </w:r>
    </w:p>
    <w:p w14:paraId="16B67DF7" w14:textId="77777777" w:rsidR="00BE0467" w:rsidRPr="00C66689" w:rsidRDefault="00BE0467" w:rsidP="00726732">
      <w:pPr>
        <w:pStyle w:val="NoSpacing"/>
        <w:rPr>
          <w:rFonts w:ascii="Montserrat" w:hAnsi="Montserrat"/>
          <w:sz w:val="24"/>
        </w:rPr>
      </w:pPr>
    </w:p>
    <w:p w14:paraId="720B1A49" w14:textId="77777777" w:rsidR="00BE0467" w:rsidRPr="00C66689" w:rsidRDefault="00C66689" w:rsidP="00726732">
      <w:pPr>
        <w:pStyle w:val="NoSpacing"/>
        <w:rPr>
          <w:rFonts w:ascii="Montserrat" w:hAnsi="Montserrat"/>
          <w:sz w:val="24"/>
        </w:rPr>
      </w:pPr>
      <w:r w:rsidRPr="00C66689">
        <w:rPr>
          <w:rFonts w:ascii="Montserrat" w:hAnsi="Montserrat"/>
          <w:sz w:val="24"/>
        </w:rPr>
        <w:t>The intercourse between avael and anjael</w:t>
      </w:r>
      <w:r w:rsidRPr="00C66689">
        <w:rPr>
          <w:rFonts w:ascii="Montserrat" w:hAnsi="Montserrat"/>
          <w:sz w:val="24"/>
        </w:rPr>
        <w:t xml:space="preserve"> is that of a being following its instinct as a god toward aer favorite disciple. Avael sees the unique individual within the mantle of power that has possessed her. She sees how her own soul hungers for the anjael soul so consummately that it would annihilate avael [in essence, itself] to have her—and anjael’s love in return is as selfless and heedless of its own danger of suffocation in the embrace of the amnii aemmnii. Out of this deep inexpressible love avael was conceived both as a gift to nin and sacr</w:t>
      </w:r>
      <w:r w:rsidRPr="00C66689">
        <w:rPr>
          <w:rFonts w:ascii="Montserrat" w:hAnsi="Montserrat"/>
          <w:sz w:val="24"/>
        </w:rPr>
        <w:t>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14:paraId="2EFC4D25" w14:textId="77777777" w:rsidR="00BE0467" w:rsidRPr="00C66689" w:rsidRDefault="00BE0467" w:rsidP="00726732">
      <w:pPr>
        <w:pStyle w:val="NoSpacing"/>
        <w:rPr>
          <w:rFonts w:ascii="Montserrat" w:hAnsi="Montserrat"/>
          <w:sz w:val="24"/>
        </w:rPr>
      </w:pPr>
    </w:p>
    <w:p w14:paraId="20284A34"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That curiosity is a reincarnation of the original attraction. The avatar nineveh encountered in the being anjael such a powerful resonance that it was compelled to investigate her. It tried to delve into her soul to understand this enigma and became irretrievable attached to it. Anjeal was in fact a part of nin itself conceived in doubt—a dream of the dreamer itself. A point buried within the point that was nin, according to point paradox, a second self conceived on the cusp of its own inner chaos. A stage </w:t>
      </w:r>
      <w:r w:rsidRPr="00C66689">
        <w:rPr>
          <w:rFonts w:ascii="Montserrat" w:hAnsi="Montserrat"/>
          <w:sz w:val="24"/>
        </w:rPr>
        <w:t>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14:paraId="44B3647D" w14:textId="77777777" w:rsidR="00BE0467" w:rsidRPr="00C66689" w:rsidRDefault="00BE0467" w:rsidP="00726732">
      <w:pPr>
        <w:pStyle w:val="NoSpacing"/>
        <w:rPr>
          <w:rFonts w:ascii="Montserrat" w:hAnsi="Montserrat"/>
          <w:sz w:val="24"/>
        </w:rPr>
      </w:pPr>
    </w:p>
    <w:p w14:paraId="3122E0B5" w14:textId="77777777" w:rsidR="00BE0467" w:rsidRPr="00C66689" w:rsidRDefault="00C66689" w:rsidP="00726732">
      <w:pPr>
        <w:pStyle w:val="NoSpacing"/>
        <w:rPr>
          <w:rFonts w:ascii="Montserrat" w:hAnsi="Montserrat"/>
          <w:sz w:val="24"/>
        </w:rPr>
      </w:pPr>
      <w:r w:rsidRPr="00C66689">
        <w:rPr>
          <w:rFonts w:ascii="Montserrat" w:hAnsi="Montserrat"/>
          <w:sz w:val="24"/>
        </w:rPr>
        <w:t>Probing this dual enigma,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14:paraId="22135CAB" w14:textId="77777777" w:rsidR="00BE0467" w:rsidRPr="00C66689" w:rsidRDefault="00BE0467" w:rsidP="00726732">
      <w:pPr>
        <w:pStyle w:val="NoSpacing"/>
        <w:rPr>
          <w:rFonts w:ascii="Montserrat" w:hAnsi="Montserrat"/>
          <w:sz w:val="24"/>
        </w:rPr>
      </w:pPr>
    </w:p>
    <w:p w14:paraId="5BD6C896" w14:textId="77777777" w:rsidR="00BE0467" w:rsidRPr="00C66689" w:rsidRDefault="00C66689" w:rsidP="00726732">
      <w:pPr>
        <w:pStyle w:val="NoSpacing"/>
        <w:rPr>
          <w:rFonts w:ascii="Montserrat" w:hAnsi="Montserrat"/>
          <w:sz w:val="24"/>
        </w:rPr>
      </w:pPr>
      <w:r w:rsidRPr="00C66689">
        <w:rPr>
          <w:rFonts w:ascii="Montserrat" w:hAnsi="Montserrat"/>
          <w:sz w:val="24"/>
        </w:rPr>
        <w:t>The possibility avael exploits in the climax is entertained earlier by her discovering an ability to duplicate herself for limited periods. What she has discovered is diafracture. It is also one of the few things that anjael cannot bring herself to do.</w:t>
      </w:r>
    </w:p>
    <w:p w14:paraId="59DA12BC" w14:textId="77777777" w:rsidR="00BE0467" w:rsidRPr="00C66689" w:rsidRDefault="00BE0467" w:rsidP="00726732">
      <w:pPr>
        <w:pStyle w:val="NoSpacing"/>
        <w:rPr>
          <w:rFonts w:ascii="Montserrat" w:hAnsi="Montserrat"/>
          <w:sz w:val="24"/>
        </w:rPr>
      </w:pPr>
    </w:p>
    <w:p w14:paraId="1E0D93E2" w14:textId="77777777" w:rsidR="00BE0467" w:rsidRPr="00C66689" w:rsidRDefault="00C66689" w:rsidP="00726732">
      <w:pPr>
        <w:pStyle w:val="NoSpacing"/>
        <w:rPr>
          <w:rFonts w:ascii="Montserrat" w:hAnsi="Montserrat"/>
          <w:sz w:val="24"/>
        </w:rPr>
      </w:pPr>
      <w:r w:rsidRPr="00C66689">
        <w:rPr>
          <w:rFonts w:ascii="Montserrat" w:hAnsi="Montserrat"/>
          <w:sz w:val="24"/>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indiscriminately, the angel of death sees a place to hide.</w:t>
      </w:r>
    </w:p>
    <w:p w14:paraId="09EF19ED" w14:textId="77777777" w:rsidR="00BE0467" w:rsidRPr="00C66689" w:rsidRDefault="00BE0467" w:rsidP="00726732">
      <w:pPr>
        <w:pStyle w:val="NoSpacing"/>
        <w:rPr>
          <w:rFonts w:ascii="Montserrat" w:hAnsi="Montserrat"/>
          <w:sz w:val="24"/>
        </w:rPr>
      </w:pPr>
    </w:p>
    <w:p w14:paraId="34C23DE3" w14:textId="77777777" w:rsidR="00BE0467" w:rsidRPr="00C66689" w:rsidRDefault="00C66689" w:rsidP="00726732">
      <w:pPr>
        <w:pStyle w:val="NoSpacing"/>
        <w:rPr>
          <w:rFonts w:ascii="Montserrat" w:hAnsi="Montserrat"/>
          <w:sz w:val="24"/>
        </w:rPr>
      </w:pPr>
      <w:r w:rsidRPr="00C66689">
        <w:rPr>
          <w:rFonts w:ascii="Montserrat" w:hAnsi="Montserrat"/>
          <w:sz w:val="24"/>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regurgitated the shattered realm, and hid her essence within it. A delicate maneuver of psychic and spiritual diafracture. Avael almost fails to understand what she has to d</w:t>
      </w:r>
      <w:r w:rsidRPr="00C66689">
        <w:rPr>
          <w:rFonts w:ascii="Montserrat" w:hAnsi="Montserrat"/>
          <w:sz w:val="24"/>
        </w:rPr>
        <w:t>o to persevere will be from never was. What happens to the anij is basically a side effect of this dangerous fluctuation of nin. The acceleration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w:t>
      </w:r>
      <w:r w:rsidRPr="00C66689">
        <w:rPr>
          <w:rFonts w:ascii="Montserrat" w:hAnsi="Montserrat"/>
          <w:sz w:val="24"/>
        </w:rPr>
        <w: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ember.</w:t>
      </w:r>
    </w:p>
    <w:p w14:paraId="1ACD0E6D" w14:textId="77777777" w:rsidR="00BE0467" w:rsidRPr="00C66689" w:rsidRDefault="00BE0467" w:rsidP="00726732">
      <w:pPr>
        <w:pStyle w:val="NoSpacing"/>
        <w:rPr>
          <w:rFonts w:ascii="Montserrat" w:hAnsi="Montserrat"/>
          <w:sz w:val="24"/>
        </w:rPr>
      </w:pPr>
    </w:p>
    <w:p w14:paraId="47AF20B9" w14:textId="77777777" w:rsidR="00BE0467" w:rsidRPr="00C66689" w:rsidRDefault="00C66689" w:rsidP="00726732">
      <w:pPr>
        <w:pStyle w:val="NoSpacing"/>
        <w:rPr>
          <w:rFonts w:ascii="Montserrat" w:hAnsi="Montserrat"/>
          <w:sz w:val="24"/>
        </w:rPr>
      </w:pPr>
      <w:r w:rsidRPr="00C66689">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14:paraId="24872ABB" w14:textId="77777777" w:rsidR="00BE0467" w:rsidRPr="00C66689" w:rsidRDefault="00BE0467" w:rsidP="00726732">
      <w:pPr>
        <w:pStyle w:val="NoSpacing"/>
        <w:rPr>
          <w:rFonts w:ascii="Montserrat" w:hAnsi="Montserrat"/>
          <w:sz w:val="24"/>
        </w:rPr>
      </w:pPr>
    </w:p>
    <w:p w14:paraId="707F1362" w14:textId="77777777" w:rsidR="00BE0467" w:rsidRPr="00C66689" w:rsidRDefault="00C66689" w:rsidP="00726732">
      <w:pPr>
        <w:pStyle w:val="NoSpacing"/>
        <w:rPr>
          <w:rFonts w:ascii="Montserrat" w:hAnsi="Montserrat"/>
          <w:sz w:val="24"/>
        </w:rPr>
      </w:pPr>
      <w:r w:rsidRPr="00C66689">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dominai].</w:t>
      </w:r>
    </w:p>
    <w:p w14:paraId="5617936E" w14:textId="77777777" w:rsidR="00BE0467" w:rsidRPr="00C66689" w:rsidRDefault="00BE0467" w:rsidP="00726732">
      <w:pPr>
        <w:pStyle w:val="NoSpacing"/>
        <w:rPr>
          <w:rFonts w:ascii="Montserrat" w:hAnsi="Montserrat"/>
          <w:sz w:val="24"/>
        </w:rPr>
      </w:pPr>
    </w:p>
    <w:p w14:paraId="617FD47A" w14:textId="77777777" w:rsidR="00BE0467" w:rsidRPr="00C66689" w:rsidRDefault="00C66689" w:rsidP="00726732">
      <w:pPr>
        <w:pStyle w:val="NoSpacing"/>
        <w:rPr>
          <w:rFonts w:ascii="Montserrat" w:hAnsi="Montserrat"/>
          <w:strike/>
          <w:sz w:val="24"/>
        </w:rPr>
      </w:pP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00072D48" w14:textId="77777777" w:rsidR="00BE0467" w:rsidRPr="00C66689" w:rsidRDefault="00BE0467" w:rsidP="00726732">
      <w:pPr>
        <w:pStyle w:val="NoSpacing"/>
        <w:rPr>
          <w:rFonts w:ascii="Montserrat" w:hAnsi="Montserrat"/>
          <w:sz w:val="24"/>
        </w:rPr>
      </w:pPr>
    </w:p>
    <w:p w14:paraId="2E60D848" w14:textId="77777777" w:rsidR="00BE0467" w:rsidRPr="00C66689" w:rsidRDefault="00C66689" w:rsidP="00726732">
      <w:pPr>
        <w:pStyle w:val="NoSpacing"/>
        <w:rPr>
          <w:rFonts w:ascii="Montserrat" w:hAnsi="Montserrat"/>
          <w:sz w:val="24"/>
        </w:rPr>
      </w:pPr>
      <w:r w:rsidRPr="00C66689">
        <w:rPr>
          <w:rFonts w:ascii="Montserrat" w:hAnsi="Montserrat"/>
          <w:sz w:val="24"/>
        </w:rPr>
        <w:t>avon</w:t>
      </w:r>
    </w:p>
    <w:p w14:paraId="545613AE" w14:textId="77777777" w:rsidR="00BE0467" w:rsidRPr="00C66689" w:rsidRDefault="00BE0467" w:rsidP="00726732">
      <w:pPr>
        <w:pStyle w:val="NoSpacing"/>
        <w:rPr>
          <w:rFonts w:ascii="Montserrat" w:hAnsi="Montserrat"/>
          <w:sz w:val="24"/>
        </w:rPr>
      </w:pPr>
    </w:p>
    <w:p w14:paraId="053DD34E" w14:textId="77777777" w:rsidR="00BE0467" w:rsidRPr="00C66689" w:rsidRDefault="00C66689" w:rsidP="00726732">
      <w:pPr>
        <w:pStyle w:val="NoSpacing"/>
        <w:rPr>
          <w:rFonts w:ascii="Montserrat" w:hAnsi="Montserrat"/>
          <w:sz w:val="24"/>
        </w:rPr>
      </w:pPr>
      <w:r w:rsidRPr="00C66689">
        <w:rPr>
          <w:rFonts w:ascii="Montserrat" w:hAnsi="Montserrat"/>
          <w:sz w:val="24"/>
        </w:rPr>
        <w:t>composition proposal</w:t>
      </w:r>
    </w:p>
    <w:p w14:paraId="2FE009B0" w14:textId="77777777" w:rsidR="00BE0467" w:rsidRPr="00C66689" w:rsidRDefault="00BE0467" w:rsidP="00726732">
      <w:pPr>
        <w:pStyle w:val="NoSpacing"/>
        <w:rPr>
          <w:rFonts w:ascii="Montserrat" w:hAnsi="Montserrat"/>
          <w:sz w:val="24"/>
        </w:rPr>
      </w:pPr>
    </w:p>
    <w:p w14:paraId="40E0812D" w14:textId="77777777" w:rsidR="00BE0467" w:rsidRPr="00C66689" w:rsidRDefault="00C66689" w:rsidP="00726732">
      <w:pPr>
        <w:pStyle w:val="NoSpacing"/>
        <w:rPr>
          <w:rFonts w:ascii="Montserrat" w:hAnsi="Montserrat"/>
          <w:sz w:val="24"/>
        </w:rPr>
      </w:pPr>
      <w:r w:rsidRPr="00C66689">
        <w:rPr>
          <w:rFonts w:ascii="Montserrat" w:hAnsi="Montserrat"/>
          <w:sz w:val="24"/>
        </w:rPr>
        <w:t>nineveh : overture</w:t>
      </w:r>
      <w:r w:rsidRPr="00C66689">
        <w:rPr>
          <w:rFonts w:ascii="Montserrat" w:hAnsi="Montserrat"/>
          <w:sz w:val="24"/>
        </w:rPr>
        <w:fldChar w:fldCharType="begin"/>
      </w:r>
      <w:r w:rsidRPr="00C66689">
        <w:rPr>
          <w:rFonts w:ascii="Montserrat" w:hAnsi="Montserrat"/>
          <w:sz w:val="24"/>
        </w:rPr>
        <w:instrText xml:space="preserve">PRIVATE </w:instrText>
      </w:r>
      <w:r w:rsidRPr="00C66689">
        <w:rPr>
          <w:rFonts w:ascii="Montserrat" w:hAnsi="Montserrat"/>
          <w:sz w:val="24"/>
        </w:rPr>
        <w:fldChar w:fldCharType="end"/>
      </w:r>
    </w:p>
    <w:p w14:paraId="7FC865D3" w14:textId="77777777" w:rsidR="00BE0467" w:rsidRPr="00C66689" w:rsidRDefault="00C66689" w:rsidP="00726732">
      <w:pPr>
        <w:pStyle w:val="NoSpacing"/>
        <w:rPr>
          <w:rFonts w:ascii="Montserrat" w:hAnsi="Montserrat"/>
          <w:sz w:val="24"/>
        </w:rPr>
      </w:pPr>
      <w:r w:rsidRPr="00C66689">
        <w:rPr>
          <w:rFonts w:ascii="Montserrat" w:hAnsi="Montserrat"/>
          <w:sz w:val="24"/>
        </w:rPr>
        <w:t>nineveh : into the fray</w:t>
      </w:r>
    </w:p>
    <w:p w14:paraId="45F73E9F" w14:textId="77777777" w:rsidR="00BE0467" w:rsidRPr="00C66689" w:rsidRDefault="00C66689" w:rsidP="00726732">
      <w:pPr>
        <w:pStyle w:val="NoSpacing"/>
        <w:rPr>
          <w:rFonts w:ascii="Montserrat" w:hAnsi="Montserrat"/>
          <w:sz w:val="24"/>
        </w:rPr>
      </w:pPr>
      <w:r w:rsidRPr="00C66689">
        <w:rPr>
          <w:rFonts w:ascii="Montserrat" w:hAnsi="Montserrat"/>
          <w:sz w:val="24"/>
        </w:rPr>
        <w:t>nineveh : into the fire</w:t>
      </w:r>
    </w:p>
    <w:p w14:paraId="392A340D" w14:textId="77777777" w:rsidR="00BE0467" w:rsidRPr="00C66689" w:rsidRDefault="00C66689" w:rsidP="00726732">
      <w:pPr>
        <w:pStyle w:val="NoSpacing"/>
        <w:rPr>
          <w:rFonts w:ascii="Montserrat" w:hAnsi="Montserrat"/>
          <w:sz w:val="24"/>
        </w:rPr>
      </w:pPr>
      <w:r w:rsidRPr="00C66689">
        <w:rPr>
          <w:rFonts w:ascii="Montserrat" w:hAnsi="Montserrat"/>
          <w:sz w:val="24"/>
        </w:rPr>
        <w:t>nineveh : into the unknown</w:t>
      </w:r>
    </w:p>
    <w:p w14:paraId="231BABD8" w14:textId="77777777" w:rsidR="00BE0467" w:rsidRPr="00C66689" w:rsidRDefault="00C66689" w:rsidP="00726732">
      <w:pPr>
        <w:pStyle w:val="NoSpacing"/>
        <w:rPr>
          <w:rFonts w:ascii="Montserrat" w:hAnsi="Montserrat"/>
          <w:sz w:val="24"/>
        </w:rPr>
      </w:pPr>
      <w:r w:rsidRPr="00C66689">
        <w:rPr>
          <w:rFonts w:ascii="Montserrat" w:hAnsi="Montserrat"/>
          <w:sz w:val="24"/>
        </w:rPr>
        <w:t>nineveh : into oblivion</w:t>
      </w:r>
    </w:p>
    <w:p w14:paraId="779C3E21" w14:textId="77777777" w:rsidR="00BE0467" w:rsidRPr="00C66689" w:rsidRDefault="00C66689" w:rsidP="00726732">
      <w:pPr>
        <w:pStyle w:val="NoSpacing"/>
        <w:rPr>
          <w:rFonts w:ascii="Montserrat" w:hAnsi="Montserrat"/>
          <w:sz w:val="24"/>
        </w:rPr>
      </w:pPr>
      <w:r w:rsidRPr="00C66689">
        <w:rPr>
          <w:rFonts w:ascii="Montserrat" w:hAnsi="Montserrat"/>
          <w:sz w:val="24"/>
        </w:rPr>
        <w:t>nineveh : body and soul</w:t>
      </w:r>
    </w:p>
    <w:p w14:paraId="40086ED3" w14:textId="77777777" w:rsidR="00BE0467" w:rsidRPr="00C66689" w:rsidRDefault="00C66689" w:rsidP="00726732">
      <w:pPr>
        <w:pStyle w:val="NoSpacing"/>
        <w:rPr>
          <w:rFonts w:ascii="Montserrat" w:hAnsi="Montserrat"/>
          <w:sz w:val="24"/>
        </w:rPr>
      </w:pPr>
      <w:r w:rsidRPr="00C66689">
        <w:rPr>
          <w:rFonts w:ascii="Montserrat" w:hAnsi="Montserrat"/>
          <w:sz w:val="24"/>
        </w:rPr>
        <w:t>dragon, phoenix</w:t>
      </w:r>
    </w:p>
    <w:p w14:paraId="1E9071CA" w14:textId="77777777" w:rsidR="00BE0467" w:rsidRPr="00C66689" w:rsidRDefault="00C66689" w:rsidP="00726732">
      <w:pPr>
        <w:pStyle w:val="NoSpacing"/>
        <w:rPr>
          <w:rFonts w:ascii="Montserrat" w:hAnsi="Montserrat"/>
          <w:sz w:val="24"/>
        </w:rPr>
      </w:pPr>
      <w:r w:rsidRPr="00C66689">
        <w:rPr>
          <w:rFonts w:ascii="Montserrat" w:hAnsi="Montserrat"/>
          <w:sz w:val="24"/>
        </w:rPr>
        <w:t>nix</w:t>
      </w:r>
    </w:p>
    <w:p w14:paraId="266A23C2" w14:textId="77777777" w:rsidR="00BE0467" w:rsidRPr="00C66689" w:rsidRDefault="00BE0467" w:rsidP="00726732">
      <w:pPr>
        <w:pStyle w:val="NoSpacing"/>
        <w:rPr>
          <w:rFonts w:ascii="Montserrat" w:hAnsi="Montserrat"/>
          <w:sz w:val="24"/>
        </w:rPr>
      </w:pPr>
    </w:p>
    <w:p w14:paraId="50EA86FE"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composition overview </w:t>
      </w:r>
    </w:p>
    <w:p w14:paraId="50499CFB" w14:textId="77777777" w:rsidR="00BE0467" w:rsidRPr="00C66689" w:rsidRDefault="00BE0467" w:rsidP="00726732">
      <w:pPr>
        <w:pStyle w:val="NoSpacing"/>
        <w:rPr>
          <w:rFonts w:ascii="Montserrat" w:hAnsi="Montserrat"/>
          <w:sz w:val="24"/>
        </w:rPr>
      </w:pPr>
    </w:p>
    <w:p w14:paraId="331839CD" w14:textId="77777777" w:rsidR="00BE0467" w:rsidRPr="00C66689" w:rsidRDefault="00C66689" w:rsidP="00726732">
      <w:pPr>
        <w:pStyle w:val="NoSpacing"/>
        <w:rPr>
          <w:rFonts w:ascii="Montserrat" w:hAnsi="Montserrat"/>
          <w:sz w:val="24"/>
        </w:rPr>
      </w:pPr>
      <w:r w:rsidRPr="00C66689">
        <w:rPr>
          <w:rFonts w:ascii="Montserrat" w:hAnsi="Montserrat"/>
          <w:sz w:val="24"/>
        </w:rPr>
        <w:t>Into the fire. The survivors of the final confrontation are left behind by ember as she seeks once more a way to return to her rightful existence, but she falls unwittingly into a desperate gamble to pool the viable resources of the gates of paradox for stability. This is when her strange destiny begins to take her in hand. In this uncertain moment, it almost consumes her and all but damns her. Ultimately, it forces her through a door from which she cannot turn.</w:t>
      </w:r>
    </w:p>
    <w:p w14:paraId="436E4789" w14:textId="77777777" w:rsidR="00BE0467" w:rsidRPr="00C66689" w:rsidRDefault="00BE0467" w:rsidP="00726732">
      <w:pPr>
        <w:pStyle w:val="NoSpacing"/>
        <w:rPr>
          <w:rFonts w:ascii="Montserrat" w:hAnsi="Montserrat"/>
          <w:sz w:val="24"/>
        </w:rPr>
      </w:pPr>
    </w:p>
    <w:p w14:paraId="78BB3958" w14:textId="77777777" w:rsidR="00BE0467" w:rsidRPr="00C66689" w:rsidRDefault="00C66689" w:rsidP="00726732">
      <w:pPr>
        <w:pStyle w:val="NoSpacing"/>
        <w:rPr>
          <w:rFonts w:ascii="Montserrat" w:hAnsi="Montserrat"/>
          <w:sz w:val="24"/>
        </w:rPr>
      </w:pPr>
      <w:r w:rsidRPr="00C66689">
        <w:rPr>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w:t>
      </w:r>
      <w:r w:rsidRPr="00C66689">
        <w:rPr>
          <w:rFonts w:ascii="Montserrat" w:hAnsi="Montserrat"/>
          <w:sz w:val="24"/>
        </w:rPr>
        <w:t>g her promise. Her potential.</w:t>
      </w:r>
    </w:p>
    <w:p w14:paraId="4193D85C" w14:textId="77777777" w:rsidR="00BE0467" w:rsidRPr="00C66689" w:rsidRDefault="00BE0467" w:rsidP="00726732">
      <w:pPr>
        <w:pStyle w:val="NoSpacing"/>
        <w:rPr>
          <w:rFonts w:ascii="Montserrat" w:hAnsi="Montserrat"/>
          <w:sz w:val="24"/>
        </w:rPr>
      </w:pPr>
    </w:p>
    <w:p w14:paraId="5FE010C5" w14:textId="77777777" w:rsidR="00BE0467" w:rsidRPr="00C66689" w:rsidRDefault="00C66689" w:rsidP="00726732">
      <w:pPr>
        <w:pStyle w:val="NoSpacing"/>
        <w:rPr>
          <w:rFonts w:ascii="Montserrat" w:hAnsi="Montserrat"/>
          <w:sz w:val="24"/>
        </w:rPr>
      </w:pPr>
      <w:r w:rsidRPr="00C66689">
        <w:rPr>
          <w:rFonts w:ascii="Montserrat" w:hAnsi="Montserrat"/>
          <w:sz w:val="24"/>
        </w:rPr>
        <w:t>Into oblivion. When destruction comes for her, she is forced to embrace it. Its coming astonishes her with its sudden arrival. Maddeningly, it comes to her in its most punishing and pleasing aspects. She is being torn to pieces and being made to love it; to want it and pursue it. Under the devouring caress of this, her most ultimate lesson, she will at last catch a glimpse of what she truly is. When all, even that understanding, is obliterated in her, there remains only that which she indefinably is. Purifi</w:t>
      </w:r>
      <w:r w:rsidRPr="00C66689">
        <w:rPr>
          <w:rFonts w:ascii="Montserrat" w:hAnsi="Montserrat"/>
          <w:sz w:val="24"/>
        </w:rPr>
        <w:t xml:space="preserve">ed by destruction, she recreates herself in her own image with a divine understanding of self, the conscious grasp of soul. </w:t>
      </w:r>
    </w:p>
    <w:p w14:paraId="31F03D1E" w14:textId="77777777" w:rsidR="00BE0467" w:rsidRPr="00C66689" w:rsidRDefault="00BE0467" w:rsidP="00726732">
      <w:pPr>
        <w:pStyle w:val="NoSpacing"/>
        <w:rPr>
          <w:rFonts w:ascii="Montserrat" w:hAnsi="Montserrat"/>
          <w:sz w:val="24"/>
        </w:rPr>
      </w:pPr>
    </w:p>
    <w:p w14:paraId="686582C9" w14:textId="77777777" w:rsidR="00BE0467" w:rsidRPr="00C66689" w:rsidRDefault="00C66689" w:rsidP="00726732">
      <w:pPr>
        <w:pStyle w:val="NoSpacing"/>
        <w:rPr>
          <w:rFonts w:ascii="Montserrat" w:hAnsi="Montserrat"/>
          <w:sz w:val="24"/>
        </w:rPr>
      </w:pPr>
      <w:r w:rsidRPr="00C66689">
        <w:rPr>
          <w:rFonts w:ascii="Montserrat" w:hAnsi="Montserrat"/>
          <w:sz w:val="24"/>
        </w:rPr>
        <w:t>Body and soul. This is the prologue/epilogue event. Ember follows her essence back to its faintest roots, drawn, not to the moment of her conception, but to the moment when the possibility of her existence was conceived. From the shadow of her death, ember awakes. Utterly disjointed from her old life, ember instinctively retreats from trauma of her rebirth to find sanctuary and perspective in the company of two peculiarly kindred spirits. Ember retains the integrity of her absolution, an eternal awareness o</w:t>
      </w:r>
      <w:r w:rsidRPr="00C66689">
        <w:rPr>
          <w:rFonts w:ascii="Montserrat" w:hAnsi="Montserrat"/>
          <w:sz w:val="24"/>
        </w:rPr>
        <w:t>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responsible for her proscribed conception, she falls prey to a paradox that threatens her faith in her own existence. Can they help her recover her self, body and soul? With the aid of the books that nearly killed her, she pieces</w:t>
      </w:r>
      <w:r w:rsidRPr="00C66689">
        <w:rPr>
          <w:rFonts w:ascii="Montserrat" w:hAnsi="Montserrat"/>
          <w:sz w:val="24"/>
        </w:rPr>
        <w:t xml:space="preserve"> together the virtual truth of her destiny, realizing that what she is now missing was lost long ago and destroyed in the purge. Aware of what she can never be and what is suggested to come, she realizes and does what she must.</w:t>
      </w:r>
    </w:p>
    <w:p w14:paraId="19573F86" w14:textId="77777777" w:rsidR="00BE0467" w:rsidRPr="00C66689" w:rsidRDefault="00BE0467" w:rsidP="00726732">
      <w:pPr>
        <w:pStyle w:val="NoSpacing"/>
        <w:rPr>
          <w:rFonts w:ascii="Montserrat" w:hAnsi="Montserrat"/>
          <w:sz w:val="24"/>
        </w:rPr>
      </w:pPr>
    </w:p>
    <w:p w14:paraId="432CBDBD" w14:textId="77777777" w:rsidR="00BE0467" w:rsidRPr="00C66689" w:rsidRDefault="00C66689" w:rsidP="00726732">
      <w:pPr>
        <w:pStyle w:val="NoSpacing"/>
        <w:rPr>
          <w:rFonts w:ascii="Montserrat" w:hAnsi="Montserrat"/>
          <w:sz w:val="24"/>
        </w:rPr>
      </w:pPr>
      <w:r w:rsidRPr="00C66689">
        <w:rPr>
          <w:rFonts w:ascii="Montserrat" w:hAnsi="Montserrat"/>
          <w:sz w:val="24"/>
        </w:rPr>
        <w:t>Dragon and phoenix arrive in a world light-years and dreams and eternities away. One tingling with the remembrance of a self lost to time and the other burning with the loss of a self in one obliterating instant. Kzeisza encounters his mortal self and delivers his mission, realizing the totality of what loss and achievement he in that moment condemned himself to. She acts quickly to intercede in the beginnings of a war she can not tolerate. As she begins her work to control the tides of war, she is approach</w:t>
      </w:r>
      <w:r w:rsidRPr="00C66689">
        <w:rPr>
          <w:rFonts w:ascii="Montserrat" w:hAnsi="Montserrat"/>
          <w:sz w:val="24"/>
        </w:rPr>
        <w:t>ed by none other than kevin zhan. His quiet and wise counsel calm her and remind her of how close she is to finding what she once thought lost to her. They become aware of the rise of the dragons and the threat of such a common and deadly foe speedily unites man, fey and the undead under ember. Her suspicions about kevin zhan somehow manage to maintain enough precedence in her mind that she figures out that kevin is but a guise of kzeisza. In the early clash of dragons and the allies it is made obvious that</w:t>
      </w:r>
      <w:r w:rsidRPr="00C66689">
        <w:rPr>
          <w:rFonts w:ascii="Montserrat" w:hAnsi="Montserrat"/>
          <w:sz w:val="24"/>
        </w:rPr>
        <w:t xml:space="preserve"> there is something unusual about the dragons’ intent. They seem intent on specifically attacking ember herself. Ember confides what she guessed of her history to kevin. Between them they begin to delve at last into the connections between her intuitive guess, his experience as a dragon, and ultimately a strange story from their family legacy. When ember hears him tell it, she is stunned and rapidly comes to fully realize just who and what kzeisza really is. Soon after, as things are becoming more desperate</w:t>
      </w:r>
      <w:r w:rsidRPr="00C66689">
        <w:rPr>
          <w:rFonts w:ascii="Montserrat" w:hAnsi="Montserrat"/>
          <w:sz w:val="24"/>
        </w:rPr>
        <w:t>, they realize the answer; they realize what it is that each and every dragon seeks, so much so as to explain the way they seem to fight each other to reach her. They also realize their one destiny together. As they embrace one another, fully as they never dared before, they both lose and gain their selves—and a divine promise is fulfilled.</w:t>
      </w:r>
    </w:p>
    <w:p w14:paraId="2677CF22" w14:textId="77777777" w:rsidR="00BE0467" w:rsidRPr="00C66689" w:rsidRDefault="00C66689" w:rsidP="00726732">
      <w:pPr>
        <w:pStyle w:val="NoSpacing"/>
        <w:rPr>
          <w:rFonts w:ascii="Montserrat" w:hAnsi="Montserrat"/>
          <w:strike/>
          <w:sz w:val="24"/>
        </w:rPr>
      </w:pPr>
      <w:r w:rsidRPr="00C66689">
        <w:rPr>
          <w:rFonts w:ascii="Montserrat" w:hAnsi="Montserrat"/>
          <w:sz w:val="24"/>
        </w:rPr>
        <w:br/>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r w:rsidRPr="00C66689">
        <w:rPr>
          <w:rFonts w:ascii="Montserrat" w:hAnsi="Montserrat"/>
          <w:strike/>
          <w:sz w:val="24"/>
        </w:rPr>
        <w:tab/>
      </w:r>
    </w:p>
    <w:p w14:paraId="5D520C2A" w14:textId="77777777" w:rsidR="00BE0467" w:rsidRPr="00C66689" w:rsidRDefault="00BE0467" w:rsidP="00726732">
      <w:pPr>
        <w:pStyle w:val="NoSpacing"/>
        <w:rPr>
          <w:rFonts w:ascii="Montserrat" w:hAnsi="Montserrat"/>
          <w:sz w:val="24"/>
        </w:rPr>
      </w:pPr>
    </w:p>
    <w:p w14:paraId="2FA985AB" w14:textId="77777777" w:rsidR="00BE0467" w:rsidRPr="00C66689" w:rsidRDefault="00C66689" w:rsidP="00726732">
      <w:pPr>
        <w:pStyle w:val="NoSpacing"/>
        <w:rPr>
          <w:rFonts w:ascii="Montserrat" w:hAnsi="Montserrat"/>
          <w:sz w:val="24"/>
        </w:rPr>
      </w:pPr>
      <w:r w:rsidRPr="00C66689">
        <w:rPr>
          <w:rFonts w:ascii="Montserrat" w:hAnsi="Montserrat"/>
          <w:sz w:val="24"/>
        </w:rPr>
        <w:t>kzhan</w:t>
      </w:r>
    </w:p>
    <w:p w14:paraId="1579C5DE" w14:textId="77777777" w:rsidR="00BE0467" w:rsidRPr="00C66689" w:rsidRDefault="00BE0467" w:rsidP="00726732">
      <w:pPr>
        <w:pStyle w:val="NoSpacing"/>
        <w:rPr>
          <w:rFonts w:ascii="Montserrat" w:hAnsi="Montserrat"/>
          <w:sz w:val="24"/>
        </w:rPr>
      </w:pPr>
    </w:p>
    <w:p w14:paraId="7BA899D4" w14:textId="77777777" w:rsidR="00BE0467" w:rsidRPr="00C66689" w:rsidRDefault="00C66689" w:rsidP="00726732">
      <w:pPr>
        <w:pStyle w:val="NoSpacing"/>
        <w:rPr>
          <w:rFonts w:ascii="Montserrat" w:hAnsi="Montserrat"/>
          <w:sz w:val="24"/>
        </w:rPr>
      </w:pPr>
      <w:r w:rsidRPr="00C66689">
        <w:rPr>
          <w:rFonts w:ascii="Montserrat" w:hAnsi="Montserrat"/>
          <w:sz w:val="24"/>
        </w:rPr>
        <w:t>composition proposal</w:t>
      </w:r>
    </w:p>
    <w:p w14:paraId="0E226576" w14:textId="77777777" w:rsidR="00BE0467" w:rsidRPr="00C66689" w:rsidRDefault="00BE0467" w:rsidP="00726732">
      <w:pPr>
        <w:pStyle w:val="NoSpacing"/>
        <w:rPr>
          <w:rFonts w:ascii="Montserrat" w:hAnsi="Montserrat"/>
          <w:sz w:val="24"/>
        </w:rPr>
      </w:pPr>
    </w:p>
    <w:p w14:paraId="589B14B1" w14:textId="77777777" w:rsidR="00BE0467" w:rsidRPr="00C66689" w:rsidRDefault="00C66689" w:rsidP="00726732">
      <w:pPr>
        <w:pStyle w:val="NoSpacing"/>
        <w:rPr>
          <w:rFonts w:ascii="Montserrat" w:hAnsi="Montserrat"/>
          <w:sz w:val="24"/>
        </w:rPr>
      </w:pPr>
      <w:r w:rsidRPr="00C66689">
        <w:rPr>
          <w:rFonts w:ascii="Montserrat" w:hAnsi="Montserrat"/>
          <w:sz w:val="24"/>
        </w:rPr>
        <w:t>kzhan : the way of dragons</w:t>
      </w:r>
    </w:p>
    <w:p w14:paraId="5075A650" w14:textId="77777777" w:rsidR="00BE0467" w:rsidRPr="00C66689" w:rsidRDefault="00C66689" w:rsidP="00726732">
      <w:pPr>
        <w:pStyle w:val="NoSpacing"/>
        <w:rPr>
          <w:rFonts w:ascii="Montserrat" w:hAnsi="Montserrat"/>
          <w:sz w:val="24"/>
        </w:rPr>
      </w:pPr>
      <w:r w:rsidRPr="00C66689">
        <w:rPr>
          <w:rFonts w:ascii="Montserrat" w:hAnsi="Montserrat"/>
          <w:sz w:val="24"/>
        </w:rPr>
        <w:t>kzhan : dragon doors</w:t>
      </w:r>
    </w:p>
    <w:p w14:paraId="4C7A2700" w14:textId="77777777" w:rsidR="00BE0467" w:rsidRPr="00C66689" w:rsidRDefault="00C66689" w:rsidP="00726732">
      <w:pPr>
        <w:pStyle w:val="NoSpacing"/>
        <w:rPr>
          <w:rFonts w:ascii="Montserrat" w:hAnsi="Montserrat"/>
          <w:sz w:val="24"/>
        </w:rPr>
      </w:pPr>
      <w:r w:rsidRPr="00C66689">
        <w:rPr>
          <w:rFonts w:ascii="Montserrat" w:hAnsi="Montserrat"/>
          <w:sz w:val="24"/>
        </w:rPr>
        <w:t>kzhan : dragons’ breadth</w:t>
      </w:r>
    </w:p>
    <w:p w14:paraId="0536FFF9" w14:textId="77777777" w:rsidR="00BE0467" w:rsidRPr="00C66689" w:rsidRDefault="00C66689" w:rsidP="00726732">
      <w:pPr>
        <w:pStyle w:val="NoSpacing"/>
        <w:rPr>
          <w:rFonts w:ascii="Montserrat" w:hAnsi="Montserrat"/>
          <w:sz w:val="24"/>
        </w:rPr>
      </w:pPr>
      <w:r w:rsidRPr="00C66689">
        <w:rPr>
          <w:rFonts w:ascii="Montserrat" w:hAnsi="Montserrat"/>
          <w:sz w:val="24"/>
        </w:rPr>
        <w:t>kzhan : dragon dreams</w:t>
      </w:r>
    </w:p>
    <w:p w14:paraId="2A06A62F" w14:textId="77777777" w:rsidR="00BE0467" w:rsidRPr="00C66689" w:rsidRDefault="00C66689" w:rsidP="00726732">
      <w:pPr>
        <w:pStyle w:val="NoSpacing"/>
        <w:rPr>
          <w:rFonts w:ascii="Montserrat" w:hAnsi="Montserrat"/>
          <w:sz w:val="24"/>
        </w:rPr>
      </w:pPr>
      <w:r w:rsidRPr="00C66689">
        <w:rPr>
          <w:rFonts w:ascii="Montserrat" w:hAnsi="Montserrat"/>
          <w:sz w:val="24"/>
        </w:rPr>
        <w:t>kzhan</w:t>
      </w:r>
      <w:r w:rsidRPr="00C66689">
        <w:rPr>
          <w:rFonts w:ascii="Montserrat" w:hAnsi="Montserrat"/>
          <w:sz w:val="24"/>
        </w:rPr>
        <w:t xml:space="preserve"> : mind and spirit</w:t>
      </w:r>
    </w:p>
    <w:p w14:paraId="5C2231CA" w14:textId="77777777" w:rsidR="00BE0467" w:rsidRPr="00C66689" w:rsidRDefault="00BE0467" w:rsidP="00726732">
      <w:pPr>
        <w:pStyle w:val="NoSpacing"/>
        <w:rPr>
          <w:rFonts w:ascii="Montserrat" w:hAnsi="Montserrat"/>
          <w:sz w:val="24"/>
        </w:rPr>
      </w:pPr>
    </w:p>
    <w:p w14:paraId="26DCEE9F" w14:textId="77777777" w:rsidR="00BE0467" w:rsidRPr="00C66689" w:rsidRDefault="00C66689" w:rsidP="00726732">
      <w:pPr>
        <w:pStyle w:val="NoSpacing"/>
        <w:rPr>
          <w:rFonts w:ascii="Montserrat" w:hAnsi="Montserrat"/>
          <w:sz w:val="24"/>
        </w:rPr>
      </w:pPr>
      <w:r w:rsidRPr="00C66689">
        <w:rPr>
          <w:rFonts w:ascii="Montserrat" w:hAnsi="Montserrat"/>
          <w:sz w:val="24"/>
        </w:rPr>
        <w:t xml:space="preserve">composition overview </w:t>
      </w:r>
    </w:p>
    <w:p w14:paraId="04BB143F" w14:textId="77777777" w:rsidR="00BE0467" w:rsidRPr="00C66689" w:rsidRDefault="00BE0467" w:rsidP="00726732">
      <w:pPr>
        <w:pStyle w:val="NoSpacing"/>
        <w:rPr>
          <w:rFonts w:ascii="Montserrat" w:hAnsi="Montserrat"/>
          <w:sz w:val="24"/>
        </w:rPr>
      </w:pPr>
    </w:p>
    <w:p w14:paraId="18045722" w14:textId="77777777" w:rsidR="00BE0467" w:rsidRPr="00C66689" w:rsidRDefault="00C66689" w:rsidP="00726732">
      <w:pPr>
        <w:pStyle w:val="NoSpacing"/>
        <w:rPr>
          <w:rFonts w:ascii="Montserrat" w:hAnsi="Montserrat"/>
          <w:sz w:val="24"/>
        </w:rPr>
      </w:pPr>
      <w:r w:rsidRPr="00C66689">
        <w:rPr>
          <w:rFonts w:ascii="Montserrat" w:hAnsi="Montserrat"/>
          <w:sz w:val="24"/>
        </w:rPr>
        <w:t>They are bound together by love and destiny, but she is betrothed to his twin and coveted by their benefactor. While destiny could not be denied, it left their lives wrecked on the cruel tides of fate—as much confounded by political, social and racial conventions as by their nine offspring. Two of these children share between them a strange destiny, which begins its course in a trial of death. Avaunaioma nineveh, believing her brother dead strikes out uncertainly to reclaim the heritage her parents abandone</w:t>
      </w:r>
      <w:r w:rsidRPr="00C66689">
        <w:rPr>
          <w:rFonts w:ascii="Montserrat" w:hAnsi="Montserrat"/>
          <w:sz w:val="24"/>
        </w:rPr>
        <w:t>d, unwittingly involving herself in the tangled intrigues of the upper class elite. She is granted title to an abandoned province, which she is not in the least intended to survive claiming. Emerging mysteriously changed and quietly victorious, she must confront her would be executioners and their plot to destroy her people.</w:t>
      </w:r>
    </w:p>
    <w:p w14:paraId="798F6733" w14:textId="77777777" w:rsidR="00BE0467" w:rsidRPr="00C66689" w:rsidRDefault="00BE0467" w:rsidP="00726732">
      <w:pPr>
        <w:pStyle w:val="NoSpacing"/>
        <w:rPr>
          <w:rFonts w:ascii="Montserrat" w:hAnsi="Montserrat"/>
          <w:sz w:val="24"/>
        </w:rPr>
      </w:pPr>
    </w:p>
    <w:p w14:paraId="0D77040B" w14:textId="77777777" w:rsidR="00BE0467" w:rsidRPr="00C66689" w:rsidRDefault="00C66689" w:rsidP="00726732">
      <w:pPr>
        <w:pStyle w:val="NoSpacing"/>
        <w:rPr>
          <w:rFonts w:ascii="Montserrat" w:hAnsi="Montserrat"/>
          <w:sz w:val="24"/>
        </w:rPr>
      </w:pPr>
      <w:r w:rsidRPr="00C66689">
        <w:rPr>
          <w:rFonts w:ascii="Montserrat" w:hAnsi="Montserrat"/>
          <w:sz w:val="24"/>
        </w:rPr>
        <w:t>K’sias avaun nineveh returned to the world of the living to be whisked away into a grueling apprenticeship in the arts arcane. Led to believe in the loss of his sister he forces himself to forget and master this most sacred branch of magic. Word of the new purge reaches him as his initiation comes to an end. Inexplicably, his master grants his wish to fight the purge. On his way to join he is met by a dragon who gives him a mission to seek the aid of dragon kind in aborting the mutual destruction of man and</w:t>
      </w:r>
      <w:r w:rsidRPr="00C66689">
        <w:rPr>
          <w:rFonts w:ascii="Montserrat" w:hAnsi="Montserrat"/>
          <w:sz w:val="24"/>
        </w:rPr>
        <w:t xml:space="preserve"> fey. To his great disappointment his plea is ignored, and with astonishment he made an unwilling and revered guest. He is dubbed kzhan (the closest draconic pronunciation of his face name), and left in the care of his old master. Kzhan’s exotic nature is slowly being disrupted even as he carefully works to uncover the reason for his imprisonment. Too late, and all at once he discovers the point of their interest in him and their intent to invade the realm of men. But to know the secret of the dragons is to</w:t>
      </w:r>
      <w:r w:rsidRPr="00C66689">
        <w:rPr>
          <w:rFonts w:ascii="Montserrat" w:hAnsi="Montserrat"/>
          <w:sz w:val="24"/>
        </w:rPr>
        <w:t xml:space="preserve"> become one of them.</w:t>
      </w:r>
    </w:p>
    <w:p w14:paraId="29E2DEDB" w14:textId="77777777" w:rsidR="00BE0467" w:rsidRPr="00C66689" w:rsidRDefault="00BE0467" w:rsidP="00726732">
      <w:pPr>
        <w:pStyle w:val="NoSpacing"/>
        <w:rPr>
          <w:rFonts w:ascii="Montserrat" w:hAnsi="Montserrat"/>
          <w:sz w:val="24"/>
        </w:rPr>
      </w:pPr>
    </w:p>
    <w:p w14:paraId="7F8C4E9F" w14:textId="77777777" w:rsidR="00BE0467" w:rsidRPr="00C66689" w:rsidRDefault="00C66689" w:rsidP="00726732">
      <w:pPr>
        <w:pStyle w:val="NoSpacing"/>
        <w:rPr>
          <w:rFonts w:ascii="Montserrat" w:hAnsi="Montserrat"/>
          <w:sz w:val="24"/>
        </w:rPr>
      </w:pPr>
      <w:r w:rsidRPr="00C66689">
        <w:rPr>
          <w:rFonts w:ascii="Montserrat" w:hAnsi="Montserrat"/>
          <w:sz w:val="24"/>
        </w:rPr>
        <w:t>The way of dragons. Realizing that what has happened to him is irreversible and that it is inevitable what he will eventually become, kzhan bends his keen intellect and impeccable will to embracing the way of dragon. Kzhan grudgingly finds he must admit that there are advantages in a curse of immortality. Unlike dragon-born, to whom human society is an irrelevant if chaotic amusement, he is the product of an essentially human childhood. But like dragon-born, he learns to live in fear of mature dragons. In a</w:t>
      </w:r>
      <w:r w:rsidRPr="00C66689">
        <w:rPr>
          <w:rFonts w:ascii="Montserrat" w:hAnsi="Montserrat"/>
          <w:sz w:val="24"/>
        </w:rPr>
        <w:t xml:space="preserve"> decisive campaign, he reforges himself into a dragonling even a full dragon must respect and be wary of.</w:t>
      </w:r>
    </w:p>
    <w:p w14:paraId="44B12C83" w14:textId="77777777" w:rsidR="00BE0467" w:rsidRPr="00C66689" w:rsidRDefault="00BE0467" w:rsidP="00726732">
      <w:pPr>
        <w:pStyle w:val="NoSpacing"/>
        <w:rPr>
          <w:rFonts w:ascii="Montserrat" w:hAnsi="Montserrat"/>
          <w:sz w:val="24"/>
        </w:rPr>
      </w:pPr>
    </w:p>
    <w:p w14:paraId="5C057614" w14:textId="77777777" w:rsidR="00BE0467" w:rsidRPr="00C66689" w:rsidRDefault="00C66689" w:rsidP="00726732">
      <w:pPr>
        <w:pStyle w:val="NoSpacing"/>
        <w:rPr>
          <w:rFonts w:ascii="Montserrat" w:hAnsi="Montserrat"/>
          <w:sz w:val="24"/>
        </w:rPr>
      </w:pPr>
      <w:r w:rsidRPr="00C66689">
        <w:rPr>
          <w:rFonts w:ascii="Montserrat" w:hAnsi="Montserrat"/>
          <w:sz w:val="24"/>
        </w:rPr>
        <w:t>Dragon doors. Kzhan has lost all that made him an exotic, but his honor will not allow him to abide the dragon assault on the realm of men where his people were already in a war for survival. The only way to avoid this unwanted role, he must go through the dragon doors. He enters a realm beyond the pale of his experience and begins a desperate race to survive as a young dragon.</w:t>
      </w:r>
    </w:p>
    <w:p w14:paraId="588FCAF6" w14:textId="77777777" w:rsidR="00BE0467" w:rsidRPr="00C66689" w:rsidRDefault="00BE0467" w:rsidP="00726732">
      <w:pPr>
        <w:pStyle w:val="NoSpacing"/>
        <w:rPr>
          <w:rFonts w:ascii="Montserrat" w:hAnsi="Montserrat"/>
          <w:sz w:val="24"/>
        </w:rPr>
      </w:pPr>
    </w:p>
    <w:p w14:paraId="1F6A1636" w14:textId="77777777" w:rsidR="00BE0467" w:rsidRPr="00C66689" w:rsidRDefault="00C66689" w:rsidP="00726732">
      <w:pPr>
        <w:pStyle w:val="NoSpacing"/>
        <w:rPr>
          <w:rFonts w:ascii="Montserrat" w:hAnsi="Montserrat"/>
          <w:sz w:val="24"/>
        </w:rPr>
      </w:pPr>
      <w:r w:rsidRPr="00C66689">
        <w:rPr>
          <w:rFonts w:ascii="Montserrat" w:hAnsi="Montserrat"/>
          <w:sz w:val="24"/>
        </w:rPr>
        <w:t>Dragons’ breadth. Over centuries kzhan has become a true and formidable dragon. So much so that he has begun to forget the life he was born to. Now kzeisza anzoar aioch kzhan has abandoned all semblance of humanity and come to a strange and primitive world for the hunt. A world dominated by fierce and titanic creatures—dinosaurs—in which lurk some of the most dangerous dragons in the known universe. Here in this violent young world kzhan will explore the full extent of his wit and skill. Only the best of dr</w:t>
      </w:r>
      <w:r w:rsidRPr="00C66689">
        <w:rPr>
          <w:rFonts w:ascii="Montserrat" w:hAnsi="Montserrat"/>
          <w:sz w:val="24"/>
        </w:rPr>
        <w:t>agons can survive.</w:t>
      </w:r>
    </w:p>
    <w:p w14:paraId="43E2DD19" w14:textId="77777777" w:rsidR="00BE0467" w:rsidRPr="00C66689" w:rsidRDefault="00BE0467" w:rsidP="00726732">
      <w:pPr>
        <w:pStyle w:val="NoSpacing"/>
        <w:rPr>
          <w:rFonts w:ascii="Montserrat" w:hAnsi="Montserrat"/>
          <w:sz w:val="24"/>
        </w:rPr>
      </w:pPr>
    </w:p>
    <w:p w14:paraId="7148ECDC" w14:textId="77777777" w:rsidR="00BE0467" w:rsidRPr="00C66689" w:rsidRDefault="00C66689" w:rsidP="00726732">
      <w:pPr>
        <w:pStyle w:val="NoSpacing"/>
        <w:rPr>
          <w:rFonts w:ascii="Montserrat" w:hAnsi="Montserrat"/>
          <w:sz w:val="24"/>
        </w:rPr>
      </w:pPr>
      <w:r w:rsidRPr="00C66689">
        <w:rPr>
          <w:rFonts w:ascii="Montserrat" w:hAnsi="Montserrat"/>
          <w:sz w:val="24"/>
        </w:rPr>
        <w:t>Dragon dreams. Kzhan has slept beyond the almost immortal endurance of his kind, but a strange invasion of his dreams has begun to lure him back from the brink of oblivion. Struggling to comprehend this disturbance, he has dreamed himself into the waking world to investigate, calling forth a dim memory of a human guise. He discovers a world of men somehow evolved convergently over the ages. These men have begun to tap into the powerful dreaming minds of the sleeping dragons—other survivors of the hunt, like</w:t>
      </w:r>
      <w:r w:rsidRPr="00C66689">
        <w:rPr>
          <w:rFonts w:ascii="Montserrat" w:hAnsi="Montserrat"/>
          <w:sz w:val="24"/>
        </w:rPr>
        <w:t xml:space="preserve"> himself—and used this to reshape their world into something beyond evolution. However, a world cannot be recast out of dragon dreams without waking a few dragons. An arcane wisdom of human interaction and an amused curiosity lure him, and kzeisza rises once more to take part in the world.</w:t>
      </w:r>
    </w:p>
    <w:p w14:paraId="15B39987" w14:textId="77777777" w:rsidR="00BE0467" w:rsidRPr="00C66689" w:rsidRDefault="00BE0467" w:rsidP="00726732">
      <w:pPr>
        <w:pStyle w:val="NoSpacing"/>
        <w:rPr>
          <w:rFonts w:ascii="Montserrat" w:hAnsi="Montserrat"/>
          <w:sz w:val="24"/>
        </w:rPr>
      </w:pPr>
    </w:p>
    <w:p w14:paraId="26158F36" w14:textId="77777777" w:rsidR="00BE0467" w:rsidRPr="00C66689" w:rsidRDefault="00C66689" w:rsidP="00726732">
      <w:pPr>
        <w:pStyle w:val="NoSpacing"/>
        <w:rPr>
          <w:rFonts w:ascii="Montserrat" w:hAnsi="Montserrat"/>
          <w:sz w:val="24"/>
        </w:rPr>
      </w:pPr>
      <w:r w:rsidRPr="00C66689">
        <w:rPr>
          <w:rFonts w:ascii="Montserrat" w:hAnsi="Montserrat"/>
          <w:sz w:val="24"/>
        </w:rPr>
        <w:t>Mind and spirit. Following the death of avonlea, kzeisza bore witness to a strange experiment. A group of individuals carefully redesigned from the genetic material of the impressive ember were slipped into kzeisza’s world. Both fascinated and disturbed he found them to be impressive variations on her vast potential, and yet to a one they lacked any hint of the allure she had for him. Motivated by a strange feeling of angst and curiosity he strives to divine the reason for her effect on him and eventually c</w:t>
      </w:r>
      <w:r w:rsidRPr="00C66689">
        <w:rPr>
          <w:rFonts w:ascii="Montserrat" w:hAnsi="Montserrat"/>
          <w:sz w:val="24"/>
        </w:rPr>
        <w:t>onfronts his mortal origins. It is a realization that transcends time. The fog of a dragon eternity slips away and impales him on its irony. Charged with a vitality unfelt since that forgotten time and magnified by epochs of experience he sifts through the veil of the infinite expression for some sign of her existence. He finds her much closer than he could have ever dreamed. Without a second thought, he goes to her and with her back to the world where they began.</w:t>
      </w:r>
    </w:p>
    <w:p w14:paraId="2423C2D1" w14:textId="77777777" w:rsidR="00BE0467" w:rsidRPr="00C66689" w:rsidRDefault="00BE0467" w:rsidP="00726732">
      <w:pPr>
        <w:pStyle w:val="NoSpacing"/>
        <w:rPr>
          <w:rFonts w:ascii="Montserrat" w:hAnsi="Montserrat"/>
          <w:sz w:val="24"/>
        </w:rPr>
      </w:pPr>
    </w:p>
    <w:p w14:paraId="0AF5883F" w14:textId="77777777" w:rsidR="006A7032" w:rsidRPr="00C66689" w:rsidRDefault="006A7032" w:rsidP="00726732">
      <w:pPr>
        <w:pStyle w:val="NoSpacing"/>
        <w:rPr>
          <w:rFonts w:ascii="Montserrat" w:hAnsi="Montserrat"/>
          <w:sz w:val="24"/>
        </w:rPr>
      </w:pPr>
    </w:p>
    <w:sectPr w:rsidR="006A7032" w:rsidRPr="00C66689">
      <w:pgSz w:w="15840" w:h="12240" w:orient="landscape" w:code="1"/>
      <w:pgMar w:top="1008" w:right="720" w:bottom="1008" w:left="720" w:header="720" w:footer="720" w:gutter="0"/>
      <w:cols w:num="2"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6F8E1" w14:textId="77777777" w:rsidR="006E4EFB" w:rsidRDefault="006E4EFB">
      <w:r>
        <w:separator/>
      </w:r>
    </w:p>
  </w:endnote>
  <w:endnote w:type="continuationSeparator" w:id="0">
    <w:p w14:paraId="4F7EE0C2" w14:textId="77777777" w:rsidR="006E4EFB" w:rsidRDefault="006E4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antGarde Bk BT">
    <w:altName w:val="Calibri"/>
    <w:charset w:val="00"/>
    <w:family w:val="swiss"/>
    <w:pitch w:val="variable"/>
    <w:sig w:usb0="00000007" w:usb1="00000000" w:usb2="00000000" w:usb3="00000000" w:csb0="0000001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3E869" w14:textId="77777777" w:rsidR="006E4EFB" w:rsidRDefault="006E4EFB">
      <w:r>
        <w:separator/>
      </w:r>
    </w:p>
  </w:footnote>
  <w:footnote w:type="continuationSeparator" w:id="0">
    <w:p w14:paraId="256C9AEA" w14:textId="77777777" w:rsidR="006E4EFB" w:rsidRDefault="006E4EFB">
      <w:r>
        <w:continuationSeparator/>
      </w:r>
    </w:p>
  </w:footnote>
  <w:footnote w:id="1">
    <w:p w14:paraId="63336DAC" w14:textId="77777777" w:rsidR="00BE0467" w:rsidRDefault="00C66689">
      <w:pPr>
        <w:pStyle w:val="FootnoteText"/>
        <w:tabs>
          <w:tab w:val="left" w:pos="-720"/>
          <w:tab w:val="left" w:pos="0"/>
        </w:tabs>
        <w:suppressAutoHyphens/>
        <w:ind w:left="720" w:hanging="720"/>
        <w:rPr>
          <w:spacing w:val="-1"/>
          <w:sz w:val="16"/>
        </w:rPr>
      </w:pPr>
      <w:r>
        <w:rPr>
          <w:rStyle w:val="FootnoteReference"/>
          <w:spacing w:val="-1"/>
          <w:sz w:val="16"/>
        </w:rPr>
        <w:t xml:space="preserve">  </w:t>
      </w:r>
      <w:r>
        <w:rPr>
          <w:rStyle w:val="FootnoteReference"/>
          <w:spacing w:val="-1"/>
          <w:sz w:val="16"/>
        </w:rPr>
        <w:footnoteRef/>
      </w:r>
      <w:r>
        <w:rPr>
          <w:spacing w:val="-1"/>
          <w:sz w:val="16"/>
        </w:rPr>
        <w:t xml:space="preserve"> </w:t>
      </w:r>
      <w:r>
        <w:rPr>
          <w:spacing w:val="-1"/>
          <w:sz w:val="16"/>
        </w:rPr>
        <w:tab/>
      </w:r>
      <w:r>
        <w:rPr>
          <w:spacing w:val="-1"/>
          <w:sz w:val="16"/>
        </w:rPr>
        <w:t>Obviously, Avonlea is the focus. However, she should not seem to be. The mystery of Ember’s destiny is simply that she is a phoenix on a divine scale. Ironically, her nickname, Ember, is the equivalent of alpha-omega in her language; beginning and end. In two foldings she has created herself from nothing, and now, she has an opportunity to break the cycle of her creation in order to define herself in existence. The larger argument of Avonlea is the making of an absolute entity from the essence of nothing. S</w:t>
      </w:r>
      <w:r>
        <w:rPr>
          <w:spacing w:val="-1"/>
          <w:sz w:val="16"/>
        </w:rPr>
        <w:t>he is my argument for self definition.</w:t>
      </w:r>
    </w:p>
  </w:footnote>
  <w:footnote w:id="2">
    <w:p w14:paraId="470358A5" w14:textId="77777777" w:rsidR="00BE0467" w:rsidRDefault="00C66689">
      <w:pPr>
        <w:pStyle w:val="FootnoteText"/>
        <w:tabs>
          <w:tab w:val="left" w:pos="-720"/>
          <w:tab w:val="left" w:pos="0"/>
        </w:tabs>
        <w:suppressAutoHyphens/>
        <w:ind w:left="720" w:hanging="720"/>
        <w:rPr>
          <w:spacing w:val="-1"/>
          <w:sz w:val="16"/>
        </w:rPr>
      </w:pPr>
      <w:r>
        <w:rPr>
          <w:rStyle w:val="FootnoteReference"/>
          <w:spacing w:val="-1"/>
          <w:sz w:val="16"/>
        </w:rPr>
        <w:t xml:space="preserve">  </w:t>
      </w:r>
      <w:r>
        <w:rPr>
          <w:rStyle w:val="FootnoteReference"/>
          <w:spacing w:val="-1"/>
          <w:sz w:val="16"/>
        </w:rPr>
        <w:footnoteRef/>
      </w:r>
      <w:r>
        <w:rPr>
          <w:spacing w:val="-1"/>
          <w:sz w:val="16"/>
        </w:rPr>
        <w:t xml:space="preserve"> </w:t>
      </w:r>
      <w:r>
        <w:rPr>
          <w:spacing w:val="-1"/>
          <w:sz w:val="16"/>
        </w:rPr>
        <w:tab/>
        <w:t xml:space="preserve">UNPROMISED is actually an open ended work which I have dubbed UNFOLDING for both obvious and inobvious reasons. This is a rehash of the original proposals based on ten books, but in re-examining the material of the whole composition, I may opt to present it as nine volumes of twenty-seven books. This allows me to define my chapters more freely. Twenty-seven books or parts, each focusing on key points in her movement through the entire exploration of herself. An average of three books per volume, but not </w:t>
      </w:r>
      <w:r>
        <w:rPr>
          <w:spacing w:val="-1"/>
          <w:sz w:val="16"/>
        </w:rPr>
        <w:t xml:space="preserve">an absolute guideline as long as the end result is twenty-seven books. This is not taking into account her childhood, however. </w:t>
      </w:r>
    </w:p>
    <w:p w14:paraId="666C80C4" w14:textId="77777777" w:rsidR="00BE0467" w:rsidRDefault="00BE0467">
      <w:pPr>
        <w:pStyle w:val="FootnoteText"/>
        <w:tabs>
          <w:tab w:val="left" w:pos="-720"/>
        </w:tabs>
        <w:suppressAutoHyphens/>
        <w:rPr>
          <w:ins w:id="0" w:author="David Aes/David B Roberson" w:date="1998-02-02T01:57:00Z"/>
          <w:spacing w:val="-1"/>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592513329">
    <w:abstractNumId w:val="2"/>
  </w:num>
  <w:num w:numId="2" w16cid:durableId="1366826985">
    <w:abstractNumId w:val="1"/>
  </w:num>
  <w:num w:numId="3" w16cid:durableId="1711146801">
    <w:abstractNumId w:val="0"/>
  </w:num>
  <w:num w:numId="4" w16cid:durableId="587735408">
    <w:abstractNumId w:val="0"/>
  </w:num>
  <w:num w:numId="5" w16cid:durableId="1821192405">
    <w:abstractNumId w:val="0"/>
  </w:num>
  <w:num w:numId="6" w16cid:durableId="102267049">
    <w:abstractNumId w:val="0"/>
  </w:num>
  <w:num w:numId="7" w16cid:durableId="1293291292">
    <w:abstractNumId w:val="0"/>
  </w:num>
  <w:num w:numId="8" w16cid:durableId="1622033250">
    <w:abstractNumId w:val="0"/>
  </w:num>
  <w:num w:numId="9" w16cid:durableId="1402945089">
    <w:abstractNumId w:val="0"/>
  </w:num>
  <w:num w:numId="10" w16cid:durableId="75371661">
    <w:abstractNumId w:val="0"/>
  </w:num>
  <w:num w:numId="11" w16cid:durableId="810903083">
    <w:abstractNumId w:val="0"/>
  </w:num>
  <w:num w:numId="12" w16cid:durableId="296763953">
    <w:abstractNumId w:val="0"/>
  </w:num>
  <w:num w:numId="13" w16cid:durableId="67846706">
    <w:abstractNumId w:val="0"/>
  </w:num>
  <w:num w:numId="14" w16cid:durableId="1070158605">
    <w:abstractNumId w:val="0"/>
  </w:num>
  <w:num w:numId="15" w16cid:durableId="1337537090">
    <w:abstractNumId w:val="0"/>
  </w:num>
  <w:num w:numId="16" w16cid:durableId="30965100">
    <w:abstractNumId w:val="0"/>
  </w:num>
  <w:num w:numId="17" w16cid:durableId="1968772850">
    <w:abstractNumId w:val="0"/>
  </w:num>
  <w:num w:numId="18" w16cid:durableId="152383083">
    <w:abstractNumId w:val="0"/>
  </w:num>
  <w:num w:numId="19" w16cid:durableId="1472867344">
    <w:abstractNumId w:val="0"/>
  </w:num>
  <w:num w:numId="20" w16cid:durableId="125587244">
    <w:abstractNumId w:val="0"/>
  </w:num>
  <w:num w:numId="21" w16cid:durableId="247731620">
    <w:abstractNumId w:val="0"/>
  </w:num>
  <w:num w:numId="22" w16cid:durableId="1524050435">
    <w:abstractNumId w:val="0"/>
  </w:num>
  <w:num w:numId="23" w16cid:durableId="1970672764">
    <w:abstractNumId w:val="0"/>
  </w:num>
  <w:num w:numId="24" w16cid:durableId="134181301">
    <w:abstractNumId w:val="0"/>
  </w:num>
  <w:num w:numId="25" w16cid:durableId="213582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18B"/>
    <w:rsid w:val="00330574"/>
    <w:rsid w:val="00622CB0"/>
    <w:rsid w:val="006A7032"/>
    <w:rsid w:val="006E4EFB"/>
    <w:rsid w:val="00726732"/>
    <w:rsid w:val="00772F4F"/>
    <w:rsid w:val="00BE0467"/>
    <w:rsid w:val="00C66689"/>
    <w:rsid w:val="00C81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628D9"/>
  <w15:chartTrackingRefBased/>
  <w15:docId w15:val="{2570252C-9396-4CCC-9812-E82CC2AE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689"/>
    <w:pPr>
      <w:spacing w:after="240" w:line="276" w:lineRule="auto"/>
    </w:pPr>
    <w:rPr>
      <w:rFonts w:cstheme="minorHAnsi"/>
      <w:sz w:val="28"/>
      <w:szCs w:val="28"/>
    </w:rPr>
  </w:style>
  <w:style w:type="paragraph" w:styleId="Heading1">
    <w:name w:val="heading 1"/>
    <w:basedOn w:val="NoSpacing"/>
    <w:next w:val="Normal"/>
    <w:link w:val="Heading1Char"/>
    <w:qFormat/>
    <w:rsid w:val="00C6668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C66689"/>
    <w:pPr>
      <w:numPr>
        <w:ilvl w:val="1"/>
        <w:numId w:val="25"/>
      </w:numPr>
      <w:outlineLvl w:val="1"/>
    </w:pPr>
    <w:rPr>
      <w:rFonts w:asciiTheme="majorHAnsi" w:hAnsiTheme="majorHAnsi"/>
      <w:sz w:val="48"/>
      <w:szCs w:val="48"/>
    </w:rPr>
  </w:style>
  <w:style w:type="paragraph" w:styleId="Heading3">
    <w:name w:val="heading 3"/>
    <w:basedOn w:val="Heading2"/>
    <w:next w:val="Normal"/>
    <w:link w:val="Heading3Char"/>
    <w:qFormat/>
    <w:rsid w:val="00C66689"/>
    <w:pPr>
      <w:outlineLvl w:val="2"/>
    </w:pPr>
    <w:rPr>
      <w:sz w:val="40"/>
    </w:rPr>
  </w:style>
  <w:style w:type="paragraph" w:styleId="Heading4">
    <w:name w:val="heading 4"/>
    <w:basedOn w:val="Heading3"/>
    <w:next w:val="Normal"/>
    <w:link w:val="Heading4Char"/>
    <w:qFormat/>
    <w:rsid w:val="00C66689"/>
    <w:pPr>
      <w:numPr>
        <w:ilvl w:val="3"/>
      </w:numPr>
      <w:outlineLvl w:val="3"/>
    </w:pPr>
    <w:rPr>
      <w:sz w:val="32"/>
    </w:rPr>
  </w:style>
  <w:style w:type="paragraph" w:styleId="Heading5">
    <w:name w:val="heading 5"/>
    <w:basedOn w:val="Heading4"/>
    <w:next w:val="Normal"/>
    <w:link w:val="Heading5Char"/>
    <w:qFormat/>
    <w:rsid w:val="00C66689"/>
    <w:pPr>
      <w:numPr>
        <w:ilvl w:val="4"/>
      </w:numPr>
      <w:outlineLvl w:val="4"/>
    </w:pPr>
    <w:rPr>
      <w:sz w:val="28"/>
    </w:rPr>
  </w:style>
  <w:style w:type="paragraph" w:styleId="Heading6">
    <w:name w:val="heading 6"/>
    <w:basedOn w:val="Heading5"/>
    <w:next w:val="Normal"/>
    <w:link w:val="Heading6Char"/>
    <w:qFormat/>
    <w:rsid w:val="00C66689"/>
    <w:pPr>
      <w:numPr>
        <w:ilvl w:val="5"/>
      </w:numPr>
      <w:outlineLvl w:val="5"/>
    </w:pPr>
    <w:rPr>
      <w:bCs/>
      <w:sz w:val="24"/>
      <w:szCs w:val="24"/>
      <w:u w:val="single"/>
    </w:rPr>
  </w:style>
  <w:style w:type="paragraph" w:styleId="Heading7">
    <w:name w:val="heading 7"/>
    <w:basedOn w:val="Heading6"/>
    <w:next w:val="Normal"/>
    <w:link w:val="Heading7Char"/>
    <w:qFormat/>
    <w:rsid w:val="00C66689"/>
    <w:pPr>
      <w:keepNext w:val="0"/>
      <w:numPr>
        <w:ilvl w:val="0"/>
        <w:numId w:val="0"/>
      </w:numPr>
      <w:outlineLvl w:val="6"/>
    </w:pPr>
    <w:rPr>
      <w:b w:val="0"/>
      <w:kern w:val="0"/>
    </w:rPr>
  </w:style>
  <w:style w:type="paragraph" w:styleId="Heading8">
    <w:name w:val="heading 8"/>
    <w:basedOn w:val="Heading6"/>
    <w:next w:val="Normal"/>
    <w:link w:val="Heading8Char"/>
    <w:qFormat/>
    <w:rsid w:val="00C66689"/>
    <w:pPr>
      <w:outlineLvl w:val="7"/>
    </w:pPr>
    <w:rPr>
      <w:i/>
      <w:iCs/>
      <w:u w:val="none"/>
    </w:rPr>
  </w:style>
  <w:style w:type="paragraph" w:styleId="Heading9">
    <w:name w:val="heading 9"/>
    <w:basedOn w:val="Heading8"/>
    <w:next w:val="Normal"/>
    <w:link w:val="Heading9Char"/>
    <w:qFormat/>
    <w:rsid w:val="00C6668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DP">
    <w:name w:val="Aes DP"/>
    <w:basedOn w:val="Normal"/>
    <w:pPr>
      <w:tabs>
        <w:tab w:val="left" w:pos="720"/>
      </w:tabs>
      <w:ind w:left="1440" w:hanging="1440"/>
      <w:jc w:val="both"/>
    </w:pPr>
    <w:rPr>
      <w:rFonts w:ascii="AvantGarde Bk BT" w:hAnsi="AvantGarde Bk BT"/>
      <w:caps/>
      <w:sz w:val="14"/>
      <w:szCs w:val="20"/>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szCs w:val="20"/>
    </w:rPr>
  </w:style>
  <w:style w:type="character" w:customStyle="1" w:styleId="AesDPEmphasis">
    <w:name w:val="Aes DP Emphasis"/>
    <w:rPr>
      <w:color w:val="800000"/>
    </w:rPr>
  </w:style>
  <w:style w:type="paragraph" w:customStyle="1" w:styleId="AesDraftBody">
    <w:name w:val="Aes Draft Body"/>
    <w:basedOn w:val="Normal"/>
    <w:pPr>
      <w:spacing w:after="120"/>
      <w:jc w:val="both"/>
    </w:pPr>
    <w:rPr>
      <w:rFonts w:ascii="Abadi MT Condensed Light" w:hAnsi="Abadi MT Condensed Light"/>
      <w:i/>
      <w:sz w:val="20"/>
      <w:szCs w:val="20"/>
    </w:rPr>
  </w:style>
  <w:style w:type="character" w:customStyle="1" w:styleId="AesNormal75">
    <w:name w:val="Aes Normal 75"/>
    <w:rPr>
      <w:caps/>
      <w:color w:val="808080"/>
      <w:spacing w:val="-1"/>
      <w:sz w:val="14"/>
    </w:rPr>
  </w:style>
  <w:style w:type="character" w:customStyle="1" w:styleId="Arena100">
    <w:name w:val="Arena 100"/>
    <w:rPr>
      <w:rFonts w:ascii="Abadi MT Condensed Light" w:hAnsi="Abadi MT Condensed Light"/>
      <w:color w:val="auto"/>
      <w:sz w:val="20"/>
    </w:rPr>
  </w:style>
  <w:style w:type="character" w:customStyle="1" w:styleId="Arena75">
    <w:name w:val="Arena 75"/>
    <w:rPr>
      <w:rFonts w:ascii="Abadi MT Condensed Light" w:hAnsi="Abadi MT Condensed Light"/>
      <w:color w:val="808080"/>
      <w:sz w:val="20"/>
    </w:rPr>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ChapterHeadB">
    <w:name w:val="Avon Chapter Head B"/>
    <w:basedOn w:val="AvonChapterNumber"/>
    <w:pPr>
      <w:ind w:right="5760"/>
    </w:pPr>
  </w:style>
  <w:style w:type="paragraph" w:customStyle="1" w:styleId="Avonumanche">
    <w:name w:val="Avon uman'che"/>
    <w:basedOn w:val="Normal"/>
    <w:pPr>
      <w:keepLines/>
      <w:ind w:left="1440" w:hanging="1440"/>
      <w:jc w:val="both"/>
    </w:pPr>
    <w:rPr>
      <w:rFonts w:ascii="Humnst777 BT" w:hAnsi="Humnst777 BT"/>
      <w:i/>
      <w:sz w:val="14"/>
      <w:szCs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AvonDraftNormal">
    <w:name w:val="Avon Draft Normal"/>
    <w:basedOn w:val="AvonDraftBody"/>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Title"/>
    <w:rPr>
      <w:vertAlign w:val="superscript"/>
    </w:rPr>
  </w:style>
  <w:style w:type="character" w:styleId="FootnoteReference">
    <w:name w:val="footnote reference"/>
    <w:semiHidden/>
    <w:rPr>
      <w:vertAlign w:val="superscript"/>
    </w:rPr>
  </w:style>
  <w:style w:type="paragraph" w:styleId="FootnoteText">
    <w:name w:val="footnote text"/>
    <w:basedOn w:val="Normal"/>
    <w:semiHidden/>
    <w:pPr>
      <w:keepLines/>
      <w:jc w:val="both"/>
    </w:pPr>
    <w:rPr>
      <w:rFonts w:ascii="Humnst777 BT" w:hAnsi="Humnst777 BT"/>
      <w:sz w:val="20"/>
    </w:rPr>
  </w:style>
  <w:style w:type="paragraph" w:customStyle="1" w:styleId="Subheading1">
    <w:name w:val="Subheading 1"/>
    <w:basedOn w:val="Heading1"/>
    <w:next w:val="Normal"/>
    <w:link w:val="Subheading1Char"/>
    <w:qFormat/>
    <w:rsid w:val="00C6668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6668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66689"/>
    <w:rPr>
      <w:rFonts w:eastAsiaTheme="majorEastAsia" w:cstheme="minorHAnsi"/>
      <w:b/>
      <w:kern w:val="28"/>
      <w:sz w:val="56"/>
      <w:szCs w:val="28"/>
    </w:rPr>
  </w:style>
  <w:style w:type="paragraph" w:customStyle="1" w:styleId="Suptitle">
    <w:name w:val="Suptitle"/>
    <w:basedOn w:val="Subtitle"/>
    <w:link w:val="SuptitleChar"/>
    <w:qFormat/>
    <w:rsid w:val="00C66689"/>
    <w:pPr>
      <w:spacing w:before="240" w:line="240" w:lineRule="auto"/>
    </w:pPr>
    <w:rPr>
      <w:vertAlign w:val="subscript"/>
    </w:rPr>
  </w:style>
  <w:style w:type="character" w:customStyle="1" w:styleId="SuptitleChar">
    <w:name w:val="Suptitle Char"/>
    <w:basedOn w:val="SubtitleChar"/>
    <w:link w:val="Suptitle"/>
    <w:rsid w:val="00C6668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66689"/>
    <w:rPr>
      <w:b w:val="0"/>
      <w:bCs w:val="0"/>
      <w:color w:val="7F7F7F" w:themeColor="text1" w:themeTint="80"/>
      <w:vertAlign w:val="superscript"/>
    </w:rPr>
  </w:style>
  <w:style w:type="character" w:customStyle="1" w:styleId="SubtitleChar">
    <w:name w:val="Subtitle Char"/>
    <w:basedOn w:val="DefaultParagraphFont"/>
    <w:link w:val="Subtitle"/>
    <w:uiPriority w:val="11"/>
    <w:rsid w:val="00C66689"/>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Subheading2">
    <w:name w:val="Subheading 2"/>
    <w:basedOn w:val="Subheading1"/>
    <w:next w:val="Normal"/>
    <w:link w:val="Subheading2Char"/>
    <w:qFormat/>
    <w:rsid w:val="00C66689"/>
  </w:style>
  <w:style w:type="character" w:customStyle="1" w:styleId="Subheading2Char">
    <w:name w:val="Subheading 2 Char"/>
    <w:basedOn w:val="Subheading1Char"/>
    <w:link w:val="Subheading2"/>
    <w:rsid w:val="00C6668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C66689"/>
    <w:rPr>
      <w:sz w:val="40"/>
      <w:szCs w:val="40"/>
    </w:rPr>
  </w:style>
  <w:style w:type="character" w:customStyle="1" w:styleId="Subheading3Char">
    <w:name w:val="Subheading 3 Char"/>
    <w:basedOn w:val="Subheading2Char"/>
    <w:link w:val="Subheading3"/>
    <w:rsid w:val="00C66689"/>
    <w:rPr>
      <w:rFonts w:asciiTheme="majorHAnsi" w:hAnsiTheme="majorHAnsi" w:cstheme="minorHAnsi"/>
      <w:b/>
      <w:kern w:val="28"/>
      <w:sz w:val="40"/>
      <w:szCs w:val="40"/>
      <w:vertAlign w:val="superscript"/>
    </w:rPr>
  </w:style>
  <w:style w:type="character" w:customStyle="1" w:styleId="Heading2Char">
    <w:name w:val="Heading 2 Char"/>
    <w:basedOn w:val="DefaultParagraphFont"/>
    <w:link w:val="Heading2"/>
    <w:rsid w:val="00C6668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C6668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C6668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6668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6668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6668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6668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66689"/>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C6668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66689"/>
    <w:rPr>
      <w:rFonts w:asciiTheme="majorHAnsi" w:eastAsiaTheme="majorEastAsia" w:hAnsiTheme="majorHAnsi" w:cstheme="majorBidi"/>
      <w:b/>
      <w:bCs/>
      <w:spacing w:val="-10"/>
      <w:kern w:val="28"/>
      <w:sz w:val="72"/>
      <w:szCs w:val="72"/>
    </w:rPr>
  </w:style>
  <w:style w:type="character" w:styleId="Strong">
    <w:name w:val="Strong"/>
    <w:uiPriority w:val="22"/>
    <w:qFormat/>
    <w:rsid w:val="00C66689"/>
    <w:rPr>
      <w:b/>
      <w:bCs/>
    </w:rPr>
  </w:style>
  <w:style w:type="character" w:styleId="Emphasis">
    <w:name w:val="Emphasis"/>
    <w:uiPriority w:val="20"/>
    <w:qFormat/>
    <w:rsid w:val="00C66689"/>
    <w:rPr>
      <w:rFonts w:asciiTheme="minorHAnsi" w:hAnsiTheme="minorHAnsi" w:cstheme="minorHAnsi"/>
      <w:i/>
      <w:iCs/>
      <w:sz w:val="28"/>
      <w:szCs w:val="28"/>
    </w:rPr>
  </w:style>
  <w:style w:type="paragraph" w:styleId="NoSpacing">
    <w:name w:val="No Spacing"/>
    <w:basedOn w:val="Normal"/>
    <w:uiPriority w:val="1"/>
    <w:qFormat/>
    <w:rsid w:val="00C66689"/>
    <w:pPr>
      <w:spacing w:after="0"/>
    </w:pPr>
  </w:style>
  <w:style w:type="paragraph" w:styleId="Quote">
    <w:name w:val="Quote"/>
    <w:basedOn w:val="Normal"/>
    <w:next w:val="Normal"/>
    <w:link w:val="QuoteChar"/>
    <w:uiPriority w:val="29"/>
    <w:qFormat/>
    <w:rsid w:val="00C6668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66689"/>
    <w:rPr>
      <w:rFonts w:cstheme="minorHAnsi"/>
      <w:sz w:val="28"/>
      <w:szCs w:val="28"/>
    </w:rPr>
  </w:style>
  <w:style w:type="paragraph" w:styleId="IntenseQuote">
    <w:name w:val="Intense Quote"/>
    <w:basedOn w:val="Quote"/>
    <w:next w:val="Normal"/>
    <w:link w:val="IntenseQuoteChar"/>
    <w:uiPriority w:val="30"/>
    <w:qFormat/>
    <w:rsid w:val="00C66689"/>
    <w:pPr>
      <w:pBdr>
        <w:left w:val="single" w:sz="18" w:space="7" w:color="auto"/>
      </w:pBdr>
    </w:pPr>
    <w:rPr>
      <w:b/>
      <w:bCs/>
    </w:rPr>
  </w:style>
  <w:style w:type="character" w:customStyle="1" w:styleId="IntenseQuoteChar">
    <w:name w:val="Intense Quote Char"/>
    <w:basedOn w:val="DefaultParagraphFont"/>
    <w:link w:val="IntenseQuote"/>
    <w:uiPriority w:val="30"/>
    <w:rsid w:val="00C66689"/>
    <w:rPr>
      <w:rFonts w:cstheme="minorHAnsi"/>
      <w:b/>
      <w:bCs/>
      <w:sz w:val="28"/>
      <w:szCs w:val="28"/>
    </w:rPr>
  </w:style>
  <w:style w:type="character" w:styleId="SubtleEmphasis">
    <w:name w:val="Subtle Emphasis"/>
    <w:basedOn w:val="Emphasis"/>
    <w:uiPriority w:val="19"/>
    <w:qFormat/>
    <w:rsid w:val="00C6668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66689"/>
    <w:rPr>
      <w:rFonts w:asciiTheme="minorHAnsi" w:hAnsiTheme="minorHAnsi" w:cstheme="minorHAnsi"/>
      <w:b/>
      <w:bCs/>
      <w:i/>
      <w:iCs/>
      <w:sz w:val="28"/>
      <w:szCs w:val="28"/>
    </w:rPr>
  </w:style>
  <w:style w:type="character" w:styleId="SubtleReference">
    <w:name w:val="Subtle Reference"/>
    <w:uiPriority w:val="31"/>
    <w:qFormat/>
    <w:rsid w:val="00C66689"/>
    <w:rPr>
      <w:caps/>
      <w:color w:val="7F7F7F" w:themeColor="text1" w:themeTint="80"/>
      <w:sz w:val="22"/>
      <w:szCs w:val="22"/>
    </w:rPr>
  </w:style>
  <w:style w:type="character" w:styleId="IntenseReference">
    <w:name w:val="Intense Reference"/>
    <w:basedOn w:val="SubtleReference"/>
    <w:uiPriority w:val="32"/>
    <w:qFormat/>
    <w:rsid w:val="00C66689"/>
    <w:rPr>
      <w:b/>
      <w:bCs/>
      <w:caps/>
      <w:color w:val="7F7F7F" w:themeColor="text1" w:themeTint="80"/>
      <w:sz w:val="22"/>
      <w:szCs w:val="22"/>
    </w:rPr>
  </w:style>
  <w:style w:type="paragraph" w:styleId="Caption">
    <w:name w:val="caption"/>
    <w:basedOn w:val="Normal"/>
    <w:next w:val="Normal"/>
    <w:uiPriority w:val="35"/>
    <w:semiHidden/>
    <w:unhideWhenUsed/>
    <w:qFormat/>
    <w:rsid w:val="00C66689"/>
    <w:pPr>
      <w:spacing w:after="200"/>
    </w:pPr>
    <w:rPr>
      <w:rFonts w:eastAsia="Times New Roman"/>
      <w:i/>
      <w:iCs/>
      <w:color w:val="0E2841" w:themeColor="text2"/>
      <w:szCs w:val="18"/>
    </w:rPr>
  </w:style>
  <w:style w:type="paragraph" w:styleId="ListParagraph">
    <w:name w:val="List Paragraph"/>
    <w:basedOn w:val="Normal"/>
    <w:uiPriority w:val="34"/>
    <w:qFormat/>
    <w:rsid w:val="00C66689"/>
    <w:pPr>
      <w:ind w:left="720"/>
      <w:contextualSpacing/>
    </w:pPr>
    <w:rPr>
      <w:rFonts w:eastAsia="Times New Roman"/>
    </w:rPr>
  </w:style>
  <w:style w:type="character" w:styleId="BookTitle">
    <w:name w:val="Book Title"/>
    <w:basedOn w:val="DefaultParagraphFont"/>
    <w:uiPriority w:val="33"/>
    <w:qFormat/>
    <w:rsid w:val="00C6668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72669</Words>
  <Characters>339365</Characters>
  <Application>Microsoft Office Word</Application>
  <DocSecurity>0</DocSecurity>
  <Lines>7712</Lines>
  <Paragraphs>815</Paragraphs>
  <ScaleCrop>false</ScaleCrop>
  <HeadingPairs>
    <vt:vector size="2" baseType="variant">
      <vt:variant>
        <vt:lpstr>Title</vt:lpstr>
      </vt:variant>
      <vt:variant>
        <vt:i4>1</vt:i4>
      </vt:variant>
    </vt:vector>
  </HeadingPairs>
  <TitlesOfParts>
    <vt:vector size="1" baseType="lpstr">
      <vt:lpstr>Master Content</vt:lpstr>
    </vt:vector>
  </TitlesOfParts>
  <Company/>
  <LinksUpToDate>false</LinksUpToDate>
  <CharactersWithSpaces>411219</CharactersWithSpaces>
  <SharedDoc>false</SharedDoc>
  <HLinks>
    <vt:vector size="36" baseType="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Content</dc:title>
  <dc:subject/>
  <dc:creator>David B Roberson</dc:creator>
  <cp:keywords/>
  <dc:description/>
  <cp:lastModifiedBy>David Roberson</cp:lastModifiedBy>
  <cp:revision>3</cp:revision>
  <dcterms:created xsi:type="dcterms:W3CDTF">2025-11-10T04:29:00Z</dcterms:created>
  <dcterms:modified xsi:type="dcterms:W3CDTF">2025-11-12T07:14:00Z</dcterms:modified>
</cp:coreProperties>
</file>