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4815" w14:textId="77777777" w:rsidR="00EC0141" w:rsidRPr="006D6035" w:rsidRDefault="006D6035">
      <w:pPr>
        <w:spacing w:line="360" w:lineRule="auto"/>
        <w:jc w:val="both"/>
        <w:rPr>
          <w:rFonts w:ascii="Montserrat" w:hAnsi="Montserrat"/>
          <w:sz w:val="24"/>
        </w:rPr>
      </w:pPr>
      <w:r w:rsidRPr="006D6035">
        <w:rPr>
          <w:rFonts w:ascii="Montserrat" w:hAnsi="Montserrat"/>
          <w:sz w:val="24"/>
        </w:rPr>
        <w:t>AV-0000-D-DaughterSelves</w:t>
      </w:r>
    </w:p>
    <w:p w14:paraId="23E345E4" w14:textId="77777777" w:rsidR="00EC0141" w:rsidRPr="006D6035" w:rsidRDefault="00EC0141">
      <w:pPr>
        <w:spacing w:line="360" w:lineRule="auto"/>
        <w:jc w:val="both"/>
        <w:rPr>
          <w:rFonts w:ascii="Montserrat" w:hAnsi="Montserrat"/>
          <w:sz w:val="24"/>
        </w:rPr>
      </w:pPr>
    </w:p>
    <w:p w14:paraId="60FD03C2"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Placement: Can be used prior to or after her "abduction" and prior to her meeting with the directors about the disclosure. </w:t>
      </w:r>
    </w:p>
    <w:p w14:paraId="658611B3" w14:textId="77777777" w:rsidR="00EC0141" w:rsidRPr="006D6035" w:rsidRDefault="00EC0141">
      <w:pPr>
        <w:spacing w:line="360" w:lineRule="auto"/>
        <w:jc w:val="both"/>
        <w:rPr>
          <w:rFonts w:ascii="Montserrat" w:hAnsi="Montserrat"/>
          <w:sz w:val="24"/>
        </w:rPr>
      </w:pPr>
    </w:p>
    <w:p w14:paraId="6361F344" w14:textId="77777777" w:rsidR="00EC0141" w:rsidRPr="006D6035" w:rsidRDefault="006D6035">
      <w:pPr>
        <w:spacing w:line="360" w:lineRule="auto"/>
        <w:jc w:val="both"/>
        <w:rPr>
          <w:rFonts w:ascii="Montserrat" w:hAnsi="Montserrat"/>
          <w:sz w:val="24"/>
        </w:rPr>
      </w:pPr>
      <w:r w:rsidRPr="006D6035">
        <w:rPr>
          <w:rFonts w:ascii="Montserrat" w:hAnsi="Montserrat"/>
          <w:sz w:val="24"/>
        </w:rPr>
        <w:t>Chapter</w:t>
      </w:r>
    </w:p>
    <w:p w14:paraId="3FBE5F7B" w14:textId="77777777" w:rsidR="00EC0141" w:rsidRPr="006D6035" w:rsidRDefault="006D6035">
      <w:pPr>
        <w:spacing w:line="360" w:lineRule="auto"/>
        <w:jc w:val="both"/>
        <w:rPr>
          <w:rFonts w:ascii="Montserrat" w:hAnsi="Montserrat"/>
          <w:sz w:val="24"/>
        </w:rPr>
      </w:pPr>
      <w:r w:rsidRPr="006D6035">
        <w:rPr>
          <w:rFonts w:ascii="Montserrat" w:hAnsi="Montserrat"/>
          <w:sz w:val="24"/>
        </w:rPr>
        <w:t>01</w:t>
      </w:r>
      <w:r w:rsidRPr="006D6035">
        <w:rPr>
          <w:rFonts w:ascii="Montserrat" w:hAnsi="Montserrat"/>
          <w:sz w:val="24"/>
        </w:rPr>
        <w:tab/>
      </w:r>
    </w:p>
    <w:p w14:paraId="0561BB1E" w14:textId="77777777" w:rsidR="00EC0141" w:rsidRPr="006D6035" w:rsidRDefault="00EC0141">
      <w:pPr>
        <w:spacing w:line="360" w:lineRule="auto"/>
        <w:jc w:val="both"/>
        <w:rPr>
          <w:rFonts w:ascii="Montserrat" w:hAnsi="Montserrat"/>
          <w:sz w:val="24"/>
        </w:rPr>
      </w:pPr>
    </w:p>
    <w:p w14:paraId="115421AD" w14:textId="77777777" w:rsidR="00EC0141" w:rsidRPr="006D6035" w:rsidRDefault="006D6035">
      <w:pPr>
        <w:spacing w:line="360" w:lineRule="auto"/>
        <w:jc w:val="both"/>
        <w:rPr>
          <w:rFonts w:ascii="Montserrat" w:hAnsi="Montserrat"/>
          <w:sz w:val="24"/>
        </w:rPr>
      </w:pPr>
      <w:r w:rsidRPr="006D6035">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w:t>
      </w:r>
      <w:r w:rsidRPr="006D6035">
        <w:rPr>
          <w:rFonts w:ascii="Montserrat" w:hAnsi="Montserrat"/>
          <w:sz w:val="24"/>
        </w:rPr>
        <w:t>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w:t>
      </w:r>
      <w:r w:rsidRPr="006D6035">
        <w:rPr>
          <w:rFonts w:ascii="Montserrat" w:hAnsi="Montserrat"/>
          <w:sz w:val="24"/>
        </w:rPr>
        <w:t xml:space="preserve"> notes to welcome her unannounced visitor.</w:t>
      </w:r>
    </w:p>
    <w:p w14:paraId="639CB10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14:paraId="0D4048D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w:t>
      </w:r>
      <w:r w:rsidRPr="006D6035">
        <w:rPr>
          <w:rFonts w:ascii="Montserrat" w:hAnsi="Montserrat"/>
          <w:sz w:val="24"/>
        </w:rPr>
        <w:t>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w:t>
      </w:r>
      <w:r w:rsidRPr="006D6035">
        <w:rPr>
          <w:rFonts w:ascii="Montserrat" w:hAnsi="Montserrat"/>
          <w:sz w:val="24"/>
        </w:rPr>
        <w:t>pping back into the pool of light, she continued politely, "Please, come in, have a seat. I'm sure you have had a long walk. I have made tea, if you would like."</w:t>
      </w:r>
    </w:p>
    <w:p w14:paraId="7636234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14:paraId="15F48B8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w:t>
      </w:r>
      <w:r w:rsidRPr="006D6035">
        <w:rPr>
          <w:rFonts w:ascii="Montserrat" w:hAnsi="Montserrat"/>
          <w:sz w:val="24"/>
        </w:rPr>
        <w:t>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14:paraId="619A669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w:t>
      </w:r>
      <w:r w:rsidRPr="006D6035">
        <w:rPr>
          <w:rFonts w:ascii="Montserrat" w:hAnsi="Montserrat"/>
          <w:sz w:val="24"/>
        </w:rPr>
        <w:t>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14:paraId="7B5E2B1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w:t>
      </w:r>
      <w:r w:rsidRPr="006D6035">
        <w:rPr>
          <w:rFonts w:ascii="Montserrat" w:hAnsi="Montserrat"/>
          <w:sz w:val="24"/>
        </w:rPr>
        <w:t>.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w:t>
      </w:r>
      <w:r w:rsidRPr="006D6035">
        <w:rPr>
          <w:rFonts w:ascii="Montserrat" w:hAnsi="Montserrat"/>
          <w:sz w:val="24"/>
        </w:rPr>
        <w:t xml:space="preserve"> not even bother to try. By comparison, she considered the Navy to be Paradise. "I wonder if she still remember how to dream?" she murmured to herself. </w:t>
      </w:r>
    </w:p>
    <w:p w14:paraId="66A8A7D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Her father coughed, almost choking on his tea. Kevin Zhan understood the little comment far better than he should have. She blushed as she realized it. </w:t>
      </w:r>
    </w:p>
    <w:p w14:paraId="6F3CA94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stared at him hard and asked, "I suppose you heard about that little scandal?" </w:t>
      </w:r>
    </w:p>
    <w:p w14:paraId="053689B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w:t>
      </w:r>
      <w:r w:rsidRPr="006D6035">
        <w:rPr>
          <w:rFonts w:ascii="Montserrat" w:hAnsi="Montserrat"/>
          <w:sz w:val="24"/>
        </w:rPr>
        <w:t>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w:t>
      </w:r>
      <w:r w:rsidRPr="006D6035">
        <w:rPr>
          <w:rFonts w:ascii="Montserrat" w:hAnsi="Montserrat"/>
          <w:sz w:val="24"/>
        </w:rPr>
        <w:t xml:space="preserve">ar Project, was not one of those agencies that used words like 'termination' euphemistically. She got that message with perfect clarity. </w:t>
      </w:r>
    </w:p>
    <w:p w14:paraId="184D2C0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Her thoughts must have appeared on her face. He clearly picked up on them. </w:t>
      </w:r>
    </w:p>
    <w:p w14:paraId="639F1BD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14:paraId="69FC581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w:t>
      </w:r>
      <w:r w:rsidRPr="006D6035">
        <w:rPr>
          <w:rFonts w:ascii="Montserrat" w:hAnsi="Montserrat"/>
          <w:sz w:val="24"/>
        </w:rPr>
        <w:t xml:space="preserve">fe she had lived up to that point had been a carefully fabricated lie. Her mother had served in Navy uniform, but her commission had not been in the Navy any more than her father's was. </w:t>
      </w:r>
    </w:p>
    <w:p w14:paraId="10CBE7F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w:t>
      </w:r>
      <w:r w:rsidRPr="006D6035">
        <w:rPr>
          <w:rFonts w:ascii="Montserrat" w:hAnsi="Montserrat"/>
          <w:sz w:val="24"/>
        </w:rPr>
        <w:t xml:space="preserve">d been carefully developed as a way to control psionics—a cunningly crafted illusion that shattered as soon as she left the reservation to enter the academy prep school. </w:t>
      </w:r>
    </w:p>
    <w:p w14:paraId="798E830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wondered why it continued to bother her so much. </w:t>
      </w:r>
    </w:p>
    <w:p w14:paraId="6B45D2B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w:t>
      </w:r>
      <w:r w:rsidRPr="006D6035">
        <w:rPr>
          <w:rFonts w:ascii="Montserrat" w:hAnsi="Montserrat"/>
          <w:sz w:val="24"/>
        </w:rPr>
        <w:t>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14:paraId="70B1F71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could accept that. At least it was the truth. It was being lied to that she could not stand.</w:t>
      </w:r>
    </w:p>
    <w:p w14:paraId="76623A1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14:paraId="315BC93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14:paraId="29423D3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14:paraId="6D33F7D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w:t>
      </w:r>
      <w:r w:rsidRPr="006D6035">
        <w:rPr>
          <w:rFonts w:ascii="Montserrat" w:hAnsi="Montserrat"/>
          <w:sz w:val="24"/>
        </w:rPr>
        <w:t>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14:paraId="7DB8EE0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14:paraId="3A8FFEB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t>
      </w:r>
      <w:r w:rsidRPr="006D6035">
        <w:rPr>
          <w:rFonts w:ascii="Montserrat" w:hAnsi="Montserrat"/>
          <w:sz w:val="24"/>
        </w:rPr>
        <w:t>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w:t>
      </w:r>
      <w:r w:rsidRPr="006D6035">
        <w:rPr>
          <w:rFonts w:ascii="Montserrat" w:hAnsi="Montserrat"/>
          <w:sz w:val="24"/>
        </w:rPr>
        <w:t>e, "We really didn't have time to talk. I snuck up, tugged on her braid..."</w:t>
      </w:r>
    </w:p>
    <w:p w14:paraId="412BCF0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always hated it when you did that." </w:t>
      </w:r>
    </w:p>
    <w:p w14:paraId="48B1445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14:paraId="539865F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hope some of them hit," she growled.</w:t>
      </w:r>
    </w:p>
    <w:p w14:paraId="188BDDA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w:t>
      </w:r>
      <w:r w:rsidRPr="006D6035">
        <w:rPr>
          <w:rFonts w:ascii="Montserrat" w:hAnsi="Montserrat"/>
          <w:sz w:val="24"/>
        </w:rPr>
        <w:t>efore dropping by to say hello?</w:t>
      </w:r>
    </w:p>
    <w:p w14:paraId="48C39A0D" w14:textId="77777777" w:rsidR="00EC0141" w:rsidRPr="006D6035" w:rsidRDefault="00EC0141">
      <w:pPr>
        <w:spacing w:line="360" w:lineRule="auto"/>
        <w:jc w:val="both"/>
        <w:rPr>
          <w:rFonts w:ascii="Montserrat" w:hAnsi="Montserrat"/>
          <w:sz w:val="24"/>
        </w:rPr>
      </w:pPr>
    </w:p>
    <w:p w14:paraId="12F9AFA7"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Note: The wounded psionic can remain a significant reason for Morgan being tapped for the project. </w:t>
      </w:r>
    </w:p>
    <w:p w14:paraId="0FD465B9" w14:textId="77777777" w:rsidR="00EC0141" w:rsidRPr="006D6035" w:rsidRDefault="00EC0141">
      <w:pPr>
        <w:spacing w:line="360" w:lineRule="auto"/>
        <w:jc w:val="both"/>
        <w:rPr>
          <w:rFonts w:ascii="Montserrat" w:hAnsi="Montserrat"/>
          <w:sz w:val="24"/>
        </w:rPr>
      </w:pPr>
    </w:p>
    <w:p w14:paraId="624F2BB1"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w:t>
      </w:r>
      <w:r w:rsidRPr="006D6035">
        <w:rPr>
          <w:rFonts w:ascii="Montserrat" w:hAnsi="Montserrat"/>
          <w:sz w:val="24"/>
        </w:rPr>
        <w:t xml:space="preserve">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124C1C1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0CDD67D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w:t>
      </w:r>
      <w:r w:rsidRPr="006D6035">
        <w:rPr>
          <w:rFonts w:ascii="Montserrat" w:hAnsi="Montserrat"/>
          <w:sz w:val="24"/>
        </w:rPr>
        <w:t xml:space="preserve"> the figure stalked up to her. Behind the strange female, Phoenix could see her bodyguards, Arthur and Samuel, run into the sitting room.</w:t>
      </w:r>
    </w:p>
    <w:p w14:paraId="24E51DF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w:t>
      </w:r>
      <w:r w:rsidRPr="006D6035">
        <w:rPr>
          <w:rFonts w:ascii="Montserrat" w:hAnsi="Montserrat"/>
          <w:sz w:val="24"/>
        </w:rPr>
        <w:t xml:space="preserve">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04BA459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w:t>
      </w:r>
      <w:r w:rsidRPr="006D6035">
        <w:rPr>
          <w:rFonts w:ascii="Montserrat" w:hAnsi="Montserrat"/>
          <w:sz w:val="24"/>
        </w:rPr>
        <w:t xml:space="preserve"> unfamiliar, but she recognized the pain that dwelt there. Loss, anger, grief, and above all guilt. Phoenix could see recognition enter the other's eyes, even as she acknowledged what </w:t>
      </w:r>
      <w:r w:rsidRPr="006D6035">
        <w:rPr>
          <w:rFonts w:ascii="Montserrat" w:hAnsi="Montserrat"/>
          <w:i/>
          <w:sz w:val="24"/>
        </w:rPr>
        <w:t xml:space="preserve">she </w:t>
      </w:r>
      <w:r w:rsidRPr="006D6035">
        <w:rPr>
          <w:rFonts w:ascii="Montserrat" w:hAnsi="Montserrat"/>
          <w:sz w:val="24"/>
        </w:rPr>
        <w:t>had seen, to herself.</w:t>
      </w:r>
    </w:p>
    <w:p w14:paraId="790BD38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55BE7B3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w:t>
      </w:r>
      <w:r w:rsidRPr="006D6035">
        <w:rPr>
          <w:rFonts w:ascii="Montserrat" w:hAnsi="Montserrat"/>
          <w:sz w:val="24"/>
        </w:rPr>
        <w:t>ng.</w:t>
      </w:r>
    </w:p>
    <w:p w14:paraId="0789EE6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w:t>
      </w:r>
      <w:r w:rsidRPr="006D6035">
        <w:rPr>
          <w:rFonts w:ascii="Montserrat" w:hAnsi="Montserrat"/>
          <w:sz w:val="24"/>
        </w:rPr>
        <w:t>e big brains figured out what the holes were in her life and filled them with carefully chosen surrogates. Still, she had not decided to hold it against Arthur. Yet.</w:t>
      </w:r>
    </w:p>
    <w:p w14:paraId="518AF3A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shrugged, "Well, I assume that this is the pilot from the </w:t>
      </w:r>
      <w:r w:rsidRPr="006D6035">
        <w:rPr>
          <w:rFonts w:ascii="Montserrat" w:hAnsi="Montserrat"/>
          <w:i/>
          <w:sz w:val="24"/>
        </w:rPr>
        <w:t xml:space="preserve">Intrepid," </w:t>
      </w:r>
      <w:r w:rsidRPr="006D6035">
        <w:rPr>
          <w:rFonts w:ascii="Montserrat" w:hAnsi="Montserrat"/>
          <w:sz w:val="24"/>
        </w:rPr>
        <w:t>she aired with irony. Arthur looked at her with a grin, and rubbed the back of his head.</w:t>
      </w:r>
    </w:p>
    <w:p w14:paraId="5AB3180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w:t>
      </w:r>
      <w:r w:rsidRPr="006D6035">
        <w:rPr>
          <w:rFonts w:ascii="Montserrat" w:hAnsi="Montserrat"/>
          <w:sz w:val="24"/>
        </w:rPr>
        <w:t xml:space="preserve"> we moved her stuff in. But the next time someone looked up she had disappeared. We didn't know where she had gone until she tripped the wire on your door. Are you all right?" He asked finally.</w:t>
      </w:r>
    </w:p>
    <w:p w14:paraId="23AD98C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w:t>
      </w:r>
      <w:r w:rsidRPr="006D6035">
        <w:rPr>
          <w:rFonts w:ascii="Montserrat" w:hAnsi="Montserrat"/>
          <w:sz w:val="24"/>
        </w:rPr>
        <w:t>n her own. "See what can be done about the mess, hey? I'll fix it up when I have a chance. I'm sure there s other stuff you all need to do. We'll be fine, so go ahead," she dismissed. Arthur caught the hint, and ushered the rest of the crowd out of the doorway.</w:t>
      </w:r>
    </w:p>
    <w:p w14:paraId="55CA50F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leaned close to her patient and said cheerfully, "Well, Naomi, you are a wreck. I hope you want to get better real quick, because I need someone to talk to too."</w:t>
      </w:r>
    </w:p>
    <w:p w14:paraId="4D913C05" w14:textId="77777777" w:rsidR="00EC0141" w:rsidRPr="006D6035" w:rsidRDefault="006D6035">
      <w:pPr>
        <w:spacing w:line="360" w:lineRule="auto"/>
        <w:jc w:val="both"/>
        <w:rPr>
          <w:rFonts w:ascii="Montserrat" w:hAnsi="Montserrat"/>
          <w:color w:val="0000FF"/>
          <w:sz w:val="24"/>
        </w:rPr>
      </w:pPr>
      <w:r w:rsidRPr="006D6035">
        <w:rPr>
          <w:rFonts w:ascii="Montserrat" w:hAnsi="Montserrat"/>
          <w:sz w:val="24"/>
        </w:rPr>
        <w:br w:type="page"/>
      </w:r>
      <w:r w:rsidRPr="006D6035">
        <w:rPr>
          <w:rFonts w:ascii="Montserrat" w:hAnsi="Montserrat"/>
          <w:color w:val="0000FF"/>
          <w:sz w:val="24"/>
        </w:rPr>
        <w:sym w:font="MT Extra" w:char="F036"/>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t xml:space="preserve"> culled material </w:t>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8"/>
      </w:r>
    </w:p>
    <w:p w14:paraId="57B8644E" w14:textId="77777777" w:rsidR="00EC0141" w:rsidRPr="006D6035" w:rsidRDefault="006D6035">
      <w:pPr>
        <w:spacing w:line="360" w:lineRule="auto"/>
        <w:jc w:val="both"/>
        <w:rPr>
          <w:rFonts w:ascii="Montserrat" w:hAnsi="Montserrat"/>
          <w:sz w:val="24"/>
        </w:rPr>
      </w:pPr>
      <w:r w:rsidRPr="006D6035">
        <w:rPr>
          <w:rFonts w:ascii="Montserrat" w:hAnsi="Montserrat"/>
          <w:i/>
          <w:sz w:val="24"/>
        </w:rPr>
        <w:t xml:space="preserve">Am I ready for that? </w:t>
      </w:r>
      <w:r w:rsidRPr="006D6035">
        <w:rPr>
          <w:rFonts w:ascii="Montserrat" w:hAnsi="Montserrat"/>
          <w:sz w:val="24"/>
        </w:rPr>
        <w:t xml:space="preserve">It had been a long time since she had been exposed to vacuum. </w:t>
      </w:r>
    </w:p>
    <w:p w14:paraId="57ECF208" w14:textId="77777777" w:rsidR="00EC0141" w:rsidRPr="006D6035" w:rsidRDefault="00EC0141">
      <w:pPr>
        <w:spacing w:line="360" w:lineRule="auto"/>
        <w:jc w:val="both"/>
        <w:rPr>
          <w:rFonts w:ascii="Montserrat" w:hAnsi="Montserrat"/>
          <w:sz w:val="24"/>
        </w:rPr>
      </w:pPr>
    </w:p>
    <w:p w14:paraId="380DF3C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Beyond them, a brilliant, blue curve of sky beckoned, and her body ached with a need to be cast at that horizon. </w:t>
      </w:r>
    </w:p>
    <w:p w14:paraId="0A4CD43C" w14:textId="77777777" w:rsidR="00EC0141" w:rsidRPr="006D6035" w:rsidRDefault="00EC0141">
      <w:pPr>
        <w:spacing w:line="360" w:lineRule="auto"/>
        <w:jc w:val="both"/>
        <w:rPr>
          <w:rFonts w:ascii="Montserrat" w:hAnsi="Montserrat"/>
          <w:sz w:val="24"/>
        </w:rPr>
      </w:pPr>
    </w:p>
    <w:p w14:paraId="4076C036"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Phoenix had been picked up by the pair of ASIA agents and escorted off the island reservation with out explanation. </w:t>
      </w:r>
    </w:p>
    <w:p w14:paraId="26B8BD39" w14:textId="77777777" w:rsidR="00EC0141" w:rsidRPr="006D6035" w:rsidRDefault="00EC0141">
      <w:pPr>
        <w:spacing w:line="360" w:lineRule="auto"/>
        <w:jc w:val="both"/>
        <w:rPr>
          <w:rFonts w:ascii="Montserrat" w:hAnsi="Montserrat"/>
          <w:sz w:val="24"/>
        </w:rPr>
      </w:pPr>
    </w:p>
    <w:p w14:paraId="183FF2E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As if they would give her this much time to think if they intended to kill her. They knew her well enough to know that she was far from helpless without her psi. </w:t>
      </w:r>
    </w:p>
    <w:p w14:paraId="68553392" w14:textId="77777777" w:rsidR="00EC0141" w:rsidRPr="006D6035" w:rsidRDefault="00EC0141">
      <w:pPr>
        <w:spacing w:line="360" w:lineRule="auto"/>
        <w:jc w:val="both"/>
        <w:rPr>
          <w:rFonts w:ascii="Montserrat" w:hAnsi="Montserrat"/>
          <w:sz w:val="24"/>
        </w:rPr>
      </w:pPr>
    </w:p>
    <w:p w14:paraId="27A84AB9"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14:paraId="7E475725" w14:textId="77777777" w:rsidR="00EC0141" w:rsidRPr="006D6035" w:rsidRDefault="00EC0141">
      <w:pPr>
        <w:spacing w:line="360" w:lineRule="auto"/>
        <w:jc w:val="both"/>
        <w:rPr>
          <w:rFonts w:ascii="Montserrat" w:hAnsi="Montserrat"/>
          <w:sz w:val="24"/>
        </w:rPr>
      </w:pPr>
    </w:p>
    <w:p w14:paraId="11E732A3"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If she went back, would the memories still be waiting? Her mother died in the service when she was barely eleven years old. </w:t>
      </w:r>
    </w:p>
    <w:p w14:paraId="6D8E44FE" w14:textId="77777777" w:rsidR="00EC0141" w:rsidRPr="006D6035" w:rsidRDefault="00EC0141">
      <w:pPr>
        <w:spacing w:line="360" w:lineRule="auto"/>
        <w:jc w:val="both"/>
        <w:rPr>
          <w:rFonts w:ascii="Montserrat" w:hAnsi="Montserrat"/>
          <w:sz w:val="24"/>
        </w:rPr>
      </w:pPr>
    </w:p>
    <w:p w14:paraId="05F9C3CE"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w:t>
      </w:r>
      <w:r w:rsidRPr="006D6035">
        <w:rPr>
          <w:rFonts w:ascii="Montserrat" w:hAnsi="Montserrat"/>
          <w:sz w:val="24"/>
        </w:rPr>
        <w:t xml:space="preserve">training had given her an edge in gymnastic competition. </w:t>
      </w:r>
    </w:p>
    <w:p w14:paraId="59D96F4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At least until her fever had forced her to withdraw.</w:t>
      </w:r>
    </w:p>
    <w:p w14:paraId="058FE964" w14:textId="77777777" w:rsidR="00EC0141" w:rsidRPr="006D6035" w:rsidRDefault="00EC0141">
      <w:pPr>
        <w:spacing w:line="360" w:lineRule="auto"/>
        <w:jc w:val="both"/>
        <w:rPr>
          <w:rFonts w:ascii="Montserrat" w:hAnsi="Montserrat"/>
          <w:sz w:val="24"/>
        </w:rPr>
      </w:pPr>
    </w:p>
    <w:p w14:paraId="7CF963F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6D6035">
        <w:rPr>
          <w:rFonts w:ascii="Montserrat" w:hAnsi="Montserrat"/>
          <w:i/>
          <w:sz w:val="24"/>
        </w:rPr>
        <w:t>They wouldn't.</w:t>
      </w:r>
      <w:r w:rsidRPr="006D6035">
        <w:rPr>
          <w:rFonts w:ascii="Montserrat" w:hAnsi="Montserrat"/>
          <w:sz w:val="24"/>
        </w:rPr>
        <w:t xml:space="preserve"> Which meant that it was the Project, not Control, jerking it's hand on her leash. </w:t>
      </w:r>
    </w:p>
    <w:p w14:paraId="067BDA6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i/>
          <w:sz w:val="24"/>
        </w:rPr>
        <w:t>Thank God.</w:t>
      </w:r>
      <w:r w:rsidRPr="006D6035">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14:paraId="5875C687" w14:textId="77777777" w:rsidR="00EC0141" w:rsidRPr="006D6035" w:rsidRDefault="00EC0141">
      <w:pPr>
        <w:spacing w:line="360" w:lineRule="auto"/>
        <w:jc w:val="both"/>
        <w:rPr>
          <w:rFonts w:ascii="Montserrat" w:hAnsi="Montserrat"/>
          <w:sz w:val="24"/>
        </w:rPr>
      </w:pPr>
    </w:p>
    <w:p w14:paraId="394E1C95" w14:textId="77777777" w:rsidR="00EC0141" w:rsidRPr="006D6035" w:rsidRDefault="006D6035">
      <w:pPr>
        <w:spacing w:line="360" w:lineRule="auto"/>
        <w:jc w:val="both"/>
        <w:rPr>
          <w:rFonts w:ascii="Montserrat" w:hAnsi="Montserrat"/>
          <w:sz w:val="24"/>
        </w:rPr>
      </w:pPr>
      <w:r w:rsidRPr="006D6035">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w:t>
      </w:r>
      <w:r w:rsidRPr="006D6035">
        <w:rPr>
          <w:rFonts w:ascii="Montserrat" w:hAnsi="Montserrat"/>
          <w:sz w:val="24"/>
        </w:rPr>
        <w:t>uld speak.</w:t>
      </w:r>
    </w:p>
    <w:p w14:paraId="04AB5D6B"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sym w:font="MT Extra" w:char="F031"/>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t xml:space="preserve"> culled material </w:t>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3"/>
      </w:r>
    </w:p>
    <w:p w14:paraId="3D2B8AD1" w14:textId="77777777" w:rsidR="00EC0141" w:rsidRPr="006D6035" w:rsidRDefault="00EC0141">
      <w:pPr>
        <w:spacing w:line="360" w:lineRule="auto"/>
        <w:jc w:val="both"/>
        <w:rPr>
          <w:rFonts w:ascii="Montserrat" w:hAnsi="Montserrat"/>
          <w:color w:val="0000FF"/>
          <w:sz w:val="24"/>
        </w:rPr>
      </w:pPr>
    </w:p>
    <w:p w14:paraId="4A794F90" w14:textId="77777777" w:rsidR="00EC0141" w:rsidRPr="006D6035" w:rsidRDefault="006D6035">
      <w:pPr>
        <w:spacing w:line="360" w:lineRule="auto"/>
        <w:jc w:val="both"/>
        <w:rPr>
          <w:rFonts w:ascii="Montserrat" w:hAnsi="Montserrat"/>
          <w:sz w:val="24"/>
        </w:rPr>
      </w:pPr>
      <w:r w:rsidRPr="006D6035">
        <w:rPr>
          <w:rFonts w:ascii="Montserrat" w:hAnsi="Montserrat"/>
          <w:sz w:val="24"/>
        </w:rPr>
        <w:t>daughter selves – av-0000-ad</w:t>
      </w:r>
      <w:r w:rsidRPr="006D6035">
        <w:rPr>
          <w:rFonts w:ascii="Montserrat" w:hAnsi="Montserrat"/>
          <w:sz w:val="24"/>
        </w:rPr>
        <w:tab/>
        <w:t>A. V. MORGAN</w:t>
      </w:r>
    </w:p>
    <w:p w14:paraId="2AEE26C6" w14:textId="77777777" w:rsidR="00EC0141" w:rsidRPr="006D6035" w:rsidRDefault="006D6035">
      <w:pPr>
        <w:spacing w:line="360" w:lineRule="auto"/>
        <w:jc w:val="both"/>
        <w:rPr>
          <w:rFonts w:ascii="Montserrat" w:hAnsi="Montserrat"/>
          <w:spacing w:val="-2"/>
          <w:sz w:val="24"/>
        </w:rPr>
      </w:pPr>
      <w:r w:rsidRPr="006D6035">
        <w:rPr>
          <w:rFonts w:ascii="Montserrat" w:hAnsi="Montserrat"/>
          <w:spacing w:val="-2"/>
          <w:sz w:val="24"/>
        </w:rPr>
        <w:t>David Bryan Roberson</w:t>
      </w:r>
      <w:r w:rsidRPr="006D6035">
        <w:rPr>
          <w:rFonts w:ascii="Montserrat" w:hAnsi="Montserrat"/>
          <w:sz w:val="24"/>
        </w:rPr>
        <w:t xml:space="preserve"> • 554-87-4964</w:t>
      </w:r>
      <w:r w:rsidRPr="006D6035">
        <w:rPr>
          <w:rFonts w:ascii="Montserrat" w:hAnsi="Montserrat"/>
          <w:sz w:val="24"/>
        </w:rPr>
        <w:tab/>
      </w:r>
      <w:r w:rsidRPr="006D6035">
        <w:rPr>
          <w:rFonts w:ascii="Montserrat" w:hAnsi="Montserrat"/>
          <w:spacing w:val="-2"/>
          <w:sz w:val="24"/>
        </w:rPr>
        <w:t>200,000-225,000 Words</w:t>
      </w:r>
    </w:p>
    <w:p w14:paraId="0D523D25" w14:textId="77777777" w:rsidR="00EC0141" w:rsidRPr="006D6035" w:rsidRDefault="006D6035">
      <w:pPr>
        <w:spacing w:line="360" w:lineRule="auto"/>
        <w:jc w:val="both"/>
        <w:rPr>
          <w:rFonts w:ascii="Montserrat" w:hAnsi="Montserrat"/>
          <w:sz w:val="24"/>
        </w:rPr>
      </w:pPr>
      <w:r w:rsidRPr="006D6035">
        <w:rPr>
          <w:rFonts w:ascii="Montserrat" w:hAnsi="Montserrat"/>
          <w:spacing w:val="-2"/>
          <w:sz w:val="24"/>
        </w:rPr>
        <w:t>2101 Candlewood Pl, Riverbank, Ca 95</w:t>
      </w:r>
      <w:r w:rsidRPr="006D6035">
        <w:rPr>
          <w:rFonts w:ascii="Montserrat" w:hAnsi="Montserrat"/>
          <w:sz w:val="24"/>
        </w:rPr>
        <w:t>367-2134</w:t>
      </w:r>
      <w:r w:rsidRPr="006D6035">
        <w:rPr>
          <w:rFonts w:ascii="Montserrat" w:hAnsi="Montserrat"/>
          <w:sz w:val="24"/>
        </w:rPr>
        <w:tab/>
        <w:t>© 1999 D. Roberson</w:t>
      </w:r>
    </w:p>
    <w:p w14:paraId="2700654C" w14:textId="77777777" w:rsidR="00EC0141" w:rsidRPr="006D6035" w:rsidRDefault="006D6035">
      <w:pPr>
        <w:spacing w:line="360" w:lineRule="auto"/>
        <w:jc w:val="both"/>
        <w:rPr>
          <w:rFonts w:ascii="Montserrat" w:hAnsi="Montserrat"/>
          <w:sz w:val="24"/>
        </w:rPr>
      </w:pPr>
      <w:r w:rsidRPr="006D6035">
        <w:rPr>
          <w:rFonts w:ascii="Montserrat" w:hAnsi="Montserrat"/>
          <w:sz w:val="24"/>
        </w:rPr>
        <w:t>(209)869-4001</w:t>
      </w:r>
    </w:p>
    <w:p w14:paraId="553AD892" w14:textId="77777777" w:rsidR="00EC0141" w:rsidRPr="006D6035" w:rsidRDefault="00EC0141">
      <w:pPr>
        <w:spacing w:line="360" w:lineRule="auto"/>
        <w:jc w:val="both"/>
        <w:rPr>
          <w:rFonts w:ascii="Montserrat" w:hAnsi="Montserrat"/>
          <w:sz w:val="24"/>
        </w:rPr>
      </w:pPr>
    </w:p>
    <w:p w14:paraId="4D932936"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elements of the following work were </w:t>
      </w:r>
      <w:r w:rsidRPr="006D6035">
        <w:rPr>
          <w:rFonts w:ascii="Montserrat" w:hAnsi="Montserrat"/>
          <w:color w:val="0000FF"/>
          <w:sz w:val="24"/>
        </w:rPr>
        <w:t>selected</w:t>
      </w:r>
      <w:r w:rsidRPr="006D6035">
        <w:rPr>
          <w:rFonts w:ascii="Montserrat" w:hAnsi="Montserrat"/>
          <w:sz w:val="24"/>
        </w:rPr>
        <w:t xml:space="preserve"> for use in the revised manuscript draft—</w:t>
      </w:r>
    </w:p>
    <w:p w14:paraId="21A0E41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345B40A4" w14:textId="77777777" w:rsidR="00EC0141" w:rsidRPr="006D6035" w:rsidRDefault="00EC0141">
      <w:pPr>
        <w:spacing w:line="360" w:lineRule="auto"/>
        <w:jc w:val="both"/>
        <w:rPr>
          <w:rFonts w:ascii="Montserrat" w:hAnsi="Montserrat"/>
          <w:sz w:val="24"/>
        </w:rPr>
      </w:pPr>
    </w:p>
    <w:p w14:paraId="2BCB97D7" w14:textId="77777777" w:rsidR="00EC0141" w:rsidRPr="006D6035" w:rsidRDefault="006D6035">
      <w:pPr>
        <w:spacing w:line="360" w:lineRule="auto"/>
        <w:jc w:val="both"/>
        <w:rPr>
          <w:rFonts w:ascii="Montserrat" w:hAnsi="Montserrat"/>
          <w:sz w:val="24"/>
          <w:u w:val="single"/>
        </w:rPr>
      </w:pPr>
      <w:r w:rsidRPr="006D6035">
        <w:rPr>
          <w:rFonts w:ascii="Montserrat" w:hAnsi="Montserrat"/>
          <w:sz w:val="24"/>
          <w:u w:val="single"/>
        </w:rPr>
        <w:t>Chapter</w:t>
      </w:r>
    </w:p>
    <w:p w14:paraId="3C8CD8CA" w14:textId="77777777" w:rsidR="00EC0141" w:rsidRPr="006D6035" w:rsidRDefault="006D6035">
      <w:pPr>
        <w:spacing w:line="360" w:lineRule="auto"/>
        <w:jc w:val="both"/>
        <w:rPr>
          <w:rFonts w:ascii="Montserrat" w:hAnsi="Montserrat"/>
          <w:sz w:val="24"/>
        </w:rPr>
      </w:pPr>
      <w:r w:rsidRPr="006D6035">
        <w:rPr>
          <w:rFonts w:ascii="Montserrat" w:hAnsi="Montserrat"/>
          <w:sz w:val="24"/>
        </w:rPr>
        <w:t>ONE</w:t>
      </w:r>
      <w:r w:rsidRPr="006D6035">
        <w:rPr>
          <w:rFonts w:ascii="Montserrat" w:hAnsi="Montserrat"/>
          <w:sz w:val="24"/>
        </w:rPr>
        <w:tab/>
      </w:r>
    </w:p>
    <w:p w14:paraId="02659461" w14:textId="77777777" w:rsidR="00EC0141" w:rsidRPr="006D6035" w:rsidRDefault="00EC0141">
      <w:pPr>
        <w:spacing w:line="360" w:lineRule="auto"/>
        <w:jc w:val="both"/>
        <w:rPr>
          <w:rFonts w:ascii="Montserrat" w:hAnsi="Montserrat"/>
          <w:sz w:val="24"/>
        </w:rPr>
      </w:pPr>
    </w:p>
    <w:p w14:paraId="0DF9FC4C" w14:textId="77777777" w:rsidR="00EC0141" w:rsidRPr="006D6035" w:rsidRDefault="006D6035">
      <w:pPr>
        <w:spacing w:line="360" w:lineRule="auto"/>
        <w:jc w:val="both"/>
        <w:rPr>
          <w:rFonts w:ascii="Montserrat" w:hAnsi="Montserrat"/>
          <w:sz w:val="24"/>
        </w:rPr>
      </w:pPr>
      <w:r w:rsidRPr="006D6035">
        <w:rPr>
          <w:rFonts w:ascii="Montserrat" w:hAnsi="Montserrat"/>
          <w:color w:val="0000FF"/>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w:t>
      </w:r>
      <w:r w:rsidRPr="006D6035">
        <w:rPr>
          <w:rFonts w:ascii="Montserrat" w:hAnsi="Montserrat"/>
          <w:color w:val="0000FF"/>
          <w:sz w:val="24"/>
        </w:rPr>
        <w:t xml:space="preserve">, and spice of men's </w:t>
      </w:r>
      <w:r w:rsidRPr="006D6035">
        <w:rPr>
          <w:rFonts w:ascii="Montserrat" w:hAnsi="Montserrat"/>
          <w:sz w:val="24"/>
        </w:rPr>
        <w:t>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w:t>
      </w:r>
      <w:r w:rsidRPr="006D6035">
        <w:rPr>
          <w:rFonts w:ascii="Montserrat" w:hAnsi="Montserrat"/>
          <w:sz w:val="24"/>
        </w:rPr>
        <w:t xml:space="preserve"> circumstances that had brought her to this disturbing pass. </w:t>
      </w:r>
    </w:p>
    <w:p w14:paraId="4A50A5C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6D6035">
        <w:rPr>
          <w:rFonts w:ascii="Montserrat" w:hAnsi="Montserrat"/>
          <w:i/>
          <w:sz w:val="24"/>
        </w:rPr>
        <w:t xml:space="preserve">was </w:t>
      </w:r>
      <w:r w:rsidRPr="006D6035">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14:paraId="12F4E70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w:t>
      </w:r>
      <w:r w:rsidRPr="006D6035">
        <w:rPr>
          <w:rFonts w:ascii="Montserrat" w:hAnsi="Montserrat"/>
          <w:color w:val="0000FF"/>
          <w:sz w:val="24"/>
        </w:rPr>
        <w:t>girl's</w:t>
      </w:r>
      <w:r w:rsidRPr="006D6035">
        <w:rPr>
          <w:rFonts w:ascii="Montserrat" w:hAnsi="Montserrat"/>
          <w:sz w:val="24"/>
        </w:rPr>
        <w:t xml:space="preserve">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14:paraId="584F338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w:t>
      </w:r>
      <w:r w:rsidRPr="006D6035">
        <w:rPr>
          <w:rFonts w:ascii="Montserrat" w:hAnsi="Montserrat"/>
          <w:sz w:val="24"/>
        </w:rPr>
        <w:t xml:space="preserve"> she had not been useful, no government would have allowed her to exist. The only thing she knew for sure was that somebody important had plans for her. </w:t>
      </w:r>
    </w:p>
    <w:p w14:paraId="7177DEC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r w:rsidRPr="006D6035">
        <w:rPr>
          <w:rFonts w:ascii="Montserrat" w:hAnsi="Montserrat"/>
          <w:sz w:val="24"/>
        </w:rPr>
        <w:t>.</w:t>
      </w:r>
    </w:p>
    <w:p w14:paraId="1EA9C53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turned her gaze back to the racing scenery.</w:t>
      </w:r>
    </w:p>
    <w:p w14:paraId="71FEC76F" w14:textId="77777777" w:rsidR="00EC0141" w:rsidRPr="006D6035" w:rsidRDefault="00EC0141">
      <w:pPr>
        <w:spacing w:line="360" w:lineRule="auto"/>
        <w:jc w:val="both"/>
        <w:rPr>
          <w:rFonts w:ascii="Montserrat" w:hAnsi="Montserrat"/>
          <w:sz w:val="24"/>
        </w:rPr>
      </w:pPr>
    </w:p>
    <w:p w14:paraId="5635D6F9" w14:textId="77777777" w:rsidR="00EC0141" w:rsidRPr="006D6035" w:rsidRDefault="006D6035">
      <w:pPr>
        <w:spacing w:line="360" w:lineRule="auto"/>
        <w:jc w:val="both"/>
        <w:rPr>
          <w:rFonts w:ascii="Montserrat" w:hAnsi="Montserrat"/>
          <w:sz w:val="24"/>
        </w:rPr>
      </w:pPr>
      <w:r w:rsidRPr="006D6035">
        <w:rPr>
          <w:rFonts w:ascii="Montserrat" w:hAnsi="Montserrat"/>
          <w:color w:val="0000FF"/>
          <w:sz w:val="24"/>
        </w:rPr>
        <w:tab/>
        <w:t xml:space="preserve">The morning after her graduation, Phoenix had been picked up by the pair of ASIA agents and escorted off the reservation with out explanation. She did not think she had done anything wrong, but since when did that matter? </w:t>
      </w:r>
      <w:r w:rsidRPr="006D6035">
        <w:rPr>
          <w:rFonts w:ascii="Montserrat" w:hAnsi="Montserrat"/>
          <w:sz w:val="24"/>
        </w:rPr>
        <w:t xml:space="preserve">One of the men looked at her in the rearview mirror and said, in a flat voice, </w:t>
      </w:r>
      <w:r w:rsidRPr="006D6035">
        <w:rPr>
          <w:rFonts w:ascii="Montserrat" w:hAnsi="Montserrat"/>
          <w:color w:val="0000FF"/>
          <w:sz w:val="24"/>
        </w:rPr>
        <w:t>"We</w:t>
      </w:r>
      <w:r w:rsidRPr="006D6035">
        <w:rPr>
          <w:rFonts w:ascii="Montserrat" w:hAnsi="Montserrat"/>
          <w:sz w:val="24"/>
        </w:rPr>
        <w:t xml:space="preserve"> are almost there. Fifteen minutes in this </w:t>
      </w:r>
      <w:r w:rsidRPr="006D6035">
        <w:rPr>
          <w:rFonts w:ascii="Montserrat" w:hAnsi="Montserrat"/>
          <w:color w:val="0000FF"/>
          <w:sz w:val="24"/>
        </w:rPr>
        <w:t>traffic."</w:t>
      </w:r>
    </w:p>
    <w:p w14:paraId="6A84ECC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Phoenix's</w:t>
      </w:r>
      <w:r w:rsidRPr="006D6035">
        <w:rPr>
          <w:rFonts w:ascii="Montserrat" w:hAnsi="Montserrat"/>
          <w:sz w:val="24"/>
        </w:rPr>
        <w:t xml:space="preserve"> eyes flicked up to meet his in the mirror. How odd that one of them should volunteer that kind of information. Vague as it was, the hint allowed her to guess where she was going. Looking away from him, Phoenix pressed for more information, "Why take me to </w:t>
      </w:r>
      <w:r w:rsidRPr="006D6035">
        <w:rPr>
          <w:rFonts w:ascii="Montserrat" w:hAnsi="Montserrat"/>
          <w:i/>
          <w:sz w:val="24"/>
        </w:rPr>
        <w:t xml:space="preserve">this </w:t>
      </w:r>
      <w:r w:rsidRPr="006D6035">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14:paraId="087CF58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"I'm afraid I couldn't say," he repeated himself for the hundredth time.</w:t>
      </w:r>
    </w:p>
    <w:p w14:paraId="3CE3DDF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i/>
          <w:sz w:val="24"/>
        </w:rPr>
        <w:t xml:space="preserve">Damn the man. He's too good, </w:t>
      </w:r>
      <w:r w:rsidRPr="006D6035">
        <w:rPr>
          <w:rFonts w:ascii="Montserrat" w:hAnsi="Montserrat"/>
          <w:sz w:val="24"/>
        </w:rPr>
        <w:t>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w:t>
      </w:r>
      <w:r w:rsidRPr="006D6035">
        <w:rPr>
          <w:rFonts w:ascii="Montserrat" w:hAnsi="Montserrat"/>
          <w:sz w:val="24"/>
        </w:rPr>
        <w:t xml:space="preserve">om the gymnastics tour at last when the strain shattered her control over her psi, bringing the ASIA down on her head. </w:t>
      </w:r>
    </w:p>
    <w:p w14:paraId="0CC7F141" w14:textId="77777777" w:rsidR="00EC0141" w:rsidRPr="006D6035" w:rsidRDefault="006D6035">
      <w:pPr>
        <w:spacing w:line="360" w:lineRule="auto"/>
        <w:jc w:val="both"/>
        <w:rPr>
          <w:rFonts w:ascii="Montserrat" w:hAnsi="Montserrat"/>
          <w:sz w:val="24"/>
        </w:rPr>
      </w:pPr>
      <w:r w:rsidRPr="006D6035">
        <w:rPr>
          <w:rFonts w:ascii="Montserrat" w:hAnsi="Montserrat"/>
          <w:i/>
          <w:sz w:val="24"/>
        </w:rPr>
        <w:tab/>
      </w:r>
      <w:r w:rsidRPr="006D6035">
        <w:rPr>
          <w:rFonts w:ascii="Montserrat" w:hAnsi="Montserrat"/>
          <w:sz w:val="24"/>
        </w:rPr>
        <w:t xml:space="preserve">Now that she thought about it, that had been the occasion of her last little joyride. </w:t>
      </w:r>
      <w:r w:rsidRPr="006D6035">
        <w:rPr>
          <w:rFonts w:ascii="Montserrat" w:hAnsi="Montserrat"/>
          <w:i/>
          <w:sz w:val="24"/>
        </w:rPr>
        <w:t>Just once</w:t>
      </w:r>
      <w:r w:rsidRPr="006D6035">
        <w:rPr>
          <w:rFonts w:ascii="Montserrat" w:hAnsi="Montserrat"/>
          <w:sz w:val="24"/>
        </w:rPr>
        <w:t xml:space="preserve">, she thought, </w:t>
      </w:r>
      <w:r w:rsidRPr="006D6035">
        <w:rPr>
          <w:rFonts w:ascii="Montserrat" w:hAnsi="Montserrat"/>
          <w:i/>
          <w:sz w:val="24"/>
        </w:rPr>
        <w:t>I'd like to go somewhere without having to be bagged, tagged and dragged around by these goons. It would almost be worth being blind, to be able to go where I want—and do what I want!</w:t>
      </w:r>
      <w:r w:rsidRPr="006D6035">
        <w:rPr>
          <w:rFonts w:ascii="Montserrat" w:hAnsi="Montserrat"/>
          <w:sz w:val="24"/>
        </w:rPr>
        <w:t xml:space="preserve"> </w:t>
      </w:r>
    </w:p>
    <w:p w14:paraId="6D7F02E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14:paraId="3C9E81C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perked up as she realized that the car had made the turn off for the international space port. </w:t>
      </w:r>
      <w:r w:rsidRPr="006D6035">
        <w:rPr>
          <w:rFonts w:ascii="Montserrat" w:hAnsi="Montserrat"/>
          <w:i/>
          <w:sz w:val="24"/>
        </w:rPr>
        <w:t xml:space="preserve">Well, I made it this far, </w:t>
      </w:r>
      <w:r w:rsidRPr="006D6035">
        <w:rPr>
          <w:rFonts w:ascii="Montserrat" w:hAnsi="Montserrat"/>
          <w:sz w:val="24"/>
        </w:rPr>
        <w:t xml:space="preserve">she thought. </w:t>
      </w:r>
      <w:r w:rsidRPr="006D6035">
        <w:rPr>
          <w:rFonts w:ascii="Montserrat" w:hAnsi="Montserrat"/>
          <w:i/>
          <w:sz w:val="24"/>
        </w:rPr>
        <w:t>That doesn't mean that this is really my destination. Gods, what if they really do want to take me off planet? Accidents are so easy to arrange in space…</w:t>
      </w:r>
    </w:p>
    <w:p w14:paraId="27E4811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bit her lip. Her apprehension was getting out of control. With an effort, she calmed herself.</w:t>
      </w:r>
    </w:p>
    <w:p w14:paraId="0438F6C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14:paraId="185FABE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i/>
          <w:sz w:val="24"/>
        </w:rPr>
        <w:t xml:space="preserve">With my luck this will turn out to be a prank, </w:t>
      </w:r>
      <w:r w:rsidRPr="006D6035">
        <w:rPr>
          <w:rFonts w:ascii="Montserrat" w:hAnsi="Montserrat"/>
          <w:sz w:val="24"/>
        </w:rPr>
        <w:t xml:space="preserve">Phoenix mused as the man waved them through. </w:t>
      </w:r>
    </w:p>
    <w:p w14:paraId="29516EB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w:t>
      </w:r>
      <w:r w:rsidRPr="006D6035">
        <w:rPr>
          <w:rFonts w:ascii="Montserrat" w:hAnsi="Montserrat"/>
          <w:sz w:val="24"/>
        </w:rPr>
        <w:t xml:space="preserve">ts in her blood-red mane. With her hands clasped in front of her, she stepped away from the car towards the sun. She continued to drift away as one of the guards got in and drove off with the car. Finally the grip of the damping field slipped away. </w:t>
      </w:r>
    </w:p>
    <w:p w14:paraId="3411411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14:paraId="14FBDF3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It felt like the first breath of fresh air after days spent suffocating in a box.</w:t>
      </w:r>
    </w:p>
    <w:p w14:paraId="1DADEC4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14:paraId="344D862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w:t>
      </w:r>
      <w:r w:rsidRPr="006D6035">
        <w:rPr>
          <w:rFonts w:ascii="Montserrat" w:hAnsi="Montserrat"/>
          <w:sz w:val="24"/>
        </w:rPr>
        <w:t xml:space="preserve">e entrance, but it was like a fusion fire encased in its magnetic bubble. Phoenix gasped for air, forcing the two agents to pause as she anchored herself in space. </w:t>
      </w:r>
      <w:r w:rsidRPr="006D6035">
        <w:rPr>
          <w:rFonts w:ascii="Montserrat" w:hAnsi="Montserrat"/>
          <w:i/>
          <w:sz w:val="24"/>
        </w:rPr>
        <w:t xml:space="preserve">God, it's been such a long time! I had forgotten what a shock it is to get through class three shielding. </w:t>
      </w:r>
      <w:r w:rsidRPr="006D6035">
        <w:rPr>
          <w:rFonts w:ascii="Montserrat" w:hAnsi="Montserrat"/>
          <w:sz w:val="24"/>
        </w:rPr>
        <w:t xml:space="preserve">She geared down her thoughts, dimming the force and density of her attention until her awareness fit comfortably within its new limits. </w:t>
      </w:r>
    </w:p>
    <w:p w14:paraId="1D21634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6D6035">
        <w:rPr>
          <w:rFonts w:ascii="Montserrat" w:hAnsi="Montserrat"/>
          <w:i/>
          <w:sz w:val="24"/>
        </w:rPr>
        <w:t xml:space="preserve">see </w:t>
      </w:r>
      <w:r w:rsidRPr="006D6035">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14:paraId="24E9BEEF" w14:textId="77777777" w:rsidR="00EC0141" w:rsidRPr="006D6035" w:rsidRDefault="006D6035">
      <w:pPr>
        <w:spacing w:line="360" w:lineRule="auto"/>
        <w:jc w:val="both"/>
        <w:rPr>
          <w:rFonts w:ascii="Montserrat" w:hAnsi="Montserrat"/>
          <w:sz w:val="24"/>
        </w:rPr>
      </w:pPr>
      <w:bookmarkStart w:id="0" w:name="WorkInProgressStart"/>
      <w:bookmarkStart w:id="1" w:name="WorkInProgressEnd"/>
      <w:r w:rsidRPr="006D6035">
        <w:rPr>
          <w:rFonts w:ascii="Montserrat" w:hAnsi="Montserrat"/>
          <w:sz w:val="24"/>
        </w:rPr>
        <w:tab/>
        <w:t xml:space="preserve">Before she could take in the identities of the men in the room, one of them greeted her, "Good morning, Phoenix. It is nice to see you again." Phoenix looked over the small group. </w:t>
      </w:r>
    </w:p>
    <w:p w14:paraId="364E962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w:t>
      </w:r>
      <w:r w:rsidRPr="006D6035">
        <w:rPr>
          <w:rFonts w:ascii="Montserrat" w:hAnsi="Montserrat"/>
          <w:sz w:val="24"/>
        </w:rPr>
        <w:t xml:space="preserve">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14:paraId="7FE2A93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hid her reaction and greeted each of them in turn. Dreyfus gestured for her to take a seat.</w:t>
      </w:r>
    </w:p>
    <w:p w14:paraId="3582570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"It's been a long time Miss Nin," spoke Director Powers. </w:t>
      </w:r>
    </w:p>
    <w:p w14:paraId="6452973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w:t>
      </w:r>
      <w:r w:rsidRPr="006D6035">
        <w:rPr>
          <w:rFonts w:ascii="Montserrat" w:hAnsi="Montserrat"/>
          <w:sz w:val="24"/>
        </w:rPr>
        <w:t xml:space="preserve">d worked oriental rugs blanketed the dark, hardwood floor. Richly sculpted mahogany furnishings cluttered the room, giving it a cozy closeness. Books covered the walls—heavy, leather bound texts, filled with the distilled essence of thousands of years of wisdom. </w:t>
      </w:r>
    </w:p>
    <w:p w14:paraId="4F7FFEB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14:paraId="7C5C3F6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w:t>
      </w:r>
      <w:r w:rsidRPr="006D6035">
        <w:rPr>
          <w:rFonts w:ascii="Montserrat" w:hAnsi="Montserrat"/>
          <w:sz w:val="24"/>
        </w:rPr>
        <w:t xml:space="preserve"> immediate services." When he paused and looked at her, she gestured for him to go on.</w:t>
      </w:r>
    </w:p>
    <w:p w14:paraId="79F9025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"Your mother," he began, "performed a number of important functions as part of her contract with the Aegis. The most sensitive of which most people remained totally unaware of."  </w:t>
      </w:r>
    </w:p>
    <w:p w14:paraId="60DCD9F1" w14:textId="77777777" w:rsidR="00EC0141" w:rsidRPr="006D6035" w:rsidRDefault="00EC0141">
      <w:pPr>
        <w:spacing w:line="360" w:lineRule="auto"/>
        <w:jc w:val="both"/>
        <w:rPr>
          <w:rFonts w:ascii="Montserrat" w:hAnsi="Montserrat"/>
          <w:sz w:val="24"/>
        </w:rPr>
      </w:pPr>
    </w:p>
    <w:p w14:paraId="13A1CDE4"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sym w:font="MT Extra" w:char="F036"/>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t xml:space="preserve"> work in progress </w:t>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8"/>
      </w:r>
    </w:p>
    <w:p w14:paraId="4164676A"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14:paraId="43E0213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"Your doctor says you've made remarkable progress," he said slowly, examining the smoldering cherry, "For years, mind you, you've been making </w:t>
      </w:r>
      <w:r w:rsidRPr="006D6035">
        <w:rPr>
          <w:rFonts w:ascii="Montserrat" w:hAnsi="Montserrat"/>
          <w:i/>
          <w:sz w:val="24"/>
        </w:rPr>
        <w:t>remarkable progress</w:t>
      </w:r>
      <w:r w:rsidRPr="006D6035">
        <w:rPr>
          <w:rFonts w:ascii="Montserrat" w:hAnsi="Montserrat"/>
          <w:sz w:val="24"/>
        </w:rPr>
        <w:t>, even considering what we've invested in rehabilitating you." He looked at the two other men, adding, "I truly do hope you have yourself put back together. We cannot wait any longer, I'm afraid."</w:t>
      </w:r>
    </w:p>
    <w:p w14:paraId="08669D9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14:paraId="63B93BB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14:paraId="5434D7B6" w14:textId="77777777" w:rsidR="00EC0141" w:rsidRPr="006D6035" w:rsidRDefault="006D6035">
      <w:pPr>
        <w:spacing w:line="360" w:lineRule="auto"/>
        <w:jc w:val="both"/>
        <w:rPr>
          <w:rFonts w:ascii="Montserrat" w:hAnsi="Montserrat"/>
          <w:strike/>
          <w:color w:val="0000FF"/>
          <w:sz w:val="24"/>
        </w:rPr>
      </w:pP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p>
    <w:p w14:paraId="0A44411B"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 "We are in a desperate situation and your help is essential to being able to take the right action. I have to ask, are you ready to come on board? Are you ready to serve the Aegis now?"</w:t>
      </w:r>
    </w:p>
    <w:p w14:paraId="77825011" w14:textId="77777777" w:rsidR="00EC0141" w:rsidRPr="006D6035" w:rsidRDefault="006D6035">
      <w:pPr>
        <w:spacing w:line="360" w:lineRule="auto"/>
        <w:jc w:val="both"/>
        <w:rPr>
          <w:rFonts w:ascii="Montserrat" w:hAnsi="Montserrat"/>
          <w:strike/>
          <w:color w:val="0000FF"/>
          <w:sz w:val="24"/>
        </w:rPr>
      </w:pP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r w:rsidRPr="006D6035">
        <w:rPr>
          <w:rFonts w:ascii="Montserrat" w:hAnsi="Montserrat"/>
          <w:strike/>
          <w:color w:val="0000FF"/>
          <w:sz w:val="24"/>
        </w:rPr>
        <w:tab/>
      </w:r>
    </w:p>
    <w:p w14:paraId="5D46A34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took a deep breath. The sensation of space constricting around her, as the damping field pulled apart the edges of her attention, numbed her thoughts. </w:t>
      </w:r>
    </w:p>
    <w:p w14:paraId="79F27B15" w14:textId="77777777" w:rsidR="00EC0141" w:rsidRPr="006D6035" w:rsidRDefault="00EC0141">
      <w:pPr>
        <w:spacing w:line="360" w:lineRule="auto"/>
        <w:jc w:val="both"/>
        <w:rPr>
          <w:rFonts w:ascii="Montserrat" w:hAnsi="Montserrat"/>
          <w:sz w:val="24"/>
        </w:rPr>
      </w:pPr>
    </w:p>
    <w:p w14:paraId="6668DFD8" w14:textId="77777777" w:rsidR="00EC0141" w:rsidRPr="006D6035" w:rsidRDefault="006D6035">
      <w:pPr>
        <w:spacing w:line="360" w:lineRule="auto"/>
        <w:jc w:val="both"/>
        <w:rPr>
          <w:rFonts w:ascii="Montserrat" w:hAnsi="Montserrat"/>
          <w:sz w:val="24"/>
        </w:rPr>
      </w:pPr>
      <w:r w:rsidRPr="006D6035">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w:t>
      </w:r>
      <w:r w:rsidRPr="006D6035">
        <w:rPr>
          <w:rFonts w:ascii="Montserrat" w:hAnsi="Montserrat"/>
          <w:sz w:val="24"/>
        </w:rPr>
        <w:t xml:space="preserve"> are so </w:t>
      </w:r>
      <w:r w:rsidRPr="006D6035">
        <w:rPr>
          <w:rFonts w:ascii="Montserrat" w:hAnsi="Montserrat"/>
          <w:color w:val="0000FF"/>
          <w:sz w:val="24"/>
        </w:rPr>
        <w:t>strong..."</w:t>
      </w:r>
      <w:r w:rsidRPr="006D6035">
        <w:rPr>
          <w:rFonts w:ascii="Montserrat" w:hAnsi="Montserrat"/>
          <w:sz w:val="24"/>
        </w:rPr>
        <w:t xml:space="preserve"> her voice trembled for a moment, before she got it back under control. </w:t>
      </w:r>
      <w:r w:rsidRPr="006D6035">
        <w:rPr>
          <w:rFonts w:ascii="Montserrat" w:hAnsi="Montserrat"/>
          <w:color w:val="0000FF"/>
          <w:sz w:val="24"/>
        </w:rPr>
        <w:t>"I'm</w:t>
      </w:r>
      <w:r w:rsidRPr="006D6035">
        <w:rPr>
          <w:rFonts w:ascii="Montserrat" w:hAnsi="Montserrat"/>
          <w:sz w:val="24"/>
        </w:rPr>
        <w:t xml:space="preserve"> sorry. Going back to ISP is not going to let me get over </w:t>
      </w:r>
      <w:r w:rsidRPr="006D6035">
        <w:rPr>
          <w:rFonts w:ascii="Montserrat" w:hAnsi="Montserrat"/>
          <w:color w:val="0000FF"/>
          <w:sz w:val="24"/>
        </w:rPr>
        <w:t>it."</w:t>
      </w:r>
      <w:r w:rsidRPr="006D6035">
        <w:rPr>
          <w:rFonts w:ascii="Montserrat" w:hAnsi="Montserrat"/>
          <w:sz w:val="24"/>
        </w:rPr>
        <w:t xml:space="preserve"> She put a finger to the inner corner of her eye.</w:t>
      </w:r>
    </w:p>
    <w:p w14:paraId="60604E3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w:t>
      </w:r>
      <w:r w:rsidRPr="006D6035">
        <w:rPr>
          <w:rFonts w:ascii="Montserrat" w:hAnsi="Montserrat"/>
          <w:sz w:val="24"/>
        </w:rPr>
        <w:t xml:space="preserve">used into monstrous contortions. A nightmare landscape which he had seen in his own troubled dreams far too many times in the six years hence. No one had known what had happened, they had to infer from the last words she had relayed from her mother. </w:t>
      </w:r>
    </w:p>
    <w:p w14:paraId="69A476C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w:t>
      </w:r>
      <w:r w:rsidRPr="006D6035">
        <w:rPr>
          <w:rFonts w:ascii="Montserrat" w:hAnsi="Montserrat"/>
          <w:sz w:val="24"/>
        </w:rPr>
        <w:t>ick.</w:t>
      </w:r>
    </w:p>
    <w:p w14:paraId="656DAD5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"But, you didn't</w:t>
      </w:r>
      <w:r w:rsidRPr="006D6035">
        <w:rPr>
          <w:rFonts w:ascii="Montserrat" w:hAnsi="Montserrat"/>
          <w:sz w:val="24"/>
        </w:rPr>
        <w:t xml:space="preserve"> bring me here to ask me to come back to ISP, Director </w:t>
      </w:r>
      <w:r w:rsidRPr="006D6035">
        <w:rPr>
          <w:rFonts w:ascii="Montserrat" w:hAnsi="Montserrat"/>
          <w:color w:val="0000FF"/>
          <w:sz w:val="24"/>
        </w:rPr>
        <w:t>Craig,"</w:t>
      </w:r>
      <w:r w:rsidRPr="006D6035">
        <w:rPr>
          <w:rFonts w:ascii="Montserrat" w:hAnsi="Montserrat"/>
          <w:sz w:val="24"/>
        </w:rPr>
        <w:t xml:space="preserve"> she said to him. </w:t>
      </w:r>
      <w:r w:rsidRPr="006D6035">
        <w:rPr>
          <w:rFonts w:ascii="Montserrat" w:hAnsi="Montserrat"/>
          <w:i/>
          <w:sz w:val="24"/>
        </w:rPr>
        <w:t xml:space="preserve">Good Lord in Heaven! </w:t>
      </w:r>
      <w:r w:rsidRPr="006D6035">
        <w:rPr>
          <w:rFonts w:ascii="Montserrat" w:hAnsi="Montserrat"/>
          <w:sz w:val="24"/>
        </w:rPr>
        <w:t xml:space="preserve">he thought before choking off all surface thought. Her next words suggested that perhaps she had not been eavesdropping. </w:t>
      </w:r>
      <w:r w:rsidRPr="006D6035">
        <w:rPr>
          <w:rFonts w:ascii="Montserrat" w:hAnsi="Montserrat"/>
          <w:color w:val="0000FF"/>
          <w:sz w:val="24"/>
        </w:rPr>
        <w:t>"You</w:t>
      </w:r>
      <w:r w:rsidRPr="006D6035">
        <w:rPr>
          <w:rFonts w:ascii="Montserrat" w:hAnsi="Montserrat"/>
          <w:sz w:val="24"/>
        </w:rPr>
        <w:t xml:space="preserve"> could have asked that when I saw you in Oregon. Why am I here? I am not a child any longer, I understand that these are dangerous times, filled with dangerous minds. What is it </w:t>
      </w:r>
      <w:r w:rsidRPr="006D6035">
        <w:rPr>
          <w:rFonts w:ascii="Montserrat" w:hAnsi="Montserrat"/>
          <w:color w:val="0000FF"/>
          <w:sz w:val="24"/>
        </w:rPr>
        <w:t>you're</w:t>
      </w:r>
      <w:r w:rsidRPr="006D6035">
        <w:rPr>
          <w:rFonts w:ascii="Montserrat" w:hAnsi="Montserrat"/>
          <w:sz w:val="24"/>
        </w:rPr>
        <w:t xml:space="preserve"> asking me to </w:t>
      </w:r>
      <w:r w:rsidRPr="006D6035">
        <w:rPr>
          <w:rFonts w:ascii="Montserrat" w:hAnsi="Montserrat"/>
          <w:color w:val="0000FF"/>
          <w:sz w:val="24"/>
        </w:rPr>
        <w:t>do?"</w:t>
      </w:r>
    </w:p>
    <w:p w14:paraId="3BA00F3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"Perhaps</w:t>
      </w:r>
      <w:r w:rsidRPr="006D6035">
        <w:rPr>
          <w:rFonts w:ascii="Montserrat" w:hAnsi="Montserrat"/>
          <w:sz w:val="24"/>
        </w:rPr>
        <w:t xml:space="preserve"> the situation should be explained to you </w:t>
      </w:r>
      <w:r w:rsidRPr="006D6035">
        <w:rPr>
          <w:rFonts w:ascii="Montserrat" w:hAnsi="Montserrat"/>
          <w:color w:val="0000FF"/>
          <w:sz w:val="24"/>
        </w:rPr>
        <w:t>first,"</w:t>
      </w:r>
      <w:r w:rsidRPr="006D6035">
        <w:rPr>
          <w:rFonts w:ascii="Montserrat" w:hAnsi="Montserrat"/>
          <w:sz w:val="24"/>
        </w:rPr>
        <w:t xml:space="preserve"> Dreyfus said, cutting off </w:t>
      </w:r>
      <w:r w:rsidRPr="006D6035">
        <w:rPr>
          <w:rFonts w:ascii="Montserrat" w:hAnsi="Montserrat"/>
          <w:color w:val="0000FF"/>
          <w:sz w:val="24"/>
        </w:rPr>
        <w:t>Craig's</w:t>
      </w:r>
      <w:r w:rsidRPr="006D6035">
        <w:rPr>
          <w:rFonts w:ascii="Montserrat" w:hAnsi="Montserrat"/>
          <w:sz w:val="24"/>
        </w:rPr>
        <w:t xml:space="preserve"> undoubtedly hasty response. He cleared his throat and settled himself to face her more comfortably. </w:t>
      </w:r>
      <w:r w:rsidRPr="006D6035">
        <w:rPr>
          <w:rFonts w:ascii="Montserrat" w:hAnsi="Montserrat"/>
          <w:color w:val="0000FF"/>
          <w:sz w:val="24"/>
        </w:rPr>
        <w:t>"Phoenix,</w:t>
      </w:r>
      <w:r w:rsidRPr="006D6035">
        <w:rPr>
          <w:rFonts w:ascii="Montserrat" w:hAnsi="Montserrat"/>
          <w:sz w:val="24"/>
        </w:rPr>
        <w:t xml:space="preserve">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14:paraId="0675842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"For</w:t>
      </w:r>
      <w:r w:rsidRPr="006D6035">
        <w:rPr>
          <w:rFonts w:ascii="Montserrat" w:hAnsi="Montserrat"/>
          <w:sz w:val="24"/>
        </w:rPr>
        <w:t xml:space="preserve"> the past six years you have been out of the </w:t>
      </w:r>
      <w:r w:rsidRPr="006D6035">
        <w:rPr>
          <w:rFonts w:ascii="Montserrat" w:hAnsi="Montserrat"/>
          <w:color w:val="0000FF"/>
          <w:sz w:val="24"/>
        </w:rPr>
        <w:t>loop,"</w:t>
      </w:r>
      <w:r w:rsidRPr="006D6035">
        <w:rPr>
          <w:rFonts w:ascii="Montserrat" w:hAnsi="Montserrat"/>
          <w:sz w:val="24"/>
        </w:rPr>
        <w:t xml:space="preserve"> he pointed out. </w:t>
      </w:r>
      <w:r w:rsidRPr="006D6035">
        <w:rPr>
          <w:rFonts w:ascii="Montserrat" w:hAnsi="Montserrat"/>
          <w:color w:val="0000FF"/>
          <w:sz w:val="24"/>
        </w:rPr>
        <w:t>"We</w:t>
      </w:r>
      <w:r w:rsidRPr="006D6035">
        <w:rPr>
          <w:rFonts w:ascii="Montserrat" w:hAnsi="Montserrat"/>
          <w:sz w:val="24"/>
        </w:rPr>
        <w:t xml:space="preserve"> saw no reason to trouble you with this information. Keeping you abreast of developments following the disaster which forced your breakdown would have been distressing and cruel to </w:t>
      </w:r>
      <w:r w:rsidRPr="006D6035">
        <w:rPr>
          <w:rFonts w:ascii="Montserrat" w:hAnsi="Montserrat"/>
          <w:color w:val="0000FF"/>
          <w:sz w:val="24"/>
        </w:rPr>
        <w:t>you."</w:t>
      </w:r>
    </w:p>
    <w:p w14:paraId="655CBD9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Phoenix was biting her lip, trying not to jump to any conclusions. Willing herself not to read the worst into this careful infusion of information. Drayfus cleared his throat and went on, </w:t>
      </w:r>
      <w:r w:rsidRPr="006D6035">
        <w:rPr>
          <w:rFonts w:ascii="Montserrat" w:hAnsi="Montserrat"/>
          <w:color w:val="0000FF"/>
          <w:sz w:val="24"/>
        </w:rPr>
        <w:t>"Shortly</w:t>
      </w:r>
      <w:r w:rsidRPr="006D6035">
        <w:rPr>
          <w:rFonts w:ascii="Montserrat" w:hAnsi="Montserrat"/>
          <w:sz w:val="24"/>
        </w:rPr>
        <w:t xml:space="preserve"> after you first told us what happened to the </w:t>
      </w:r>
      <w:r w:rsidRPr="006D6035">
        <w:rPr>
          <w:rFonts w:ascii="Montserrat" w:hAnsi="Montserrat"/>
          <w:i/>
          <w:sz w:val="24"/>
        </w:rPr>
        <w:t xml:space="preserve">Adventure, </w:t>
      </w:r>
      <w:r w:rsidRPr="006D6035">
        <w:rPr>
          <w:rFonts w:ascii="Montserrat" w:hAnsi="Montserrat"/>
          <w:sz w:val="24"/>
        </w:rPr>
        <w:t>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w:t>
      </w:r>
      <w:r w:rsidRPr="006D6035">
        <w:rPr>
          <w:rFonts w:ascii="Montserrat" w:hAnsi="Montserrat"/>
          <w:sz w:val="24"/>
        </w:rPr>
        <w:t xml:space="preserve">ips. She was the pilot of the </w:t>
      </w:r>
      <w:r w:rsidRPr="006D6035">
        <w:rPr>
          <w:rFonts w:ascii="Montserrat" w:hAnsi="Montserrat"/>
          <w:i/>
          <w:sz w:val="24"/>
        </w:rPr>
        <w:t xml:space="preserve">Intrepid. </w:t>
      </w:r>
      <w:r w:rsidRPr="006D6035">
        <w:rPr>
          <w:rFonts w:ascii="Montserrat" w:hAnsi="Montserrat"/>
          <w:sz w:val="24"/>
        </w:rPr>
        <w:t xml:space="preserve">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t>
      </w:r>
      <w:r w:rsidRPr="006D6035">
        <w:rPr>
          <w:rFonts w:ascii="Montserrat" w:hAnsi="Montserrat"/>
          <w:color w:val="0000FF"/>
          <w:sz w:val="24"/>
        </w:rPr>
        <w:t>that</w:t>
      </w:r>
      <w:r w:rsidRPr="006D6035">
        <w:rPr>
          <w:rFonts w:ascii="Montserrat" w:hAnsi="Montserrat"/>
          <w:sz w:val="24"/>
        </w:rPr>
        <w:t xml:space="preserve"> she saw vaporize her ship.</w:t>
      </w:r>
    </w:p>
    <w:p w14:paraId="31E129E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"Phoenix,"</w:t>
      </w:r>
      <w:r w:rsidRPr="006D6035">
        <w:rPr>
          <w:rFonts w:ascii="Montserrat" w:hAnsi="Montserrat"/>
          <w:sz w:val="24"/>
        </w:rPr>
        <w:t xml:space="preserve"> he caught her eyes and held them, </w:t>
      </w:r>
      <w:r w:rsidRPr="006D6035">
        <w:rPr>
          <w:rFonts w:ascii="Montserrat" w:hAnsi="Montserrat"/>
          <w:color w:val="0000FF"/>
          <w:sz w:val="24"/>
        </w:rPr>
        <w:t>"we</w:t>
      </w:r>
      <w:r w:rsidRPr="006D6035">
        <w:rPr>
          <w:rFonts w:ascii="Montserrat" w:hAnsi="Montserrat"/>
          <w:sz w:val="24"/>
        </w:rPr>
        <w:t xml:space="preserve"> have been able to compare the course data filed on each of the missing ships. Accounting for their intended positions in time and space, and checked against a stretch of space approaching the core systems of the Aegis from the vicinity where </w:t>
      </w:r>
      <w:r w:rsidRPr="006D6035">
        <w:rPr>
          <w:rFonts w:ascii="Montserrat" w:hAnsi="Montserrat"/>
          <w:i/>
          <w:sz w:val="24"/>
        </w:rPr>
        <w:t xml:space="preserve">Adventure </w:t>
      </w:r>
      <w:r w:rsidRPr="006D6035">
        <w:rPr>
          <w:rFonts w:ascii="Montserrat" w:hAnsi="Montserrat"/>
          <w:sz w:val="24"/>
        </w:rPr>
        <w:t xml:space="preserve">was destroyed, there is a window of opportunity in each case where interception by the contact was </w:t>
      </w:r>
      <w:r w:rsidRPr="006D6035">
        <w:rPr>
          <w:rFonts w:ascii="Montserrat" w:hAnsi="Montserrat"/>
          <w:color w:val="0000FF"/>
          <w:sz w:val="24"/>
        </w:rPr>
        <w:t>possible."</w:t>
      </w:r>
      <w:r w:rsidRPr="006D6035">
        <w:rPr>
          <w:rFonts w:ascii="Montserrat" w:hAnsi="Montserrat"/>
          <w:sz w:val="24"/>
        </w:rPr>
        <w:t xml:space="preserve"> There was a moment of silence before he asked, </w:t>
      </w:r>
      <w:r w:rsidRPr="006D6035">
        <w:rPr>
          <w:rFonts w:ascii="Montserrat" w:hAnsi="Montserrat"/>
          <w:color w:val="0000FF"/>
          <w:sz w:val="24"/>
        </w:rPr>
        <w:t>"You</w:t>
      </w:r>
      <w:r w:rsidRPr="006D6035">
        <w:rPr>
          <w:rFonts w:ascii="Montserrat" w:hAnsi="Montserrat"/>
          <w:sz w:val="24"/>
        </w:rPr>
        <w:t xml:space="preserve"> do understand what this means, </w:t>
      </w:r>
      <w:r w:rsidRPr="006D6035">
        <w:rPr>
          <w:rFonts w:ascii="Montserrat" w:hAnsi="Montserrat"/>
          <w:color w:val="0000FF"/>
          <w:sz w:val="24"/>
        </w:rPr>
        <w:t>don't you?"</w:t>
      </w:r>
    </w:p>
    <w:p w14:paraId="2610A48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Phoenix's</w:t>
      </w:r>
      <w:r w:rsidRPr="006D6035">
        <w:rPr>
          <w:rFonts w:ascii="Montserrat" w:hAnsi="Montserrat"/>
          <w:sz w:val="24"/>
        </w:rPr>
        <w:t xml:space="preserve"> hand had risen to her mouth, and pain pulled at the corner of her eyes. There was a fevered light in her face as the implications roared through her mind. </w:t>
      </w:r>
      <w:r w:rsidRPr="006D6035">
        <w:rPr>
          <w:rFonts w:ascii="Montserrat" w:hAnsi="Montserrat"/>
          <w:color w:val="0000FF"/>
          <w:sz w:val="24"/>
        </w:rPr>
        <w:t>"It's</w:t>
      </w:r>
      <w:r w:rsidRPr="006D6035">
        <w:rPr>
          <w:rFonts w:ascii="Montserrat" w:hAnsi="Montserrat"/>
          <w:sz w:val="24"/>
        </w:rPr>
        <w:t xml:space="preserve"> back-tracking. </w:t>
      </w:r>
      <w:r w:rsidRPr="006D6035">
        <w:rPr>
          <w:rFonts w:ascii="Montserrat" w:hAnsi="Montserrat"/>
          <w:color w:val="0000FF"/>
          <w:sz w:val="24"/>
        </w:rPr>
        <w:t>It's</w:t>
      </w:r>
      <w:r w:rsidRPr="006D6035">
        <w:rPr>
          <w:rFonts w:ascii="Montserrat" w:hAnsi="Montserrat"/>
          <w:sz w:val="24"/>
        </w:rPr>
        <w:t xml:space="preserve"> looking for </w:t>
      </w:r>
      <w:r w:rsidRPr="006D6035">
        <w:rPr>
          <w:rFonts w:ascii="Montserrat" w:hAnsi="Montserrat"/>
          <w:color w:val="0000FF"/>
          <w:sz w:val="24"/>
        </w:rPr>
        <w:t>us,"</w:t>
      </w:r>
      <w:r w:rsidRPr="006D6035">
        <w:rPr>
          <w:rFonts w:ascii="Montserrat" w:hAnsi="Montserrat"/>
          <w:sz w:val="24"/>
        </w:rPr>
        <w:t xml:space="preserve"> she said in a stricken whisper.</w:t>
      </w:r>
    </w:p>
    <w:p w14:paraId="6783EE2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"The</w:t>
      </w:r>
      <w:r w:rsidRPr="006D6035">
        <w:rPr>
          <w:rFonts w:ascii="Montserrat" w:hAnsi="Montserrat"/>
          <w:sz w:val="24"/>
        </w:rPr>
        <w:t xml:space="preserve"> young woman who was recovered has gone into shock and withdrawal from her </w:t>
      </w:r>
      <w:r w:rsidRPr="006D6035">
        <w:rPr>
          <w:rFonts w:ascii="Montserrat" w:hAnsi="Montserrat"/>
          <w:color w:val="0000FF"/>
          <w:sz w:val="24"/>
        </w:rPr>
        <w:t>ordeal,"</w:t>
      </w:r>
      <w:r w:rsidRPr="006D6035">
        <w:rPr>
          <w:rFonts w:ascii="Montserrat" w:hAnsi="Montserrat"/>
          <w:sz w:val="24"/>
        </w:rPr>
        <w:t xml:space="preserve"> Powers, announced, catching her attention. </w:t>
      </w:r>
      <w:r w:rsidRPr="006D6035">
        <w:rPr>
          <w:rFonts w:ascii="Montserrat" w:hAnsi="Montserrat"/>
          <w:color w:val="0000FF"/>
          <w:sz w:val="24"/>
        </w:rPr>
        <w:t>"We</w:t>
      </w:r>
      <w:r w:rsidRPr="006D6035">
        <w:rPr>
          <w:rFonts w:ascii="Montserrat" w:hAnsi="Montserrat"/>
          <w:sz w:val="24"/>
        </w:rPr>
        <w:t xml:space="preserv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w:t>
      </w:r>
      <w:r w:rsidRPr="006D6035">
        <w:rPr>
          <w:rFonts w:ascii="Montserrat" w:hAnsi="Montserrat"/>
          <w:color w:val="0000FF"/>
          <w:sz w:val="24"/>
        </w:rPr>
        <w:t>rehabilitation."</w:t>
      </w:r>
    </w:p>
    <w:p w14:paraId="4B547A0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looked at them all and said firmly, </w:t>
      </w:r>
      <w:r w:rsidRPr="006D6035">
        <w:rPr>
          <w:rFonts w:ascii="Montserrat" w:hAnsi="Montserrat"/>
          <w:color w:val="0000FF"/>
          <w:sz w:val="24"/>
        </w:rPr>
        <w:t>"You</w:t>
      </w:r>
      <w:r w:rsidRPr="006D6035">
        <w:rPr>
          <w:rFonts w:ascii="Montserrat" w:hAnsi="Montserrat"/>
          <w:sz w:val="24"/>
        </w:rPr>
        <w:t xml:space="preserve"> can count on </w:t>
      </w:r>
      <w:r w:rsidRPr="006D6035">
        <w:rPr>
          <w:rFonts w:ascii="Montserrat" w:hAnsi="Montserrat"/>
          <w:color w:val="0000FF"/>
          <w:sz w:val="24"/>
        </w:rPr>
        <w:t>me."</w:t>
      </w:r>
    </w:p>
    <w:p w14:paraId="02DB38C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"Thank you,"</w:t>
      </w:r>
      <w:r w:rsidRPr="006D6035">
        <w:rPr>
          <w:rFonts w:ascii="Montserrat" w:hAnsi="Montserrat"/>
          <w:sz w:val="24"/>
        </w:rPr>
        <w:t xml:space="preserve"> Dreyfus said emphatically, and then he took a deep breath. </w:t>
      </w:r>
      <w:r w:rsidRPr="006D6035">
        <w:rPr>
          <w:rFonts w:ascii="Montserrat" w:hAnsi="Montserrat"/>
          <w:color w:val="0000FF"/>
          <w:sz w:val="24"/>
        </w:rPr>
        <w:t>"However,</w:t>
      </w:r>
      <w:r w:rsidRPr="006D6035">
        <w:rPr>
          <w:rFonts w:ascii="Montserrat" w:hAnsi="Montserrat"/>
          <w:sz w:val="24"/>
        </w:rPr>
        <w:t xml:space="preserve"> there is another thing we must </w:t>
      </w:r>
      <w:r w:rsidRPr="006D6035">
        <w:rPr>
          <w:rFonts w:ascii="Montserrat" w:hAnsi="Montserrat"/>
          <w:color w:val="0000FF"/>
          <w:sz w:val="24"/>
        </w:rPr>
        <w:t>stress,"</w:t>
      </w:r>
      <w:r w:rsidRPr="006D6035">
        <w:rPr>
          <w:rFonts w:ascii="Montserrat" w:hAnsi="Montserrat"/>
          <w:sz w:val="24"/>
        </w:rPr>
        <w:t xml:space="preserve"> he pointed out. Phoenix raised an eyebrow questioningly. </w:t>
      </w:r>
      <w:r w:rsidRPr="006D6035">
        <w:rPr>
          <w:rFonts w:ascii="Montserrat" w:hAnsi="Montserrat"/>
          <w:color w:val="0000FF"/>
          <w:sz w:val="24"/>
        </w:rPr>
        <w:t>"Without</w:t>
      </w:r>
      <w:r w:rsidRPr="006D6035">
        <w:rPr>
          <w:rFonts w:ascii="Montserrat" w:hAnsi="Montserrat"/>
          <w:sz w:val="24"/>
        </w:rPr>
        <w:t xml:space="preserve">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w:t>
      </w:r>
      <w:r w:rsidRPr="006D6035">
        <w:rPr>
          <w:rFonts w:ascii="Montserrat" w:hAnsi="Montserrat"/>
          <w:color w:val="0000FF"/>
          <w:sz w:val="24"/>
        </w:rPr>
        <w:t>race."</w:t>
      </w:r>
      <w:r w:rsidRPr="006D6035">
        <w:rPr>
          <w:rFonts w:ascii="Montserrat" w:hAnsi="Montserrat"/>
          <w:sz w:val="24"/>
        </w:rPr>
        <w:t xml:space="preserve"> Phoenix nodded. It only made sense. </w:t>
      </w:r>
      <w:r w:rsidRPr="006D6035">
        <w:rPr>
          <w:rFonts w:ascii="Montserrat" w:hAnsi="Montserrat"/>
          <w:color w:val="0000FF"/>
          <w:sz w:val="24"/>
        </w:rPr>
        <w:t>"That</w:t>
      </w:r>
      <w:r w:rsidRPr="006D6035">
        <w:rPr>
          <w:rFonts w:ascii="Montserrat" w:hAnsi="Montserrat"/>
          <w:sz w:val="24"/>
        </w:rPr>
        <w:t xml:space="preserve"> is why </w:t>
      </w:r>
      <w:r w:rsidRPr="006D6035">
        <w:rPr>
          <w:rFonts w:ascii="Montserrat" w:hAnsi="Montserrat"/>
          <w:i/>
          <w:sz w:val="24"/>
        </w:rPr>
        <w:t xml:space="preserve">you </w:t>
      </w:r>
      <w:r w:rsidRPr="006D6035">
        <w:rPr>
          <w:rFonts w:ascii="Montserrat" w:hAnsi="Montserrat"/>
          <w:sz w:val="24"/>
        </w:rPr>
        <w:t xml:space="preserve">had to be brought here </w:t>
      </w:r>
      <w:r w:rsidRPr="006D6035">
        <w:rPr>
          <w:rFonts w:ascii="Montserrat" w:hAnsi="Montserrat"/>
          <w:color w:val="0000FF"/>
          <w:sz w:val="24"/>
        </w:rPr>
        <w:t>today,"</w:t>
      </w:r>
      <w:r w:rsidRPr="006D6035">
        <w:rPr>
          <w:rFonts w:ascii="Montserrat" w:hAnsi="Montserrat"/>
          <w:sz w:val="24"/>
        </w:rPr>
        <w:t xml:space="preserve"> he finished. He handed her a binder. </w:t>
      </w:r>
      <w:r w:rsidRPr="006D6035">
        <w:rPr>
          <w:rFonts w:ascii="Montserrat" w:hAnsi="Montserrat"/>
          <w:color w:val="0000FF"/>
          <w:sz w:val="24"/>
        </w:rPr>
        <w:t>"This</w:t>
      </w:r>
      <w:r w:rsidRPr="006D6035">
        <w:rPr>
          <w:rFonts w:ascii="Montserrat" w:hAnsi="Montserrat"/>
          <w:sz w:val="24"/>
        </w:rPr>
        <w:t xml:space="preserve"> contains the details of the presentation we want you to make to the </w:t>
      </w:r>
      <w:r w:rsidRPr="006D6035">
        <w:rPr>
          <w:rFonts w:ascii="Montserrat" w:hAnsi="Montserrat"/>
          <w:color w:val="0000FF"/>
          <w:sz w:val="24"/>
        </w:rPr>
        <w:t>media,"</w:t>
      </w:r>
      <w:r w:rsidRPr="006D6035">
        <w:rPr>
          <w:rFonts w:ascii="Montserrat" w:hAnsi="Montserrat"/>
          <w:sz w:val="24"/>
        </w:rPr>
        <w:t xml:space="preserve"> he explained.</w:t>
      </w:r>
    </w:p>
    <w:p w14:paraId="2F1E5EB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"Me?!"</w:t>
      </w:r>
      <w:r w:rsidRPr="006D6035">
        <w:rPr>
          <w:rFonts w:ascii="Montserrat" w:hAnsi="Montserrat"/>
          <w:sz w:val="24"/>
        </w:rPr>
        <w:t xml:space="preserve"> she retorted. She flipped the binder open and scanned the pages within, hand at her throat. As she saw the gist of it, her throat clenched strangling her words, </w:t>
      </w:r>
      <w:r w:rsidRPr="006D6035">
        <w:rPr>
          <w:rFonts w:ascii="Montserrat" w:hAnsi="Montserrat"/>
          <w:color w:val="0000FF"/>
          <w:sz w:val="24"/>
        </w:rPr>
        <w:t>"No.</w:t>
      </w:r>
      <w:r w:rsidRPr="006D6035">
        <w:rPr>
          <w:rFonts w:ascii="Montserrat" w:hAnsi="Montserrat"/>
          <w:sz w:val="24"/>
        </w:rPr>
        <w:t xml:space="preserve"> No, no, no. I </w:t>
      </w:r>
      <w:r w:rsidRPr="006D6035">
        <w:rPr>
          <w:rFonts w:ascii="Montserrat" w:hAnsi="Montserrat"/>
          <w:color w:val="0000FF"/>
          <w:sz w:val="24"/>
        </w:rPr>
        <w:t>can't do this."</w:t>
      </w:r>
      <w:r w:rsidRPr="006D6035">
        <w:rPr>
          <w:rFonts w:ascii="Montserrat" w:hAnsi="Montserrat"/>
          <w:sz w:val="24"/>
        </w:rPr>
        <w:t xml:space="preserve"> She tried to give the binder back.</w:t>
      </w:r>
    </w:p>
    <w:p w14:paraId="3B24A1A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"Phoenix,</w:t>
      </w:r>
      <w:r w:rsidRPr="006D6035">
        <w:rPr>
          <w:rFonts w:ascii="Montserrat" w:hAnsi="Montserrat"/>
          <w:sz w:val="24"/>
        </w:rPr>
        <w:t xml:space="preserve"> please. Who else? You are the only </w:t>
      </w:r>
      <w:r w:rsidRPr="006D6035">
        <w:rPr>
          <w:rFonts w:ascii="Montserrat" w:hAnsi="Montserrat"/>
          <w:color w:val="0000FF"/>
          <w:sz w:val="24"/>
        </w:rPr>
        <w:t>'eye witness'</w:t>
      </w:r>
      <w:r w:rsidRPr="006D6035">
        <w:rPr>
          <w:rFonts w:ascii="Montserrat" w:hAnsi="Montserrat"/>
          <w:sz w:val="24"/>
        </w:rPr>
        <w:t xml:space="preserve"> available. You are the obvious choice. You are the only </w:t>
      </w:r>
      <w:r w:rsidRPr="006D6035">
        <w:rPr>
          <w:rFonts w:ascii="Montserrat" w:hAnsi="Montserrat"/>
          <w:color w:val="0000FF"/>
          <w:sz w:val="24"/>
        </w:rPr>
        <w:t>choice,"</w:t>
      </w:r>
      <w:r w:rsidRPr="006D6035">
        <w:rPr>
          <w:rFonts w:ascii="Montserrat" w:hAnsi="Montserrat"/>
          <w:sz w:val="24"/>
        </w:rPr>
        <w:t xml:space="preserve"> he stressed, refusing to take the document back. He sighed heavily as she stared at him full of fear and anger. </w:t>
      </w:r>
      <w:r w:rsidRPr="006D6035">
        <w:rPr>
          <w:rFonts w:ascii="Montserrat" w:hAnsi="Montserrat"/>
          <w:color w:val="0000FF"/>
          <w:sz w:val="24"/>
        </w:rPr>
        <w:t>"Do</w:t>
      </w:r>
      <w:r w:rsidRPr="006D6035">
        <w:rPr>
          <w:rFonts w:ascii="Montserrat" w:hAnsi="Montserrat"/>
          <w:sz w:val="24"/>
        </w:rPr>
        <w:t xml:space="preserve"> you think this was an easy decision for us? Anyone can say that this horrible thing has happened, but only you can make them understand what this horrible thing is! Only you can tell them what really </w:t>
      </w:r>
      <w:r w:rsidRPr="006D6035">
        <w:rPr>
          <w:rFonts w:ascii="Montserrat" w:hAnsi="Montserrat"/>
          <w:color w:val="0000FF"/>
          <w:sz w:val="24"/>
        </w:rPr>
        <w:t>happened!"</w:t>
      </w:r>
    </w:p>
    <w:p w14:paraId="075B126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4BDD1DB5" w14:textId="77777777" w:rsidR="00EC0141" w:rsidRPr="006D6035" w:rsidRDefault="00EC0141">
      <w:pPr>
        <w:spacing w:line="360" w:lineRule="auto"/>
        <w:jc w:val="both"/>
        <w:rPr>
          <w:rFonts w:ascii="Montserrat" w:hAnsi="Montserrat"/>
          <w:sz w:val="24"/>
        </w:rPr>
      </w:pPr>
    </w:p>
    <w:p w14:paraId="7CC9760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In another room down the hall, there had been a moment's warning as the sound of her cry penetrated the barrier her mind could not. The two men charged with the protection and restraint of the young psionic leapt to the control panels. Arthur barked at once, </w:t>
      </w:r>
      <w:r w:rsidRPr="006D6035">
        <w:rPr>
          <w:rFonts w:ascii="Montserrat" w:hAnsi="Montserrat"/>
          <w:color w:val="0000FF"/>
          <w:sz w:val="24"/>
        </w:rPr>
        <w:t>"Block her damn it!"</w:t>
      </w:r>
      <w:r w:rsidRPr="006D6035">
        <w:rPr>
          <w:rFonts w:ascii="Montserrat" w:hAnsi="Montserrat"/>
          <w:sz w:val="24"/>
        </w:rPr>
        <w:t xml:space="preserve"> His younger partner slammed his hand down on the panic button, forcing the damping field to fill in and flood the interior of the office with its mind deadening effect.</w:t>
      </w:r>
    </w:p>
    <w:p w14:paraId="57C0E89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"She's going to rabbit,"</w:t>
      </w:r>
      <w:r w:rsidRPr="006D6035">
        <w:rPr>
          <w:rFonts w:ascii="Montserrat" w:hAnsi="Montserrat"/>
          <w:sz w:val="24"/>
        </w:rPr>
        <w:t xml:space="preserve">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14:paraId="1EA8D0B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breathed a sigh of relief as he saw her body congealing, twisting together out of thin air. With the combined images of the field model and the live feed from the office, it looked for all the world as if </w:t>
      </w:r>
      <w:r w:rsidRPr="006D6035">
        <w:rPr>
          <w:rFonts w:ascii="Montserrat" w:hAnsi="Montserrat"/>
          <w:color w:val="0000FF"/>
          <w:sz w:val="24"/>
        </w:rPr>
        <w:t>Phoenix's</w:t>
      </w:r>
      <w:r w:rsidRPr="006D6035">
        <w:rPr>
          <w:rFonts w:ascii="Montserrat" w:hAnsi="Montserrat"/>
          <w:sz w:val="24"/>
        </w:rPr>
        <w:t xml:space="preserve"> body was being squeezed out of nowhere by the closing fist of the damping field. He quickly announced, </w:t>
      </w:r>
      <w:r w:rsidRPr="006D6035">
        <w:rPr>
          <w:rFonts w:ascii="Montserrat" w:hAnsi="Montserrat"/>
          <w:color w:val="0000FF"/>
          <w:sz w:val="24"/>
        </w:rPr>
        <w:t>"I've got her."</w:t>
      </w:r>
    </w:p>
    <w:p w14:paraId="4D5CA63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Arthur glanced at the screens while speaking into his sleeve cuff, </w:t>
      </w:r>
      <w:r w:rsidRPr="006D6035">
        <w:rPr>
          <w:rFonts w:ascii="Montserrat" w:hAnsi="Montserrat"/>
          <w:color w:val="0000FF"/>
          <w:sz w:val="24"/>
        </w:rPr>
        <w:t>"OK,</w:t>
      </w:r>
      <w:r w:rsidRPr="006D6035">
        <w:rPr>
          <w:rFonts w:ascii="Montserrat" w:hAnsi="Montserrat"/>
          <w:sz w:val="24"/>
        </w:rPr>
        <w:t xml:space="preserve"> the genie is back in the bottle, tell </w:t>
      </w:r>
      <w:r w:rsidRPr="006D6035">
        <w:rPr>
          <w:rFonts w:ascii="Montserrat" w:hAnsi="Montserrat"/>
          <w:color w:val="0000FF"/>
          <w:sz w:val="24"/>
        </w:rPr>
        <w:t>Control."</w:t>
      </w:r>
      <w:r w:rsidRPr="006D6035">
        <w:rPr>
          <w:rFonts w:ascii="Montserrat" w:hAnsi="Montserrat"/>
          <w:sz w:val="24"/>
        </w:rPr>
        <w:t xml:space="preserve"> Arthur stepped to the door as security rushed up in response to the panic button alarm. While Arthur conferred with the resident security and control agents, Malthus was staring at the status readouts on the field.</w:t>
      </w:r>
    </w:p>
    <w:p w14:paraId="7662929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"Damn,"</w:t>
      </w:r>
      <w:r w:rsidRPr="006D6035">
        <w:rPr>
          <w:rFonts w:ascii="Montserrat" w:hAnsi="Montserrat"/>
          <w:sz w:val="24"/>
        </w:rPr>
        <w:t xml:space="preserve"> he breathed, watching the numbers flicker on the screen. </w:t>
      </w:r>
      <w:r w:rsidRPr="006D6035">
        <w:rPr>
          <w:rFonts w:ascii="Montserrat" w:hAnsi="Montserrat"/>
          <w:color w:val="0000FF"/>
          <w:sz w:val="24"/>
        </w:rPr>
        <w:t>"Look at this reading,"</w:t>
      </w:r>
      <w:r w:rsidRPr="006D6035">
        <w:rPr>
          <w:rFonts w:ascii="Montserrat" w:hAnsi="Montserrat"/>
          <w:sz w:val="24"/>
        </w:rPr>
        <w:t xml:space="preserve"> he said in a louder voice, aimed at his partner. He saw the numbers rising as the field array reported the absorbed power readings. His eyes dropped from the power conversion in kilowatts to the force conversion in newtons. To himself he silently prayed, </w:t>
      </w:r>
      <w:r w:rsidRPr="006D6035">
        <w:rPr>
          <w:rFonts w:ascii="Montserrat" w:hAnsi="Montserrat"/>
          <w:color w:val="0000FF"/>
          <w:sz w:val="24"/>
        </w:rPr>
        <w:t>"God,</w:t>
      </w:r>
      <w:r w:rsidRPr="006D6035">
        <w:rPr>
          <w:rFonts w:ascii="Montserrat" w:hAnsi="Montserrat"/>
          <w:sz w:val="24"/>
        </w:rPr>
        <w:t xml:space="preserve"> this better </w:t>
      </w:r>
      <w:r w:rsidRPr="006D6035">
        <w:rPr>
          <w:rFonts w:ascii="Montserrat" w:hAnsi="Montserrat"/>
          <w:color w:val="0000FF"/>
          <w:sz w:val="24"/>
        </w:rPr>
        <w:t>hold."</w:t>
      </w:r>
    </w:p>
    <w:p w14:paraId="3E9E33D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Arthur came back from the door and laid a hand on his shoulder. </w:t>
      </w:r>
      <w:r w:rsidRPr="006D6035">
        <w:rPr>
          <w:rFonts w:ascii="Montserrat" w:hAnsi="Montserrat"/>
          <w:color w:val="0000FF"/>
          <w:sz w:val="24"/>
        </w:rPr>
        <w:t>"We've</w:t>
      </w:r>
      <w:r w:rsidRPr="006D6035">
        <w:rPr>
          <w:rFonts w:ascii="Montserrat" w:hAnsi="Montserrat"/>
          <w:sz w:val="24"/>
        </w:rPr>
        <w:t xml:space="preserve"> got a second perimeter around the </w:t>
      </w:r>
      <w:r w:rsidRPr="006D6035">
        <w:rPr>
          <w:rFonts w:ascii="Montserrat" w:hAnsi="Montserrat"/>
          <w:color w:val="0000FF"/>
          <w:sz w:val="24"/>
        </w:rPr>
        <w:t>building,"</w:t>
      </w:r>
      <w:r w:rsidRPr="006D6035">
        <w:rPr>
          <w:rFonts w:ascii="Montserrat" w:hAnsi="Montserrat"/>
          <w:sz w:val="24"/>
        </w:rPr>
        <w:t xml:space="preserve"> he reminded Malthus, having overheard the younger </w:t>
      </w:r>
      <w:r w:rsidRPr="006D6035">
        <w:rPr>
          <w:rFonts w:ascii="Montserrat" w:hAnsi="Montserrat"/>
          <w:color w:val="0000FF"/>
          <w:sz w:val="24"/>
        </w:rPr>
        <w:t>man's</w:t>
      </w:r>
      <w:r w:rsidRPr="006D6035">
        <w:rPr>
          <w:rFonts w:ascii="Montserrat" w:hAnsi="Montserrat"/>
          <w:sz w:val="24"/>
        </w:rPr>
        <w:t xml:space="preserve"> last remark.</w:t>
      </w:r>
    </w:p>
    <w:p w14:paraId="5637DDE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Malthus gave a nod. His eyes were glued to the flickering numbers. They were still climbing, all of a sudden the count blanked and then came back in a different display format. </w:t>
      </w:r>
      <w:r w:rsidRPr="006D6035">
        <w:rPr>
          <w:rFonts w:ascii="Montserrat" w:hAnsi="Montserrat"/>
          <w:color w:val="0000FF"/>
          <w:sz w:val="24"/>
        </w:rPr>
        <w:t>"God damn!"</w:t>
      </w:r>
      <w:r w:rsidRPr="006D6035">
        <w:rPr>
          <w:rFonts w:ascii="Montserrat" w:hAnsi="Montserrat"/>
          <w:sz w:val="24"/>
        </w:rPr>
        <w:t xml:space="preserve"> he exclaimed as he recognized the new scale. Geometric growth. His jaw went slack. </w:t>
      </w:r>
      <w:r w:rsidRPr="006D6035">
        <w:rPr>
          <w:rFonts w:ascii="Montserrat" w:hAnsi="Montserrat"/>
          <w:color w:val="0000FF"/>
          <w:sz w:val="24"/>
        </w:rPr>
        <w:t>"Look</w:t>
      </w:r>
      <w:r w:rsidRPr="006D6035">
        <w:rPr>
          <w:rFonts w:ascii="Montserrat" w:hAnsi="Montserrat"/>
          <w:sz w:val="24"/>
        </w:rPr>
        <w:t xml:space="preserve"> at this </w:t>
      </w:r>
      <w:r w:rsidRPr="006D6035">
        <w:rPr>
          <w:rFonts w:ascii="Montserrat" w:hAnsi="Montserrat"/>
          <w:color w:val="0000FF"/>
          <w:sz w:val="24"/>
        </w:rPr>
        <w:t>reading!"</w:t>
      </w:r>
      <w:r w:rsidRPr="006D6035">
        <w:rPr>
          <w:rFonts w:ascii="Montserrat" w:hAnsi="Montserrat"/>
          <w:sz w:val="24"/>
        </w:rPr>
        <w:t xml:space="preserve">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14:paraId="3847D69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Arthur squeezed his shoulder, saying gently and firmly, </w:t>
      </w:r>
      <w:r w:rsidRPr="006D6035">
        <w:rPr>
          <w:rFonts w:ascii="Montserrat" w:hAnsi="Montserrat"/>
          <w:color w:val="0000FF"/>
          <w:sz w:val="24"/>
        </w:rPr>
        <w:t>"Just</w:t>
      </w:r>
      <w:r w:rsidRPr="006D6035">
        <w:rPr>
          <w:rFonts w:ascii="Montserrat" w:hAnsi="Montserrat"/>
          <w:sz w:val="24"/>
        </w:rPr>
        <w:t xml:space="preserve"> do your job, </w:t>
      </w:r>
      <w:r w:rsidRPr="006D6035">
        <w:rPr>
          <w:rFonts w:ascii="Montserrat" w:hAnsi="Montserrat"/>
          <w:color w:val="0000FF"/>
          <w:sz w:val="24"/>
        </w:rPr>
        <w:t>Sam."</w:t>
      </w:r>
    </w:p>
    <w:p w14:paraId="3700D84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Malthus could not take his eyes from the screen, wiping a faint sheen of sweat with the back of his hand while his mind reeled. He </w:t>
      </w:r>
      <w:r w:rsidRPr="006D6035">
        <w:rPr>
          <w:rFonts w:ascii="Montserrat" w:hAnsi="Montserrat"/>
          <w:color w:val="0000FF"/>
          <w:sz w:val="24"/>
        </w:rPr>
        <w:t>couldn't</w:t>
      </w:r>
      <w:r w:rsidRPr="006D6035">
        <w:rPr>
          <w:rFonts w:ascii="Montserrat" w:hAnsi="Montserrat"/>
          <w:sz w:val="24"/>
        </w:rPr>
        <w:t xml:space="preserve"> even conceive of the power that was being siphoned away from her mind. In a desperate and pained voice he cried, </w:t>
      </w:r>
      <w:r w:rsidRPr="006D6035">
        <w:rPr>
          <w:rFonts w:ascii="Montserrat" w:hAnsi="Montserrat"/>
          <w:color w:val="0000FF"/>
          <w:sz w:val="24"/>
        </w:rPr>
        <w:t>"Jesus</w:t>
      </w:r>
      <w:r w:rsidRPr="006D6035">
        <w:rPr>
          <w:rFonts w:ascii="Montserrat" w:hAnsi="Montserrat"/>
          <w:sz w:val="24"/>
        </w:rPr>
        <w:t xml:space="preserve"> H. Christ, </w:t>
      </w:r>
      <w:r w:rsidRPr="006D6035">
        <w:rPr>
          <w:rFonts w:ascii="Montserrat" w:hAnsi="Montserrat"/>
          <w:color w:val="0000FF"/>
          <w:sz w:val="24"/>
        </w:rPr>
        <w:t>she's</w:t>
      </w:r>
      <w:r w:rsidRPr="006D6035">
        <w:rPr>
          <w:rFonts w:ascii="Montserrat" w:hAnsi="Montserrat"/>
          <w:sz w:val="24"/>
        </w:rPr>
        <w:t xml:space="preserve"> just a </w:t>
      </w:r>
      <w:r w:rsidRPr="006D6035">
        <w:rPr>
          <w:rFonts w:ascii="Montserrat" w:hAnsi="Montserrat"/>
          <w:color w:val="0000FF"/>
          <w:sz w:val="24"/>
        </w:rPr>
        <w:t>kid!"</w:t>
      </w:r>
    </w:p>
    <w:p w14:paraId="367682D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Arthur Remington moved his hand to grasp the back of </w:t>
      </w:r>
      <w:r w:rsidRPr="006D6035">
        <w:rPr>
          <w:rFonts w:ascii="Montserrat" w:hAnsi="Montserrat"/>
          <w:color w:val="0000FF"/>
          <w:sz w:val="24"/>
        </w:rPr>
        <w:t>Malthus's neck. "Just stow it, Sam,"</w:t>
      </w:r>
      <w:r w:rsidRPr="006D6035">
        <w:rPr>
          <w:rFonts w:ascii="Montserrat" w:hAnsi="Montserrat"/>
          <w:sz w:val="24"/>
        </w:rPr>
        <w:t xml:space="preserve">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w:t>
      </w:r>
      <w:r w:rsidRPr="006D6035">
        <w:rPr>
          <w:rFonts w:ascii="Montserrat" w:hAnsi="Montserrat"/>
          <w:color w:val="0000FF"/>
          <w:sz w:val="24"/>
        </w:rPr>
        <w:t>one-newton</w:t>
      </w:r>
      <w:r w:rsidRPr="006D6035">
        <w:rPr>
          <w:rFonts w:ascii="Montserrat" w:hAnsi="Montserrat"/>
          <w:sz w:val="24"/>
        </w:rPr>
        <w:t xml:space="preserve"> grain of rice. </w:t>
      </w:r>
    </w:p>
    <w:p w14:paraId="7B8785BE" w14:textId="77777777" w:rsidR="00EC0141" w:rsidRPr="006D6035" w:rsidRDefault="00EC0141">
      <w:pPr>
        <w:spacing w:line="360" w:lineRule="auto"/>
        <w:jc w:val="both"/>
        <w:rPr>
          <w:rFonts w:ascii="Montserrat" w:hAnsi="Montserrat"/>
          <w:sz w:val="24"/>
        </w:rPr>
      </w:pPr>
    </w:p>
    <w:p w14:paraId="1922B6F9" w14:textId="77777777" w:rsidR="00EC0141" w:rsidRPr="006D6035" w:rsidRDefault="006D6035">
      <w:pPr>
        <w:spacing w:line="360" w:lineRule="auto"/>
        <w:jc w:val="both"/>
        <w:rPr>
          <w:rFonts w:ascii="Montserrat" w:hAnsi="Montserrat"/>
          <w:sz w:val="24"/>
        </w:rPr>
      </w:pPr>
      <w:r w:rsidRPr="006D6035">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w:t>
      </w:r>
      <w:r w:rsidRPr="006D6035">
        <w:rPr>
          <w:rFonts w:ascii="Montserrat" w:hAnsi="Montserrat"/>
          <w:sz w:val="24"/>
        </w:rPr>
        <w:t xml:space="preserve"> to face them again. </w:t>
      </w:r>
      <w:r w:rsidRPr="006D6035">
        <w:rPr>
          <w:rFonts w:ascii="Montserrat" w:hAnsi="Montserrat"/>
          <w:color w:val="0000FF"/>
          <w:sz w:val="24"/>
        </w:rPr>
        <w:t>"You</w:t>
      </w:r>
      <w:r w:rsidRPr="006D6035">
        <w:rPr>
          <w:rFonts w:ascii="Montserrat" w:hAnsi="Montserrat"/>
          <w:sz w:val="24"/>
        </w:rPr>
        <w:t xml:space="preserve"> have no idea what you are asking me to </w:t>
      </w:r>
      <w:r w:rsidRPr="006D6035">
        <w:rPr>
          <w:rFonts w:ascii="Montserrat" w:hAnsi="Montserrat"/>
          <w:color w:val="0000FF"/>
          <w:sz w:val="24"/>
        </w:rPr>
        <w:t>do,"</w:t>
      </w:r>
      <w:r w:rsidRPr="006D6035">
        <w:rPr>
          <w:rFonts w:ascii="Montserrat" w:hAnsi="Montserrat"/>
          <w:sz w:val="24"/>
        </w:rPr>
        <w:t xml:space="preserve"> she panted. Her hands fisted as she tried to master the shaking that still tortured her body. </w:t>
      </w:r>
      <w:r w:rsidRPr="006D6035">
        <w:rPr>
          <w:rFonts w:ascii="Montserrat" w:hAnsi="Montserrat"/>
          <w:color w:val="0000FF"/>
          <w:sz w:val="24"/>
        </w:rPr>
        <w:t>"I can't do it."</w:t>
      </w:r>
    </w:p>
    <w:p w14:paraId="63D2262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"You</w:t>
      </w:r>
      <w:r w:rsidRPr="006D6035">
        <w:rPr>
          <w:rFonts w:ascii="Montserrat" w:hAnsi="Montserrat"/>
          <w:sz w:val="24"/>
        </w:rPr>
        <w:t xml:space="preserve"> have to. Do you think this is easy for any of </w:t>
      </w:r>
      <w:r w:rsidRPr="006D6035">
        <w:rPr>
          <w:rFonts w:ascii="Montserrat" w:hAnsi="Montserrat"/>
          <w:color w:val="0000FF"/>
          <w:sz w:val="24"/>
        </w:rPr>
        <w:t>us?"</w:t>
      </w:r>
      <w:r w:rsidRPr="006D6035">
        <w:rPr>
          <w:rFonts w:ascii="Montserrat" w:hAnsi="Montserrat"/>
          <w:sz w:val="24"/>
        </w:rPr>
        <w:t xml:space="preserve"> Powers demanded. </w:t>
      </w:r>
      <w:r w:rsidRPr="006D6035">
        <w:rPr>
          <w:rFonts w:ascii="Montserrat" w:hAnsi="Montserrat"/>
          <w:color w:val="0000FF"/>
          <w:sz w:val="24"/>
        </w:rPr>
        <w:t>"Do</w:t>
      </w:r>
      <w:r w:rsidRPr="006D6035">
        <w:rPr>
          <w:rFonts w:ascii="Montserrat" w:hAnsi="Montserrat"/>
          <w:sz w:val="24"/>
        </w:rPr>
        <w:t xml:space="preserve"> you realize the risk we face? For almost a thousand years, we have denied the existence of active psionics while using psionic actives to build everything our future as a species depends on! Everything was fine when we simply evaded the truth. Do you think we </w:t>
      </w:r>
      <w:r w:rsidRPr="006D6035">
        <w:rPr>
          <w:rFonts w:ascii="Montserrat" w:hAnsi="Montserrat"/>
          <w:i/>
          <w:sz w:val="24"/>
        </w:rPr>
        <w:t xml:space="preserve">want </w:t>
      </w:r>
      <w:r w:rsidRPr="006D6035">
        <w:rPr>
          <w:rFonts w:ascii="Montserrat" w:hAnsi="Montserrat"/>
          <w:sz w:val="24"/>
        </w:rPr>
        <w:t xml:space="preserve">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w:t>
      </w:r>
      <w:r w:rsidRPr="006D6035">
        <w:rPr>
          <w:rFonts w:ascii="Montserrat" w:hAnsi="Montserrat"/>
          <w:color w:val="0000FF"/>
          <w:sz w:val="24"/>
        </w:rPr>
        <w:t>do?"</w:t>
      </w:r>
      <w:r w:rsidRPr="006D6035">
        <w:rPr>
          <w:rFonts w:ascii="Montserrat" w:hAnsi="Montserrat"/>
          <w:sz w:val="24"/>
        </w:rPr>
        <w:t xml:space="preserve"> he challenged fiercely.</w:t>
      </w:r>
    </w:p>
    <w:p w14:paraId="100D984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looked at him and her mouth worked as she tried to find a response.</w:t>
      </w:r>
    </w:p>
    <w:p w14:paraId="7496CE6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Craig interrupted her before she could, declaring, </w:t>
      </w:r>
      <w:r w:rsidRPr="006D6035">
        <w:rPr>
          <w:rFonts w:ascii="Montserrat" w:hAnsi="Montserrat"/>
          <w:color w:val="0000FF"/>
          <w:sz w:val="24"/>
        </w:rPr>
        <w:t>"Of</w:t>
      </w:r>
      <w:r w:rsidRPr="006D6035">
        <w:rPr>
          <w:rFonts w:ascii="Montserrat" w:hAnsi="Montserrat"/>
          <w:sz w:val="24"/>
        </w:rPr>
        <w:t xml:space="preserve"> course you </w:t>
      </w:r>
      <w:r w:rsidRPr="006D6035">
        <w:rPr>
          <w:rFonts w:ascii="Montserrat" w:hAnsi="Montserrat"/>
          <w:color w:val="0000FF"/>
          <w:sz w:val="24"/>
        </w:rPr>
        <w:t>don't</w:t>
      </w:r>
      <w:r w:rsidRPr="006D6035">
        <w:rPr>
          <w:rFonts w:ascii="Montserrat" w:hAnsi="Montserrat"/>
          <w:sz w:val="24"/>
        </w:rPr>
        <w:t xml:space="preserve"> understand! You are so caught up in your personal feelings that you </w:t>
      </w:r>
      <w:r w:rsidRPr="006D6035">
        <w:rPr>
          <w:rFonts w:ascii="Montserrat" w:hAnsi="Montserrat"/>
          <w:color w:val="0000FF"/>
          <w:sz w:val="24"/>
        </w:rPr>
        <w:t>haven't</w:t>
      </w:r>
      <w:r w:rsidRPr="006D6035">
        <w:rPr>
          <w:rFonts w:ascii="Montserrat" w:hAnsi="Montserrat"/>
          <w:sz w:val="24"/>
        </w:rPr>
        <w:t xml:space="preserve"> even thought of it! How do we know about the </w:t>
      </w:r>
      <w:r w:rsidRPr="006D6035">
        <w:rPr>
          <w:rFonts w:ascii="Montserrat" w:hAnsi="Montserrat"/>
          <w:color w:val="0000FF"/>
          <w:sz w:val="24"/>
        </w:rPr>
        <w:t>aliens?"</w:t>
      </w:r>
      <w:r w:rsidRPr="006D6035">
        <w:rPr>
          <w:rFonts w:ascii="Montserrat" w:hAnsi="Montserrat"/>
          <w:sz w:val="24"/>
        </w:rPr>
        <w:t xml:space="preserve"> he challenged her. </w:t>
      </w:r>
      <w:r w:rsidRPr="006D6035">
        <w:rPr>
          <w:rFonts w:ascii="Montserrat" w:hAnsi="Montserrat"/>
          <w:color w:val="0000FF"/>
          <w:sz w:val="24"/>
        </w:rPr>
        <w:t>"Do</w:t>
      </w:r>
      <w:r w:rsidRPr="006D6035">
        <w:rPr>
          <w:rFonts w:ascii="Montserrat" w:hAnsi="Montserrat"/>
          <w:sz w:val="24"/>
        </w:rPr>
        <w:t xml:space="preserve">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6D6035">
        <w:rPr>
          <w:rFonts w:ascii="Montserrat" w:hAnsi="Montserrat"/>
          <w:i/>
          <w:sz w:val="24"/>
        </w:rPr>
        <w:t xml:space="preserve">are </w:t>
      </w:r>
      <w:r w:rsidRPr="006D6035">
        <w:rPr>
          <w:rFonts w:ascii="Montserrat" w:hAnsi="Montserrat"/>
          <w:sz w:val="24"/>
        </w:rPr>
        <w:t xml:space="preserve">the evidence. Not just what you know, but what you </w:t>
      </w:r>
      <w:r w:rsidRPr="006D6035">
        <w:rPr>
          <w:rFonts w:ascii="Montserrat" w:hAnsi="Montserrat"/>
          <w:i/>
          <w:color w:val="0000FF"/>
          <w:sz w:val="24"/>
        </w:rPr>
        <w:t>are!"</w:t>
      </w:r>
    </w:p>
    <w:p w14:paraId="5879289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"Phoenix,"</w:t>
      </w:r>
      <w:r w:rsidRPr="006D6035">
        <w:rPr>
          <w:rFonts w:ascii="Montserrat" w:hAnsi="Montserrat"/>
          <w:sz w:val="24"/>
        </w:rPr>
        <w:t xml:space="preserve"> Dreyfus stood and came up to her, taking her hands in his. </w:t>
      </w:r>
      <w:r w:rsidRPr="006D6035">
        <w:rPr>
          <w:rFonts w:ascii="Montserrat" w:hAnsi="Montserrat"/>
          <w:color w:val="0000FF"/>
          <w:sz w:val="24"/>
        </w:rPr>
        <w:t>"The</w:t>
      </w:r>
      <w:r w:rsidRPr="006D6035">
        <w:rPr>
          <w:rFonts w:ascii="Montserrat" w:hAnsi="Montserrat"/>
          <w:sz w:val="24"/>
        </w:rPr>
        <w:t xml:space="preserve"> problem we face is not as simple as it sounds. Yes, the world has to be told. Yes, something has to be done. But we have no hope if we </w:t>
      </w:r>
      <w:r w:rsidRPr="006D6035">
        <w:rPr>
          <w:rFonts w:ascii="Montserrat" w:hAnsi="Montserrat"/>
          <w:color w:val="0000FF"/>
          <w:sz w:val="24"/>
        </w:rPr>
        <w:t>can't</w:t>
      </w:r>
      <w:r w:rsidRPr="006D6035">
        <w:rPr>
          <w:rFonts w:ascii="Montserrat" w:hAnsi="Montserrat"/>
          <w:sz w:val="24"/>
        </w:rPr>
        <w:t xml:space="preserve"> make the people </w:t>
      </w:r>
      <w:r w:rsidRPr="006D6035">
        <w:rPr>
          <w:rFonts w:ascii="Montserrat" w:hAnsi="Montserrat"/>
          <w:i/>
          <w:sz w:val="24"/>
        </w:rPr>
        <w:t xml:space="preserve">believe </w:t>
      </w:r>
      <w:r w:rsidRPr="006D6035">
        <w:rPr>
          <w:rFonts w:ascii="Montserrat" w:hAnsi="Montserrat"/>
          <w:sz w:val="24"/>
        </w:rPr>
        <w:t>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w:t>
      </w:r>
      <w:r w:rsidRPr="006D6035">
        <w:rPr>
          <w:rFonts w:ascii="Montserrat" w:hAnsi="Montserrat"/>
          <w:sz w:val="24"/>
        </w:rPr>
        <w:t xml:space="preserve">,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w:t>
      </w:r>
      <w:r w:rsidRPr="006D6035">
        <w:rPr>
          <w:rFonts w:ascii="Montserrat" w:hAnsi="Montserrat"/>
          <w:color w:val="0000FF"/>
          <w:sz w:val="24"/>
        </w:rPr>
        <w:t>there."</w:t>
      </w:r>
      <w:r w:rsidRPr="006D6035">
        <w:rPr>
          <w:rFonts w:ascii="Montserrat" w:hAnsi="Montserrat"/>
          <w:sz w:val="24"/>
        </w:rPr>
        <w:t xml:space="preserve"> </w:t>
      </w:r>
    </w:p>
    <w:p w14:paraId="3B18487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"But</w:t>
      </w:r>
      <w:r w:rsidRPr="006D6035">
        <w:rPr>
          <w:rFonts w:ascii="Montserrat" w:hAnsi="Montserrat"/>
          <w:sz w:val="24"/>
        </w:rPr>
        <w:t xml:space="preserve"> why does it have to be </w:t>
      </w:r>
      <w:r w:rsidRPr="006D6035">
        <w:rPr>
          <w:rFonts w:ascii="Montserrat" w:hAnsi="Montserrat"/>
          <w:color w:val="0000FF"/>
          <w:sz w:val="24"/>
        </w:rPr>
        <w:t>me?"</w:t>
      </w:r>
      <w:r w:rsidRPr="006D6035">
        <w:rPr>
          <w:rFonts w:ascii="Montserrat" w:hAnsi="Montserrat"/>
          <w:sz w:val="24"/>
        </w:rPr>
        <w:t xml:space="preserve"> she demanded. </w:t>
      </w:r>
      <w:r w:rsidRPr="006D6035">
        <w:rPr>
          <w:rFonts w:ascii="Montserrat" w:hAnsi="Montserrat"/>
          <w:color w:val="0000FF"/>
          <w:sz w:val="24"/>
        </w:rPr>
        <w:t>"God,</w:t>
      </w:r>
      <w:r w:rsidRPr="006D6035">
        <w:rPr>
          <w:rFonts w:ascii="Montserrat" w:hAnsi="Montserrat"/>
          <w:sz w:val="24"/>
        </w:rPr>
        <w:t xml:space="preserve"> there has to be at least a dozen people who went into me and dug out that memory! There are thousands of people who can prove that telepathy is real. Why ask me to tear myself apart over this just when I can finally make it through a day without falling </w:t>
      </w:r>
      <w:r w:rsidRPr="006D6035">
        <w:rPr>
          <w:rFonts w:ascii="Montserrat" w:hAnsi="Montserrat"/>
          <w:color w:val="0000FF"/>
          <w:sz w:val="24"/>
        </w:rPr>
        <w:t>apart?"</w:t>
      </w:r>
    </w:p>
    <w:p w14:paraId="2DA1860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"I</w:t>
      </w:r>
      <w:r w:rsidRPr="006D6035">
        <w:rPr>
          <w:rFonts w:ascii="Montserrat" w:hAnsi="Montserrat"/>
          <w:sz w:val="24"/>
        </w:rPr>
        <w:t xml:space="preserve"> understand that this is going to be hard for you, but listen to me, </w:t>
      </w:r>
      <w:r w:rsidRPr="006D6035">
        <w:rPr>
          <w:rFonts w:ascii="Montserrat" w:hAnsi="Montserrat"/>
          <w:color w:val="0000FF"/>
          <w:sz w:val="24"/>
        </w:rPr>
        <w:t>Phoenix,"</w:t>
      </w:r>
      <w:r w:rsidRPr="006D6035">
        <w:rPr>
          <w:rFonts w:ascii="Montserrat" w:hAnsi="Montserrat"/>
          <w:sz w:val="24"/>
        </w:rPr>
        <w:t xml:space="preserve"> Dreyfus pleaded, while Powers and Craig scowled at her. </w:t>
      </w:r>
      <w:r w:rsidRPr="006D6035">
        <w:rPr>
          <w:rFonts w:ascii="Montserrat" w:hAnsi="Montserrat"/>
          <w:color w:val="0000FF"/>
          <w:sz w:val="24"/>
        </w:rPr>
        <w:t>"We</w:t>
      </w:r>
      <w:r w:rsidRPr="006D6035">
        <w:rPr>
          <w:rFonts w:ascii="Montserrat" w:hAnsi="Montserrat"/>
          <w:sz w:val="24"/>
        </w:rPr>
        <w:t xml:space="preserv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w:t>
      </w:r>
      <w:r w:rsidRPr="006D6035">
        <w:rPr>
          <w:rFonts w:ascii="Montserrat" w:hAnsi="Montserrat"/>
          <w:sz w:val="24"/>
        </w:rPr>
        <w:t xml:space="preserve">ty of universe at large than most of your peers. You, by yourself, can meet the needs of this situation and represent the least over-all exposure we can hope to </w:t>
      </w:r>
      <w:r w:rsidRPr="006D6035">
        <w:rPr>
          <w:rFonts w:ascii="Montserrat" w:hAnsi="Montserrat"/>
          <w:color w:val="0000FF"/>
          <w:sz w:val="24"/>
        </w:rPr>
        <w:t>manage."</w:t>
      </w:r>
    </w:p>
    <w:p w14:paraId="289F913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"But I don't</w:t>
      </w:r>
      <w:r w:rsidRPr="006D6035">
        <w:rPr>
          <w:rFonts w:ascii="Montserrat" w:hAnsi="Montserrat"/>
          <w:sz w:val="24"/>
        </w:rPr>
        <w:t xml:space="preserve"> want to be exposed! God, all </w:t>
      </w:r>
      <w:r w:rsidRPr="006D6035">
        <w:rPr>
          <w:rFonts w:ascii="Montserrat" w:hAnsi="Montserrat"/>
          <w:color w:val="0000FF"/>
          <w:sz w:val="24"/>
        </w:rPr>
        <w:t>I've</w:t>
      </w:r>
      <w:r w:rsidRPr="006D6035">
        <w:rPr>
          <w:rFonts w:ascii="Montserrat" w:hAnsi="Montserrat"/>
          <w:sz w:val="24"/>
        </w:rPr>
        <w:t xml:space="preserve"> ever wanted was to be able to go through life like any normal person! You </w:t>
      </w:r>
      <w:r w:rsidRPr="006D6035">
        <w:rPr>
          <w:rFonts w:ascii="Montserrat" w:hAnsi="Montserrat"/>
          <w:color w:val="0000FF"/>
          <w:sz w:val="24"/>
        </w:rPr>
        <w:t>can't do this to me!"</w:t>
      </w:r>
      <w:r w:rsidRPr="006D6035">
        <w:rPr>
          <w:rFonts w:ascii="Montserrat" w:hAnsi="Montserrat"/>
          <w:sz w:val="24"/>
        </w:rPr>
        <w:t xml:space="preserve"> she cried.</w:t>
      </w:r>
    </w:p>
    <w:p w14:paraId="0C938AB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"Phoenix, you've got to face this down," Dreyfus said. "You</w:t>
      </w:r>
      <w:r w:rsidRPr="006D6035">
        <w:rPr>
          <w:rFonts w:ascii="Montserrat" w:hAnsi="Montserrat"/>
          <w:sz w:val="24"/>
        </w:rPr>
        <w:t xml:space="preserve"> have to be strong enough to look it in the eye. If you </w:t>
      </w:r>
      <w:r w:rsidRPr="006D6035">
        <w:rPr>
          <w:rFonts w:ascii="Montserrat" w:hAnsi="Montserrat"/>
          <w:color w:val="0000FF"/>
          <w:sz w:val="24"/>
        </w:rPr>
        <w:t>can't</w:t>
      </w:r>
      <w:r w:rsidRPr="006D6035">
        <w:rPr>
          <w:rFonts w:ascii="Montserrat" w:hAnsi="Montserrat"/>
          <w:sz w:val="24"/>
        </w:rPr>
        <w:t xml:space="preserve"> face it without breaking down, you will never stop being broken. You will remain crippled for the rest of your life! Stop running away from </w:t>
      </w:r>
      <w:r w:rsidRPr="006D6035">
        <w:rPr>
          <w:rFonts w:ascii="Montserrat" w:hAnsi="Montserrat"/>
          <w:color w:val="0000FF"/>
          <w:sz w:val="24"/>
        </w:rPr>
        <w:t>yourself!"</w:t>
      </w:r>
    </w:p>
    <w:p w14:paraId="133D086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"You</w:t>
      </w:r>
      <w:r w:rsidRPr="006D6035">
        <w:rPr>
          <w:rFonts w:ascii="Montserrat" w:hAnsi="Montserrat"/>
          <w:sz w:val="24"/>
        </w:rPr>
        <w:t xml:space="preserve"> are not giving me any </w:t>
      </w:r>
      <w:r w:rsidRPr="006D6035">
        <w:rPr>
          <w:rFonts w:ascii="Montserrat" w:hAnsi="Montserrat"/>
          <w:color w:val="0000FF"/>
          <w:sz w:val="24"/>
        </w:rPr>
        <w:t>choice!"</w:t>
      </w:r>
      <w:r w:rsidRPr="006D6035">
        <w:rPr>
          <w:rFonts w:ascii="Montserrat" w:hAnsi="Montserrat"/>
          <w:sz w:val="24"/>
        </w:rPr>
        <w:t xml:space="preserve"> she accused. </w:t>
      </w:r>
      <w:r w:rsidRPr="006D6035">
        <w:rPr>
          <w:rFonts w:ascii="Montserrat" w:hAnsi="Montserrat"/>
          <w:color w:val="0000FF"/>
          <w:sz w:val="24"/>
        </w:rPr>
        <w:t>"Let</w:t>
      </w:r>
      <w:r w:rsidRPr="006D6035">
        <w:rPr>
          <w:rFonts w:ascii="Montserrat" w:hAnsi="Montserrat"/>
          <w:sz w:val="24"/>
        </w:rPr>
        <w:t xml:space="preserve"> me face it on my own, in my own way. You </w:t>
      </w:r>
      <w:r w:rsidRPr="006D6035">
        <w:rPr>
          <w:rFonts w:ascii="Montserrat" w:hAnsi="Montserrat"/>
          <w:color w:val="0000FF"/>
          <w:sz w:val="24"/>
        </w:rPr>
        <w:t>just..."</w:t>
      </w:r>
      <w:r w:rsidRPr="006D6035">
        <w:rPr>
          <w:rFonts w:ascii="Montserrat" w:hAnsi="Montserrat"/>
          <w:sz w:val="24"/>
        </w:rPr>
        <w:t xml:space="preserve"> she choked, </w:t>
      </w:r>
      <w:r w:rsidRPr="006D6035">
        <w:rPr>
          <w:rFonts w:ascii="Montserrat" w:hAnsi="Montserrat"/>
          <w:color w:val="0000FF"/>
          <w:sz w:val="24"/>
        </w:rPr>
        <w:t>"you just don't</w:t>
      </w:r>
      <w:r w:rsidRPr="006D6035">
        <w:rPr>
          <w:rFonts w:ascii="Montserrat" w:hAnsi="Montserrat"/>
          <w:sz w:val="24"/>
        </w:rPr>
        <w:t xml:space="preserve"> have any idea what you are asking </w:t>
      </w:r>
      <w:r w:rsidRPr="006D6035">
        <w:rPr>
          <w:rFonts w:ascii="Montserrat" w:hAnsi="Montserrat"/>
          <w:color w:val="0000FF"/>
          <w:sz w:val="24"/>
        </w:rPr>
        <w:t>me."</w:t>
      </w:r>
    </w:p>
    <w:p w14:paraId="2778890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color w:val="0000FF"/>
          <w:sz w:val="24"/>
        </w:rPr>
        <w:t>"You</w:t>
      </w:r>
      <w:r w:rsidRPr="006D6035">
        <w:rPr>
          <w:rFonts w:ascii="Montserrat" w:hAnsi="Montserrat"/>
          <w:sz w:val="24"/>
        </w:rPr>
        <w:t xml:space="preserve"> are right, </w:t>
      </w:r>
      <w:r w:rsidRPr="006D6035">
        <w:rPr>
          <w:rFonts w:ascii="Montserrat" w:hAnsi="Montserrat"/>
          <w:color w:val="0000FF"/>
          <w:sz w:val="24"/>
        </w:rPr>
        <w:t>Phoenix,"</w:t>
      </w:r>
      <w:r w:rsidRPr="006D6035">
        <w:rPr>
          <w:rFonts w:ascii="Montserrat" w:hAnsi="Montserrat"/>
          <w:sz w:val="24"/>
        </w:rPr>
        <w:t xml:space="preserve"> Craig said suddenly, </w:t>
      </w:r>
      <w:r w:rsidRPr="006D6035">
        <w:rPr>
          <w:rFonts w:ascii="Montserrat" w:hAnsi="Montserrat"/>
          <w:color w:val="0000FF"/>
          <w:sz w:val="24"/>
        </w:rPr>
        <w:t>"You don't</w:t>
      </w:r>
      <w:r w:rsidRPr="006D6035">
        <w:rPr>
          <w:rFonts w:ascii="Montserrat" w:hAnsi="Montserrat"/>
          <w:sz w:val="24"/>
        </w:rPr>
        <w:t xml:space="preserve">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6D6035">
        <w:rPr>
          <w:rFonts w:ascii="Montserrat" w:hAnsi="Montserrat"/>
          <w:i/>
          <w:sz w:val="24"/>
        </w:rPr>
        <w:t>test</w:t>
      </w:r>
      <w:r w:rsidRPr="006D6035">
        <w:rPr>
          <w:rFonts w:ascii="Montserrat" w:hAnsi="Montserrat"/>
          <w:sz w:val="24"/>
        </w:rPr>
        <w:t xml:space="preserve"> of your resolve, and the proof of your </w:t>
      </w:r>
      <w:r w:rsidRPr="006D6035">
        <w:rPr>
          <w:rFonts w:ascii="Montserrat" w:hAnsi="Montserrat"/>
          <w:color w:val="0000FF"/>
          <w:sz w:val="24"/>
        </w:rPr>
        <w:t>rehabilitation."</w:t>
      </w:r>
    </w:p>
    <w:p w14:paraId="562C8B3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suddenly stopped trembling. She looked away from Dreyfus to study Craig and Powers. She </w:t>
      </w:r>
      <w:r w:rsidRPr="006D6035">
        <w:rPr>
          <w:rFonts w:ascii="Montserrat" w:hAnsi="Montserrat"/>
          <w:color w:val="0000FF"/>
          <w:sz w:val="24"/>
        </w:rPr>
        <w:t>didn't</w:t>
      </w:r>
      <w:r w:rsidRPr="006D6035">
        <w:rPr>
          <w:rFonts w:ascii="Montserrat" w:hAnsi="Montserrat"/>
          <w:sz w:val="24"/>
        </w:rPr>
        <w:t xml:space="preserve"> need to read their minds to recognize the threat behind those words. There was a kind of approval for </w:t>
      </w:r>
      <w:r w:rsidRPr="006D6035">
        <w:rPr>
          <w:rFonts w:ascii="Montserrat" w:hAnsi="Montserrat"/>
          <w:color w:val="0000FF"/>
          <w:sz w:val="24"/>
        </w:rPr>
        <w:t>Craig's</w:t>
      </w:r>
      <w:r w:rsidRPr="006D6035">
        <w:rPr>
          <w:rFonts w:ascii="Montserrat" w:hAnsi="Montserrat"/>
          <w:sz w:val="24"/>
        </w:rPr>
        <w:t xml:space="preserve"> declaration in </w:t>
      </w:r>
      <w:r w:rsidRPr="006D6035">
        <w:rPr>
          <w:rFonts w:ascii="Montserrat" w:hAnsi="Montserrat"/>
          <w:color w:val="0000FF"/>
          <w:sz w:val="24"/>
        </w:rPr>
        <w:t>Powers'</w:t>
      </w:r>
      <w:r w:rsidRPr="006D6035">
        <w:rPr>
          <w:rFonts w:ascii="Montserrat" w:hAnsi="Montserrat"/>
          <w:sz w:val="24"/>
        </w:rPr>
        <w:t xml:space="preserve"> face. Phoenix was well aware of the fate of an unstable psi. The defeated look in </w:t>
      </w:r>
      <w:r w:rsidRPr="006D6035">
        <w:rPr>
          <w:rFonts w:ascii="Montserrat" w:hAnsi="Montserrat"/>
          <w:color w:val="0000FF"/>
          <w:sz w:val="24"/>
        </w:rPr>
        <w:t>Dreyfus's</w:t>
      </w:r>
      <w:r w:rsidRPr="006D6035">
        <w:rPr>
          <w:rFonts w:ascii="Montserrat" w:hAnsi="Montserrat"/>
          <w:sz w:val="24"/>
        </w:rPr>
        <w:t xml:space="preserve">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w:t>
      </w:r>
      <w:r w:rsidRPr="006D6035">
        <w:rPr>
          <w:rFonts w:ascii="Montserrat" w:hAnsi="Montserrat"/>
          <w:sz w:val="24"/>
        </w:rPr>
        <w:t xml:space="preserve"> of the office the men looked at each other and nursed their isolated thoughts.</w:t>
      </w:r>
    </w:p>
    <w:p w14:paraId="05E551AA" w14:textId="77777777" w:rsidR="00EC0141" w:rsidRPr="006D6035" w:rsidRDefault="00EC0141">
      <w:pPr>
        <w:spacing w:line="360" w:lineRule="auto"/>
        <w:jc w:val="both"/>
        <w:rPr>
          <w:rFonts w:ascii="Montserrat" w:hAnsi="Montserrat"/>
          <w:sz w:val="24"/>
        </w:rPr>
      </w:pPr>
    </w:p>
    <w:p w14:paraId="497A9F54"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14:paraId="003F38A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"What's the status on that thing?" he asked the young woman.</w:t>
      </w:r>
    </w:p>
    <w:p w14:paraId="146E128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14:paraId="5DCA6C8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"We need a bigger unit," the man said as he pulled out his tools and set to examining the circuit grain. "Something with more lateral arrays," he added, addressing the female technician. </w:t>
      </w:r>
    </w:p>
    <w:p w14:paraId="39B3A12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14:paraId="3B39C36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w:t>
      </w:r>
      <w:r w:rsidRPr="006D6035">
        <w:rPr>
          <w:rFonts w:ascii="Montserrat" w:hAnsi="Montserrat"/>
          <w:sz w:val="24"/>
        </w:rPr>
        <w:t>up to you now." He took a last look around the room, his eyes lingering on the screen where the power curve was still on display. With a heavy shake of his head, he exited the room, leaving the technicians to their work.</w:t>
      </w:r>
    </w:p>
    <w:p w14:paraId="320A6B1D" w14:textId="77777777" w:rsidR="00EC0141" w:rsidRPr="006D6035" w:rsidRDefault="00EC0141">
      <w:pPr>
        <w:spacing w:line="360" w:lineRule="auto"/>
        <w:jc w:val="both"/>
        <w:rPr>
          <w:rFonts w:ascii="Montserrat" w:hAnsi="Montserrat"/>
          <w:sz w:val="24"/>
        </w:rPr>
      </w:pPr>
    </w:p>
    <w:p w14:paraId="54BBF473" w14:textId="77777777" w:rsidR="00EC0141" w:rsidRPr="006D6035" w:rsidRDefault="006D6035">
      <w:pPr>
        <w:spacing w:line="360" w:lineRule="auto"/>
        <w:jc w:val="both"/>
        <w:rPr>
          <w:rFonts w:ascii="Montserrat" w:hAnsi="Montserrat"/>
          <w:sz w:val="24"/>
          <w:u w:val="single"/>
        </w:rPr>
      </w:pPr>
      <w:r w:rsidRPr="006D6035">
        <w:rPr>
          <w:rFonts w:ascii="Montserrat" w:hAnsi="Montserrat"/>
          <w:sz w:val="24"/>
          <w:u w:val="single"/>
        </w:rPr>
        <w:t>Chapter</w:t>
      </w:r>
    </w:p>
    <w:p w14:paraId="499DD377" w14:textId="77777777" w:rsidR="00EC0141" w:rsidRPr="006D6035" w:rsidRDefault="006D6035">
      <w:pPr>
        <w:spacing w:line="360" w:lineRule="auto"/>
        <w:jc w:val="both"/>
        <w:rPr>
          <w:rFonts w:ascii="Montserrat" w:hAnsi="Montserrat"/>
          <w:sz w:val="24"/>
        </w:rPr>
      </w:pPr>
      <w:r w:rsidRPr="006D6035">
        <w:rPr>
          <w:rFonts w:ascii="Montserrat" w:hAnsi="Montserrat"/>
          <w:sz w:val="24"/>
        </w:rPr>
        <w:t>TWO</w:t>
      </w:r>
    </w:p>
    <w:p w14:paraId="46C66774" w14:textId="77777777" w:rsidR="00EC0141" w:rsidRPr="006D6035" w:rsidRDefault="00EC0141">
      <w:pPr>
        <w:spacing w:line="360" w:lineRule="auto"/>
        <w:jc w:val="both"/>
        <w:rPr>
          <w:rFonts w:ascii="Montserrat" w:hAnsi="Montserrat"/>
          <w:sz w:val="24"/>
        </w:rPr>
      </w:pPr>
    </w:p>
    <w:p w14:paraId="447BA435"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w:t>
      </w:r>
      <w:r w:rsidRPr="006D6035">
        <w:rPr>
          <w:rFonts w:ascii="Montserrat" w:hAnsi="Montserrat"/>
          <w:sz w:val="24"/>
        </w:rPr>
        <w:t xml:space="preserve">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14:paraId="565761A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14:paraId="7149A8F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w:t>
      </w:r>
      <w:r w:rsidRPr="006D6035">
        <w:rPr>
          <w:rFonts w:ascii="Montserrat" w:hAnsi="Montserrat"/>
          <w:sz w:val="24"/>
        </w:rPr>
        <w:t>—or at least impersonal—mirror would become filled with distorted reflections of herself that would plague her for the rest of her life.</w:t>
      </w:r>
    </w:p>
    <w:p w14:paraId="31E4FF0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w:t>
      </w:r>
      <w:r w:rsidRPr="006D6035">
        <w:rPr>
          <w:rFonts w:ascii="Montserrat" w:hAnsi="Montserrat"/>
          <w:sz w:val="24"/>
        </w:rPr>
        <w:t xml:space="preserve">of too many bodies had begun to weigh in the air. A disturbing gruel of musk and spice underscored by the hot, intimate flavor of predominantly healthy, well maintained bodies that she had always found at once appealing and appalling. </w:t>
      </w:r>
    </w:p>
    <w:p w14:paraId="39177E0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6D6035">
        <w:rPr>
          <w:rFonts w:ascii="Montserrat" w:hAnsi="Montserrat"/>
          <w:i/>
          <w:sz w:val="24"/>
        </w:rPr>
        <w:t xml:space="preserve">I don't want to be here. </w:t>
      </w:r>
      <w:r w:rsidRPr="006D6035">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6D6035">
        <w:rPr>
          <w:rFonts w:ascii="Montserrat" w:hAnsi="Montserrat"/>
          <w:i/>
          <w:sz w:val="24"/>
        </w:rPr>
        <w:t xml:space="preserve">take </w:t>
      </w:r>
      <w:r w:rsidRPr="006D6035">
        <w:rPr>
          <w:rFonts w:ascii="Montserrat" w:hAnsi="Montserrat"/>
          <w:sz w:val="24"/>
        </w:rPr>
        <w:t>what she wanted—to do what was right for herself. Such insubordination would never be tolerated. Self-interest was a luxury a person like her could not afford.</w:t>
      </w:r>
    </w:p>
    <w:p w14:paraId="554B13B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14:paraId="3C3FEAE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w:t>
      </w:r>
      <w:r w:rsidRPr="006D6035">
        <w:rPr>
          <w:rFonts w:ascii="Montserrat" w:hAnsi="Montserrat"/>
          <w:sz w:val="24"/>
        </w:rPr>
        <w:t>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14:paraId="7B24A70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w:t>
      </w:r>
      <w:r w:rsidRPr="006D6035">
        <w:rPr>
          <w:rFonts w:ascii="Montserrat" w:hAnsi="Montserrat"/>
          <w:sz w:val="24"/>
        </w:rPr>
        <w:t>, and be sure to come back in here afterwards and get this crap cleaned off. It would be a shame to ruin your complexion by forgetting," she rattled off, as she selected her pallet.</w:t>
      </w:r>
    </w:p>
    <w:p w14:paraId="4829312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w:t>
      </w:r>
      <w:r w:rsidRPr="006D6035">
        <w:rPr>
          <w:rFonts w:ascii="Montserrat" w:hAnsi="Montserrat"/>
          <w:sz w:val="24"/>
        </w:rPr>
        <w:t>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14:paraId="6F4E9A9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6D6035">
        <w:rPr>
          <w:rFonts w:ascii="Montserrat" w:hAnsi="Montserrat"/>
          <w:i/>
          <w:sz w:val="24"/>
        </w:rPr>
        <w:t xml:space="preserve">looked </w:t>
      </w:r>
      <w:r w:rsidRPr="006D6035">
        <w:rPr>
          <w:rFonts w:ascii="Montserrat" w:hAnsi="Montserrat"/>
          <w:sz w:val="24"/>
        </w:rPr>
        <w:t xml:space="preserve">at her had triggered it violently. </w:t>
      </w:r>
      <w:r w:rsidRPr="006D6035">
        <w:rPr>
          <w:rFonts w:ascii="Montserrat" w:hAnsi="Montserrat"/>
          <w:i/>
          <w:sz w:val="24"/>
        </w:rPr>
        <w:t xml:space="preserve">It kinda takes the fun out of being a teenager! </w:t>
      </w:r>
      <w:r w:rsidRPr="006D6035">
        <w:rPr>
          <w:rFonts w:ascii="Montserrat" w:hAnsi="Montserrat"/>
          <w:sz w:val="24"/>
        </w:rPr>
        <w:t>She thought sardonically. Having made it through the worst part, Phoenix was able to surrender herself to the woman's ministrations.</w:t>
      </w:r>
    </w:p>
    <w:p w14:paraId="358ECB9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w:t>
      </w:r>
      <w:r w:rsidRPr="006D6035">
        <w:rPr>
          <w:rFonts w:ascii="Montserrat" w:hAnsi="Montserrat"/>
          <w:sz w:val="24"/>
        </w:rPr>
        <w:t xml:space="preserve">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6D6035">
        <w:rPr>
          <w:rFonts w:ascii="Montserrat" w:hAnsi="Montserrat"/>
          <w:i/>
          <w:sz w:val="24"/>
        </w:rPr>
        <w:t xml:space="preserve">other. </w:t>
      </w:r>
      <w:r w:rsidRPr="006D6035">
        <w:rPr>
          <w:rFonts w:ascii="Montserrat" w:hAnsi="Montserrat"/>
          <w:sz w:val="24"/>
        </w:rPr>
        <w:t>A suggestion of something as powerful and innate to life as sex, and yet something she knew almost nothing about.</w:t>
      </w:r>
      <w:r w:rsidRPr="006D6035">
        <w:rPr>
          <w:rFonts w:ascii="Montserrat" w:hAnsi="Montserrat"/>
          <w:i/>
          <w:sz w:val="24"/>
        </w:rPr>
        <w:t xml:space="preserve"> </w:t>
      </w:r>
    </w:p>
    <w:p w14:paraId="4224FCD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Trying to figure out what it was almost distracted her.</w:t>
      </w:r>
    </w:p>
    <w:p w14:paraId="20051C5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6D6035">
        <w:rPr>
          <w:rFonts w:ascii="Montserrat" w:hAnsi="Montserrat"/>
          <w:sz w:val="24"/>
        </w:rPr>
        <w:tab/>
      </w:r>
    </w:p>
    <w:p w14:paraId="7F1D6469" w14:textId="77777777" w:rsidR="00EC0141" w:rsidRPr="006D6035" w:rsidRDefault="00EC0141">
      <w:pPr>
        <w:spacing w:line="360" w:lineRule="auto"/>
        <w:jc w:val="both"/>
        <w:rPr>
          <w:rFonts w:ascii="Montserrat" w:hAnsi="Montserrat"/>
          <w:sz w:val="24"/>
        </w:rPr>
      </w:pPr>
    </w:p>
    <w:p w14:paraId="25A2076F" w14:textId="77777777" w:rsidR="00EC0141" w:rsidRPr="006D6035" w:rsidRDefault="006D6035">
      <w:pPr>
        <w:spacing w:line="360" w:lineRule="auto"/>
        <w:jc w:val="both"/>
        <w:rPr>
          <w:rFonts w:ascii="Montserrat" w:hAnsi="Montserrat"/>
          <w:sz w:val="24"/>
        </w:rPr>
      </w:pPr>
      <w:r w:rsidRPr="006D6035">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w:t>
      </w:r>
      <w:r w:rsidRPr="006D6035">
        <w:rPr>
          <w:rFonts w:ascii="Montserrat" w:hAnsi="Montserrat"/>
          <w:sz w:val="24"/>
        </w:rPr>
        <w:t xml:space="preserve"> you." Craig had also helped himself to a drink. He took a painful swallow and continued, "It is just inconceivable to think what she could do to the entire world if she ever completely lost control."</w:t>
      </w:r>
    </w:p>
    <w:p w14:paraId="5403E76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w:t>
      </w:r>
      <w:r w:rsidRPr="006D6035">
        <w:rPr>
          <w:rFonts w:ascii="Montserrat" w:hAnsi="Montserrat"/>
          <w:sz w:val="24"/>
        </w:rPr>
        <w:t>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w:t>
      </w:r>
      <w:r w:rsidRPr="006D6035">
        <w:rPr>
          <w:rFonts w:ascii="Montserrat" w:hAnsi="Montserrat"/>
          <w:sz w:val="24"/>
        </w:rPr>
        <w:t>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14:paraId="34D0DEC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"Now what is that supposed to mean?" Powers growled looking up from his reports.</w:t>
      </w:r>
    </w:p>
    <w:p w14:paraId="4BFECD3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14:paraId="0913597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"Nonsense," powers retorted, "Nobody threatened her."</w:t>
      </w:r>
    </w:p>
    <w:p w14:paraId="465B598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"Chad, a fool and an idiot should not have lasted as long, in your position, as you have managed. Please tell me, what is your secret?"</w:t>
      </w:r>
    </w:p>
    <w:p w14:paraId="39869E8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14:paraId="7C7D99D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i/>
          <w:sz w:val="24"/>
        </w:rPr>
        <w:t xml:space="preserve">"Regardless of what she perceived," </w:t>
      </w:r>
      <w:r w:rsidRPr="006D6035">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6D6035">
        <w:rPr>
          <w:rFonts w:ascii="Montserrat" w:hAnsi="Montserrat"/>
          <w:i/>
          <w:sz w:val="24"/>
        </w:rPr>
        <w:t>means</w:t>
      </w:r>
      <w:r w:rsidRPr="006D6035">
        <w:rPr>
          <w:rFonts w:ascii="Montserrat" w:hAnsi="Montserrat"/>
          <w:sz w:val="24"/>
        </w:rPr>
        <w:t xml:space="preserve"> to deal with dangerous actives. </w:t>
      </w:r>
      <w:r w:rsidRPr="006D6035">
        <w:rPr>
          <w:rFonts w:ascii="Montserrat" w:hAnsi="Montserrat"/>
          <w:i/>
          <w:sz w:val="24"/>
        </w:rPr>
        <w:t>No</w:t>
      </w:r>
      <w:r w:rsidRPr="006D6035">
        <w:rPr>
          <w:rFonts w:ascii="Montserrat" w:hAnsi="Montserrat"/>
          <w:sz w:val="24"/>
        </w:rPr>
        <w:t xml:space="preserve"> active is ever supposed to know that he or </w:t>
      </w:r>
      <w:r w:rsidRPr="006D6035">
        <w:rPr>
          <w:rFonts w:ascii="Montserrat" w:hAnsi="Montserrat"/>
          <w:i/>
          <w:sz w:val="24"/>
        </w:rPr>
        <w:t xml:space="preserve">she </w:t>
      </w:r>
      <w:r w:rsidRPr="006D6035">
        <w:rPr>
          <w:rFonts w:ascii="Montserrat" w:hAnsi="Montserrat"/>
          <w:sz w:val="24"/>
        </w:rPr>
        <w:t>is a</w:t>
      </w:r>
      <w:r w:rsidRPr="006D6035">
        <w:rPr>
          <w:rFonts w:ascii="Montserrat" w:hAnsi="Montserrat"/>
          <w:i/>
          <w:sz w:val="24"/>
        </w:rPr>
        <w:t xml:space="preserve"> dangerous active!</w:t>
      </w:r>
      <w:r w:rsidRPr="006D6035">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w:t>
      </w:r>
      <w:r w:rsidRPr="006D6035">
        <w:rPr>
          <w:rFonts w:ascii="Montserrat" w:hAnsi="Montserrat"/>
          <w:sz w:val="24"/>
        </w:rPr>
        <w:t>hat yet."</w:t>
      </w:r>
    </w:p>
    <w:p w14:paraId="7984527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"Mark, just what are you getting at?"</w:t>
      </w:r>
    </w:p>
    <w:p w14:paraId="645C1B8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14:paraId="3C9A1AA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There was a knock on the door. Dreyfus's assistant opened the door and announced, "The Prime Minister of the Solar Authority is here. We go on the air in five."</w:t>
      </w:r>
    </w:p>
    <w:p w14:paraId="7EFE8E54" w14:textId="77777777" w:rsidR="00EC0141" w:rsidRPr="006D6035" w:rsidRDefault="00EC0141">
      <w:pPr>
        <w:spacing w:line="360" w:lineRule="auto"/>
        <w:jc w:val="both"/>
        <w:rPr>
          <w:rFonts w:ascii="Montserrat" w:hAnsi="Montserrat"/>
          <w:sz w:val="24"/>
        </w:rPr>
      </w:pPr>
    </w:p>
    <w:p w14:paraId="06A715CB"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w:t>
      </w:r>
      <w:r w:rsidRPr="006D6035">
        <w:rPr>
          <w:rFonts w:ascii="Montserrat" w:hAnsi="Montserrat"/>
          <w:sz w:val="24"/>
        </w:rPr>
        <w:t>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w:t>
      </w:r>
      <w:r w:rsidRPr="006D6035">
        <w:rPr>
          <w:rFonts w:ascii="Montserrat" w:hAnsi="Montserrat"/>
          <w:sz w:val="24"/>
        </w:rPr>
        <w:t xml:space="preserve"> do this thing.</w:t>
      </w:r>
    </w:p>
    <w:p w14:paraId="52FBC82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Another part of her said, do—or die.</w:t>
      </w:r>
    </w:p>
    <w:p w14:paraId="203ACEA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w:t>
      </w:r>
      <w:r w:rsidRPr="006D6035">
        <w:rPr>
          <w:rFonts w:ascii="Montserrat" w:hAnsi="Montserrat"/>
          <w:sz w:val="24"/>
        </w:rPr>
        <w:t>. As she looked out over the podium into the auditorium, her eyes were blinded by the lights of the cameras, but her other senses were crisply filled with the complex human tapestry which regarded her.</w:t>
      </w:r>
    </w:p>
    <w:p w14:paraId="0B17670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w:t>
      </w:r>
      <w:r w:rsidRPr="006D6035">
        <w:rPr>
          <w:rFonts w:ascii="Montserrat" w:hAnsi="Montserrat"/>
          <w:sz w:val="24"/>
        </w:rPr>
        <w:t>power in front of the latent majority. The irony was that the significance was mostly lost, as the feat was recognized for what it was by so very few.</w:t>
      </w:r>
    </w:p>
    <w:p w14:paraId="1BD8BA3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t>
      </w:r>
      <w:r w:rsidRPr="006D6035">
        <w:rPr>
          <w:rFonts w:ascii="Montserrat" w:hAnsi="Montserrat"/>
          <w:sz w:val="24"/>
        </w:rPr>
        <w:t xml:space="preserve">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14:paraId="646C595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14:paraId="2BAC79D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14:paraId="12CBAE3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14:paraId="2AE622E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6D6035">
        <w:rPr>
          <w:rFonts w:ascii="Montserrat" w:hAnsi="Montserrat"/>
          <w:i/>
          <w:sz w:val="24"/>
        </w:rPr>
        <w:t xml:space="preserve">Intrepid. </w:t>
      </w:r>
      <w:r w:rsidRPr="006D6035">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6D6035">
        <w:rPr>
          <w:rFonts w:ascii="Montserrat" w:hAnsi="Montserrat"/>
          <w:i/>
          <w:sz w:val="24"/>
        </w:rPr>
        <w:t xml:space="preserve">Adventure </w:t>
      </w:r>
      <w:r w:rsidRPr="006D6035">
        <w:rPr>
          <w:rFonts w:ascii="Montserrat" w:hAnsi="Montserrat"/>
          <w:sz w:val="24"/>
        </w:rPr>
        <w:t>was lost. The evidence, which could not be confirmed or denied at the time, and consisted entirely of information derived from a classified source, was suppressed for reasons of Aegis security.</w:t>
      </w:r>
    </w:p>
    <w:p w14:paraId="59D6E6D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6D6035">
        <w:rPr>
          <w:rFonts w:ascii="Montserrat" w:hAnsi="Montserrat"/>
          <w:i/>
          <w:sz w:val="24"/>
        </w:rPr>
        <w:t xml:space="preserve">Adventure, </w:t>
      </w:r>
      <w:r w:rsidRPr="006D6035">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14:paraId="2462B2E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held her breath. </w:t>
      </w:r>
    </w:p>
    <w:p w14:paraId="797617D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6D6035">
        <w:rPr>
          <w:rFonts w:ascii="Montserrat" w:hAnsi="Montserrat"/>
          <w:i/>
          <w:sz w:val="24"/>
        </w:rPr>
        <w:t xml:space="preserve">Adventure </w:t>
      </w:r>
      <w:r w:rsidRPr="006D6035">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14:paraId="427E723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14:paraId="07F0AEC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"Before I can tell you what happened, I have to explain a few things to establish the nature of my involvement in the final mission of the deep space explorer </w:t>
      </w:r>
      <w:r w:rsidRPr="006D6035">
        <w:rPr>
          <w:rFonts w:ascii="Montserrat" w:hAnsi="Montserrat"/>
          <w:i/>
          <w:sz w:val="24"/>
        </w:rPr>
        <w:t xml:space="preserve">Adventure," </w:t>
      </w:r>
      <w:r w:rsidRPr="006D6035">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w:t>
      </w:r>
      <w:r w:rsidRPr="006D6035">
        <w:rPr>
          <w:rFonts w:ascii="Montserrat" w:hAnsi="Montserrat"/>
          <w:sz w:val="24"/>
        </w:rPr>
        <w:t xml:space="preserve">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14:paraId="376DD95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6D6035">
        <w:rPr>
          <w:rFonts w:ascii="Montserrat" w:hAnsi="Montserrat"/>
          <w:i/>
          <w:sz w:val="24"/>
        </w:rPr>
        <w:t>Adventure</w:t>
      </w:r>
      <w:r w:rsidRPr="006D6035">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w:t>
      </w:r>
      <w:r w:rsidRPr="006D6035">
        <w:rPr>
          <w:rFonts w:ascii="Montserrat" w:hAnsi="Montserrat"/>
          <w:sz w:val="24"/>
        </w:rPr>
        <w:t>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14:paraId="0C38B32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"At the time that the </w:t>
      </w:r>
      <w:r w:rsidRPr="006D6035">
        <w:rPr>
          <w:rFonts w:ascii="Montserrat" w:hAnsi="Montserrat"/>
          <w:i/>
          <w:sz w:val="24"/>
        </w:rPr>
        <w:t xml:space="preserve">Adventure </w:t>
      </w:r>
      <w:r w:rsidRPr="006D6035">
        <w:rPr>
          <w:rFonts w:ascii="Montserrat" w:hAnsi="Montserrat"/>
          <w:sz w:val="24"/>
        </w:rPr>
        <w:t xml:space="preserve">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w:t>
      </w:r>
      <w:r w:rsidRPr="006D6035">
        <w:rPr>
          <w:rFonts w:ascii="Montserrat" w:hAnsi="Montserrat"/>
          <w:sz w:val="24"/>
        </w:rPr>
        <w:t>the rest of her was forced to relive. The force of her passionate words imbued her slim form with a presence that dominated the stage and bathed the stunned audience with an echo of her vision.</w:t>
      </w:r>
    </w:p>
    <w:p w14:paraId="763DCE5C" w14:textId="77777777" w:rsidR="00EC0141" w:rsidRPr="006D6035" w:rsidRDefault="00EC0141">
      <w:pPr>
        <w:spacing w:line="360" w:lineRule="auto"/>
        <w:jc w:val="both"/>
        <w:rPr>
          <w:rFonts w:ascii="Montserrat" w:hAnsi="Montserrat"/>
          <w:sz w:val="24"/>
        </w:rPr>
      </w:pPr>
    </w:p>
    <w:p w14:paraId="3C228E8B"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Once again Phoenix found herself standing on the deck of the bridge of the </w:t>
      </w:r>
      <w:r w:rsidRPr="006D6035">
        <w:rPr>
          <w:rFonts w:ascii="Montserrat" w:hAnsi="Montserrat"/>
          <w:i/>
          <w:sz w:val="24"/>
        </w:rPr>
        <w:t xml:space="preserve">Adventure </w:t>
      </w:r>
      <w:r w:rsidRPr="006D6035">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w:t>
      </w:r>
      <w:r w:rsidRPr="006D6035">
        <w:rPr>
          <w:rFonts w:ascii="Montserrat" w:hAnsi="Montserrat"/>
          <w:sz w:val="24"/>
        </w:rPr>
        <w:t>mbled, short of breath, up to a friendly, familiar form leaning against a wall outside of the mission control building. Phoenix's voice carried their excitement as she announced, "There's something out here! I think it's alive!"</w:t>
      </w:r>
    </w:p>
    <w:p w14:paraId="14C32C5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w:t>
      </w:r>
      <w:r w:rsidRPr="006D6035">
        <w:rPr>
          <w:rFonts w:ascii="Montserrat" w:hAnsi="Montserrat"/>
          <w:sz w:val="24"/>
        </w:rPr>
        <w:t>garette and grasped her hand. As he led her inside, he quizzed her, "What is it exactly that you have encountered?"</w:t>
      </w:r>
    </w:p>
    <w:p w14:paraId="1E89924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w:t>
      </w:r>
      <w:r w:rsidRPr="006D6035">
        <w:rPr>
          <w:rFonts w:ascii="Montserrat" w:hAnsi="Montserrat"/>
          <w:sz w:val="24"/>
        </w:rPr>
        <w: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14:paraId="1EBE556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"Light wash? But that would mean..."</w:t>
      </w:r>
    </w:p>
    <w:p w14:paraId="06DE806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w:t>
      </w:r>
      <w:r w:rsidRPr="006D6035">
        <w:rPr>
          <w:rFonts w:ascii="Montserrat" w:hAnsi="Montserrat"/>
          <w:sz w:val="24"/>
        </w:rPr>
        <w:t>is awake and on duty?" Ember asked through her daughter.</w:t>
      </w:r>
    </w:p>
    <w:p w14:paraId="20F07CD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w:t>
      </w:r>
      <w:r w:rsidRPr="006D6035">
        <w:rPr>
          <w:rFonts w:ascii="Montserrat" w:hAnsi="Montserrat"/>
          <w:sz w:val="24"/>
        </w:rPr>
        <w:t xml:space="preserve"> to everything while her thoughts were diverted.</w:t>
      </w:r>
    </w:p>
    <w:p w14:paraId="44F1BE9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0928633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"My God!" Craig uttered with shock. "What do you make of it, Ember?"</w:t>
      </w:r>
    </w:p>
    <w:p w14:paraId="6D732B1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don't know </w:t>
      </w:r>
      <w:r w:rsidRPr="006D6035">
        <w:rPr>
          <w:rFonts w:ascii="Montserrat" w:hAnsi="Montserrat"/>
          <w:i/>
          <w:sz w:val="24"/>
        </w:rPr>
        <w:t xml:space="preserve">what </w:t>
      </w:r>
      <w:r w:rsidRPr="006D6035">
        <w:rPr>
          <w:rFonts w:ascii="Montserrat" w:hAnsi="Montserrat"/>
          <w:sz w:val="24"/>
        </w:rPr>
        <w:t>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w:t>
      </w:r>
      <w:r w:rsidRPr="006D6035">
        <w:rPr>
          <w:rFonts w:ascii="Montserrat" w:hAnsi="Montserrat"/>
          <w:sz w:val="24"/>
        </w:rPr>
        <w:t xml:space="preserve">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6D6035">
        <w:rPr>
          <w:rFonts w:ascii="Montserrat" w:hAnsi="Montserrat"/>
          <w:i/>
          <w:sz w:val="24"/>
        </w:rPr>
        <w:t xml:space="preserve">Adventure </w:t>
      </w:r>
      <w:r w:rsidRPr="006D6035">
        <w:rPr>
          <w:rFonts w:ascii="Montserrat" w:hAnsi="Montserrat"/>
          <w:sz w:val="24"/>
        </w:rPr>
        <w:t>could jump from Sol to Alpha Centauri!" She exclaimed</w:t>
      </w:r>
    </w:p>
    <w:p w14:paraId="76480F3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14:paraId="457C2A9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w:t>
      </w:r>
      <w:r w:rsidRPr="006D6035">
        <w:rPr>
          <w:rFonts w:ascii="Montserrat" w:hAnsi="Montserrat"/>
          <w:sz w:val="24"/>
        </w:rPr>
        <w:t>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w:t>
      </w:r>
      <w:r w:rsidRPr="006D6035">
        <w:rPr>
          <w:rFonts w:ascii="Montserrat" w:hAnsi="Montserrat"/>
          <w:sz w:val="24"/>
        </w:rPr>
        <w:t xml:space="preserve">nce." </w:t>
      </w:r>
    </w:p>
    <w:p w14:paraId="477B921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14:paraId="6AA05A0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w:t>
      </w:r>
      <w:r w:rsidRPr="006D6035">
        <w:rPr>
          <w:rFonts w:ascii="Montserrat" w:hAnsi="Montserrat"/>
          <w:sz w:val="24"/>
        </w:rPr>
        <w:t>the ship again when she noticed the upset among the crew</w:t>
      </w:r>
    </w:p>
    <w:p w14:paraId="24AA273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2EB03C8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w:t>
      </w:r>
      <w:r w:rsidRPr="006D6035">
        <w:rPr>
          <w:rFonts w:ascii="Montserrat" w:hAnsi="Montserrat"/>
          <w:sz w:val="24"/>
        </w:rPr>
        <w:t>on why Ember would cut her off like that. She worried at her mother's shields until they relaxed enough to let her in. As Phoenix looked around the bridge, she saw the pallor of the crew's faces and smelled the scent of fear.</w:t>
      </w:r>
    </w:p>
    <w:p w14:paraId="3A0FF4E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w:t>
      </w:r>
      <w:r w:rsidRPr="006D6035">
        <w:rPr>
          <w:rFonts w:ascii="Montserrat" w:hAnsi="Montserrat"/>
          <w:sz w:val="24"/>
        </w:rPr>
        <w:t>hail them."</w:t>
      </w:r>
    </w:p>
    <w:p w14:paraId="1133B35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"Wait, Ember!" Craig interrupted, "What do you mean hail them?! You don't have any idea how to communicate with them!"</w:t>
      </w:r>
    </w:p>
    <w:p w14:paraId="0773CD8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"Don't be ridiculous, Director, of course I know how to communicate with them, exactly the same way I am communicating with you. Isn't that one of the reasons why I am on this mission?" Ember challenged.</w:t>
      </w:r>
    </w:p>
    <w:p w14:paraId="00A05B0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w:t>
      </w:r>
      <w:r w:rsidRPr="006D6035">
        <w:rPr>
          <w:rFonts w:ascii="Montserrat" w:hAnsi="Montserrat"/>
          <w:sz w:val="24"/>
        </w:rPr>
        <w: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14:paraId="22D0209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w:t>
      </w:r>
      <w:r w:rsidRPr="006D6035">
        <w:rPr>
          <w:rFonts w:ascii="Montserrat" w:hAnsi="Montserrat"/>
          <w:sz w:val="24"/>
        </w:rPr>
        <w:t xml:space="preserve">n mind. </w:t>
      </w:r>
    </w:p>
    <w:p w14:paraId="257EF19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14:paraId="1205E2D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14:paraId="06DC12C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That was the </w:t>
      </w:r>
      <w:r w:rsidRPr="006D6035">
        <w:rPr>
          <w:rFonts w:ascii="Montserrat" w:hAnsi="Montserrat"/>
          <w:i/>
          <w:sz w:val="24"/>
        </w:rPr>
        <w:t xml:space="preserve">Adventure's </w:t>
      </w:r>
      <w:r w:rsidRPr="006D6035">
        <w:rPr>
          <w:rFonts w:ascii="Montserrat" w:hAnsi="Montserrat"/>
          <w:sz w:val="24"/>
        </w:rPr>
        <w:t>only warning.</w:t>
      </w:r>
    </w:p>
    <w:p w14:paraId="43CA4FFA" w14:textId="77777777" w:rsidR="00EC0141" w:rsidRPr="006D6035" w:rsidRDefault="006D6035">
      <w:pPr>
        <w:spacing w:line="360" w:lineRule="auto"/>
        <w:jc w:val="both"/>
        <w:rPr>
          <w:rFonts w:ascii="Montserrat" w:hAnsi="Montserrat"/>
          <w:i/>
          <w:sz w:val="24"/>
        </w:rPr>
      </w:pPr>
      <w:r w:rsidRPr="006D6035">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6D6035">
        <w:rPr>
          <w:rFonts w:ascii="Montserrat" w:hAnsi="Montserrat"/>
          <w:i/>
          <w:sz w:val="24"/>
        </w:rPr>
        <w:t xml:space="preserve">Adventure </w:t>
      </w:r>
      <w:r w:rsidRPr="006D6035">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6D6035">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436AF190" w14:textId="77777777" w:rsidR="00EC0141" w:rsidRPr="006D6035" w:rsidRDefault="006D6035">
      <w:pPr>
        <w:spacing w:line="360" w:lineRule="auto"/>
        <w:jc w:val="both"/>
        <w:rPr>
          <w:rFonts w:ascii="Montserrat" w:hAnsi="Montserrat"/>
          <w:sz w:val="24"/>
        </w:rPr>
      </w:pPr>
      <w:r w:rsidRPr="006D6035">
        <w:rPr>
          <w:rFonts w:ascii="Montserrat" w:hAnsi="Montserrat"/>
          <w:i/>
          <w:sz w:val="24"/>
        </w:rPr>
        <w:tab/>
      </w:r>
      <w:r w:rsidRPr="006D6035">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6D6035">
        <w:rPr>
          <w:rFonts w:ascii="Montserrat" w:hAnsi="Montserrat"/>
          <w:i/>
          <w:sz w:val="24"/>
        </w:rPr>
        <w:t xml:space="preserve">Adventure </w:t>
      </w:r>
      <w:r w:rsidRPr="006D6035">
        <w:rPr>
          <w:rFonts w:ascii="Montserrat" w:hAnsi="Montserrat"/>
          <w:sz w:val="24"/>
        </w:rPr>
        <w:t>was not prepared to execute.</w:t>
      </w:r>
    </w:p>
    <w:p w14:paraId="78C20B4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w:t>
      </w:r>
      <w:r w:rsidRPr="006D6035">
        <w:rPr>
          <w:rFonts w:ascii="Montserrat" w:hAnsi="Montserrat"/>
          <w:sz w:val="24"/>
        </w:rPr>
        <w:t xml:space="preserve">d never imagined a field so vast and intense. </w:t>
      </w:r>
    </w:p>
    <w:p w14:paraId="4736DD0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1ECA781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w:t>
      </w:r>
      <w:r w:rsidRPr="006D6035">
        <w:rPr>
          <w:rFonts w:ascii="Montserrat" w:hAnsi="Montserrat"/>
          <w:sz w:val="24"/>
        </w:rPr>
        <w:t>s."</w:t>
      </w:r>
    </w:p>
    <w:p w14:paraId="586CD6D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w:t>
      </w:r>
      <w:r w:rsidRPr="006D6035">
        <w:rPr>
          <w:rFonts w:ascii="Montserrat" w:hAnsi="Montserrat"/>
          <w:sz w:val="24"/>
        </w:rPr>
        <w:t xml:space="preserve">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6D6035">
        <w:rPr>
          <w:rFonts w:ascii="Montserrat" w:hAnsi="Montserrat"/>
          <w:i/>
          <w:sz w:val="24"/>
        </w:rPr>
        <w:t xml:space="preserve">it </w:t>
      </w:r>
      <w:r w:rsidRPr="006D6035">
        <w:rPr>
          <w:rFonts w:ascii="Montserrat" w:hAnsi="Montserrat"/>
          <w:sz w:val="24"/>
        </w:rPr>
        <w:t>would miss such an opening.</w:t>
      </w:r>
    </w:p>
    <w:p w14:paraId="627A54C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w:t>
      </w:r>
      <w:r w:rsidRPr="006D6035">
        <w:rPr>
          <w:rFonts w:ascii="Montserrat" w:hAnsi="Montserrat"/>
          <w:sz w:val="24"/>
        </w:rPr>
        <w:t xml:space="preserve">e </w:t>
      </w:r>
      <w:r w:rsidRPr="006D6035">
        <w:rPr>
          <w:rFonts w:ascii="Montserrat" w:hAnsi="Montserrat"/>
          <w:i/>
          <w:sz w:val="24"/>
        </w:rPr>
        <w:t xml:space="preserve">Adventure </w:t>
      </w:r>
      <w:r w:rsidRPr="006D6035">
        <w:rPr>
          <w:rFonts w:ascii="Montserrat" w:hAnsi="Montserrat"/>
          <w:sz w:val="24"/>
        </w:rPr>
        <w:t xml:space="preserve">could easily lose herself. </w:t>
      </w:r>
    </w:p>
    <w:p w14:paraId="0A129D3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w:t>
      </w:r>
      <w:r w:rsidRPr="006D6035">
        <w:rPr>
          <w:rFonts w:ascii="Montserrat" w:hAnsi="Montserrat"/>
          <w:sz w:val="24"/>
        </w:rPr>
        <w:t xml:space="preserve">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14:paraId="072577A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w:t>
      </w:r>
      <w:r w:rsidRPr="006D6035">
        <w:rPr>
          <w:rFonts w:ascii="Montserrat" w:hAnsi="Montserrat"/>
          <w:sz w:val="24"/>
        </w:rPr>
        <w:t xml:space="preserv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w:t>
      </w:r>
      <w:r w:rsidRPr="006D6035">
        <w:rPr>
          <w:rFonts w:ascii="Montserrat" w:hAnsi="Montserrat"/>
          <w:sz w:val="24"/>
        </w:rPr>
        <w:t xml:space="preserve"> was staggered for a moment, and she held herself in a final embrace. As one mind she felt the searing orgasm of death as everything that was Phoenix Ember Nin Senior—beloved mother and goddess to a shattered Phoenix—was annihilated in the flesh.</w:t>
      </w:r>
    </w:p>
    <w:p w14:paraId="436B4DFB" w14:textId="77777777" w:rsidR="00EC0141" w:rsidRPr="006D6035" w:rsidRDefault="00EC0141">
      <w:pPr>
        <w:spacing w:line="360" w:lineRule="auto"/>
        <w:jc w:val="both"/>
        <w:rPr>
          <w:rFonts w:ascii="Montserrat" w:hAnsi="Montserrat"/>
          <w:sz w:val="24"/>
        </w:rPr>
      </w:pPr>
    </w:p>
    <w:p w14:paraId="069B5EA5" w14:textId="77777777" w:rsidR="00EC0141" w:rsidRPr="006D6035" w:rsidRDefault="006D6035">
      <w:pPr>
        <w:spacing w:line="360" w:lineRule="auto"/>
        <w:jc w:val="both"/>
        <w:rPr>
          <w:rFonts w:ascii="Montserrat" w:hAnsi="Montserrat"/>
          <w:sz w:val="24"/>
        </w:rPr>
      </w:pPr>
      <w:r w:rsidRPr="006D6035">
        <w:rPr>
          <w:rFonts w:ascii="Montserrat" w:hAnsi="Montserrat"/>
          <w:sz w:val="24"/>
        </w:rPr>
        <w:t>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w:t>
      </w:r>
      <w:r w:rsidRPr="006D6035">
        <w:rPr>
          <w:rFonts w:ascii="Montserrat" w:hAnsi="Montserrat"/>
          <w:sz w:val="24"/>
        </w:rPr>
        <w:t xml:space="preserve">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w:t>
      </w:r>
      <w:r w:rsidRPr="006D6035">
        <w:rPr>
          <w:rFonts w:ascii="Montserrat" w:hAnsi="Montserrat"/>
          <w:sz w:val="24"/>
        </w:rPr>
        <w:t xml:space="preserve"> of the deep space explorer </w:t>
      </w:r>
      <w:r w:rsidRPr="006D6035">
        <w:rPr>
          <w:rFonts w:ascii="Montserrat" w:hAnsi="Montserrat"/>
          <w:i/>
          <w:sz w:val="24"/>
        </w:rPr>
        <w:t>Adventure</w:t>
      </w:r>
      <w:r w:rsidRPr="006D6035">
        <w:rPr>
          <w:rFonts w:ascii="Montserrat" w:hAnsi="Montserrat"/>
          <w:sz w:val="24"/>
        </w:rPr>
        <w:t>, while quietly dying her mother's death in her memory.</w:t>
      </w:r>
    </w:p>
    <w:p w14:paraId="118A85D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w:t>
      </w:r>
      <w:r w:rsidRPr="006D6035">
        <w:rPr>
          <w:rFonts w:ascii="Montserrat" w:hAnsi="Montserrat"/>
          <w:sz w:val="24"/>
        </w:rPr>
        <w:t xml:space="preserve">is time." </w:t>
      </w:r>
    </w:p>
    <w:p w14:paraId="0A3DF8F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w:t>
      </w:r>
      <w:r w:rsidRPr="006D6035">
        <w:rPr>
          <w:rFonts w:ascii="Montserrat" w:hAnsi="Montserrat"/>
          <w:sz w:val="24"/>
        </w:rPr>
        <w:t>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14:paraId="06846CAE" w14:textId="77777777" w:rsidR="00EC0141" w:rsidRPr="006D6035" w:rsidRDefault="00EC0141">
      <w:pPr>
        <w:spacing w:line="360" w:lineRule="auto"/>
        <w:jc w:val="both"/>
        <w:rPr>
          <w:rFonts w:ascii="Montserrat" w:hAnsi="Montserrat"/>
          <w:sz w:val="24"/>
        </w:rPr>
      </w:pPr>
    </w:p>
    <w:p w14:paraId="2149FFFE" w14:textId="77777777" w:rsidR="00EC0141" w:rsidRPr="006D6035" w:rsidRDefault="006D6035">
      <w:pPr>
        <w:spacing w:line="360" w:lineRule="auto"/>
        <w:jc w:val="both"/>
        <w:rPr>
          <w:rFonts w:ascii="Montserrat" w:hAnsi="Montserrat"/>
          <w:sz w:val="24"/>
          <w:u w:val="single"/>
        </w:rPr>
      </w:pPr>
      <w:r w:rsidRPr="006D6035">
        <w:rPr>
          <w:rFonts w:ascii="Montserrat" w:hAnsi="Montserrat"/>
          <w:sz w:val="24"/>
          <w:u w:val="single"/>
        </w:rPr>
        <w:t>Chapter</w:t>
      </w:r>
    </w:p>
    <w:p w14:paraId="2EEE7044" w14:textId="77777777" w:rsidR="00EC0141" w:rsidRPr="006D6035" w:rsidRDefault="006D6035">
      <w:pPr>
        <w:spacing w:line="360" w:lineRule="auto"/>
        <w:jc w:val="both"/>
        <w:rPr>
          <w:rFonts w:ascii="Montserrat" w:hAnsi="Montserrat"/>
          <w:sz w:val="24"/>
        </w:rPr>
      </w:pPr>
      <w:r w:rsidRPr="006D6035">
        <w:rPr>
          <w:rFonts w:ascii="Montserrat" w:hAnsi="Montserrat"/>
          <w:sz w:val="24"/>
        </w:rPr>
        <w:t>THREE</w:t>
      </w:r>
    </w:p>
    <w:p w14:paraId="0C55B500" w14:textId="77777777" w:rsidR="00EC0141" w:rsidRPr="006D6035" w:rsidRDefault="00EC0141">
      <w:pPr>
        <w:spacing w:line="360" w:lineRule="auto"/>
        <w:jc w:val="both"/>
        <w:rPr>
          <w:rFonts w:ascii="Montserrat" w:hAnsi="Montserrat"/>
          <w:sz w:val="24"/>
        </w:rPr>
      </w:pPr>
    </w:p>
    <w:p w14:paraId="4F0D81BD" w14:textId="77777777" w:rsidR="00EC0141" w:rsidRPr="006D6035" w:rsidRDefault="006D6035">
      <w:pPr>
        <w:spacing w:line="360" w:lineRule="auto"/>
        <w:jc w:val="both"/>
        <w:rPr>
          <w:rFonts w:ascii="Montserrat" w:hAnsi="Montserrat"/>
          <w:sz w:val="24"/>
        </w:rPr>
      </w:pPr>
      <w:r w:rsidRPr="006D6035">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w:t>
      </w:r>
      <w:r w:rsidRPr="006D6035">
        <w:rPr>
          <w:rFonts w:ascii="Montserrat" w:hAnsi="Montserrat"/>
          <w:sz w:val="24"/>
        </w:rPr>
        <w:t xml:space="preserve">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14:paraId="5437071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14:paraId="5E18494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w:t>
      </w:r>
      <w:r w:rsidRPr="006D6035">
        <w:rPr>
          <w:rFonts w:ascii="Montserrat" w:hAnsi="Montserrat"/>
          <w:sz w:val="24"/>
        </w:rPr>
        <w:t>ions, the ardent fire of devotion and desire flared even stronger from the eyes of his peers, crowded immediately about him. "Perfect!" the senator breathed.</w:t>
      </w:r>
    </w:p>
    <w:p w14:paraId="64C145D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Dreyfus was not aware that the word had been stolen from his lips.</w:t>
      </w:r>
    </w:p>
    <w:p w14:paraId="65A2649C" w14:textId="77777777" w:rsidR="00EC0141" w:rsidRPr="006D6035" w:rsidRDefault="00EC0141">
      <w:pPr>
        <w:spacing w:line="360" w:lineRule="auto"/>
        <w:jc w:val="both"/>
        <w:rPr>
          <w:rFonts w:ascii="Montserrat" w:hAnsi="Montserrat"/>
          <w:sz w:val="24"/>
        </w:rPr>
      </w:pPr>
    </w:p>
    <w:p w14:paraId="21FAA464"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w:t>
      </w:r>
      <w:r w:rsidRPr="006D6035">
        <w:rPr>
          <w:rFonts w:ascii="Montserrat" w:hAnsi="Montserrat"/>
          <w:sz w:val="24"/>
        </w:rPr>
        <w:t xml:space="preserve">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14:paraId="27816380"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w:t>
      </w:r>
      <w:r w:rsidRPr="006D6035">
        <w:rPr>
          <w:rFonts w:ascii="Montserrat" w:hAnsi="Montserrat"/>
          <w:color w:val="0000FF"/>
          <w:sz w:val="24"/>
        </w:rPr>
        <w:t>lly old style. The grand furnishings did not impress her through her numbness and the late lunch her polite hosts set out for her was an ordeal. But the food was necessary, so she endured.</w:t>
      </w:r>
    </w:p>
    <w:p w14:paraId="29D2F0CE"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w:t>
      </w:r>
      <w:r w:rsidRPr="006D6035">
        <w:rPr>
          <w:rFonts w:ascii="Montserrat" w:hAnsi="Montserrat"/>
          <w:color w:val="0000FF"/>
          <w:sz w:val="24"/>
        </w:rPr>
        <w:t>s. Tucked in around the study was a kitchenette and a breakfast room walled in glittering panes of glass. All in all, a very pleasant accommodation, drawn right out of the pages of some architectural digest.</w:t>
      </w:r>
    </w:p>
    <w:p w14:paraId="1C6CD75E"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w:t>
      </w:r>
      <w:r w:rsidRPr="006D6035">
        <w:rPr>
          <w:rFonts w:ascii="Montserrat" w:hAnsi="Montserrat"/>
          <w:color w:val="0000FF"/>
          <w:sz w:val="24"/>
        </w:rPr>
        <w:t>uggled to put the matter into perspective.</w:t>
      </w:r>
    </w:p>
    <w:p w14:paraId="168F0466"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w:t>
      </w:r>
      <w:r w:rsidRPr="006D6035">
        <w:rPr>
          <w:rFonts w:ascii="Montserrat" w:hAnsi="Montserrat"/>
          <w:color w:val="0000FF"/>
          <w:sz w:val="24"/>
        </w:rPr>
        <w:t xml:space="preserv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07A868F7"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w:t>
      </w:r>
      <w:r w:rsidRPr="006D6035">
        <w:rPr>
          <w:rFonts w:ascii="Montserrat" w:hAnsi="Montserrat"/>
          <w:color w:val="0000FF"/>
          <w:sz w:val="24"/>
        </w:rPr>
        <w:t xml:space="preserve">nstant away in her thoughts was just one tiny part of the human cost of Earth's </w:t>
      </w:r>
    </w:p>
    <w:p w14:paraId="62CF9023" w14:textId="77777777" w:rsidR="00EC0141" w:rsidRPr="006D6035" w:rsidRDefault="006D6035">
      <w:pPr>
        <w:spacing w:line="360" w:lineRule="auto"/>
        <w:jc w:val="both"/>
        <w:rPr>
          <w:rFonts w:ascii="Montserrat" w:hAnsi="Montserrat"/>
          <w:strike/>
          <w:color w:val="0000FF"/>
          <w:sz w:val="24"/>
        </w:rPr>
      </w:pPr>
      <w:r w:rsidRPr="006D6035">
        <w:rPr>
          <w:rFonts w:ascii="Montserrat" w:hAnsi="Montserrat"/>
          <w:color w:val="0000FF"/>
          <w:sz w:val="24"/>
        </w:rPr>
        <w:sym w:font="MT Extra" w:char="F031"/>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t xml:space="preserve"> work in progress </w:t>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4"/>
      </w:r>
      <w:r w:rsidRPr="006D6035">
        <w:rPr>
          <w:rFonts w:ascii="Montserrat" w:hAnsi="Montserrat"/>
          <w:color w:val="0000FF"/>
          <w:sz w:val="24"/>
        </w:rPr>
        <w:sym w:font="MT Extra" w:char="F033"/>
      </w:r>
    </w:p>
    <w:bookmarkEnd w:id="1"/>
    <w:p w14:paraId="4FD988B3" w14:textId="77777777" w:rsidR="00EC0141" w:rsidRPr="006D6035" w:rsidRDefault="00EC0141">
      <w:pPr>
        <w:spacing w:line="360" w:lineRule="auto"/>
        <w:jc w:val="both"/>
        <w:rPr>
          <w:rFonts w:ascii="Montserrat" w:hAnsi="Montserrat"/>
          <w:sz w:val="24"/>
        </w:rPr>
      </w:pPr>
    </w:p>
    <w:p w14:paraId="675E09C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1DA9ED77" w14:textId="77777777" w:rsidR="00EC0141" w:rsidRPr="006D6035" w:rsidRDefault="006D6035">
      <w:pPr>
        <w:spacing w:line="360" w:lineRule="auto"/>
        <w:jc w:val="both"/>
        <w:rPr>
          <w:rFonts w:ascii="Montserrat" w:hAnsi="Montserrat"/>
          <w:sz w:val="24"/>
        </w:rPr>
      </w:pPr>
      <w:r w:rsidRPr="006D6035">
        <w:rPr>
          <w:rFonts w:ascii="Montserrat" w:hAnsi="Montserrat"/>
          <w:sz w:val="24"/>
        </w:rPr>
        <w:t>chapter</w:t>
      </w:r>
    </w:p>
    <w:p w14:paraId="1B079D5D" w14:textId="77777777" w:rsidR="00EC0141" w:rsidRPr="006D6035" w:rsidRDefault="006D6035">
      <w:pPr>
        <w:spacing w:line="360" w:lineRule="auto"/>
        <w:jc w:val="both"/>
        <w:rPr>
          <w:rFonts w:ascii="Montserrat" w:hAnsi="Montserrat"/>
          <w:sz w:val="24"/>
        </w:rPr>
      </w:pPr>
      <w:r w:rsidRPr="006D6035">
        <w:rPr>
          <w:rFonts w:ascii="Montserrat" w:hAnsi="Montserrat"/>
          <w:sz w:val="24"/>
        </w:rPr>
        <w:t>02</w:t>
      </w:r>
      <w:r w:rsidRPr="006D6035">
        <w:rPr>
          <w:rFonts w:ascii="Montserrat" w:hAnsi="Montserrat"/>
          <w:sz w:val="24"/>
        </w:rPr>
        <w:tab/>
      </w:r>
    </w:p>
    <w:p w14:paraId="0E2CB5EE" w14:textId="77777777" w:rsidR="00EC0141" w:rsidRPr="006D6035" w:rsidRDefault="00EC0141">
      <w:pPr>
        <w:spacing w:line="360" w:lineRule="auto"/>
        <w:jc w:val="both"/>
        <w:rPr>
          <w:rFonts w:ascii="Montserrat" w:hAnsi="Montserrat"/>
          <w:sz w:val="24"/>
        </w:rPr>
      </w:pPr>
    </w:p>
    <w:p w14:paraId="644C275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w:t>
      </w:r>
      <w:r w:rsidRPr="006D6035">
        <w:rPr>
          <w:rFonts w:ascii="Montserrat" w:hAnsi="Montserrat"/>
          <w:sz w:val="24"/>
        </w:rPr>
        <w:t>osts set out for her was an ordeal. But the food was necessary, so she endured.</w:t>
      </w:r>
    </w:p>
    <w:p w14:paraId="588DA06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w:t>
      </w:r>
      <w:r w:rsidRPr="006D6035">
        <w:rPr>
          <w:rFonts w:ascii="Montserrat" w:hAnsi="Montserrat"/>
          <w:sz w:val="24"/>
        </w:rPr>
        <w:t>ins. Tucked in around the study was a kitchenette and a breakfast room walled in glittering panes of glass. All in all, a very pleasant accommodation, drawn right out of the pages of some architectural digest.</w:t>
      </w:r>
    </w:p>
    <w:p w14:paraId="4C4E5B11"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w:t>
      </w:r>
      <w:r w:rsidRPr="006D6035">
        <w:rPr>
          <w:rFonts w:ascii="Montserrat" w:hAnsi="Montserrat"/>
          <w:sz w:val="24"/>
        </w:rPr>
        <w:t>uggled to put the matter into perspective</w:t>
      </w:r>
      <w:r w:rsidRPr="006D6035">
        <w:rPr>
          <w:rFonts w:ascii="Montserrat" w:hAnsi="Montserrat"/>
          <w:caps/>
          <w:sz w:val="24"/>
        </w:rPr>
        <w:t>.</w:t>
      </w:r>
    </w:p>
    <w:p w14:paraId="75086CF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w:t>
      </w:r>
      <w:r w:rsidRPr="006D6035">
        <w:rPr>
          <w:rFonts w:ascii="Montserrat" w:hAnsi="Montserrat"/>
          <w:sz w:val="24"/>
        </w:rPr>
        <w:t xml:space="preserv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5F4A59F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w:t>
      </w:r>
      <w:r w:rsidRPr="006D6035">
        <w:rPr>
          <w:rFonts w:ascii="Montserrat" w:hAnsi="Montserrat"/>
          <w:sz w:val="24"/>
        </w:rPr>
        <w:t>nstant away in her thoughts was just one tiny part of the human cost of Earth's third encounter with an alien intelligence</w:t>
      </w:r>
      <w:r w:rsidRPr="006D6035">
        <w:rPr>
          <w:rFonts w:ascii="Montserrat" w:hAnsi="Montserrat"/>
          <w:caps/>
          <w:sz w:val="24"/>
        </w:rPr>
        <w:t>.</w:t>
      </w:r>
    </w:p>
    <w:p w14:paraId="426A1EC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6D6035">
        <w:rPr>
          <w:rFonts w:ascii="Montserrat" w:hAnsi="Montserrat"/>
          <w:caps/>
          <w:sz w:val="24"/>
        </w:rPr>
        <w:t xml:space="preserve">. </w:t>
      </w:r>
    </w:p>
    <w:p w14:paraId="7C2BFED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 xml:space="preserve">Good advice. She </w:t>
      </w:r>
      <w:r w:rsidRPr="006D6035">
        <w:rPr>
          <w:rFonts w:ascii="Montserrat" w:hAnsi="Montserrat"/>
          <w:color w:val="0000FF"/>
          <w:sz w:val="24"/>
        </w:rPr>
        <w:t>couldn't</w:t>
      </w:r>
      <w:r w:rsidRPr="006D6035">
        <w:rPr>
          <w:rFonts w:ascii="Montserrat" w:hAnsi="Montserrat"/>
          <w:sz w:val="24"/>
        </w:rPr>
        <w:t xml:space="preserve"> just brush it all away, though. </w:t>
      </w:r>
    </w:p>
    <w:p w14:paraId="3EDCD85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Not while she maintained the lie by omission. Perhaps if she had ever been able to speak of it, it might have dislodged the clot in her soul. How many times has she told Dreyfus, Powers and Craig that they </w:t>
      </w:r>
      <w:r w:rsidRPr="006D6035">
        <w:rPr>
          <w:rFonts w:ascii="Montserrat" w:hAnsi="Montserrat"/>
          <w:color w:val="0000FF"/>
          <w:sz w:val="24"/>
        </w:rPr>
        <w:t>didn't</w:t>
      </w:r>
      <w:r w:rsidRPr="006D6035">
        <w:rPr>
          <w:rFonts w:ascii="Montserrat" w:hAnsi="Montserrat"/>
          <w:sz w:val="24"/>
        </w:rPr>
        <w:t xml:space="preserve"> know what they were asking? Of course they did not know! To reveal what that last instant had done to </w:t>
      </w:r>
      <w:r w:rsidRPr="006D6035">
        <w:rPr>
          <w:rFonts w:ascii="Montserrat" w:hAnsi="Montserrat"/>
          <w:color w:val="0000FF"/>
          <w:sz w:val="24"/>
        </w:rPr>
        <w:t>her—or</w:t>
      </w:r>
      <w:r w:rsidRPr="006D6035">
        <w:rPr>
          <w:rFonts w:ascii="Montserrat" w:hAnsi="Montserrat"/>
          <w:sz w:val="24"/>
        </w:rPr>
        <w:t xml:space="preserve"> what she had done at that last </w:t>
      </w:r>
      <w:r w:rsidRPr="006D6035">
        <w:rPr>
          <w:rFonts w:ascii="Montserrat" w:hAnsi="Montserrat"/>
          <w:color w:val="0000FF"/>
          <w:sz w:val="24"/>
        </w:rPr>
        <w:t>moment—was</w:t>
      </w:r>
      <w:r w:rsidRPr="006D6035">
        <w:rPr>
          <w:rFonts w:ascii="Montserrat" w:hAnsi="Montserrat"/>
          <w:sz w:val="24"/>
        </w:rPr>
        <w:t xml:space="preserve">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w:t>
      </w:r>
      <w:r w:rsidRPr="006D6035">
        <w:rPr>
          <w:rFonts w:ascii="Montserrat" w:hAnsi="Montserrat"/>
          <w:color w:val="0000FF"/>
          <w:sz w:val="24"/>
        </w:rPr>
        <w:t>Phoenix's</w:t>
      </w:r>
      <w:r w:rsidRPr="006D6035">
        <w:rPr>
          <w:rFonts w:ascii="Montserrat" w:hAnsi="Montserrat"/>
          <w:sz w:val="24"/>
        </w:rPr>
        <w:t xml:space="preserve"> head snapped up, as she suddenly thrust those thoughts out of her head. She was not as far out of the woods as she had thought. It was so easy to slide back. She tried not to think about it.</w:t>
      </w:r>
    </w:p>
    <w:p w14:paraId="396592F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She </w:t>
      </w:r>
      <w:r w:rsidRPr="006D6035">
        <w:rPr>
          <w:rFonts w:ascii="Montserrat" w:hAnsi="Montserrat"/>
          <w:color w:val="0000FF"/>
          <w:sz w:val="24"/>
        </w:rPr>
        <w:t>didn't</w:t>
      </w:r>
      <w:r w:rsidRPr="006D6035">
        <w:rPr>
          <w:rFonts w:ascii="Montserrat" w:hAnsi="Montserrat"/>
          <w:sz w:val="24"/>
        </w:rPr>
        <w:t xml:space="preserve"> want to go through it all again.</w:t>
      </w:r>
    </w:p>
    <w:p w14:paraId="08C51C5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As her fingers nervously rubbed against each other, she noticed the stain of makeup her tears had made wet again. The </w:t>
      </w:r>
      <w:r w:rsidRPr="006D6035">
        <w:rPr>
          <w:rFonts w:ascii="Montserrat" w:hAnsi="Montserrat"/>
          <w:color w:val="0000FF"/>
          <w:sz w:val="24"/>
        </w:rPr>
        <w:t>lady's</w:t>
      </w:r>
      <w:r w:rsidRPr="006D6035">
        <w:rPr>
          <w:rFonts w:ascii="Montserrat" w:hAnsi="Montserrat"/>
          <w:sz w:val="24"/>
        </w:rPr>
        <w:t xml:space="preserve"> words suddenly came back to her, </w:t>
      </w:r>
      <w:r w:rsidRPr="006D6035">
        <w:rPr>
          <w:rFonts w:ascii="Montserrat" w:hAnsi="Montserrat"/>
          <w:i/>
          <w:sz w:val="24"/>
        </w:rPr>
        <w:t xml:space="preserve">be sure to come back in here afterwards and get this crap cleaned off. It would be a shame to ruin your complexion by forgetting. </w:t>
      </w:r>
      <w:r w:rsidRPr="006D6035">
        <w:rPr>
          <w:rFonts w:ascii="Montserrat" w:hAnsi="Montserrat"/>
          <w:color w:val="0000FF"/>
          <w:sz w:val="24"/>
        </w:rPr>
        <w:t>Phoenix's</w:t>
      </w:r>
      <w:r w:rsidRPr="006D6035">
        <w:rPr>
          <w:rFonts w:ascii="Montserrat" w:hAnsi="Montserrat"/>
          <w:sz w:val="24"/>
        </w:rPr>
        <w:t xml:space="preserve"> lips gave a wry twist. She did not fear for her complexion, but there was no denying that she had forgotten. She wondered how long it had been on, but her sense of time was distorted. It </w:t>
      </w:r>
      <w:r w:rsidRPr="006D6035">
        <w:rPr>
          <w:rFonts w:ascii="Montserrat" w:hAnsi="Montserrat"/>
          <w:color w:val="0000FF"/>
          <w:sz w:val="24"/>
        </w:rPr>
        <w:t>didn't</w:t>
      </w:r>
      <w:r w:rsidRPr="006D6035">
        <w:rPr>
          <w:rFonts w:ascii="Montserrat" w:hAnsi="Montserrat"/>
          <w:sz w:val="24"/>
        </w:rPr>
        <w:t xml:space="preserve">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0CDD68C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She buried her troubled thoughts in the pleasant sensations of heat, and the fluid rush over her flesh. The bathroom was a pleasant contrast to the bleached apartment. Its walls, floor, </w:t>
      </w:r>
      <w:r w:rsidRPr="006D6035">
        <w:rPr>
          <w:rFonts w:ascii="Montserrat" w:hAnsi="Montserrat"/>
          <w:color w:val="0000FF"/>
          <w:sz w:val="24"/>
        </w:rPr>
        <w:t>washbasins—even the shower—carved</w:t>
      </w:r>
      <w:r w:rsidRPr="006D6035">
        <w:rPr>
          <w:rFonts w:ascii="Montserrat" w:hAnsi="Montserrat"/>
          <w:sz w:val="24"/>
        </w:rPr>
        <w:t xml:space="preserve">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6D6035">
        <w:rPr>
          <w:rFonts w:ascii="Montserrat" w:hAnsi="Montserrat"/>
          <w:caps/>
          <w:sz w:val="24"/>
        </w:rPr>
        <w:t xml:space="preserve">. </w:t>
      </w:r>
    </w:p>
    <w:p w14:paraId="2508BFE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w:t>
      </w:r>
      <w:r w:rsidRPr="006D6035">
        <w:rPr>
          <w:rFonts w:ascii="Montserrat" w:hAnsi="Montserrat"/>
          <w:sz w:val="24"/>
        </w:rPr>
        <w:t xml:space="preserve"> </w:t>
      </w:r>
      <w:r w:rsidRPr="006D6035">
        <w:rPr>
          <w:rFonts w:ascii="Montserrat" w:hAnsi="Montserrat"/>
          <w:color w:val="0000FF"/>
          <w:sz w:val="24"/>
        </w:rPr>
        <w:t>body's</w:t>
      </w:r>
      <w:r w:rsidRPr="006D6035">
        <w:rPr>
          <w:rFonts w:ascii="Montserrat" w:hAnsi="Montserrat"/>
          <w:sz w:val="24"/>
        </w:rPr>
        <w:t xml:space="preserve">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t>
      </w:r>
      <w:r w:rsidRPr="006D6035">
        <w:rPr>
          <w:rFonts w:ascii="Montserrat" w:hAnsi="Montserrat"/>
          <w:color w:val="0000FF"/>
          <w:sz w:val="24"/>
        </w:rPr>
        <w:t>within—the</w:t>
      </w:r>
      <w:r w:rsidRPr="006D6035">
        <w:rPr>
          <w:rFonts w:ascii="Montserrat" w:hAnsi="Montserrat"/>
          <w:sz w:val="24"/>
        </w:rPr>
        <w:t xml:space="preserve"> sensation of touch was so intoxicatingly </w:t>
      </w:r>
      <w:r w:rsidRPr="006D6035">
        <w:rPr>
          <w:rFonts w:ascii="Montserrat" w:hAnsi="Montserrat"/>
          <w:i/>
          <w:sz w:val="24"/>
        </w:rPr>
        <w:t>now</w:t>
      </w:r>
      <w:r w:rsidRPr="006D6035">
        <w:rPr>
          <w:rFonts w:ascii="Montserrat" w:hAnsi="Montserrat"/>
          <w:sz w:val="24"/>
        </w:rPr>
        <w:t xml:space="preserve">. It had no sense of past. It was always new. </w:t>
      </w:r>
    </w:p>
    <w:p w14:paraId="5BB7E50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w:t>
      </w:r>
      <w:r w:rsidRPr="006D6035">
        <w:rPr>
          <w:rFonts w:ascii="Montserrat" w:hAnsi="Montserrat"/>
          <w:color w:val="0000FF"/>
          <w:sz w:val="24"/>
        </w:rPr>
        <w:t>suffered—and</w:t>
      </w:r>
      <w:r w:rsidRPr="006D6035">
        <w:rPr>
          <w:rFonts w:ascii="Montserrat" w:hAnsi="Montserrat"/>
          <w:sz w:val="24"/>
        </w:rPr>
        <w:t xml:space="preserve"> the maimed telepathic reflex it had </w:t>
      </w:r>
      <w:r w:rsidRPr="006D6035">
        <w:rPr>
          <w:rFonts w:ascii="Montserrat" w:hAnsi="Montserrat"/>
          <w:color w:val="0000FF"/>
          <w:sz w:val="24"/>
        </w:rPr>
        <w:t>caused—made</w:t>
      </w:r>
      <w:r w:rsidRPr="006D6035">
        <w:rPr>
          <w:rFonts w:ascii="Montserrat" w:hAnsi="Montserrat"/>
          <w:sz w:val="24"/>
        </w:rPr>
        <w:t xml:space="preserv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14:paraId="38DB0A8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6D6035">
        <w:rPr>
          <w:rFonts w:ascii="Montserrat" w:hAnsi="Montserrat"/>
          <w:caps/>
          <w:sz w:val="24"/>
        </w:rPr>
        <w:t xml:space="preserve"> </w:t>
      </w:r>
      <w:r w:rsidRPr="006D6035">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w:t>
      </w:r>
      <w:r w:rsidRPr="006D6035">
        <w:rPr>
          <w:rFonts w:ascii="Montserrat" w:hAnsi="Montserrat"/>
          <w:color w:val="0000FF"/>
          <w:sz w:val="24"/>
        </w:rPr>
        <w:t>grasp—that</w:t>
      </w:r>
      <w:r w:rsidRPr="006D6035">
        <w:rPr>
          <w:rFonts w:ascii="Montserrat" w:hAnsi="Montserrat"/>
          <w:sz w:val="24"/>
        </w:rPr>
        <w:t xml:space="preserve"> was so easy to give herself in contrast the pain she had so ruthlessly inflicted on herself for so </w:t>
      </w:r>
      <w:r w:rsidRPr="006D6035">
        <w:rPr>
          <w:rFonts w:ascii="Montserrat" w:hAnsi="Montserrat"/>
          <w:color w:val="0000FF"/>
          <w:sz w:val="24"/>
        </w:rPr>
        <w:t>long—Phoenix</w:t>
      </w:r>
      <w:r w:rsidRPr="006D6035">
        <w:rPr>
          <w:rFonts w:ascii="Montserrat" w:hAnsi="Montserrat"/>
          <w:sz w:val="24"/>
        </w:rPr>
        <w:t xml:space="preserve"> had found a way out. Locked long into self hatred, suddenly she had release. The abandonment of passion. A kind of momentary selflessness. A remove from which she could finally see herself, hurt and bleeding. </w:t>
      </w:r>
    </w:p>
    <w:p w14:paraId="462F989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In a moment of detachment, she felt compassion for that wounded soul. She recognized a need to </w:t>
      </w:r>
      <w:r w:rsidRPr="006D6035">
        <w:rPr>
          <w:rFonts w:ascii="Montserrat" w:hAnsi="Montserrat"/>
          <w:color w:val="0000FF"/>
          <w:sz w:val="24"/>
        </w:rPr>
        <w:t>heal—to</w:t>
      </w:r>
      <w:r w:rsidRPr="006D6035">
        <w:rPr>
          <w:rFonts w:ascii="Montserrat" w:hAnsi="Montserrat"/>
          <w:sz w:val="24"/>
        </w:rPr>
        <w:t xml:space="preserve"> be healed. What difference did it make that the person who needed her love and support was also herself? What good did it do to judge herself as she slowly taught herself how to make love to herself? </w:t>
      </w:r>
      <w:r w:rsidRPr="006D6035">
        <w:rPr>
          <w:rFonts w:ascii="Montserrat" w:hAnsi="Montserrat"/>
          <w:color w:val="0000FF"/>
          <w:sz w:val="24"/>
        </w:rPr>
        <w:t>Wasn't</w:t>
      </w:r>
      <w:r w:rsidRPr="006D6035">
        <w:rPr>
          <w:rFonts w:ascii="Montserrat" w:hAnsi="Montserrat"/>
          <w:sz w:val="24"/>
        </w:rPr>
        <w:t xml:space="preserve"> it worth it when she was finally able to respond to that compassion? Was it so strange to fall in love with oneself?</w:t>
      </w:r>
    </w:p>
    <w:p w14:paraId="2AFE820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Did it make her more or less whole?</w:t>
      </w:r>
    </w:p>
    <w:p w14:paraId="00CEE27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t>
      </w:r>
      <w:r w:rsidRPr="006D6035">
        <w:rPr>
          <w:rFonts w:ascii="Montserrat" w:hAnsi="Montserrat"/>
          <w:color w:val="0000FF"/>
          <w:sz w:val="24"/>
        </w:rPr>
        <w:t>that</w:t>
      </w:r>
      <w:r w:rsidRPr="006D6035">
        <w:rPr>
          <w:rFonts w:ascii="Montserrat" w:hAnsi="Montserrat"/>
          <w:sz w:val="24"/>
        </w:rPr>
        <w:t xml:space="preserve">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w:t>
      </w:r>
      <w:r w:rsidRPr="006D6035">
        <w:rPr>
          <w:rFonts w:ascii="Montserrat" w:hAnsi="Montserrat"/>
          <w:sz w:val="24"/>
        </w:rPr>
        <w:t xml:space="preserve"> from her body, as if it were some beloved other person. And yet, she felt delightfully vulnerable to the teasing, probing, ecstatic touch of this worshipful lover. She was utterly lost and it was wonderful. </w:t>
      </w:r>
    </w:p>
    <w:p w14:paraId="1BD3CC1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t>
      </w:r>
      <w:r w:rsidRPr="006D6035">
        <w:rPr>
          <w:rFonts w:ascii="Montserrat" w:hAnsi="Montserrat"/>
          <w:sz w:val="24"/>
        </w:rPr>
        <w:t>water and the comfort of her hands and telekinesis.</w:t>
      </w:r>
    </w:p>
    <w:p w14:paraId="2749AA2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w:t>
      </w:r>
      <w:r w:rsidRPr="006D6035">
        <w:rPr>
          <w:rFonts w:ascii="Montserrat" w:hAnsi="Montserrat"/>
          <w:color w:val="0000FF"/>
          <w:sz w:val="24"/>
        </w:rPr>
        <w:t>neutral—engaged,</w:t>
      </w:r>
      <w:r w:rsidRPr="006D6035">
        <w:rPr>
          <w:rFonts w:ascii="Montserrat" w:hAnsi="Montserrat"/>
          <w:sz w:val="24"/>
        </w:rPr>
        <w:t xml:space="preserve"> but not geared for thought.</w:t>
      </w:r>
    </w:p>
    <w:p w14:paraId="5010B18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w:t>
      </w:r>
      <w:r w:rsidRPr="006D6035">
        <w:rPr>
          <w:rFonts w:ascii="Montserrat" w:hAnsi="Montserrat"/>
          <w:sz w:val="24"/>
        </w:rPr>
        <w:t>age in the mirror. At first the mirror revealed to her only a mask.</w:t>
      </w:r>
    </w:p>
    <w:p w14:paraId="2B778211"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Her eyes drank in both face and body. </w:t>
      </w:r>
      <w:r w:rsidRPr="006D6035">
        <w:rPr>
          <w:rFonts w:ascii="Montserrat" w:hAnsi="Montserrat"/>
          <w:i/>
          <w:sz w:val="24"/>
        </w:rPr>
        <w:t xml:space="preserve">Very plain, lacking in character, and almost too symmetrical to live in, </w:t>
      </w:r>
      <w:r w:rsidRPr="006D6035">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6D6035">
        <w:rPr>
          <w:rFonts w:ascii="Montserrat" w:hAnsi="Montserrat"/>
          <w:caps/>
          <w:sz w:val="24"/>
        </w:rPr>
        <w:t xml:space="preserve"> </w:t>
      </w:r>
      <w:r w:rsidRPr="006D6035">
        <w:rPr>
          <w:rFonts w:ascii="Montserrat" w:hAnsi="Montserrat"/>
          <w:i/>
          <w:sz w:val="24"/>
        </w:rPr>
        <w:t xml:space="preserve">How appropriate, like some perfect camouflage, so intricate in its attention to detail that it cannot help but reveal that the person is really only some animal in disguise! </w:t>
      </w:r>
      <w:r w:rsidRPr="006D6035">
        <w:rPr>
          <w:rFonts w:ascii="Montserrat" w:hAnsi="Montserrat"/>
          <w:sz w:val="24"/>
        </w:rPr>
        <w:t xml:space="preserve">She shook her head wryly. It did not </w:t>
      </w:r>
      <w:r w:rsidRPr="006D6035">
        <w:rPr>
          <w:rFonts w:ascii="Montserrat" w:hAnsi="Montserrat"/>
          <w:color w:val="0000FF"/>
          <w:sz w:val="24"/>
        </w:rPr>
        <w:t>matter;</w:t>
      </w:r>
      <w:r w:rsidRPr="006D6035">
        <w:rPr>
          <w:rFonts w:ascii="Montserrat" w:hAnsi="Montserrat"/>
          <w:sz w:val="24"/>
        </w:rPr>
        <w:t xml:space="preserve"> beauty and humanity were illusions she did not understand well enough to wear. She was content to take satisfaction in her body by knowing that, as a vehicle to </w:t>
      </w:r>
      <w:r w:rsidRPr="006D6035">
        <w:rPr>
          <w:rFonts w:ascii="Montserrat" w:hAnsi="Montserrat"/>
          <w:color w:val="0000FF"/>
          <w:sz w:val="24"/>
        </w:rPr>
        <w:t>life's</w:t>
      </w:r>
      <w:r w:rsidRPr="006D6035">
        <w:rPr>
          <w:rFonts w:ascii="Montserrat" w:hAnsi="Montserrat"/>
          <w:sz w:val="24"/>
        </w:rPr>
        <w:t xml:space="preserve"> experiences, it was well suited to her tastes.</w:t>
      </w:r>
    </w:p>
    <w:p w14:paraId="22C5854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Perhaps it was a side effect of her </w:t>
      </w:r>
      <w:r w:rsidRPr="006D6035">
        <w:rPr>
          <w:rFonts w:ascii="Montserrat" w:hAnsi="Montserrat"/>
          <w:color w:val="0000FF"/>
          <w:sz w:val="24"/>
        </w:rPr>
        <w:t>self-healing.</w:t>
      </w:r>
      <w:r w:rsidRPr="006D6035">
        <w:rPr>
          <w:rFonts w:ascii="Montserrat" w:hAnsi="Montserrat"/>
          <w:sz w:val="24"/>
        </w:rPr>
        <w:t xml:space="preserve">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0E96594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In spite of herself, she could not avoid confronting </w:t>
      </w:r>
      <w:r w:rsidRPr="006D6035">
        <w:rPr>
          <w:rFonts w:ascii="Montserrat" w:hAnsi="Montserrat"/>
          <w:color w:val="0000FF"/>
          <w:sz w:val="24"/>
        </w:rPr>
        <w:t>herself—the</w:t>
      </w:r>
      <w:r w:rsidRPr="006D6035">
        <w:rPr>
          <w:rFonts w:ascii="Montserrat" w:hAnsi="Montserrat"/>
          <w:sz w:val="24"/>
        </w:rPr>
        <w:t xml:space="preserv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14:paraId="38EC790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w:t>
      </w:r>
      <w:r w:rsidRPr="006D6035">
        <w:rPr>
          <w:rFonts w:ascii="Montserrat" w:hAnsi="Montserrat"/>
          <w:color w:val="0000FF"/>
          <w:sz w:val="24"/>
        </w:rPr>
        <w:t>Phoenix's</w:t>
      </w:r>
      <w:r w:rsidRPr="006D6035">
        <w:rPr>
          <w:rFonts w:ascii="Montserrat" w:hAnsi="Montserrat"/>
          <w:sz w:val="24"/>
        </w:rPr>
        <w:t xml:space="preserve"> mind flashed back to </w:t>
      </w:r>
      <w:r w:rsidRPr="006D6035">
        <w:rPr>
          <w:rFonts w:ascii="Montserrat" w:hAnsi="Montserrat"/>
          <w:color w:val="0000FF"/>
          <w:sz w:val="24"/>
        </w:rPr>
        <w:t>Ember's</w:t>
      </w:r>
      <w:r w:rsidRPr="006D6035">
        <w:rPr>
          <w:rFonts w:ascii="Montserrat" w:hAnsi="Montserrat"/>
          <w:sz w:val="24"/>
        </w:rPr>
        <w:t xml:space="preserve"> death, her </w:t>
      </w:r>
      <w:r w:rsidRPr="006D6035">
        <w:rPr>
          <w:rFonts w:ascii="Montserrat" w:hAnsi="Montserrat"/>
          <w:color w:val="0000FF"/>
          <w:sz w:val="24"/>
        </w:rPr>
        <w:t>mother's</w:t>
      </w:r>
      <w:r w:rsidRPr="006D6035">
        <w:rPr>
          <w:rFonts w:ascii="Montserrat" w:hAnsi="Montserrat"/>
          <w:sz w:val="24"/>
        </w:rPr>
        <w:t xml:space="preserve"> face turned away in agony.</w:t>
      </w:r>
    </w:p>
    <w:p w14:paraId="62ECA34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last coherent moment returned to her. The bridge of the</w:t>
      </w:r>
      <w:r w:rsidRPr="006D6035">
        <w:rPr>
          <w:rFonts w:ascii="Montserrat" w:hAnsi="Montserrat"/>
          <w:caps/>
          <w:sz w:val="24"/>
        </w:rPr>
        <w:t xml:space="preserve"> </w:t>
      </w:r>
      <w:r w:rsidRPr="006D6035">
        <w:rPr>
          <w:rFonts w:ascii="Montserrat" w:hAnsi="Montserrat"/>
          <w:i/>
          <w:sz w:val="24"/>
        </w:rPr>
        <w:t xml:space="preserve">Adventure </w:t>
      </w:r>
      <w:r w:rsidRPr="006D6035">
        <w:rPr>
          <w:rFonts w:ascii="Montserrat" w:hAnsi="Montserrat"/>
          <w:sz w:val="24"/>
        </w:rPr>
        <w:t xml:space="preserve">slumping around her in the awesome heat of the </w:t>
      </w:r>
      <w:r w:rsidRPr="006D6035">
        <w:rPr>
          <w:rFonts w:ascii="Montserrat" w:hAnsi="Montserrat"/>
          <w:color w:val="0000FF"/>
          <w:sz w:val="24"/>
        </w:rPr>
        <w:t>alien's</w:t>
      </w:r>
      <w:r w:rsidRPr="006D6035">
        <w:rPr>
          <w:rFonts w:ascii="Montserrat" w:hAnsi="Montserrat"/>
          <w:sz w:val="24"/>
        </w:rPr>
        <w:t xml:space="preserve"> presence. The monster, wearing her own face, was shaking off her one desperate blow and focusing its power for the </w:t>
      </w:r>
      <w:r w:rsidRPr="006D6035">
        <w:rPr>
          <w:rFonts w:ascii="Montserrat" w:hAnsi="Montserrat"/>
          <w:i/>
          <w:sz w:val="24"/>
        </w:rPr>
        <w:t>coup de grace</w:t>
      </w:r>
      <w:r w:rsidRPr="006D6035">
        <w:rPr>
          <w:rFonts w:ascii="Montserrat" w:hAnsi="Montserrat"/>
          <w:sz w:val="24"/>
        </w:rPr>
        <w:t xml:space="preserve">. For a moment she held herself in a final embrace and then she felt the searing orgasm of death as everything that was </w:t>
      </w:r>
      <w:r w:rsidRPr="006D6035">
        <w:rPr>
          <w:rFonts w:ascii="Montserrat" w:hAnsi="Montserrat"/>
          <w:color w:val="0000FF"/>
          <w:sz w:val="24"/>
        </w:rPr>
        <w:t>her—her mother—was</w:t>
      </w:r>
      <w:r w:rsidRPr="006D6035">
        <w:rPr>
          <w:rFonts w:ascii="Montserrat" w:hAnsi="Montserrat"/>
          <w:sz w:val="24"/>
        </w:rPr>
        <w:t xml:space="preserve"> annihilated in the flesh.</w:t>
      </w:r>
    </w:p>
    <w:p w14:paraId="2B41373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She felt </w:t>
      </w:r>
      <w:r w:rsidRPr="006D6035">
        <w:rPr>
          <w:rFonts w:ascii="Montserrat" w:hAnsi="Montserrat"/>
          <w:color w:val="0000FF"/>
          <w:sz w:val="24"/>
        </w:rPr>
        <w:t>her—her mother's?—last</w:t>
      </w:r>
      <w:r w:rsidRPr="006D6035">
        <w:rPr>
          <w:rFonts w:ascii="Montserrat" w:hAnsi="Montserrat"/>
          <w:sz w:val="24"/>
        </w:rPr>
        <w:t xml:space="preserve"> thoughts shifting up into the interface and tried to hold herself together. She had been one mind existing in two bodies when </w:t>
      </w:r>
      <w:r w:rsidRPr="006D6035">
        <w:rPr>
          <w:rFonts w:ascii="Montserrat" w:hAnsi="Montserrat"/>
          <w:color w:val="0000FF"/>
          <w:sz w:val="24"/>
        </w:rPr>
        <w:t>she—her mother—died.</w:t>
      </w:r>
      <w:r w:rsidRPr="006D6035">
        <w:rPr>
          <w:rFonts w:ascii="Montserrat" w:hAnsi="Montserrat"/>
          <w:sz w:val="24"/>
        </w:rPr>
        <w:t xml:space="preserve">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7FF0BB1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Her mind recoiled from the paradox.</w:t>
      </w:r>
    </w:p>
    <w:p w14:paraId="5146F17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At a second glance, the painful illusion shattered. Not her other self. Her reflection. She stared into the glass until the ache was bearable. Once again, she faced the most difficult question in </w:t>
      </w:r>
      <w:r w:rsidRPr="006D6035">
        <w:rPr>
          <w:rFonts w:ascii="Montserrat" w:hAnsi="Montserrat"/>
          <w:color w:val="0000FF"/>
          <w:sz w:val="24"/>
        </w:rPr>
        <w:t>her—Ember's? Phoenix's?—life:</w:t>
      </w:r>
      <w:r w:rsidRPr="006D6035">
        <w:rPr>
          <w:rFonts w:ascii="Montserrat" w:hAnsi="Montserrat"/>
          <w:sz w:val="24"/>
        </w:rPr>
        <w:t xml:space="preserve"> </w:t>
      </w:r>
      <w:r w:rsidRPr="006D6035">
        <w:rPr>
          <w:rFonts w:ascii="Montserrat" w:hAnsi="Montserrat"/>
          <w:i/>
          <w:sz w:val="24"/>
        </w:rPr>
        <w:t xml:space="preserve">who am I? </w:t>
      </w:r>
      <w:r w:rsidRPr="006D6035">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14:paraId="29AB643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 wave of </w:t>
      </w:r>
      <w:r w:rsidRPr="006D6035">
        <w:rPr>
          <w:rFonts w:ascii="Montserrat" w:hAnsi="Montserrat"/>
          <w:color w:val="0000FF"/>
          <w:sz w:val="24"/>
        </w:rPr>
        <w:t>self-hatred</w:t>
      </w:r>
      <w:r w:rsidRPr="006D6035">
        <w:rPr>
          <w:rFonts w:ascii="Montserrat" w:hAnsi="Montserrat"/>
          <w:sz w:val="24"/>
        </w:rPr>
        <w:t xml:space="preserve">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w:t>
      </w:r>
      <w:r w:rsidRPr="006D6035">
        <w:rPr>
          <w:rFonts w:ascii="Montserrat" w:hAnsi="Montserrat"/>
          <w:sz w:val="24"/>
        </w:rPr>
        <w:t xml:space="preserve">solve her soul! Her hands fisted. </w:t>
      </w:r>
      <w:r w:rsidRPr="006D6035">
        <w:rPr>
          <w:rFonts w:ascii="Montserrat" w:hAnsi="Montserrat"/>
          <w:i/>
          <w:sz w:val="24"/>
        </w:rPr>
        <w:t>If only I could trust anyone enough to talk about it.</w:t>
      </w:r>
    </w:p>
    <w:p w14:paraId="2F2F511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w:t>
      </w:r>
      <w:r w:rsidRPr="006D6035">
        <w:rPr>
          <w:rFonts w:ascii="Montserrat" w:hAnsi="Montserrat"/>
          <w:color w:val="0000FF"/>
          <w:sz w:val="24"/>
        </w:rPr>
        <w:t>mother's</w:t>
      </w:r>
      <w:r w:rsidRPr="006D6035">
        <w:rPr>
          <w:rFonts w:ascii="Montserrat" w:hAnsi="Montserrat"/>
          <w:sz w:val="24"/>
        </w:rPr>
        <w:t xml:space="preserve"> life had exploded through her mind at the instant of her death light years away.</w:t>
      </w:r>
    </w:p>
    <w:p w14:paraId="4547B0E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w:t>
      </w:r>
      <w:r w:rsidRPr="006D6035">
        <w:rPr>
          <w:rFonts w:ascii="Montserrat" w:hAnsi="Montserrat"/>
          <w:color w:val="0000FF"/>
          <w:sz w:val="24"/>
        </w:rPr>
        <w:t>Ember's</w:t>
      </w:r>
      <w:r w:rsidRPr="006D6035">
        <w:rPr>
          <w:rFonts w:ascii="Montserrat" w:hAnsi="Montserrat"/>
          <w:sz w:val="24"/>
        </w:rPr>
        <w:t xml:space="preserve">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14:paraId="6A5A994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w:t>
      </w:r>
      <w:r w:rsidRPr="006D6035">
        <w:rPr>
          <w:rFonts w:ascii="Montserrat" w:hAnsi="Montserrat"/>
          <w:sz w:val="24"/>
        </w:rPr>
        <w:t xml:space="preserve">lly became a question of what she had to be to go on. The outrage of discovering the lies and deceits perpetrated by the Psionic Reservation and Research Project system became an obsession. As the pieces came together, the rage grew. </w:t>
      </w:r>
    </w:p>
    <w:p w14:paraId="30B759A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w:t>
      </w:r>
      <w:r w:rsidRPr="006D6035">
        <w:rPr>
          <w:rFonts w:ascii="Montserrat" w:hAnsi="Montserrat"/>
          <w:color w:val="0000FF"/>
          <w:sz w:val="24"/>
        </w:rPr>
        <w:t>up—far</w:t>
      </w:r>
      <w:r w:rsidRPr="006D6035">
        <w:rPr>
          <w:rFonts w:ascii="Montserrat" w:hAnsi="Montserrat"/>
          <w:sz w:val="24"/>
        </w:rPr>
        <w:t xml:space="preserve"> better than the civilian world outside it. They had given her a perfect childhood and it had turned out to be a carefully crafted lie. She even had to share the guilt, since as her mother, she had gone along with it all.</w:t>
      </w:r>
    </w:p>
    <w:p w14:paraId="04F7A7E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Among the terrible secrets she never suspected were hidden in her mind, which she discovered as she rebuilt it, was that one of her responsibilities as Ember was to destroy </w:t>
      </w:r>
      <w:r w:rsidRPr="006D6035">
        <w:rPr>
          <w:rFonts w:ascii="Montserrat" w:hAnsi="Montserrat"/>
          <w:i/>
          <w:sz w:val="24"/>
        </w:rPr>
        <w:t xml:space="preserve">herself </w:t>
      </w:r>
      <w:r w:rsidRPr="006D6035">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14:paraId="2BF1E86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 xml:space="preserve">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w:t>
      </w:r>
      <w:r w:rsidRPr="006D6035">
        <w:rPr>
          <w:rFonts w:ascii="Montserrat" w:hAnsi="Montserrat"/>
          <w:sz w:val="24"/>
        </w:rPr>
        <w:t>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w:t>
      </w:r>
      <w:r w:rsidRPr="006D6035">
        <w:rPr>
          <w:rFonts w:ascii="Montserrat" w:hAnsi="Montserrat"/>
          <w:sz w:val="24"/>
        </w:rPr>
        <w:t>ngerous human beings ever born.</w:t>
      </w:r>
    </w:p>
    <w:p w14:paraId="7A6E28F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But now, that effort had come to an end. </w:t>
      </w:r>
      <w:r w:rsidRPr="006D6035">
        <w:rPr>
          <w:rFonts w:ascii="Montserrat" w:hAnsi="Montserrat"/>
          <w:color w:val="0000FF"/>
          <w:sz w:val="24"/>
        </w:rPr>
        <w:t>Phoenix's</w:t>
      </w:r>
      <w:r w:rsidRPr="006D6035">
        <w:rPr>
          <w:rFonts w:ascii="Montserrat" w:hAnsi="Montserrat"/>
          <w:sz w:val="24"/>
        </w:rPr>
        <w:t xml:space="preserve"> head raised in alert thought. The lie was coming undone! There might be hope yet.</w:t>
      </w:r>
    </w:p>
    <w:p w14:paraId="6F273CC3" w14:textId="77777777" w:rsidR="00EC0141" w:rsidRPr="006D6035" w:rsidRDefault="00EC0141">
      <w:pPr>
        <w:spacing w:line="360" w:lineRule="auto"/>
        <w:jc w:val="both"/>
        <w:rPr>
          <w:rFonts w:ascii="Montserrat" w:hAnsi="Montserrat"/>
          <w:sz w:val="24"/>
        </w:rPr>
      </w:pPr>
    </w:p>
    <w:p w14:paraId="4F52F05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w:t>
      </w:r>
      <w:r w:rsidRPr="006D6035">
        <w:rPr>
          <w:rFonts w:ascii="Montserrat" w:hAnsi="Montserrat"/>
          <w:sz w:val="24"/>
        </w:rPr>
        <w:t xml:space="preserve">he silence. Phoenix shook herself further awake. The parts of her mind that could grasp and alter reality still slumbered. She </w:t>
      </w:r>
      <w:r w:rsidRPr="006D6035">
        <w:rPr>
          <w:rFonts w:ascii="Montserrat" w:hAnsi="Montserrat"/>
          <w:color w:val="0000FF"/>
          <w:sz w:val="24"/>
        </w:rPr>
        <w:t>didn't</w:t>
      </w:r>
      <w:r w:rsidRPr="006D6035">
        <w:rPr>
          <w:rFonts w:ascii="Montserrat" w:hAnsi="Montserrat"/>
          <w:sz w:val="24"/>
        </w:rPr>
        <w:t xml:space="preserve"> have the energy to throw off the weight that paralyzed her psionic gifts. Her ears strained to make out what lurked on the other side of her door. She felt far more naked and vulnerable than nudity could account for. </w:t>
      </w:r>
    </w:p>
    <w:p w14:paraId="3BDBEC7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7F0A578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w:t>
      </w:r>
      <w:r w:rsidRPr="006D6035">
        <w:rPr>
          <w:rFonts w:ascii="Montserrat" w:hAnsi="Montserrat"/>
          <w:sz w:val="24"/>
        </w:rPr>
        <w:t xml:space="preserve"> the figure stalked up to her. Behind the strange female, Phoenix could see her body guards, Arthur and Samuel, run into the sitting room.</w:t>
      </w:r>
    </w:p>
    <w:p w14:paraId="4ACDDEB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w:t>
      </w:r>
      <w:r w:rsidRPr="006D6035">
        <w:rPr>
          <w:rFonts w:ascii="Montserrat" w:hAnsi="Montserrat"/>
          <w:sz w:val="24"/>
        </w:rPr>
        <w:t xml:space="preserve">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56E6F81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w:t>
      </w:r>
      <w:r w:rsidRPr="006D6035">
        <w:rPr>
          <w:rFonts w:ascii="Montserrat" w:hAnsi="Montserrat"/>
          <w:sz w:val="24"/>
        </w:rPr>
        <w:t xml:space="preserve"> unfamiliar, but she recognized the pain that dwelt there. Loss, anger, grief, and above all guilt. Phoenix could see recognition enter the other's eyes, even as she acknowledged what </w:t>
      </w:r>
      <w:r w:rsidRPr="006D6035">
        <w:rPr>
          <w:rFonts w:ascii="Montserrat" w:hAnsi="Montserrat"/>
          <w:i/>
          <w:sz w:val="24"/>
        </w:rPr>
        <w:t xml:space="preserve">she </w:t>
      </w:r>
      <w:r w:rsidRPr="006D6035">
        <w:rPr>
          <w:rFonts w:ascii="Montserrat" w:hAnsi="Montserrat"/>
          <w:sz w:val="24"/>
        </w:rPr>
        <w:t>had seen, to herself</w:t>
      </w:r>
      <w:r w:rsidRPr="006D6035">
        <w:rPr>
          <w:rFonts w:ascii="Montserrat" w:hAnsi="Montserrat"/>
          <w:caps/>
          <w:sz w:val="24"/>
        </w:rPr>
        <w:t>.</w:t>
      </w:r>
    </w:p>
    <w:p w14:paraId="75C9493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460BF87D" w14:textId="77777777" w:rsidR="00EC0141" w:rsidRPr="006D6035" w:rsidRDefault="006D6035">
      <w:pPr>
        <w:spacing w:line="360" w:lineRule="auto"/>
        <w:jc w:val="both"/>
        <w:rPr>
          <w:rFonts w:ascii="Montserrat" w:hAnsi="Montserrat"/>
          <w:color w:val="0000FF"/>
          <w:sz w:val="24"/>
        </w:rPr>
      </w:pPr>
      <w:r w:rsidRPr="006D6035">
        <w:rPr>
          <w:rFonts w:ascii="Montserrat" w:hAnsi="Montserrat"/>
          <w:sz w:val="24"/>
        </w:rPr>
        <w:tab/>
        <w:t xml:space="preserve">"It's okay," Phoenix said at once, "I just need to cover myself up." Indeed, she grinned, as her keepers stood gaping at the demolished doorway, in the company of other control agents Phoenix did not know. The hand relaxed. Phoenix slipped away, arms held out of the way as the </w:t>
      </w:r>
      <w:r w:rsidRPr="006D6035">
        <w:rPr>
          <w:rFonts w:ascii="Montserrat" w:hAnsi="Montserrat"/>
          <w:color w:val="0000FF"/>
          <w:sz w:val="24"/>
        </w:rPr>
        <w:t>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w:t>
      </w:r>
      <w:r w:rsidRPr="006D6035">
        <w:rPr>
          <w:rFonts w:ascii="Montserrat" w:hAnsi="Montserrat"/>
          <w:color w:val="0000FF"/>
          <w:sz w:val="24"/>
        </w:rPr>
        <w:t xml:space="preserve">gainst her neck. Pinned, Phoenix felt tendrils of foreign thought bore into her mind. Her fear finally kicked in. She snapped awake. The details of the room crystallized in her awareness, as if someone had turned on the lights. </w:t>
      </w:r>
    </w:p>
    <w:p w14:paraId="54489DF7"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w:t>
      </w:r>
      <w:r w:rsidRPr="006D6035">
        <w:rPr>
          <w:rFonts w:ascii="Montserrat" w:hAnsi="Montserrat"/>
          <w:color w:val="0000FF"/>
          <w:sz w:val="24"/>
        </w:rPr>
        <w:t xml:space="preserve"> unfamiliar, but she recognized the pain that dwelt there. Loss, anger, grief, and above all guilt. Phoenix could see recognition enter the other's eyes, even as she acknowledged what </w:t>
      </w:r>
      <w:r w:rsidRPr="006D6035">
        <w:rPr>
          <w:rFonts w:ascii="Montserrat" w:hAnsi="Montserrat"/>
          <w:i/>
          <w:color w:val="0000FF"/>
          <w:sz w:val="24"/>
        </w:rPr>
        <w:t xml:space="preserve">she </w:t>
      </w:r>
      <w:r w:rsidRPr="006D6035">
        <w:rPr>
          <w:rFonts w:ascii="Montserrat" w:hAnsi="Montserrat"/>
          <w:color w:val="0000FF"/>
          <w:sz w:val="24"/>
        </w:rPr>
        <w:t>had seen, to herself.</w:t>
      </w:r>
    </w:p>
    <w:p w14:paraId="00E0DC4F"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4D70726E"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w:t>
      </w:r>
      <w:r w:rsidRPr="006D6035">
        <w:rPr>
          <w:rFonts w:ascii="Montserrat" w:hAnsi="Montserrat"/>
          <w:color w:val="0000FF"/>
          <w:sz w:val="24"/>
        </w:rPr>
        <w:t>ng.</w:t>
      </w:r>
    </w:p>
    <w:p w14:paraId="6DE2B47C"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w:t>
      </w:r>
      <w:r w:rsidRPr="006D6035">
        <w:rPr>
          <w:rFonts w:ascii="Montserrat" w:hAnsi="Montserrat"/>
          <w:color w:val="0000FF"/>
          <w:sz w:val="24"/>
        </w:rPr>
        <w:t>e big brains figured out what the holes were in her life and filled them with carefully chosen surrogates. Still, she had not decided to hold it against Arthur. Yet.</w:t>
      </w:r>
    </w:p>
    <w:p w14:paraId="2D32EC23"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Phoenix shrugged, "Well, I assume that this is the pilot from the </w:t>
      </w:r>
      <w:r w:rsidRPr="006D6035">
        <w:rPr>
          <w:rFonts w:ascii="Montserrat" w:hAnsi="Montserrat"/>
          <w:i/>
          <w:color w:val="0000FF"/>
          <w:sz w:val="24"/>
        </w:rPr>
        <w:t xml:space="preserve">Intrepid," </w:t>
      </w:r>
      <w:r w:rsidRPr="006D6035">
        <w:rPr>
          <w:rFonts w:ascii="Montserrat" w:hAnsi="Montserrat"/>
          <w:color w:val="0000FF"/>
          <w:sz w:val="24"/>
        </w:rPr>
        <w:t>she aired with irony. Arthur looked at her with a grin, and rubbed the back of his head.</w:t>
      </w:r>
    </w:p>
    <w:p w14:paraId="1599D48F"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w:t>
      </w:r>
      <w:r w:rsidRPr="006D6035">
        <w:rPr>
          <w:rFonts w:ascii="Montserrat" w:hAnsi="Montserrat"/>
          <w:color w:val="0000FF"/>
          <w:sz w:val="24"/>
        </w:rPr>
        <w:t xml:space="preserve"> we moved her stuff in. But the next time someone looked up she had disappeared. We didn't know where she had gone until she tripped the wire on your door. Are you all right?" He asked finally.</w:t>
      </w:r>
    </w:p>
    <w:p w14:paraId="497C1D42"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w:t>
      </w:r>
      <w:r w:rsidRPr="006D6035">
        <w:rPr>
          <w:rFonts w:ascii="Montserrat" w:hAnsi="Montserrat"/>
          <w:color w:val="0000FF"/>
          <w:sz w:val="24"/>
        </w:rPr>
        <w:t>n her own. "See what can be done about the mess, hey? I'll fix it up when I have a chance. I'm sure there's other stuff you all need to do. We'll be fine, so go ahead," she dismissed. Arthur caught the hint, and ushered the rest of the crowd out of the doorway.</w:t>
      </w:r>
    </w:p>
    <w:p w14:paraId="397B465E"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leaned close to her patient and said cheerfully, "Well, Naomi, you are a wreck. I hope you want to get better real quick, because I need someone to talk to too."</w:t>
      </w:r>
    </w:p>
    <w:p w14:paraId="49475260" w14:textId="77777777" w:rsidR="00EC0141" w:rsidRPr="006D6035" w:rsidRDefault="00EC0141">
      <w:pPr>
        <w:spacing w:line="360" w:lineRule="auto"/>
        <w:jc w:val="both"/>
        <w:rPr>
          <w:rFonts w:ascii="Montserrat" w:hAnsi="Montserrat"/>
          <w:sz w:val="24"/>
        </w:rPr>
      </w:pPr>
    </w:p>
    <w:p w14:paraId="502FF8A0" w14:textId="77777777" w:rsidR="00EC0141" w:rsidRPr="006D6035" w:rsidRDefault="006D6035">
      <w:pPr>
        <w:spacing w:line="360" w:lineRule="auto"/>
        <w:jc w:val="both"/>
        <w:rPr>
          <w:rFonts w:ascii="Montserrat" w:hAnsi="Montserrat"/>
          <w:sz w:val="24"/>
        </w:rPr>
      </w:pPr>
      <w:r w:rsidRPr="006D6035">
        <w:rPr>
          <w:rFonts w:ascii="Montserrat" w:hAnsi="Montserrat"/>
          <w:sz w:val="24"/>
        </w:rPr>
        <w:t>"Is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w:t>
      </w:r>
      <w:r w:rsidRPr="006D6035">
        <w:rPr>
          <w:rFonts w:ascii="Montserrat" w:hAnsi="Montserrat"/>
          <w:sz w:val="24"/>
        </w:rPr>
        <w:t xml:space="preserve">ate hoax. The host interrupted the man's arcane monologue of equations, challenging the physicist with the accounts of a thousand world leaders, and twice as many seasoned journalists who had witnessed her demonstration first hand. </w:t>
      </w:r>
    </w:p>
    <w:p w14:paraId="5B62047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w:t>
      </w:r>
      <w:r w:rsidRPr="006D6035">
        <w:rPr>
          <w:rFonts w:ascii="Montserrat" w:hAnsi="Montserrat"/>
          <w:sz w:val="24"/>
        </w:rPr>
        <w:t>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14:paraId="5A522A1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w:t>
      </w:r>
      <w:r w:rsidRPr="006D6035">
        <w:rPr>
          <w:rFonts w:ascii="Montserrat" w:hAnsi="Montserrat"/>
          <w:sz w:val="24"/>
        </w:rPr>
        <w:t>er gut feeling was that people were generally afraid of potential such as she possessed.</w:t>
      </w:r>
    </w:p>
    <w:p w14:paraId="1D266F0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w:t>
      </w:r>
      <w:r w:rsidRPr="006D6035">
        <w:rPr>
          <w:rFonts w:ascii="Montserrat" w:hAnsi="Montserrat"/>
          <w:sz w:val="24"/>
        </w:rPr>
        <w:t>ead.</w:t>
      </w:r>
    </w:p>
    <w:p w14:paraId="667F41B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That point came home when the three stooges showed up after breakfast. </w:t>
      </w:r>
    </w:p>
    <w:p w14:paraId="3B096E0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w:t>
      </w:r>
      <w:r w:rsidRPr="006D6035">
        <w:rPr>
          <w:rFonts w:ascii="Montserrat" w:hAnsi="Montserrat"/>
          <w:sz w:val="24"/>
        </w:rPr>
        <w:t xml:space="preserve"> roots, a sensation made worse by any attempt to fight the effect. After calming Naomi down, Phoenix spared a thought to wonder what a latent felt, if anything, in the grip of a damper.</w:t>
      </w:r>
    </w:p>
    <w:p w14:paraId="73CE431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14:paraId="4AF035E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"Have you been watching the news, or maybe some of the talk shows, since yesterday?" Dreyfus asked. </w:t>
      </w:r>
    </w:p>
    <w:p w14:paraId="7C4FA38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14:paraId="16411AA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Naomi was watching her intently. Phoenix wondered if she had been allowed to watch the live coverage of the disclosure. It might explain the way the otherwise catatonic pilot reacted to her. Dreyfus was responding to Phoenix's defense.</w:t>
      </w:r>
    </w:p>
    <w:p w14:paraId="5AA863E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14:paraId="090CF8E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14:paraId="51B5459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14:paraId="323B172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14:paraId="1FF5267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what does that mean in the present?" She questioned.</w:t>
      </w:r>
    </w:p>
    <w:p w14:paraId="1AD071A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w:t>
      </w:r>
      <w:r w:rsidRPr="006D6035">
        <w:rPr>
          <w:rFonts w:ascii="Montserrat" w:hAnsi="Montserrat"/>
          <w:sz w:val="24"/>
        </w:rPr>
        <w:t>s. That is the immediate problem. People like him can't see the bigger picture, so they will almost certainly negatively impact public opinion, and hamper most governments' efforts to act decisively."</w:t>
      </w:r>
    </w:p>
    <w:p w14:paraId="49A4DAC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nodded. It fit in with the other pieces pretty well. Now she could say she knew </w:t>
      </w:r>
      <w:r w:rsidRPr="006D6035">
        <w:rPr>
          <w:rFonts w:ascii="Montserrat" w:hAnsi="Montserrat"/>
          <w:i/>
          <w:sz w:val="24"/>
        </w:rPr>
        <w:t>why</w:t>
      </w:r>
      <w:r w:rsidRPr="006D6035">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14:paraId="5469C63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14:paraId="78E6994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w:t>
      </w:r>
      <w:r w:rsidRPr="006D6035">
        <w:rPr>
          <w:rFonts w:ascii="Montserrat" w:hAnsi="Montserrat"/>
          <w:sz w:val="24"/>
        </w:rPr>
        <w:t>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14:paraId="41931C7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w:t>
      </w:r>
      <w:r w:rsidRPr="006D6035">
        <w:rPr>
          <w:rFonts w:ascii="Montserrat" w:hAnsi="Montserrat"/>
          <w:sz w:val="24"/>
        </w:rPr>
        <w:t>ghed, "Well, there's nothing for it now. What we need now, most of all, is to expose people to the truth."</w:t>
      </w:r>
    </w:p>
    <w:p w14:paraId="43B731B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truth," she said, mostly to herself. "So, what, do I go back in front of the cameras tell them all about the system? What do you want me to do?" She asked.</w:t>
      </w:r>
    </w:p>
    <w:p w14:paraId="65FBB77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w:t>
      </w:r>
      <w:r w:rsidRPr="006D6035">
        <w:rPr>
          <w:rFonts w:ascii="Montserrat" w:hAnsi="Montserrat"/>
          <w:sz w:val="24"/>
        </w:rPr>
        <w:t xml:space="preserve"> people in the gut," he declared. "We are empowering you with the responsibility of introducing the world to psionics. We leave it in your hands to decide what it will take to convince the world, we will support your decisions."</w:t>
      </w:r>
    </w:p>
    <w:p w14:paraId="04BB071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Phoenix's eyebrows shot up. "You're not going to be telling me what to do?"</w:t>
      </w:r>
    </w:p>
    <w:p w14:paraId="160C88B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6D6035">
        <w:rPr>
          <w:rFonts w:ascii="Montserrat" w:hAnsi="Montserrat"/>
          <w:i/>
          <w:sz w:val="24"/>
        </w:rPr>
        <w:t xml:space="preserve">active </w:t>
      </w:r>
      <w:r w:rsidRPr="006D6035">
        <w:rPr>
          <w:rFonts w:ascii="Montserrat" w:hAnsi="Montserrat"/>
          <w:sz w:val="24"/>
        </w:rPr>
        <w:t>free citizen on Earth?"</w:t>
      </w:r>
    </w:p>
    <w:p w14:paraId="79E51876" w14:textId="77777777" w:rsidR="00EC0141" w:rsidRPr="006D6035" w:rsidRDefault="00EC0141">
      <w:pPr>
        <w:spacing w:line="360" w:lineRule="auto"/>
        <w:jc w:val="both"/>
        <w:rPr>
          <w:rFonts w:ascii="Montserrat" w:hAnsi="Montserrat"/>
          <w:sz w:val="24"/>
        </w:rPr>
      </w:pPr>
    </w:p>
    <w:p w14:paraId="64E8541C" w14:textId="77777777" w:rsidR="00EC0141" w:rsidRPr="006D6035" w:rsidRDefault="006D6035">
      <w:pPr>
        <w:spacing w:line="360" w:lineRule="auto"/>
        <w:jc w:val="both"/>
        <w:rPr>
          <w:rFonts w:ascii="Montserrat" w:hAnsi="Montserrat"/>
          <w:sz w:val="24"/>
          <w:u w:val="single"/>
        </w:rPr>
      </w:pPr>
      <w:r w:rsidRPr="006D6035">
        <w:rPr>
          <w:rFonts w:ascii="Montserrat" w:hAnsi="Montserrat"/>
          <w:sz w:val="24"/>
          <w:u w:val="single"/>
        </w:rPr>
        <w:t>Chapter</w:t>
      </w:r>
    </w:p>
    <w:p w14:paraId="3FEFB015" w14:textId="77777777" w:rsidR="00EC0141" w:rsidRPr="006D6035" w:rsidRDefault="006D6035">
      <w:pPr>
        <w:spacing w:line="360" w:lineRule="auto"/>
        <w:jc w:val="both"/>
        <w:rPr>
          <w:rFonts w:ascii="Montserrat" w:hAnsi="Montserrat"/>
          <w:sz w:val="24"/>
        </w:rPr>
      </w:pPr>
      <w:r w:rsidRPr="006D6035">
        <w:rPr>
          <w:rFonts w:ascii="Montserrat" w:hAnsi="Montserrat"/>
          <w:sz w:val="24"/>
        </w:rPr>
        <w:t>FOUR</w:t>
      </w:r>
    </w:p>
    <w:p w14:paraId="6942DD68" w14:textId="77777777" w:rsidR="00EC0141" w:rsidRPr="006D6035" w:rsidRDefault="00EC0141">
      <w:pPr>
        <w:spacing w:line="360" w:lineRule="auto"/>
        <w:jc w:val="both"/>
        <w:rPr>
          <w:rFonts w:ascii="Montserrat" w:hAnsi="Montserrat"/>
          <w:sz w:val="24"/>
        </w:rPr>
      </w:pPr>
    </w:p>
    <w:p w14:paraId="4534DF6F"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w:t>
      </w:r>
      <w:r w:rsidRPr="006D6035">
        <w:rPr>
          <w:rFonts w:ascii="Montserrat" w:hAnsi="Montserrat"/>
          <w:sz w:val="24"/>
        </w:rPr>
        <w:t xml:space="preserve">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14:paraId="186C7A7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had been bought off quite handsomely!</w:t>
      </w:r>
    </w:p>
    <w:p w14:paraId="14A2281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14:paraId="2BE857B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Or until any of the clauses buried in the fine print of her license were tripped.</w:t>
      </w:r>
    </w:p>
    <w:p w14:paraId="0B7ACAA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w:t>
      </w:r>
      <w:r w:rsidRPr="006D6035">
        <w:rPr>
          <w:rFonts w:ascii="Montserrat" w:hAnsi="Montserrat"/>
          <w:sz w:val="24"/>
        </w:rPr>
        <w:t xml:space="preserve"> only fear was that if she let her guard down for a second, somehow it would all slip away from her and she would be back on her leash, wondering how she lost it all.</w:t>
      </w:r>
    </w:p>
    <w:p w14:paraId="00BD05B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w:t>
      </w:r>
      <w:r w:rsidRPr="006D6035">
        <w:rPr>
          <w:rFonts w:ascii="Montserrat" w:hAnsi="Montserrat"/>
          <w:sz w:val="24"/>
        </w:rPr>
        <w:t>o, which pulled ahead of the van to lead them all to the firm.</w:t>
      </w:r>
    </w:p>
    <w:p w14:paraId="6E920FC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w:t>
      </w:r>
      <w:r w:rsidRPr="006D6035">
        <w:rPr>
          <w:rFonts w:ascii="Montserrat" w:hAnsi="Montserrat"/>
          <w:sz w:val="24"/>
        </w:rPr>
        <w:t xml:space="preser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14:paraId="7474499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w:t>
      </w:r>
      <w:r w:rsidRPr="006D6035">
        <w:rPr>
          <w:rFonts w:ascii="Montserrat" w:hAnsi="Montserrat"/>
          <w:sz w:val="24"/>
        </w:rPr>
        <w:t xml:space="preserve">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14:paraId="2C390F3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14:paraId="240A4CB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14:paraId="3A2E9D44" w14:textId="77777777" w:rsidR="00EC0141" w:rsidRPr="006D6035" w:rsidRDefault="00EC0141">
      <w:pPr>
        <w:spacing w:line="360" w:lineRule="auto"/>
        <w:jc w:val="both"/>
        <w:rPr>
          <w:rFonts w:ascii="Montserrat" w:hAnsi="Montserrat"/>
          <w:sz w:val="24"/>
        </w:rPr>
      </w:pPr>
    </w:p>
    <w:p w14:paraId="295412CB"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Monica Brodin, a renowned columnist and current events headliner for </w:t>
      </w:r>
      <w:r w:rsidRPr="006D6035">
        <w:rPr>
          <w:rFonts w:ascii="Montserrat" w:hAnsi="Montserrat"/>
          <w:i/>
          <w:sz w:val="24"/>
        </w:rPr>
        <w:t xml:space="preserve">life.net.vr </w:t>
      </w:r>
      <w:r w:rsidRPr="006D6035">
        <w:rPr>
          <w:rFonts w:ascii="Montserrat" w:hAnsi="Montserrat"/>
          <w:sz w:val="24"/>
        </w:rPr>
        <w:t>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w:t>
      </w:r>
      <w:r w:rsidRPr="006D6035">
        <w:rPr>
          <w:rFonts w:ascii="Montserrat" w:hAnsi="Montserrat"/>
          <w:sz w:val="24"/>
        </w:rPr>
        <w:t xml:space="preserve">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14:paraId="1961CE7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w:t>
      </w:r>
      <w:r w:rsidRPr="006D6035">
        <w:rPr>
          <w:rFonts w:ascii="Montserrat" w:hAnsi="Montserrat"/>
          <w:sz w:val="24"/>
        </w:rPr>
        <w:t xml:space="preserve">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14:paraId="583A611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Or, that was what it looked like at the moment.</w:t>
      </w:r>
    </w:p>
    <w:p w14:paraId="52AC134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w:t>
      </w:r>
      <w:r w:rsidRPr="006D6035">
        <w:rPr>
          <w:rFonts w:ascii="Montserrat" w:hAnsi="Montserrat"/>
          <w:sz w:val="24"/>
        </w:rPr>
        <w:t>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14:paraId="2E6CC67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w:t>
      </w:r>
      <w:r w:rsidRPr="006D6035">
        <w:rPr>
          <w:rFonts w:ascii="Montserrat" w:hAnsi="Montserrat"/>
          <w:sz w:val="24"/>
        </w:rPr>
        <w:t xml:space="preserve">y telepaths had been denied virtual access to the nets, back on the reservation. </w:t>
      </w:r>
    </w:p>
    <w:p w14:paraId="1E0783A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Nin?" a voice asked from afar. "Are you all right?"</w:t>
      </w:r>
    </w:p>
    <w:p w14:paraId="21515F4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6D6035">
        <w:rPr>
          <w:rFonts w:ascii="Montserrat" w:hAnsi="Montserrat"/>
          <w:i/>
          <w:sz w:val="24"/>
        </w:rPr>
        <w:t xml:space="preserve">Sure, I'm fine, I just jumped into your head and got lost for a moment! Nice decor! </w:t>
      </w:r>
      <w:r w:rsidRPr="006D6035">
        <w:rPr>
          <w:rFonts w:ascii="Montserrat" w:hAnsi="Montserrat"/>
          <w:sz w:val="24"/>
        </w:rPr>
        <w:t>Phoenix shook her head as her normal sensory input reasserted itself.</w:t>
      </w:r>
    </w:p>
    <w:p w14:paraId="49C0EB9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14:paraId="091A5CD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w:t>
      </w:r>
      <w:r w:rsidRPr="006D6035">
        <w:rPr>
          <w:rFonts w:ascii="Montserrat" w:hAnsi="Montserrat"/>
          <w:sz w:val="24"/>
        </w:rPr>
        <w:t xml:space="preserv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w:t>
      </w:r>
      <w:r w:rsidRPr="006D6035">
        <w:rPr>
          <w:rFonts w:ascii="Montserrat" w:hAnsi="Montserrat"/>
          <w:sz w:val="24"/>
        </w:rPr>
        <w:t>he record, Phoenix schooled herself to think of it as dining with an old friend and ignore the legion of eavesdroppers.</w:t>
      </w:r>
    </w:p>
    <w:p w14:paraId="53696AC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14:paraId="0E32C5C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14:paraId="4CDA9A4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Brodin raised an eyebrow. "So, you were like, some kind of child prodigy then?" She asked. "I mean you were only, what, eleven years old? What was it like knowing you were so special?'</w:t>
      </w:r>
    </w:p>
    <w:p w14:paraId="795D124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w:t>
      </w:r>
      <w:r w:rsidRPr="006D6035">
        <w:rPr>
          <w:rFonts w:ascii="Montserrat" w:hAnsi="Montserrat"/>
          <w:sz w:val="24"/>
        </w:rPr>
        <w:t xml:space="preserve">other children on the reservation, to develop and master the abilities of my body and mind. But those abilities were not unique where I grew up." Phoenix shrugged her shoulders. </w:t>
      </w:r>
    </w:p>
    <w:p w14:paraId="0292CCA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14:paraId="54C2694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was aware that I had a degree of talent," Phoenix answered, being almost deliberately obtuse, "but of course all of us had our strengths, so I never perceived anything exceptional in what I could do."</w:t>
      </w:r>
    </w:p>
    <w:p w14:paraId="414E9D1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"But, if you were average for a child where you grew up, how did you end up involved in a classified government research project?"</w:t>
      </w:r>
    </w:p>
    <w:p w14:paraId="7FEE793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w:t>
      </w:r>
      <w:r w:rsidRPr="006D6035">
        <w:rPr>
          <w:rFonts w:ascii="Montserrat" w:hAnsi="Montserrat"/>
          <w:sz w:val="24"/>
        </w:rPr>
        <w:t>ly classified research. As far as I was aware, we were all perfectly normal people and so I never had to deal with the fact that I was one of the most dangerous human beings ever born on Earth."</w:t>
      </w:r>
    </w:p>
    <w:p w14:paraId="7AAC18DA" w14:textId="77777777" w:rsidR="00EC0141" w:rsidRPr="006D6035" w:rsidRDefault="00EC0141">
      <w:pPr>
        <w:spacing w:line="360" w:lineRule="auto"/>
        <w:jc w:val="both"/>
        <w:rPr>
          <w:rFonts w:ascii="Montserrat" w:hAnsi="Montserrat"/>
          <w:sz w:val="24"/>
        </w:rPr>
      </w:pPr>
    </w:p>
    <w:p w14:paraId="37424B1F" w14:textId="77777777" w:rsidR="00EC0141" w:rsidRPr="006D6035" w:rsidRDefault="006D6035">
      <w:pPr>
        <w:spacing w:line="360" w:lineRule="auto"/>
        <w:jc w:val="both"/>
        <w:rPr>
          <w:rFonts w:ascii="Montserrat" w:hAnsi="Montserrat"/>
          <w:sz w:val="24"/>
        </w:rPr>
      </w:pPr>
      <w:r w:rsidRPr="006D6035">
        <w:rPr>
          <w:rFonts w:ascii="Montserrat" w:hAnsi="Montserrat"/>
          <w:sz w:val="24"/>
        </w:rPr>
        <w:t>"Shit!"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w:t>
      </w:r>
      <w:r w:rsidRPr="006D6035">
        <w:rPr>
          <w:rFonts w:ascii="Montserrat" w:hAnsi="Montserrat"/>
          <w:sz w:val="24"/>
        </w:rPr>
        <w:t xml:space="preserve">ddressed his outburst. </w:t>
      </w:r>
    </w:p>
    <w:p w14:paraId="0548BBB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"Mr. Powers," the Executive Director of the Psionic Control Agency drawled, "did you have something to wished to share with the board before we continue?"</w:t>
      </w:r>
    </w:p>
    <w:p w14:paraId="5255C14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6D6035">
        <w:rPr>
          <w:rFonts w:ascii="Montserrat" w:hAnsi="Montserrat"/>
          <w:i/>
          <w:sz w:val="24"/>
        </w:rPr>
        <w:t xml:space="preserve">carte blanche </w:t>
      </w:r>
      <w:r w:rsidRPr="006D6035">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6D6035">
        <w:rPr>
          <w:rFonts w:ascii="Montserrat" w:hAnsi="Montserrat"/>
          <w:i/>
          <w:sz w:val="24"/>
        </w:rPr>
        <w:t xml:space="preserve">easing </w:t>
      </w:r>
      <w:r w:rsidRPr="006D6035">
        <w:rPr>
          <w:rFonts w:ascii="Montserrat" w:hAnsi="Montserrat"/>
          <w:sz w:val="24"/>
        </w:rPr>
        <w:t>fears and tensions. What does she do? She announces that she's 'one of the most dangerous human beings ever born on Earth'!"</w:t>
      </w:r>
    </w:p>
    <w:p w14:paraId="3EE3C4C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w:t>
      </w:r>
      <w:r w:rsidRPr="006D6035">
        <w:rPr>
          <w:rFonts w:ascii="Montserrat" w:hAnsi="Montserrat"/>
          <w:sz w:val="24"/>
        </w:rPr>
        <w:t>This is not a stupid little girl here, and frankly I can't see her bringing up a point that can only alienate her in the end, unless she has an idea how to diffuse it."</w:t>
      </w:r>
    </w:p>
    <w:p w14:paraId="43013B9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w:t>
      </w:r>
      <w:r w:rsidRPr="006D6035">
        <w:rPr>
          <w:rFonts w:ascii="Montserrat" w:hAnsi="Montserrat"/>
          <w:sz w:val="24"/>
        </w:rPr>
        <w:t xml:space="preserve">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w:t>
      </w:r>
      <w:r w:rsidRPr="006D6035">
        <w:rPr>
          <w:rFonts w:ascii="Montserrat" w:hAnsi="Montserrat"/>
          <w:sz w:val="24"/>
        </w:rPr>
        <w:t xml:space="preserve"> under control. Otherwise, one of them was going to end up dead.</w:t>
      </w:r>
    </w:p>
    <w:p w14:paraId="21590C1E" w14:textId="77777777" w:rsidR="00EC0141" w:rsidRPr="006D6035" w:rsidRDefault="00EC0141">
      <w:pPr>
        <w:spacing w:line="360" w:lineRule="auto"/>
        <w:jc w:val="both"/>
        <w:rPr>
          <w:rFonts w:ascii="Montserrat" w:hAnsi="Montserrat"/>
          <w:sz w:val="24"/>
        </w:rPr>
      </w:pPr>
    </w:p>
    <w:p w14:paraId="7032AE11"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6D6035">
        <w:rPr>
          <w:rFonts w:ascii="Montserrat" w:hAnsi="Montserrat"/>
          <w:i/>
          <w:sz w:val="24"/>
        </w:rPr>
        <w:t xml:space="preserve">she </w:t>
      </w:r>
      <w:r w:rsidRPr="006D6035">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14:paraId="634CB3D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w:t>
      </w:r>
      <w:r w:rsidRPr="006D6035">
        <w:rPr>
          <w:rFonts w:ascii="Montserrat" w:hAnsi="Montserrat"/>
          <w:sz w:val="24"/>
        </w:rPr>
        <w:t xml:space="preserve"> were no consequences to the use of psi, but because a responsible psionic fastidiously cleaned up after herself. A far less powerful psi than her could be an unholy monster, if he had no concern for the side effects of his actions. </w:t>
      </w:r>
    </w:p>
    <w:p w14:paraId="109C2E1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That could not be denied.</w:t>
      </w:r>
    </w:p>
    <w:p w14:paraId="52A0691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It obviously had not even occurred to her to try, she considered with a smirk. The past week of having responsibility for herself placed in her own hands left her no choice now but to deal with the fact. She </w:t>
      </w:r>
      <w:r w:rsidRPr="006D6035">
        <w:rPr>
          <w:rFonts w:ascii="Montserrat" w:hAnsi="Montserrat"/>
          <w:i/>
          <w:sz w:val="24"/>
        </w:rPr>
        <w:t xml:space="preserve">was </w:t>
      </w:r>
      <w:r w:rsidRPr="006D6035">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14:paraId="6EED720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14:paraId="263D218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w:t>
      </w:r>
      <w:r w:rsidRPr="006D6035">
        <w:rPr>
          <w:rFonts w:ascii="Montserrat" w:hAnsi="Montserrat"/>
          <w:sz w:val="24"/>
        </w:rPr>
        <w:t xml:space="preserve"> It repelled her flesh, the way the positive poles of two magnets would abhor making contact. </w:t>
      </w:r>
    </w:p>
    <w:p w14:paraId="123B487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6D6035">
        <w:rPr>
          <w:rFonts w:ascii="Montserrat" w:hAnsi="Montserrat"/>
          <w:i/>
          <w:sz w:val="24"/>
        </w:rPr>
        <w:t xml:space="preserve">implications," </w:t>
      </w:r>
      <w:r w:rsidRPr="006D6035">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14:paraId="0758386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w:t>
      </w:r>
      <w:r w:rsidRPr="006D6035">
        <w:rPr>
          <w:rFonts w:ascii="Montserrat" w:hAnsi="Montserrat"/>
          <w:sz w:val="24"/>
        </w:rPr>
        <w:t xml:space="preserve">parts. </w:t>
      </w:r>
    </w:p>
    <w:p w14:paraId="5E78973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"What is always seen is </w:t>
      </w:r>
      <w:r w:rsidRPr="006D6035">
        <w:rPr>
          <w:rFonts w:ascii="Montserrat" w:hAnsi="Montserrat"/>
          <w:i/>
          <w:sz w:val="24"/>
        </w:rPr>
        <w:t>power</w:t>
      </w:r>
      <w:r w:rsidRPr="006D6035">
        <w:rPr>
          <w:rFonts w:ascii="Montserrat" w:hAnsi="Montserrat"/>
          <w:sz w:val="24"/>
        </w:rPr>
        <w:t xml:space="preserve">. The </w:t>
      </w:r>
      <w:r w:rsidRPr="006D6035">
        <w:rPr>
          <w:rFonts w:ascii="Montserrat" w:hAnsi="Montserrat"/>
          <w:i/>
          <w:sz w:val="24"/>
        </w:rPr>
        <w:t xml:space="preserve">promise </w:t>
      </w:r>
      <w:r w:rsidRPr="006D6035">
        <w:rPr>
          <w:rFonts w:ascii="Montserrat" w:hAnsi="Montserrat"/>
          <w:sz w:val="24"/>
        </w:rPr>
        <w:t xml:space="preserve">of power," she emphasized. She reached out and ran her finger down the restored glass. She felt a slight shiver. </w:t>
      </w:r>
      <w:r w:rsidRPr="006D6035">
        <w:rPr>
          <w:rFonts w:ascii="Montserrat" w:hAnsi="Montserrat"/>
          <w:i/>
          <w:sz w:val="24"/>
        </w:rPr>
        <w:t xml:space="preserve">What is a scar but the memory of the pain? Without it, can identity transcend change? </w:t>
      </w:r>
      <w:r w:rsidRPr="006D6035">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6D6035">
        <w:rPr>
          <w:rFonts w:ascii="Montserrat" w:hAnsi="Montserrat"/>
          <w:i/>
          <w:sz w:val="24"/>
        </w:rPr>
        <w:t xml:space="preserve">who </w:t>
      </w:r>
      <w:r w:rsidRPr="006D6035">
        <w:rPr>
          <w:rFonts w:ascii="Montserrat" w:hAnsi="Montserrat"/>
          <w:sz w:val="24"/>
        </w:rPr>
        <w:t xml:space="preserve">can be trusted to </w:t>
      </w:r>
      <w:r w:rsidRPr="006D6035">
        <w:rPr>
          <w:rFonts w:ascii="Montserrat" w:hAnsi="Montserrat"/>
          <w:i/>
          <w:sz w:val="24"/>
        </w:rPr>
        <w:t xml:space="preserve">control </w:t>
      </w:r>
      <w:r w:rsidRPr="006D6035">
        <w:rPr>
          <w:rFonts w:ascii="Montserrat" w:hAnsi="Montserrat"/>
          <w:sz w:val="24"/>
        </w:rPr>
        <w:t>this power?" She looked up again at the eyes of her audience.</w:t>
      </w:r>
    </w:p>
    <w:p w14:paraId="534E03F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"Of course, we're talking about </w:t>
      </w:r>
      <w:r w:rsidRPr="006D6035">
        <w:rPr>
          <w:rFonts w:ascii="Montserrat" w:hAnsi="Montserrat"/>
          <w:i/>
          <w:sz w:val="24"/>
        </w:rPr>
        <w:t xml:space="preserve">people </w:t>
      </w:r>
      <w:r w:rsidRPr="006D6035">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6D6035">
        <w:rPr>
          <w:rFonts w:ascii="Montserrat" w:hAnsi="Montserrat"/>
          <w:i/>
          <w:sz w:val="24"/>
        </w:rPr>
        <w:t xml:space="preserve">know </w:t>
      </w:r>
      <w:r w:rsidRPr="006D6035">
        <w:rPr>
          <w:rFonts w:ascii="Montserrat" w:hAnsi="Montserrat"/>
          <w:sz w:val="24"/>
        </w:rPr>
        <w:t>she had it!"</w:t>
      </w:r>
    </w:p>
    <w:p w14:paraId="72FB765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6D6035">
        <w:rPr>
          <w:rFonts w:ascii="Montserrat" w:hAnsi="Montserrat"/>
          <w:i/>
          <w:sz w:val="24"/>
        </w:rPr>
        <w:t xml:space="preserve">you </w:t>
      </w:r>
      <w:r w:rsidRPr="006D6035">
        <w:rPr>
          <w:rFonts w:ascii="Montserrat" w:hAnsi="Montserrat"/>
          <w:sz w:val="24"/>
        </w:rPr>
        <w:t xml:space="preserve">have it. Do you think that people will be afraid of you? And if so, what can you really do about it?" She had to ask. </w:t>
      </w:r>
    </w:p>
    <w:p w14:paraId="33F7F6B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w:t>
      </w:r>
      <w:r w:rsidRPr="006D6035">
        <w:rPr>
          <w:rFonts w:ascii="Montserrat" w:hAnsi="Montserrat"/>
          <w:sz w:val="24"/>
        </w:rPr>
        <w:t>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14:paraId="4AC0C84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14:paraId="60D0716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w:t>
      </w:r>
      <w:r w:rsidRPr="006D6035">
        <w:rPr>
          <w:rFonts w:ascii="Montserrat" w:hAnsi="Montserrat"/>
          <w:sz w:val="24"/>
        </w:rPr>
        <w:t>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14:paraId="379AA6C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Then she considered the possibility that reality </w:t>
      </w:r>
      <w:r w:rsidRPr="006D6035">
        <w:rPr>
          <w:rFonts w:ascii="Montserrat" w:hAnsi="Montserrat"/>
          <w:i/>
          <w:sz w:val="24"/>
        </w:rPr>
        <w:t xml:space="preserve">could </w:t>
      </w:r>
      <w:r w:rsidRPr="006D6035">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6D6035">
        <w:rPr>
          <w:rFonts w:ascii="Montserrat" w:hAnsi="Montserrat"/>
          <w:i/>
          <w:sz w:val="24"/>
        </w:rPr>
        <w:t xml:space="preserve">Go ahead and be afraid, just don't be stupid about it. </w:t>
      </w:r>
    </w:p>
    <w:p w14:paraId="42FCE28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14:paraId="7A8B44C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14:paraId="4BD9C00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w:t>
      </w:r>
      <w:r w:rsidRPr="006D6035">
        <w:rPr>
          <w:rFonts w:ascii="Montserrat" w:hAnsi="Montserrat"/>
          <w:sz w:val="24"/>
        </w:rPr>
        <w:t>ision made it impossible to relate to normal people. I knew I didn't fit in, and I was afraid of what it would cost me if I had to fit in."</w:t>
      </w:r>
    </w:p>
    <w:p w14:paraId="7BA7FE8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14:paraId="76DCF0F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w:t>
      </w:r>
      <w:r w:rsidRPr="006D6035">
        <w:rPr>
          <w:rFonts w:ascii="Montserrat" w:hAnsi="Montserrat"/>
          <w:sz w:val="24"/>
        </w:rPr>
        <w:t>vision gave you, you would have to face the fact that the only way you could fit in was by horribly maiming yourself," Phoenix explained, a slight edge of pain in her voice.</w:t>
      </w:r>
    </w:p>
    <w:p w14:paraId="1514FEE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14:paraId="6183052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w:t>
      </w:r>
      <w:r w:rsidRPr="006D6035">
        <w:rPr>
          <w:rFonts w:ascii="Montserrat" w:hAnsi="Montserrat"/>
          <w:sz w:val="24"/>
        </w:rPr>
        <w:t>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14:paraId="7A68CBC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w:t>
      </w:r>
      <w:r w:rsidRPr="006D6035">
        <w:rPr>
          <w:rFonts w:ascii="Montserrat" w:hAnsi="Montserrat"/>
          <w:sz w:val="24"/>
        </w:rPr>
        <w:t xml:space="preserve"> that?"</w:t>
      </w:r>
    </w:p>
    <w:p w14:paraId="215F919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w:t>
      </w:r>
      <w:r w:rsidRPr="006D6035">
        <w:rPr>
          <w:rFonts w:ascii="Montserrat" w:hAnsi="Montserrat"/>
          <w:sz w:val="24"/>
        </w:rPr>
        <w:t xml:space="preserve">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14:paraId="6A618CD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w:t>
      </w:r>
      <w:r w:rsidRPr="006D6035">
        <w:rPr>
          <w:rFonts w:ascii="Montserrat" w:hAnsi="Montserrat"/>
          <w:sz w:val="24"/>
        </w:rPr>
        <w:t xml:space="preserve">ears later while trying to escape with fourteen of Aeslyn's grandchildren. The children were sent to a farm on one of the first reservations, while Phoenixander, her son, was pressed into service hunting down other actives. He lasted about ten years, but he was killed attempting to rescue his own sons from the farm. He died in Andrew Kohler's arms. </w:t>
      </w:r>
    </w:p>
    <w:p w14:paraId="3B653AB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w:t>
      </w:r>
      <w:r w:rsidRPr="006D6035">
        <w:rPr>
          <w:rFonts w:ascii="Montserrat" w:hAnsi="Montserrat"/>
          <w:sz w:val="24"/>
        </w:rPr>
        <w:t xml:space="preserve">o had originally cooperated with the cover-up. The children were trained and licensed. Their licenses were sold to research contractors. </w:t>
      </w:r>
    </w:p>
    <w:p w14:paraId="358B8A0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w:t>
      </w:r>
      <w:r w:rsidRPr="006D6035">
        <w:rPr>
          <w:rFonts w:ascii="Montserrat" w:hAnsi="Montserrat"/>
          <w:sz w:val="24"/>
        </w:rPr>
        <w:t>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w:t>
      </w:r>
      <w:r w:rsidRPr="006D6035">
        <w:rPr>
          <w:rFonts w:ascii="Montserrat" w:hAnsi="Montserrat"/>
          <w:sz w:val="24"/>
        </w:rPr>
        <w:t xml:space="preserve">t grandmother, Amber died young, about three weeks after giving birth to her daughter, Alannah. Alannah married her second-cousin, three generations removed, Phoenixander. There had been almost a hundred kids in Phoenix and Alannah's generation. They were two, out of ten who lasted long enough to have children of their own. </w:t>
      </w:r>
    </w:p>
    <w:p w14:paraId="453B03D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w:t>
      </w:r>
      <w:r w:rsidRPr="006D6035">
        <w:rPr>
          <w:rFonts w:ascii="Montserrat" w:hAnsi="Montserrat"/>
          <w:sz w:val="24"/>
        </w:rPr>
        <w:t xml:space="preserve">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w:t>
      </w:r>
      <w:r w:rsidRPr="006D6035">
        <w:rPr>
          <w:rFonts w:ascii="Montserrat" w:hAnsi="Montserrat"/>
          <w:sz w:val="24"/>
        </w:rPr>
        <w:t xml:space="preserve"> </w:t>
      </w:r>
    </w:p>
    <w:p w14:paraId="040E112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6D6035">
        <w:rPr>
          <w:rFonts w:ascii="Montserrat" w:hAnsi="Montserrat"/>
          <w:i/>
          <w:sz w:val="24"/>
        </w:rPr>
        <w:t xml:space="preserve">Adventure," </w:t>
      </w:r>
      <w:r w:rsidRPr="006D6035">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14:paraId="2AB5407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w:t>
      </w:r>
      <w:r w:rsidRPr="006D6035">
        <w:rPr>
          <w:rFonts w:ascii="Montserrat" w:hAnsi="Montserrat"/>
          <w:sz w:val="24"/>
        </w:rPr>
        <w:t>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14:paraId="0677D926" w14:textId="77777777" w:rsidR="00EC0141" w:rsidRPr="006D6035" w:rsidRDefault="00EC0141">
      <w:pPr>
        <w:spacing w:line="360" w:lineRule="auto"/>
        <w:jc w:val="both"/>
        <w:rPr>
          <w:rFonts w:ascii="Montserrat" w:hAnsi="Montserrat"/>
          <w:sz w:val="24"/>
        </w:rPr>
      </w:pPr>
    </w:p>
    <w:p w14:paraId="3ED24333"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6D6035">
        <w:rPr>
          <w:rFonts w:ascii="Montserrat" w:hAnsi="Montserrat"/>
          <w:i/>
          <w:sz w:val="24"/>
        </w:rPr>
        <w:t xml:space="preserve">balancing. </w:t>
      </w:r>
      <w:r w:rsidRPr="006D6035">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14:paraId="2368BE7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w:t>
      </w:r>
      <w:r w:rsidRPr="006D6035">
        <w:rPr>
          <w:rFonts w:ascii="Montserrat" w:hAnsi="Montserrat"/>
          <w:sz w:val="24"/>
        </w:rPr>
        <w:t>image and saw that indeed her "wings" were anchored in the light, where her will focused to support her body.</w:t>
      </w:r>
    </w:p>
    <w:p w14:paraId="045EB06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14:paraId="3FA1E72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14:paraId="412CF86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singing, flute voice-text of the other spoke up, "She commands real-code. Your analysis reveals its integrity. This is not a hoax."</w:t>
      </w:r>
    </w:p>
    <w:p w14:paraId="7541E38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"No, Ariadne," he replied with satisfaction, "it is not. I told you I'd found a better hacker than you." He chuckled. </w:t>
      </w:r>
    </w:p>
    <w:p w14:paraId="7BC28BA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"Is she a hacker?" The deep moaning voice-text of Diamond queried.</w:t>
      </w:r>
    </w:p>
    <w:p w14:paraId="71748F2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14:paraId="1FA4FDB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w:t>
      </w:r>
      <w:r w:rsidRPr="006D6035">
        <w:rPr>
          <w:rFonts w:ascii="Montserrat" w:hAnsi="Montserrat"/>
          <w:sz w:val="24"/>
        </w:rPr>
        <w:t>e circuit, or a demonstration tour."</w:t>
      </w:r>
    </w:p>
    <w:p w14:paraId="17A6765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Diamond's voice interrupted, "You were right, geist. Where did you get the tip?"</w:t>
      </w:r>
    </w:p>
    <w:p w14:paraId="681733D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w:t>
      </w:r>
      <w:r w:rsidRPr="006D6035">
        <w:rPr>
          <w:rFonts w:ascii="Montserrat" w:hAnsi="Montserrat"/>
          <w:sz w:val="24"/>
        </w:rPr>
        <w:t>s I was able to monitor her activities. She's been making her own arrangements for this tour of hers. The rest was simple logic."</w:t>
      </w:r>
    </w:p>
    <w:p w14:paraId="5D2D5E9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There was a thoughtful silence as the interview ran on. Finally Diamond spoke up. "So, you've brought her to our attention. Now what?"</w:t>
      </w:r>
    </w:p>
    <w:p w14:paraId="3093386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stared at the angel before him for a minute before saying, "Wouldn't you like to know exactly who and </w:t>
      </w:r>
      <w:r w:rsidRPr="006D6035">
        <w:rPr>
          <w:rFonts w:ascii="Montserrat" w:hAnsi="Montserrat"/>
          <w:i/>
          <w:sz w:val="24"/>
        </w:rPr>
        <w:t xml:space="preserve">what </w:t>
      </w:r>
      <w:r w:rsidRPr="006D6035">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14:paraId="1AE8787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 if she is a divine?" Ariadne challenged.</w:t>
      </w:r>
    </w:p>
    <w:p w14:paraId="6361BF3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14:paraId="37F1D9AE" w14:textId="77777777" w:rsidR="00EC0141" w:rsidRPr="006D6035" w:rsidRDefault="00EC0141">
      <w:pPr>
        <w:spacing w:line="360" w:lineRule="auto"/>
        <w:jc w:val="both"/>
        <w:rPr>
          <w:rFonts w:ascii="Montserrat" w:hAnsi="Montserrat"/>
          <w:sz w:val="24"/>
        </w:rPr>
      </w:pPr>
    </w:p>
    <w:p w14:paraId="5438B83C" w14:textId="77777777" w:rsidR="00EC0141" w:rsidRPr="006D6035" w:rsidRDefault="006D6035">
      <w:pPr>
        <w:spacing w:line="360" w:lineRule="auto"/>
        <w:jc w:val="both"/>
        <w:rPr>
          <w:rFonts w:ascii="Montserrat" w:hAnsi="Montserrat"/>
          <w:sz w:val="24"/>
          <w:u w:val="single"/>
        </w:rPr>
      </w:pPr>
      <w:r w:rsidRPr="006D6035">
        <w:rPr>
          <w:rFonts w:ascii="Montserrat" w:hAnsi="Montserrat"/>
          <w:sz w:val="24"/>
          <w:u w:val="single"/>
        </w:rPr>
        <w:t>Chapter</w:t>
      </w:r>
    </w:p>
    <w:p w14:paraId="1F00AF57" w14:textId="77777777" w:rsidR="00EC0141" w:rsidRPr="006D6035" w:rsidRDefault="006D6035">
      <w:pPr>
        <w:spacing w:line="360" w:lineRule="auto"/>
        <w:jc w:val="both"/>
        <w:rPr>
          <w:rFonts w:ascii="Montserrat" w:hAnsi="Montserrat"/>
          <w:sz w:val="24"/>
        </w:rPr>
      </w:pPr>
      <w:r w:rsidRPr="006D6035">
        <w:rPr>
          <w:rFonts w:ascii="Montserrat" w:hAnsi="Montserrat"/>
          <w:sz w:val="24"/>
        </w:rPr>
        <w:t>FIVE</w:t>
      </w:r>
    </w:p>
    <w:p w14:paraId="78535267" w14:textId="77777777" w:rsidR="00EC0141" w:rsidRPr="006D6035" w:rsidRDefault="00EC0141">
      <w:pPr>
        <w:spacing w:line="360" w:lineRule="auto"/>
        <w:jc w:val="both"/>
        <w:rPr>
          <w:rFonts w:ascii="Montserrat" w:hAnsi="Montserrat"/>
          <w:sz w:val="24"/>
        </w:rPr>
      </w:pPr>
    </w:p>
    <w:p w14:paraId="2F8D234B" w14:textId="77777777" w:rsidR="00EC0141" w:rsidRPr="006D6035" w:rsidRDefault="006D6035">
      <w:pPr>
        <w:spacing w:line="360" w:lineRule="auto"/>
        <w:jc w:val="both"/>
        <w:rPr>
          <w:rFonts w:ascii="Montserrat" w:hAnsi="Montserrat"/>
          <w:sz w:val="24"/>
        </w:rPr>
      </w:pPr>
      <w:r w:rsidRPr="006D6035">
        <w:rPr>
          <w:rFonts w:ascii="Montserrat" w:hAnsi="Montserrat"/>
          <w:sz w:val="24"/>
        </w:rPr>
        <w:t>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w:t>
      </w:r>
      <w:r w:rsidRPr="006D6035">
        <w:rPr>
          <w:rFonts w:ascii="Montserrat" w:hAnsi="Montserrat"/>
          <w:sz w:val="24"/>
        </w:rPr>
        <w:t xml:space="preserve">nt of time brooding over, and researching Phoenix's claims, and the effort was catching up with him. </w:t>
      </w:r>
    </w:p>
    <w:p w14:paraId="548FC10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w:t>
      </w:r>
      <w:r w:rsidRPr="006D6035">
        <w:rPr>
          <w:rFonts w:ascii="Montserrat" w:hAnsi="Montserrat"/>
          <w:sz w:val="24"/>
        </w:rPr>
        <w:t xml:space="preserve">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14:paraId="29EDCA2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w:t>
      </w:r>
      <w:r w:rsidRPr="006D6035">
        <w:rPr>
          <w:rFonts w:ascii="Montserrat" w:hAnsi="Montserrat"/>
          <w:sz w:val="24"/>
        </w:rPr>
        <w:t>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w:t>
      </w:r>
      <w:r w:rsidRPr="006D6035">
        <w:rPr>
          <w:rFonts w:ascii="Montserrat" w:hAnsi="Montserrat"/>
          <w:sz w:val="24"/>
        </w:rPr>
        <w:t>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14:paraId="2271A12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w:t>
      </w:r>
      <w:r w:rsidRPr="006D6035">
        <w:rPr>
          <w:rFonts w:ascii="Montserrat" w:hAnsi="Montserrat"/>
          <w:sz w:val="24"/>
        </w:rPr>
        <w:t xml:space="preserve">h Phoenix had then—where had she gotten it? When had she gotten it? </w:t>
      </w:r>
    </w:p>
    <w:p w14:paraId="7C40EEB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w:t>
      </w:r>
      <w:r w:rsidRPr="006D6035">
        <w:rPr>
          <w:rFonts w:ascii="Montserrat" w:hAnsi="Montserrat"/>
          <w:sz w:val="24"/>
        </w:rPr>
        <w:t xml:space="preserve">ey got married. But he had. He scowled in frustration. Thinking of the man who had married Ember did not improve his thinking. </w:t>
      </w:r>
    </w:p>
    <w:p w14:paraId="6214067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w:t>
      </w:r>
      <w:r w:rsidRPr="006D6035">
        <w:rPr>
          <w:rFonts w:ascii="Montserrat" w:hAnsi="Montserrat"/>
          <w:sz w:val="24"/>
        </w:rPr>
        <w:t xml:space="preserv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r w:rsidRPr="006D6035">
        <w:rPr>
          <w:rFonts w:ascii="Montserrat" w:hAnsi="Montserrat"/>
          <w:sz w:val="24"/>
        </w:rPr>
        <w:t>.</w:t>
      </w:r>
    </w:p>
    <w:p w14:paraId="35486DB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Unfortunately he had missed seeing it.</w:t>
      </w:r>
    </w:p>
    <w:p w14:paraId="36A64D6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w:t>
      </w:r>
      <w:r w:rsidRPr="006D6035">
        <w:rPr>
          <w:rFonts w:ascii="Montserrat" w:hAnsi="Montserrat"/>
          <w:sz w:val="24"/>
        </w:rPr>
        <w:t>—in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w:t>
      </w:r>
      <w:r w:rsidRPr="006D6035">
        <w:rPr>
          <w:rFonts w:ascii="Montserrat" w:hAnsi="Montserrat"/>
          <w:sz w:val="24"/>
        </w:rPr>
        <w:t xml:space="preserve"> but he had hated the sight of her. His jealousy had turned them into enemies. He had only made it worse by trying to figure out who Phoenix's father could be, so he could confront her mother, his lover, with his pain.</w:t>
      </w:r>
    </w:p>
    <w:p w14:paraId="24F3C07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w:t>
      </w:r>
      <w:r w:rsidRPr="006D6035">
        <w:rPr>
          <w:rFonts w:ascii="Montserrat" w:hAnsi="Montserrat"/>
          <w:sz w:val="24"/>
        </w:rPr>
        <w:t xml:space="preserve">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14:paraId="362C0FA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w:t>
      </w:r>
      <w:r w:rsidRPr="006D6035">
        <w:rPr>
          <w:rFonts w:ascii="Montserrat" w:hAnsi="Montserrat"/>
          <w:sz w:val="24"/>
        </w:rPr>
        <w:t>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14:paraId="5360E211" w14:textId="77777777" w:rsidR="00EC0141" w:rsidRPr="006D6035" w:rsidRDefault="00EC0141">
      <w:pPr>
        <w:spacing w:line="360" w:lineRule="auto"/>
        <w:jc w:val="both"/>
        <w:rPr>
          <w:rFonts w:ascii="Montserrat" w:hAnsi="Montserrat"/>
          <w:sz w:val="24"/>
        </w:rPr>
      </w:pPr>
    </w:p>
    <w:p w14:paraId="46CD77B3" w14:textId="77777777" w:rsidR="00EC0141" w:rsidRPr="006D6035" w:rsidRDefault="006D6035">
      <w:pPr>
        <w:spacing w:line="360" w:lineRule="auto"/>
        <w:jc w:val="both"/>
        <w:rPr>
          <w:rFonts w:ascii="Montserrat" w:hAnsi="Montserrat"/>
          <w:sz w:val="24"/>
        </w:rPr>
      </w:pPr>
      <w:r w:rsidRPr="006D6035">
        <w:rPr>
          <w:rFonts w:ascii="Montserrat" w:hAnsi="Montserrat"/>
          <w:sz w:val="24"/>
        </w:rPr>
        <w:t>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w:t>
      </w:r>
      <w:r w:rsidRPr="006D6035">
        <w:rPr>
          <w:rFonts w:ascii="Montserrat" w:hAnsi="Montserrat"/>
          <w:sz w:val="24"/>
        </w:rPr>
        <w:t xml:space="preserve">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14:paraId="5375D97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14:paraId="6B251A2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w:t>
      </w:r>
      <w:r w:rsidRPr="006D6035">
        <w:rPr>
          <w:rFonts w:ascii="Montserrat" w:hAnsi="Montserrat"/>
          <w:sz w:val="24"/>
        </w:rPr>
        <w:t>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14:paraId="0969152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14:paraId="1F5E0C1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"Hi, Arthur," she began. "Can we speak freely?"</w:t>
      </w:r>
    </w:p>
    <w:p w14:paraId="760245F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It is nice to see you. Of course we can speak freely, but I don't have a lot of time at the moment. I am still in your area, so why don't I drop in when I am finished here?" he asked with a smile.</w:t>
      </w:r>
    </w:p>
    <w:p w14:paraId="5042E16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w:t>
      </w:r>
      <w:r w:rsidRPr="006D6035">
        <w:rPr>
          <w:rFonts w:ascii="Montserrat" w:hAnsi="Montserrat"/>
          <w:sz w:val="24"/>
        </w:rPr>
        <w:t xml:space="preserve"> divulge any information, there had been a warmth and humor in his eyes. With an arched eyebrow, she figured she would have to ask him at dinner, while she tore off the note sheet with the address of the restaurant and the time for her to meet him there. </w:t>
      </w:r>
    </w:p>
    <w:p w14:paraId="30CD3F8C" w14:textId="77777777" w:rsidR="00EC0141" w:rsidRPr="006D6035" w:rsidRDefault="00EC0141">
      <w:pPr>
        <w:spacing w:line="360" w:lineRule="auto"/>
        <w:jc w:val="both"/>
        <w:rPr>
          <w:rFonts w:ascii="Montserrat" w:hAnsi="Montserrat"/>
          <w:sz w:val="24"/>
        </w:rPr>
      </w:pPr>
    </w:p>
    <w:p w14:paraId="4D0BBA9F" w14:textId="77777777" w:rsidR="00EC0141" w:rsidRPr="006D6035" w:rsidRDefault="006D6035">
      <w:pPr>
        <w:spacing w:line="360" w:lineRule="auto"/>
        <w:jc w:val="both"/>
        <w:rPr>
          <w:rFonts w:ascii="Montserrat" w:hAnsi="Montserrat"/>
          <w:sz w:val="24"/>
        </w:rPr>
      </w:pPr>
      <w:r w:rsidRPr="006D6035">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w:t>
      </w:r>
      <w:r w:rsidRPr="006D6035">
        <w:rPr>
          <w:rFonts w:ascii="Montserrat" w:hAnsi="Montserrat"/>
          <w:sz w:val="24"/>
        </w:rPr>
        <w:t>ve control agent, a member of the organization within the organization, he had not had a hope of warning Phoenix of the danger. Clearing his throat, he spoke, "Once you subdue her, then what?"</w:t>
      </w:r>
    </w:p>
    <w:p w14:paraId="56033AA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14:paraId="54EE112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w:t>
      </w:r>
      <w:r w:rsidRPr="006D6035">
        <w:rPr>
          <w:rFonts w:ascii="Montserrat" w:hAnsi="Montserrat"/>
          <w:sz w:val="24"/>
        </w:rPr>
        <w:t>enix had been set in motion a week before. It was also a good thing he had been such a skilled artist in his former life.</w:t>
      </w:r>
    </w:p>
    <w:p w14:paraId="4C14E201" w14:textId="77777777" w:rsidR="00EC0141" w:rsidRPr="006D6035" w:rsidRDefault="00EC0141">
      <w:pPr>
        <w:spacing w:line="360" w:lineRule="auto"/>
        <w:jc w:val="both"/>
        <w:rPr>
          <w:rFonts w:ascii="Montserrat" w:hAnsi="Montserrat"/>
          <w:sz w:val="24"/>
        </w:rPr>
      </w:pPr>
    </w:p>
    <w:p w14:paraId="582F1C39"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w:t>
      </w:r>
      <w:r w:rsidRPr="006D6035">
        <w:rPr>
          <w:rFonts w:ascii="Montserrat" w:hAnsi="Montserrat"/>
          <w:sz w:val="24"/>
        </w:rPr>
        <w:t xml:space="preserve">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w:t>
      </w:r>
      <w:r w:rsidRPr="006D6035">
        <w:rPr>
          <w:rFonts w:ascii="Montserrat" w:hAnsi="Montserrat"/>
          <w:sz w:val="24"/>
        </w:rPr>
        <w:t>her self consumption. It was only as it began to get late that it had occurred to her that she might not have anything to wear.</w:t>
      </w:r>
    </w:p>
    <w:p w14:paraId="225AAB1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14:paraId="0B61AEC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w:t>
      </w:r>
      <w:r w:rsidRPr="006D6035">
        <w:rPr>
          <w:rFonts w:ascii="Montserrat" w:hAnsi="Montserrat"/>
          <w:sz w:val="24"/>
        </w:rPr>
        <w:t xml:space="preserve"> her the time and place.</w:t>
      </w:r>
    </w:p>
    <w:p w14:paraId="3D79D41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w:t>
      </w:r>
      <w:r w:rsidRPr="006D6035">
        <w:rPr>
          <w:rFonts w:ascii="Montserrat" w:hAnsi="Montserrat"/>
          <w:sz w:val="24"/>
        </w:rPr>
        <w:t>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w:t>
      </w:r>
      <w:r w:rsidRPr="006D6035">
        <w:rPr>
          <w:rFonts w:ascii="Montserrat" w:hAnsi="Montserrat"/>
          <w:sz w:val="24"/>
        </w:rPr>
        <w:t>o another course.</w:t>
      </w:r>
    </w:p>
    <w:p w14:paraId="05CA561E" w14:textId="77777777" w:rsidR="00EC0141" w:rsidRPr="006D6035" w:rsidRDefault="00EC0141">
      <w:pPr>
        <w:spacing w:line="360" w:lineRule="auto"/>
        <w:jc w:val="both"/>
        <w:rPr>
          <w:rFonts w:ascii="Montserrat" w:hAnsi="Montserrat"/>
          <w:sz w:val="24"/>
        </w:rPr>
      </w:pPr>
    </w:p>
    <w:p w14:paraId="3E56759F" w14:textId="77777777" w:rsidR="00EC0141" w:rsidRPr="006D6035" w:rsidRDefault="006D6035">
      <w:pPr>
        <w:spacing w:line="360" w:lineRule="auto"/>
        <w:jc w:val="both"/>
        <w:rPr>
          <w:rFonts w:ascii="Montserrat" w:hAnsi="Montserrat"/>
          <w:sz w:val="24"/>
        </w:rPr>
      </w:pPr>
      <w:r w:rsidRPr="006D6035">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w:t>
      </w:r>
      <w:r w:rsidRPr="006D6035">
        <w:rPr>
          <w:rFonts w:ascii="Montserrat" w:hAnsi="Montserrat"/>
          <w:sz w:val="24"/>
        </w:rPr>
        <w:t>o the trap.</w:t>
      </w:r>
    </w:p>
    <w:p w14:paraId="15EB1B7F" w14:textId="77777777" w:rsidR="00EC0141" w:rsidRPr="006D6035" w:rsidRDefault="00EC0141">
      <w:pPr>
        <w:spacing w:line="360" w:lineRule="auto"/>
        <w:jc w:val="both"/>
        <w:rPr>
          <w:rFonts w:ascii="Montserrat" w:hAnsi="Montserrat"/>
          <w:sz w:val="24"/>
        </w:rPr>
      </w:pPr>
    </w:p>
    <w:p w14:paraId="778A9C98"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w:t>
      </w:r>
      <w:r w:rsidRPr="006D6035">
        <w:rPr>
          <w:rFonts w:ascii="Montserrat" w:hAnsi="Montserrat"/>
          <w:sz w:val="24"/>
        </w:rPr>
        <w:t>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w:t>
      </w:r>
      <w:r w:rsidRPr="006D6035">
        <w:rPr>
          <w:rFonts w:ascii="Montserrat" w:hAnsi="Montserrat"/>
          <w:sz w:val="24"/>
        </w:rPr>
        <w:t>nix had no intention of putting her patient into that kind of situation.</w:t>
      </w:r>
    </w:p>
    <w:p w14:paraId="1BA65BA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6D6035">
        <w:rPr>
          <w:rFonts w:ascii="Montserrat" w:hAnsi="Montserrat"/>
          <w:i/>
          <w:sz w:val="24"/>
        </w:rPr>
        <w:t>maître d'</w:t>
      </w:r>
      <w:r w:rsidRPr="006D6035">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6D6035">
        <w:rPr>
          <w:rFonts w:ascii="Montserrat" w:hAnsi="Montserrat"/>
          <w:i/>
          <w:sz w:val="24"/>
        </w:rPr>
        <w:t>maître d'</w:t>
      </w:r>
      <w:r w:rsidRPr="006D6035">
        <w:rPr>
          <w:rFonts w:ascii="Montserrat" w:hAnsi="Montserrat"/>
          <w:sz w:val="24"/>
        </w:rPr>
        <w:t xml:space="preserve"> and the proprietor of the bar. </w:t>
      </w:r>
    </w:p>
    <w:p w14:paraId="5817910D" w14:textId="77777777" w:rsidR="00EC0141" w:rsidRPr="006D6035" w:rsidRDefault="00EC0141">
      <w:pPr>
        <w:spacing w:line="360" w:lineRule="auto"/>
        <w:jc w:val="both"/>
        <w:rPr>
          <w:rFonts w:ascii="Montserrat" w:hAnsi="Montserrat"/>
          <w:sz w:val="24"/>
        </w:rPr>
      </w:pPr>
    </w:p>
    <w:p w14:paraId="1B248913" w14:textId="77777777" w:rsidR="00EC0141" w:rsidRPr="006D6035" w:rsidRDefault="006D6035">
      <w:pPr>
        <w:spacing w:line="360" w:lineRule="auto"/>
        <w:jc w:val="both"/>
        <w:rPr>
          <w:rFonts w:ascii="Montserrat" w:hAnsi="Montserrat"/>
          <w:sz w:val="24"/>
        </w:rPr>
      </w:pPr>
      <w:r w:rsidRPr="006D6035">
        <w:rPr>
          <w:rFonts w:ascii="Montserrat" w:hAnsi="Montserrat"/>
          <w:sz w:val="24"/>
        </w:rPr>
        <w:t>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w:t>
      </w:r>
      <w:r w:rsidRPr="006D6035">
        <w:rPr>
          <w:rFonts w:ascii="Montserrat" w:hAnsi="Montserrat"/>
          <w:sz w:val="24"/>
        </w:rPr>
        <w:t>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w:t>
      </w:r>
      <w:r w:rsidRPr="006D6035">
        <w:rPr>
          <w:rFonts w:ascii="Montserrat" w:hAnsi="Montserrat"/>
          <w:sz w:val="24"/>
        </w:rPr>
        <w:t xml:space="preserve"> space he made an unexpected contact. As he recognized the mind that had reached out to him, he went stiff. Out of reflex, he saved his work before pushing back from his desk and closing his eyes. </w:t>
      </w:r>
    </w:p>
    <w:p w14:paraId="63AB603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14:paraId="4096EE4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 is this?" she demanded.</w:t>
      </w:r>
    </w:p>
    <w:p w14:paraId="7940F56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14:paraId="4C12A2A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14:paraId="01F6591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14:paraId="62C5070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"What's going on?" she asked in confusion.</w:t>
      </w:r>
    </w:p>
    <w:p w14:paraId="3BAB3D1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"The Avon Emperor has invited the Aegis into an alliance against our common enemy," he replied.</w:t>
      </w:r>
    </w:p>
    <w:p w14:paraId="33533F8C" w14:textId="77777777" w:rsidR="00EC0141" w:rsidRPr="006D6035" w:rsidRDefault="00EC0141">
      <w:pPr>
        <w:spacing w:line="360" w:lineRule="auto"/>
        <w:jc w:val="both"/>
        <w:rPr>
          <w:rFonts w:ascii="Montserrat" w:hAnsi="Montserrat"/>
          <w:sz w:val="24"/>
        </w:rPr>
      </w:pPr>
    </w:p>
    <w:p w14:paraId="1BB9AD70"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w:t>
      </w:r>
      <w:r w:rsidRPr="006D6035">
        <w:rPr>
          <w:rFonts w:ascii="Montserrat" w:hAnsi="Montserrat"/>
          <w:sz w:val="24"/>
        </w:rPr>
        <w:t xml:space="preserve"> grabbed her arm.</w:t>
      </w:r>
    </w:p>
    <w:p w14:paraId="3D3F516B" w14:textId="77777777" w:rsidR="00EC0141" w:rsidRPr="006D6035" w:rsidRDefault="00EC0141">
      <w:pPr>
        <w:spacing w:line="360" w:lineRule="auto"/>
        <w:jc w:val="both"/>
        <w:rPr>
          <w:rFonts w:ascii="Montserrat" w:hAnsi="Montserrat"/>
          <w:sz w:val="24"/>
        </w:rPr>
      </w:pPr>
    </w:p>
    <w:p w14:paraId="41234465"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14:paraId="0103BE52" w14:textId="77777777" w:rsidR="00EC0141" w:rsidRPr="006D6035" w:rsidRDefault="00EC0141">
      <w:pPr>
        <w:spacing w:line="360" w:lineRule="auto"/>
        <w:jc w:val="both"/>
        <w:rPr>
          <w:rFonts w:ascii="Montserrat" w:hAnsi="Montserrat"/>
          <w:sz w:val="24"/>
        </w:rPr>
      </w:pPr>
    </w:p>
    <w:p w14:paraId="07A90B49"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w:t>
      </w:r>
      <w:r w:rsidRPr="006D6035">
        <w:rPr>
          <w:rFonts w:ascii="Montserrat" w:hAnsi="Montserrat"/>
          <w:sz w:val="24"/>
        </w:rPr>
        <w:t xml:space="preserve"> deep blue eyes spoke, "That's not Arthur."</w:t>
      </w:r>
    </w:p>
    <w:p w14:paraId="7B22AB8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first words out of her mouth were not subject to thought, "But you're Conner!" </w:t>
      </w:r>
    </w:p>
    <w:p w14:paraId="7C1B9F1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strangely familiar woman raised an eyebrow, as she quipped, "At the moment, that's Connie, I guess. How could you tell?"</w:t>
      </w:r>
    </w:p>
    <w:p w14:paraId="4AB22DC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14:paraId="309447E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14:paraId="43980DE3" w14:textId="77777777" w:rsidR="00EC0141" w:rsidRPr="006D6035" w:rsidRDefault="00EC0141">
      <w:pPr>
        <w:spacing w:line="360" w:lineRule="auto"/>
        <w:jc w:val="both"/>
        <w:rPr>
          <w:rFonts w:ascii="Montserrat" w:hAnsi="Montserrat"/>
          <w:sz w:val="24"/>
        </w:rPr>
      </w:pPr>
    </w:p>
    <w:p w14:paraId="3B599F8C"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w:t>
      </w:r>
      <w:r w:rsidRPr="006D6035">
        <w:rPr>
          <w:rFonts w:ascii="Montserrat" w:hAnsi="Montserrat"/>
          <w:sz w:val="24"/>
        </w:rPr>
        <w:t xml:space="preserve"> she added before Connor could answer her first question.</w:t>
      </w:r>
    </w:p>
    <w:p w14:paraId="784A8EC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14:paraId="5F546F1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"Connor!" she growled. </w:t>
      </w:r>
    </w:p>
    <w:p w14:paraId="4536968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14:paraId="5A38A1D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"But why? Why change at all? What is going on?!" she demanded again.</w:t>
      </w:r>
    </w:p>
    <w:p w14:paraId="49A579D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w:t>
      </w:r>
      <w:r w:rsidRPr="006D6035">
        <w:rPr>
          <w:rFonts w:ascii="Montserrat" w:hAnsi="Montserrat"/>
          <w:sz w:val="24"/>
        </w:rPr>
        <w:t>body at your back both you and he could trust. Since I promised to be your body guard, it only made sense pick a disguise that allowed me to literally go anywhere you did."</w:t>
      </w:r>
    </w:p>
    <w:p w14:paraId="6C3F100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that's not a disguise! You're a girl! A woman, whatever," she waved her hands. "I mean, how...?" she swallowed and tried to catch her thoughts, finally accusing, "How could you?!"</w:t>
      </w:r>
    </w:p>
    <w:p w14:paraId="4A57CDB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14:paraId="257BBD3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14:paraId="1717021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can't tell you, Phoenix, because I don't know. My guess is that that wasn't the ASIA. I think it was something potentially far more dangerous."</w:t>
      </w:r>
    </w:p>
    <w:p w14:paraId="68B7B95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w:t>
      </w:r>
    </w:p>
    <w:p w14:paraId="6B4D428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w:t>
      </w:r>
      <w:r w:rsidRPr="006D6035">
        <w:rPr>
          <w:rFonts w:ascii="Montserrat" w:hAnsi="Montserrat"/>
          <w:sz w:val="24"/>
        </w:rPr>
        <w:t>o recruit you, since in a way you are one of them, an active control agent. But, I suspect that they really wanted to silence you. Disclosure can not be good for men in their position."</w:t>
      </w:r>
    </w:p>
    <w:p w14:paraId="0DFDF05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Phoenix thought about it a minute before asking, "If this is true, and if Arthur is one of them, why would he send you to rescue me and protect me? And if he's not really one of them, then why did he set me up to fall into a trap?"</w:t>
      </w:r>
    </w:p>
    <w:p w14:paraId="61F8FA9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14:paraId="27B332C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"And how do you know that?" </w:t>
      </w:r>
    </w:p>
    <w:p w14:paraId="20B0AD2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"That's simple. He was already there disguised as you."</w:t>
      </w:r>
    </w:p>
    <w:p w14:paraId="34F074DC" w14:textId="77777777" w:rsidR="00EC0141" w:rsidRPr="006D6035" w:rsidRDefault="00EC0141">
      <w:pPr>
        <w:spacing w:line="360" w:lineRule="auto"/>
        <w:jc w:val="both"/>
        <w:rPr>
          <w:rFonts w:ascii="Montserrat" w:hAnsi="Montserrat"/>
          <w:sz w:val="24"/>
        </w:rPr>
      </w:pPr>
    </w:p>
    <w:p w14:paraId="07BFE9C7" w14:textId="77777777" w:rsidR="00EC0141" w:rsidRPr="006D6035" w:rsidRDefault="006D6035">
      <w:pPr>
        <w:spacing w:line="360" w:lineRule="auto"/>
        <w:jc w:val="both"/>
        <w:rPr>
          <w:rFonts w:ascii="Montserrat" w:hAnsi="Montserrat"/>
          <w:sz w:val="24"/>
        </w:rPr>
      </w:pPr>
      <w:r w:rsidRPr="006D6035">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w:t>
      </w:r>
      <w:r w:rsidRPr="006D6035">
        <w:rPr>
          <w:rFonts w:ascii="Montserrat" w:hAnsi="Montserrat"/>
          <w:sz w:val="24"/>
        </w:rPr>
        <w:t>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14:paraId="6878203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w:t>
      </w:r>
      <w:r w:rsidRPr="006D6035">
        <w:rPr>
          <w:rFonts w:ascii="Montserrat" w:hAnsi="Montserrat"/>
          <w:sz w:val="24"/>
        </w:rPr>
        <w:t xml:space="preserve">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14:paraId="63784B7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14:paraId="18F43FF8" w14:textId="77777777" w:rsidR="00EC0141" w:rsidRPr="006D6035" w:rsidRDefault="006D6035">
      <w:pPr>
        <w:spacing w:line="360" w:lineRule="auto"/>
        <w:jc w:val="both"/>
        <w:rPr>
          <w:rFonts w:ascii="Montserrat" w:hAnsi="Montserrat"/>
          <w:i/>
          <w:sz w:val="24"/>
        </w:rPr>
      </w:pPr>
      <w:r w:rsidRPr="006D6035">
        <w:rPr>
          <w:rFonts w:ascii="Montserrat" w:hAnsi="Montserrat"/>
          <w:sz w:val="24"/>
        </w:rPr>
        <w:tab/>
        <w:t>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w:t>
      </w:r>
      <w:r w:rsidRPr="006D6035">
        <w:rPr>
          <w:rFonts w:ascii="Montserrat" w:hAnsi="Montserrat"/>
          <w:sz w:val="24"/>
        </w:rPr>
        <w:t xml:space="preserve">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w:t>
      </w:r>
      <w:r w:rsidRPr="006D6035">
        <w:rPr>
          <w:rFonts w:ascii="Montserrat" w:hAnsi="Montserrat"/>
          <w:sz w:val="24"/>
        </w:rPr>
        <w:t xml:space="preserve">undlessly. </w:t>
      </w:r>
      <w:r w:rsidRPr="006D6035">
        <w:rPr>
          <w:rFonts w:ascii="Montserrat" w:hAnsi="Montserrat"/>
          <w:i/>
          <w:sz w:val="24"/>
        </w:rPr>
        <w:t>What do I want?</w:t>
      </w:r>
    </w:p>
    <w:p w14:paraId="6D46CCDB" w14:textId="77777777" w:rsidR="00EC0141" w:rsidRPr="006D6035" w:rsidRDefault="006D6035">
      <w:pPr>
        <w:spacing w:line="360" w:lineRule="auto"/>
        <w:jc w:val="both"/>
        <w:rPr>
          <w:rFonts w:ascii="Montserrat" w:hAnsi="Montserrat"/>
          <w:sz w:val="24"/>
        </w:rPr>
      </w:pPr>
      <w:r w:rsidRPr="006D6035">
        <w:rPr>
          <w:rFonts w:ascii="Montserrat" w:hAnsi="Montserrat"/>
          <w:i/>
          <w:sz w:val="24"/>
        </w:rPr>
        <w:tab/>
      </w:r>
      <w:r w:rsidRPr="006D6035">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14:paraId="502DDD8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confirmation. </w:t>
      </w:r>
    </w:p>
    <w:p w14:paraId="0A975FB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w:t>
      </w:r>
      <w:r w:rsidRPr="006D6035">
        <w:rPr>
          <w:rFonts w:ascii="Montserrat" w:hAnsi="Montserrat"/>
          <w:sz w:val="24"/>
        </w:rPr>
        <w:t xml:space="preserve">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14:paraId="6C402F7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w:t>
      </w:r>
      <w:r w:rsidRPr="006D6035">
        <w:rPr>
          <w:rFonts w:ascii="Montserrat" w:hAnsi="Montserrat"/>
          <w:sz w:val="24"/>
        </w:rPr>
        <w:t>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w:t>
      </w:r>
      <w:r w:rsidRPr="006D6035">
        <w:rPr>
          <w:rFonts w:ascii="Montserrat" w:hAnsi="Montserrat"/>
          <w:sz w:val="24"/>
        </w:rPr>
        <w:t xml:space="preserve">r mind craved adventure—without which she was irrelevant. But her soul? Her spirit or self? </w:t>
      </w:r>
    </w:p>
    <w:p w14:paraId="7569103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These parts of her held a desire which eclipsed her mind and body, yet escaped her conscious recognition in both.</w:t>
      </w:r>
    </w:p>
    <w:p w14:paraId="5A9EF14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w:t>
      </w:r>
      <w:r w:rsidRPr="006D6035">
        <w:rPr>
          <w:rFonts w:ascii="Montserrat" w:hAnsi="Montserrat"/>
          <w:sz w:val="24"/>
        </w:rPr>
        <w:t>er mother's death changed her? What had been the true consequence of that and earlier traumatic encounters? What had she done to her own soul?</w:t>
      </w:r>
    </w:p>
    <w:p w14:paraId="1E9C1E8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w:t>
      </w:r>
      <w:r w:rsidRPr="006D6035">
        <w:rPr>
          <w:rFonts w:ascii="Montserrat" w:hAnsi="Montserrat"/>
          <w:sz w:val="24"/>
        </w:rPr>
        <w:t>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w:t>
      </w:r>
      <w:r w:rsidRPr="006D6035">
        <w:rPr>
          <w:rFonts w:ascii="Montserrat" w:hAnsi="Montserrat"/>
          <w:sz w:val="24"/>
        </w:rPr>
        <w:t>nd the simplicity of animal awareness until she fell victim to this strange fever. The formless lust that made her heir to a primeval intelligence which could ambush her in moments of passion or distraction regardless of her present form.</w:t>
      </w:r>
    </w:p>
    <w:p w14:paraId="664B9E5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Such as now. </w:t>
      </w:r>
    </w:p>
    <w:p w14:paraId="7E06817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w:t>
      </w:r>
      <w:r w:rsidRPr="006D6035">
        <w:rPr>
          <w:rFonts w:ascii="Montserrat" w:hAnsi="Montserrat"/>
          <w:sz w:val="24"/>
        </w:rPr>
        <w:t xml:space="preserve">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w:t>
      </w:r>
      <w:r w:rsidRPr="006D6035">
        <w:rPr>
          <w:rFonts w:ascii="Montserrat" w:hAnsi="Montserrat"/>
          <w:sz w:val="24"/>
        </w:rPr>
        <w:t>ressure from the intruder.</w:t>
      </w:r>
    </w:p>
    <w:p w14:paraId="5AA28B5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w:t>
      </w:r>
      <w:r w:rsidRPr="006D6035">
        <w:rPr>
          <w:rFonts w:ascii="Montserrat" w:hAnsi="Montserrat"/>
          <w:sz w:val="24"/>
        </w:rPr>
        <w:t xml:space="preserve">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14:paraId="28C8C7C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w:t>
      </w:r>
      <w:r w:rsidRPr="006D6035">
        <w:rPr>
          <w:rFonts w:ascii="Montserrat" w:hAnsi="Montserrat"/>
          <w:sz w:val="24"/>
        </w:rPr>
        <w:t xml:space="preserve">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14:paraId="39A3D23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w:t>
      </w:r>
      <w:r w:rsidRPr="006D6035">
        <w:rPr>
          <w:rFonts w:ascii="Montserrat" w:hAnsi="Montserrat"/>
          <w:sz w:val="24"/>
        </w:rPr>
        <w:t>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w:t>
      </w:r>
      <w:r w:rsidRPr="006D6035">
        <w:rPr>
          <w:rFonts w:ascii="Montserrat" w:hAnsi="Montserrat"/>
          <w:sz w:val="24"/>
        </w:rPr>
        <w:t xml:space="preserve">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14:paraId="5CC53E8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w:t>
      </w:r>
      <w:r w:rsidRPr="006D6035">
        <w:rPr>
          <w:rFonts w:ascii="Montserrat" w:hAnsi="Montserrat"/>
          <w:sz w:val="24"/>
        </w:rPr>
        <w:t xml:space="preserve">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14:paraId="15FDC9F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14:paraId="4439F6A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t>
      </w:r>
      <w:r w:rsidRPr="006D6035">
        <w:rPr>
          <w:rFonts w:ascii="Montserrat" w:hAnsi="Montserrat"/>
          <w:sz w:val="24"/>
        </w:rPr>
        <w:t xml:space="preserve">was launching herself at the glass once more, when he fired. </w:t>
      </w:r>
    </w:p>
    <w:p w14:paraId="7EB82A0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w:t>
      </w:r>
      <w:r w:rsidRPr="006D6035">
        <w:rPr>
          <w:rFonts w:ascii="Montserrat" w:hAnsi="Montserrat"/>
          <w:sz w:val="24"/>
        </w:rPr>
        <w:t xml:space="preserve">oorly informed enough to not suspect otherwise. Her mind was rapidly composing a plan of action. Conner had been right. She was definitely going to have to do something about her own protection, before trusting ASIA security around here got her killed. </w:t>
      </w:r>
    </w:p>
    <w:p w14:paraId="7A32163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14:paraId="6E8AAED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w:t>
      </w:r>
      <w:r w:rsidRPr="006D6035">
        <w:rPr>
          <w:rFonts w:ascii="Montserrat" w:hAnsi="Montserrat"/>
          <w:sz w:val="24"/>
        </w:rPr>
        <w:t xml:space="preserve">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14:paraId="59635CB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6D6035">
        <w:rPr>
          <w:rFonts w:ascii="Montserrat" w:hAnsi="Montserrat"/>
          <w:i/>
          <w:sz w:val="24"/>
        </w:rPr>
        <w:t>known</w:t>
      </w:r>
      <w:r w:rsidRPr="006D6035">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w:t>
      </w:r>
      <w:r w:rsidRPr="006D6035">
        <w:rPr>
          <w:rFonts w:ascii="Montserrat" w:hAnsi="Montserrat"/>
          <w:sz w:val="24"/>
        </w:rPr>
        <w:t xml:space="preserve">ckground quality. </w:t>
      </w:r>
    </w:p>
    <w:p w14:paraId="53E942E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She had been picking it up around her in the past few days but had not bothered to place its source, and could not piece together an exact association from her collection of memories.</w:t>
      </w:r>
    </w:p>
    <w:p w14:paraId="36B98BDD" w14:textId="77777777" w:rsidR="00EC0141" w:rsidRPr="006D6035" w:rsidRDefault="00EC0141">
      <w:pPr>
        <w:spacing w:line="360" w:lineRule="auto"/>
        <w:jc w:val="both"/>
        <w:rPr>
          <w:rFonts w:ascii="Montserrat" w:hAnsi="Montserrat"/>
          <w:sz w:val="24"/>
        </w:rPr>
      </w:pPr>
    </w:p>
    <w:p w14:paraId="07376A3E" w14:textId="77777777" w:rsidR="00EC0141" w:rsidRPr="006D6035" w:rsidRDefault="006D6035">
      <w:pPr>
        <w:spacing w:line="360" w:lineRule="auto"/>
        <w:jc w:val="both"/>
        <w:rPr>
          <w:rFonts w:ascii="Montserrat" w:hAnsi="Montserrat"/>
          <w:i/>
          <w:sz w:val="24"/>
        </w:rPr>
      </w:pPr>
      <w:r w:rsidRPr="006D6035">
        <w:rPr>
          <w:rFonts w:ascii="Montserrat" w:hAnsi="Montserrat"/>
          <w:sz w:val="24"/>
        </w:rPr>
        <w:br w:type="page"/>
      </w:r>
      <w:r w:rsidRPr="006D6035">
        <w:rPr>
          <w:rFonts w:ascii="Montserrat" w:hAnsi="Montserrat"/>
          <w:i/>
          <w:sz w:val="24"/>
        </w:rPr>
        <w:t xml:space="preserve">(^_^) </w:t>
      </w:r>
      <w:r w:rsidRPr="006D6035">
        <w:rPr>
          <w:rFonts w:ascii="Montserrat" w:hAnsi="Montserrat"/>
          <w:i/>
          <w:sz w:val="24"/>
        </w:rPr>
        <w:tab/>
      </w:r>
    </w:p>
    <w:p w14:paraId="73F36E8A" w14:textId="77777777" w:rsidR="00EC0141" w:rsidRPr="006D6035" w:rsidRDefault="00EC0141">
      <w:pPr>
        <w:spacing w:line="360" w:lineRule="auto"/>
        <w:jc w:val="both"/>
        <w:rPr>
          <w:rFonts w:ascii="Montserrat" w:hAnsi="Montserrat"/>
          <w:i/>
          <w:sz w:val="24"/>
        </w:rPr>
      </w:pPr>
    </w:p>
    <w:p w14:paraId="5CE48FCE"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 xml:space="preserve">Loose threads: </w:t>
      </w:r>
    </w:p>
    <w:p w14:paraId="476DAC6D" w14:textId="77777777" w:rsidR="00EC0141" w:rsidRPr="006D6035" w:rsidRDefault="00EC0141">
      <w:pPr>
        <w:spacing w:line="360" w:lineRule="auto"/>
        <w:jc w:val="both"/>
        <w:rPr>
          <w:rFonts w:ascii="Montserrat" w:hAnsi="Montserrat"/>
          <w:i/>
          <w:sz w:val="24"/>
        </w:rPr>
      </w:pPr>
    </w:p>
    <w:p w14:paraId="557C9C3A"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Arthur Remmington, acting through a slip-puppet that was tortured and killed, remains alive and in the shadows.</w:t>
      </w:r>
    </w:p>
    <w:p w14:paraId="2882339D" w14:textId="77777777" w:rsidR="00EC0141" w:rsidRPr="006D6035" w:rsidRDefault="00EC0141">
      <w:pPr>
        <w:spacing w:line="360" w:lineRule="auto"/>
        <w:jc w:val="both"/>
        <w:rPr>
          <w:rFonts w:ascii="Montserrat" w:hAnsi="Montserrat"/>
          <w:i/>
          <w:sz w:val="24"/>
        </w:rPr>
      </w:pPr>
    </w:p>
    <w:p w14:paraId="2602E002"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14:paraId="57587BA0" w14:textId="77777777" w:rsidR="00EC0141" w:rsidRPr="006D6035" w:rsidRDefault="00EC0141">
      <w:pPr>
        <w:spacing w:line="360" w:lineRule="auto"/>
        <w:jc w:val="both"/>
        <w:rPr>
          <w:rFonts w:ascii="Montserrat" w:hAnsi="Montserrat"/>
          <w:i/>
          <w:sz w:val="24"/>
        </w:rPr>
      </w:pPr>
    </w:p>
    <w:p w14:paraId="788B8D3A"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Naomi and Connie accompany Phoenix, her father and Athena to Ao'Ajeo, remaining in contact with Phoenix until her exile.</w:t>
      </w:r>
    </w:p>
    <w:p w14:paraId="1CB5DDB0" w14:textId="77777777" w:rsidR="00EC0141" w:rsidRPr="006D6035" w:rsidRDefault="00EC0141">
      <w:pPr>
        <w:spacing w:line="360" w:lineRule="auto"/>
        <w:jc w:val="both"/>
        <w:rPr>
          <w:rFonts w:ascii="Montserrat" w:hAnsi="Montserrat"/>
          <w:i/>
          <w:sz w:val="24"/>
        </w:rPr>
      </w:pPr>
    </w:p>
    <w:p w14:paraId="080666E8"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(^_^) </w:t>
      </w:r>
      <w:r w:rsidRPr="006D6035">
        <w:rPr>
          <w:rFonts w:ascii="Montserrat" w:hAnsi="Montserrat"/>
          <w:sz w:val="24"/>
        </w:rPr>
        <w:tab/>
      </w:r>
    </w:p>
    <w:p w14:paraId="78A68E12" w14:textId="77777777" w:rsidR="00EC0141" w:rsidRPr="006D6035" w:rsidRDefault="00EC0141">
      <w:pPr>
        <w:spacing w:line="360" w:lineRule="auto"/>
        <w:jc w:val="both"/>
        <w:rPr>
          <w:rFonts w:ascii="Montserrat" w:hAnsi="Montserrat"/>
          <w:sz w:val="24"/>
        </w:rPr>
      </w:pPr>
    </w:p>
    <w:p w14:paraId="28A546CC"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14:paraId="6799B621" w14:textId="77777777" w:rsidR="00EC0141" w:rsidRPr="006D6035" w:rsidRDefault="00EC0141">
      <w:pPr>
        <w:spacing w:line="360" w:lineRule="auto"/>
        <w:jc w:val="both"/>
        <w:rPr>
          <w:rFonts w:ascii="Montserrat" w:hAnsi="Montserrat"/>
          <w:sz w:val="24"/>
        </w:rPr>
      </w:pPr>
    </w:p>
    <w:p w14:paraId="0EED0EC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terrible news aired the next morning. </w:t>
      </w:r>
    </w:p>
    <w:p w14:paraId="375C5BE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body, matching hers in every detail had appeared in a police morgue, and </w:t>
      </w:r>
    </w:p>
    <w:p w14:paraId="6D3F946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at home when they came to inform her hosts of what they had assumed to be her death. Phoenix offered no explanation, when she was asked.</w:t>
      </w:r>
    </w:p>
    <w:p w14:paraId="3B2DE0B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14:paraId="6A1241C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w:t>
      </w:r>
      <w:r w:rsidRPr="006D6035">
        <w:rPr>
          <w:rFonts w:ascii="Montserrat" w:hAnsi="Montserrat"/>
          <w:sz w:val="24"/>
        </w:rPr>
        <w:t xml:space="preserve">before the worst had happened. Her hands were fisted so tight that the blood to her fingers was cut off. The horror of how a kind, fatherly man had met such a death meshed with the rage and guilt of knowing that it had been meant for her. </w:t>
      </w:r>
    </w:p>
    <w:p w14:paraId="5971D704" w14:textId="77777777" w:rsidR="00EC0141" w:rsidRPr="006D6035" w:rsidRDefault="00EC0141">
      <w:pPr>
        <w:spacing w:line="360" w:lineRule="auto"/>
        <w:jc w:val="both"/>
        <w:rPr>
          <w:rFonts w:ascii="Montserrat" w:hAnsi="Montserrat"/>
          <w:sz w:val="24"/>
        </w:rPr>
      </w:pPr>
    </w:p>
    <w:p w14:paraId="7F5293FC"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w:t>
      </w:r>
      <w:r w:rsidRPr="006D6035">
        <w:rPr>
          <w:rFonts w:ascii="Montserrat" w:hAnsi="Montserrat"/>
          <w:sz w:val="24"/>
        </w:rPr>
        <w:t xml:space="preserve">drew its own psionic resources from sports and culls of the Psi Corps. Psionics with unique or exceptional abilities. Phoenix recognized six of the avatar recruits from her class—two young women, and four young men. </w:t>
      </w:r>
    </w:p>
    <w:p w14:paraId="1E041B17" w14:textId="77777777" w:rsidR="00EC0141" w:rsidRPr="006D6035" w:rsidRDefault="00EC0141">
      <w:pPr>
        <w:spacing w:line="360" w:lineRule="auto"/>
        <w:jc w:val="both"/>
        <w:rPr>
          <w:rFonts w:ascii="Montserrat" w:hAnsi="Montserrat"/>
          <w:sz w:val="24"/>
        </w:rPr>
      </w:pPr>
    </w:p>
    <w:p w14:paraId="1E90149A"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Anastasia Neve Kohler:  </w:t>
      </w:r>
    </w:p>
    <w:p w14:paraId="18732A38" w14:textId="77777777" w:rsidR="00EC0141" w:rsidRPr="006D6035" w:rsidRDefault="00EC0141">
      <w:pPr>
        <w:spacing w:line="360" w:lineRule="auto"/>
        <w:jc w:val="both"/>
        <w:rPr>
          <w:rFonts w:ascii="Montserrat" w:hAnsi="Montserrat"/>
          <w:sz w:val="24"/>
        </w:rPr>
      </w:pPr>
    </w:p>
    <w:p w14:paraId="15276AC2"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Morgan Erin Wildmuir: </w:t>
      </w:r>
    </w:p>
    <w:p w14:paraId="243741BC" w14:textId="77777777" w:rsidR="00EC0141" w:rsidRPr="006D6035" w:rsidRDefault="00EC0141">
      <w:pPr>
        <w:spacing w:line="360" w:lineRule="auto"/>
        <w:jc w:val="both"/>
        <w:rPr>
          <w:rFonts w:ascii="Montserrat" w:hAnsi="Montserrat"/>
          <w:sz w:val="24"/>
        </w:rPr>
      </w:pPr>
    </w:p>
    <w:p w14:paraId="76E1980B"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Christian Allan Temple: </w:t>
      </w:r>
    </w:p>
    <w:p w14:paraId="4792DA87" w14:textId="77777777" w:rsidR="00EC0141" w:rsidRPr="006D6035" w:rsidRDefault="00EC0141">
      <w:pPr>
        <w:spacing w:line="360" w:lineRule="auto"/>
        <w:jc w:val="both"/>
        <w:rPr>
          <w:rFonts w:ascii="Montserrat" w:hAnsi="Montserrat"/>
          <w:sz w:val="24"/>
        </w:rPr>
      </w:pPr>
    </w:p>
    <w:p w14:paraId="67D642AF"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Mason Damon Drake: </w:t>
      </w:r>
    </w:p>
    <w:p w14:paraId="21C92505" w14:textId="77777777" w:rsidR="00EC0141" w:rsidRPr="006D6035" w:rsidRDefault="00EC0141">
      <w:pPr>
        <w:spacing w:line="360" w:lineRule="auto"/>
        <w:jc w:val="both"/>
        <w:rPr>
          <w:rFonts w:ascii="Montserrat" w:hAnsi="Montserrat"/>
          <w:sz w:val="24"/>
        </w:rPr>
      </w:pPr>
    </w:p>
    <w:p w14:paraId="3C9DE471"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Michael Thomas Kinkade: </w:t>
      </w:r>
    </w:p>
    <w:p w14:paraId="1051A2AA" w14:textId="77777777" w:rsidR="00EC0141" w:rsidRPr="006D6035" w:rsidRDefault="00EC0141">
      <w:pPr>
        <w:spacing w:line="360" w:lineRule="auto"/>
        <w:jc w:val="both"/>
        <w:rPr>
          <w:rFonts w:ascii="Montserrat" w:hAnsi="Montserrat"/>
          <w:sz w:val="24"/>
        </w:rPr>
      </w:pPr>
    </w:p>
    <w:p w14:paraId="26D9FE8B"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Phoenixander James Maxwell: </w:t>
      </w:r>
    </w:p>
    <w:p w14:paraId="1406E979" w14:textId="77777777" w:rsidR="00EC0141" w:rsidRPr="006D6035" w:rsidRDefault="00EC0141">
      <w:pPr>
        <w:spacing w:line="360" w:lineRule="auto"/>
        <w:jc w:val="both"/>
        <w:rPr>
          <w:rFonts w:ascii="Montserrat" w:hAnsi="Montserrat"/>
          <w:sz w:val="24"/>
        </w:rPr>
      </w:pPr>
    </w:p>
    <w:p w14:paraId="68378BAA" w14:textId="77777777" w:rsidR="00EC0141" w:rsidRPr="006D6035" w:rsidRDefault="006D6035">
      <w:pPr>
        <w:spacing w:line="360" w:lineRule="auto"/>
        <w:jc w:val="both"/>
        <w:rPr>
          <w:rFonts w:ascii="Montserrat" w:hAnsi="Montserrat"/>
          <w:sz w:val="24"/>
        </w:rPr>
      </w:pPr>
      <w:r w:rsidRPr="006D6035">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14:paraId="35F5E841" w14:textId="77777777" w:rsidR="00EC0141" w:rsidRPr="006D6035" w:rsidRDefault="00EC0141">
      <w:pPr>
        <w:spacing w:line="360" w:lineRule="auto"/>
        <w:jc w:val="both"/>
        <w:rPr>
          <w:rFonts w:ascii="Montserrat" w:hAnsi="Montserrat"/>
          <w:sz w:val="24"/>
        </w:rPr>
      </w:pPr>
    </w:p>
    <w:p w14:paraId="35DBC3E1"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14:paraId="4AF66667" w14:textId="77777777" w:rsidR="00EC0141" w:rsidRPr="006D6035" w:rsidRDefault="00EC0141">
      <w:pPr>
        <w:spacing w:line="360" w:lineRule="auto"/>
        <w:jc w:val="both"/>
        <w:rPr>
          <w:rFonts w:ascii="Montserrat" w:hAnsi="Montserrat"/>
          <w:sz w:val="24"/>
        </w:rPr>
      </w:pPr>
    </w:p>
    <w:p w14:paraId="69C36B3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"thank you, lieutenant," the x said dismissing the officer who had announced them. As the group filed in the x urged them to take their seats. I held my breath as the x waved </w:t>
      </w:r>
      <w:r w:rsidRPr="006D6035">
        <w:rPr>
          <w:rFonts w:ascii="Montserrat" w:hAnsi="Montserrat"/>
          <w:i/>
          <w:sz w:val="24"/>
        </w:rPr>
        <w:t xml:space="preserve">him </w:t>
      </w:r>
      <w:r w:rsidRPr="006D6035">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w:t>
      </w:r>
      <w:r w:rsidRPr="006D6035">
        <w:rPr>
          <w:rFonts w:ascii="Montserrat" w:hAnsi="Montserrat"/>
          <w:sz w:val="24"/>
        </w:rPr>
        <w:t xml:space="preserve"> hear the rest of the introductions, smile and shake hands with each of them as they were introduced.</w:t>
      </w:r>
    </w:p>
    <w:p w14:paraId="08F3EE4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14:paraId="1107D09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quirked an eyebrow and frowned as he paused to regard me. I searched my memory—a part acquired from my mother's mind—and recalled the early drafts of the </w:t>
      </w:r>
      <w:r w:rsidRPr="006D6035">
        <w:rPr>
          <w:rFonts w:ascii="Montserrat" w:hAnsi="Montserrat"/>
          <w:i/>
          <w:sz w:val="24"/>
        </w:rPr>
        <w:t>explorer</w:t>
      </w:r>
      <w:r w:rsidRPr="006D6035">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6D6035">
        <w:rPr>
          <w:rFonts w:ascii="Montserrat" w:hAnsi="Montserrat"/>
          <w:i/>
          <w:sz w:val="24"/>
        </w:rPr>
        <w:t>Adventure.</w:t>
      </w:r>
      <w:r w:rsidRPr="006D6035">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73DAD5D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x smiled.</w:t>
      </w:r>
    </w:p>
    <w:p w14:paraId="2D49E1B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w:t>
      </w:r>
      <w:r w:rsidRPr="006D6035">
        <w:rPr>
          <w:rFonts w:ascii="Montserrat" w:hAnsi="Montserrat"/>
          <w:sz w:val="24"/>
        </w:rPr>
        <w:t>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0665BA4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think I held my breath. My mother's dream, and the cause of her death.</w:t>
      </w:r>
    </w:p>
    <w:p w14:paraId="07A8B6A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w:t>
      </w:r>
      <w:r w:rsidRPr="006D6035">
        <w:rPr>
          <w:rFonts w:ascii="Montserrat" w:hAnsi="Montserrat"/>
          <w:sz w:val="24"/>
        </w:rPr>
        <w:t>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w:t>
      </w:r>
      <w:r w:rsidRPr="006D6035">
        <w:rPr>
          <w:rFonts w:ascii="Montserrat" w:hAnsi="Montserrat"/>
          <w:sz w:val="24"/>
        </w:rPr>
        <w:t xml:space="preserve">y thing it was interested in telling us, without giving us anything at all to go about them. </w:t>
      </w:r>
    </w:p>
    <w:p w14:paraId="6E73CB4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14:paraId="6B496B5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w:t>
      </w:r>
      <w:r w:rsidRPr="006D6035">
        <w:rPr>
          <w:rFonts w:ascii="Montserrat" w:hAnsi="Montserrat"/>
          <w:sz w:val="24"/>
        </w:rPr>
        <w:t xml:space="preserve"> no place to be shy or political. Faced with the unknown any and all input is valid, and you want to get as much feedback as you can before you find yourself in that situation, faced with resolving it.</w:t>
      </w:r>
    </w:p>
    <w:p w14:paraId="7AA86DE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2A8C394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w:t>
      </w:r>
      <w:r w:rsidRPr="006D6035">
        <w:rPr>
          <w:rFonts w:ascii="Montserrat" w:hAnsi="Montserrat"/>
          <w:sz w:val="24"/>
        </w:rPr>
        <w:t>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w:t>
      </w:r>
      <w:r w:rsidRPr="006D6035">
        <w:rPr>
          <w:rFonts w:ascii="Montserrat" w:hAnsi="Montserrat"/>
          <w:sz w:val="24"/>
        </w:rPr>
        <w:t xml:space="preserve"> contact with ember and myself.</w:t>
      </w:r>
    </w:p>
    <w:p w14:paraId="607DA82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i'm pretty sure I was blushing. Ember and x shared a smile and connor just looked innocent.</w:t>
      </w:r>
    </w:p>
    <w:p w14:paraId="4FA93184" w14:textId="77777777" w:rsidR="00EC0141" w:rsidRPr="006D6035" w:rsidRDefault="00EC0141">
      <w:pPr>
        <w:spacing w:line="360" w:lineRule="auto"/>
        <w:jc w:val="both"/>
        <w:rPr>
          <w:rFonts w:ascii="Montserrat" w:hAnsi="Montserrat"/>
          <w:sz w:val="24"/>
        </w:rPr>
      </w:pPr>
    </w:p>
    <w:p w14:paraId="28DD822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14:paraId="54D5D20D" w14:textId="77777777" w:rsidR="00EC0141" w:rsidRPr="006D6035" w:rsidRDefault="00EC0141">
      <w:pPr>
        <w:spacing w:line="360" w:lineRule="auto"/>
        <w:jc w:val="both"/>
        <w:rPr>
          <w:rFonts w:ascii="Montserrat" w:hAnsi="Montserrat"/>
          <w:sz w:val="24"/>
        </w:rPr>
      </w:pPr>
    </w:p>
    <w:p w14:paraId="29E8210E" w14:textId="77777777" w:rsidR="00EC0141" w:rsidRPr="006D6035" w:rsidRDefault="006D6035">
      <w:pPr>
        <w:spacing w:line="360" w:lineRule="auto"/>
        <w:jc w:val="both"/>
        <w:rPr>
          <w:rFonts w:ascii="Montserrat" w:hAnsi="Montserrat"/>
          <w:sz w:val="24"/>
        </w:rPr>
      </w:pPr>
      <w:r w:rsidRPr="006D6035">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14:paraId="4948D1E1" w14:textId="77777777" w:rsidR="00EC0141" w:rsidRPr="006D6035" w:rsidRDefault="00EC0141">
      <w:pPr>
        <w:spacing w:line="360" w:lineRule="auto"/>
        <w:jc w:val="both"/>
        <w:rPr>
          <w:rFonts w:ascii="Montserrat" w:hAnsi="Montserrat"/>
          <w:sz w:val="24"/>
        </w:rPr>
      </w:pPr>
    </w:p>
    <w:p w14:paraId="09A87CA2"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14:paraId="1FC208CD" w14:textId="77777777" w:rsidR="00EC0141" w:rsidRPr="006D6035" w:rsidRDefault="00EC0141">
      <w:pPr>
        <w:spacing w:line="360" w:lineRule="auto"/>
        <w:jc w:val="both"/>
        <w:rPr>
          <w:rFonts w:ascii="Montserrat" w:hAnsi="Montserrat"/>
          <w:sz w:val="24"/>
        </w:rPr>
      </w:pPr>
    </w:p>
    <w:p w14:paraId="71D871EB" w14:textId="77777777" w:rsidR="00EC0141" w:rsidRPr="006D6035" w:rsidRDefault="006D6035">
      <w:pPr>
        <w:spacing w:line="360" w:lineRule="auto"/>
        <w:jc w:val="both"/>
        <w:rPr>
          <w:rFonts w:ascii="Montserrat" w:hAnsi="Montserrat"/>
          <w:sz w:val="24"/>
        </w:rPr>
      </w:pPr>
      <w:r w:rsidRPr="006D6035">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14:paraId="17972F39" w14:textId="77777777" w:rsidR="00EC0141" w:rsidRPr="006D6035" w:rsidRDefault="00EC0141">
      <w:pPr>
        <w:spacing w:line="360" w:lineRule="auto"/>
        <w:jc w:val="both"/>
        <w:rPr>
          <w:rFonts w:ascii="Montserrat" w:hAnsi="Montserrat"/>
          <w:sz w:val="24"/>
        </w:rPr>
      </w:pPr>
    </w:p>
    <w:p w14:paraId="1DFB521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w:t>
      </w:r>
      <w:r w:rsidRPr="006D6035">
        <w:rPr>
          <w:rFonts w:ascii="Montserrat" w:hAnsi="Montserrat"/>
          <w:sz w:val="24"/>
        </w:rPr>
        <w:t xml:space="preserve">ere was no way to inform the agency that such a monster had infiltrated its ranks without alerting the monster as well. </w:t>
      </w:r>
    </w:p>
    <w:p w14:paraId="4D88C832" w14:textId="77777777" w:rsidR="00EC0141" w:rsidRPr="006D6035" w:rsidRDefault="00EC0141">
      <w:pPr>
        <w:spacing w:line="360" w:lineRule="auto"/>
        <w:jc w:val="both"/>
        <w:rPr>
          <w:rFonts w:ascii="Montserrat" w:hAnsi="Montserrat"/>
          <w:sz w:val="24"/>
        </w:rPr>
      </w:pPr>
    </w:p>
    <w:p w14:paraId="1374F478" w14:textId="77777777" w:rsidR="00EC0141" w:rsidRPr="006D6035" w:rsidRDefault="006D6035">
      <w:pPr>
        <w:spacing w:line="360" w:lineRule="auto"/>
        <w:jc w:val="both"/>
        <w:rPr>
          <w:rFonts w:ascii="Montserrat" w:hAnsi="Montserrat"/>
          <w:sz w:val="24"/>
        </w:rPr>
      </w:pPr>
      <w:r w:rsidRPr="006D6035">
        <w:rPr>
          <w:rFonts w:ascii="Montserrat" w:hAnsi="Montserrat"/>
          <w:sz w:val="24"/>
        </w:rPr>
        <w:t>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w:t>
      </w:r>
      <w:r w:rsidRPr="006D6035">
        <w:rPr>
          <w:rFonts w:ascii="Montserrat" w:hAnsi="Montserrat"/>
          <w:sz w:val="24"/>
        </w:rPr>
        <w:t xml:space="preserve">. </w:t>
      </w:r>
    </w:p>
    <w:p w14:paraId="08D34BF4" w14:textId="77777777" w:rsidR="00EC0141" w:rsidRPr="006D6035" w:rsidRDefault="00EC0141">
      <w:pPr>
        <w:spacing w:line="360" w:lineRule="auto"/>
        <w:jc w:val="both"/>
        <w:rPr>
          <w:rFonts w:ascii="Montserrat" w:hAnsi="Montserrat"/>
          <w:sz w:val="24"/>
        </w:rPr>
      </w:pPr>
    </w:p>
    <w:p w14:paraId="2D159780" w14:textId="77777777" w:rsidR="00EC0141" w:rsidRPr="006D6035" w:rsidRDefault="006D6035">
      <w:pPr>
        <w:spacing w:line="360" w:lineRule="auto"/>
        <w:jc w:val="both"/>
        <w:rPr>
          <w:rFonts w:ascii="Montserrat" w:hAnsi="Montserrat"/>
          <w:sz w:val="24"/>
        </w:rPr>
      </w:pPr>
      <w:r w:rsidRPr="006D6035">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14:paraId="3061C465" w14:textId="77777777" w:rsidR="00EC0141" w:rsidRPr="006D6035" w:rsidRDefault="00EC0141">
      <w:pPr>
        <w:spacing w:line="360" w:lineRule="auto"/>
        <w:jc w:val="both"/>
        <w:rPr>
          <w:rFonts w:ascii="Montserrat" w:hAnsi="Montserrat"/>
          <w:sz w:val="24"/>
        </w:rPr>
      </w:pPr>
    </w:p>
    <w:p w14:paraId="31B827B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w:t>
      </w:r>
      <w:r w:rsidRPr="006D6035">
        <w:rPr>
          <w:rFonts w:ascii="Montserrat" w:hAnsi="Montserrat"/>
          <w:sz w:val="24"/>
        </w:rPr>
        <w:t>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w:t>
      </w:r>
      <w:r w:rsidRPr="006D6035">
        <w:rPr>
          <w:rFonts w:ascii="Montserrat" w:hAnsi="Montserrat"/>
          <w:sz w:val="24"/>
        </w:rPr>
        <w:t xml:space="preserve">or a trained active, a class three psi, it is no more dangerous than hiking through a desert. </w:t>
      </w:r>
    </w:p>
    <w:p w14:paraId="00D7725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14:paraId="644A408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now the military is having doubts, eh?" she asked.</w:t>
      </w:r>
    </w:p>
    <w:p w14:paraId="0F9B765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w:t>
      </w:r>
      <w:r w:rsidRPr="006D6035">
        <w:rPr>
          <w:rFonts w:ascii="Montserrat" w:hAnsi="Montserrat"/>
          <w:sz w:val="24"/>
        </w:rPr>
        <w:t>e objections were overruled, but some of the allegations they are making do worry some of the brass higher up."</w:t>
      </w:r>
    </w:p>
    <w:p w14:paraId="5A176BA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w:t>
      </w:r>
      <w:r w:rsidRPr="006D6035">
        <w:rPr>
          <w:rFonts w:ascii="Montserrat" w:hAnsi="Montserrat"/>
          <w:sz w:val="24"/>
        </w:rPr>
        <w:t xml:space="preserve"> obviously had no psi capability what-so-ever."</w:t>
      </w:r>
    </w:p>
    <w:p w14:paraId="4F89B82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14:paraId="716AFC9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w:t>
      </w:r>
      <w:r w:rsidRPr="006D6035">
        <w:rPr>
          <w:rFonts w:ascii="Montserrat" w:hAnsi="Montserrat"/>
          <w:sz w:val="24"/>
        </w:rPr>
        <w:t xml:space="preserve">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w:t>
      </w:r>
      <w:r w:rsidRPr="006D6035">
        <w:rPr>
          <w:rFonts w:ascii="Montserrat" w:hAnsi="Montserrat"/>
          <w:sz w:val="24"/>
        </w:rPr>
        <w:t>to trap them in the depths of one's own self. Deeper than the most sexual intimacy. She had tried it once. It was—thought and speech converged, "...unbelievably indecent!" she finally gasped.</w:t>
      </w:r>
    </w:p>
    <w:p w14:paraId="30685AA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w:t>
      </w:r>
      <w:r w:rsidRPr="006D6035">
        <w:rPr>
          <w:rFonts w:ascii="Montserrat" w:hAnsi="Montserrat"/>
          <w:sz w:val="24"/>
        </w:rPr>
        <w:t>s that, in spite of your superior reputation and a record of unquestionable conduct, your capabilities as a full spectrum psionic make you a certifiable threat to the integrity and success of this mission."</w:t>
      </w:r>
    </w:p>
    <w:p w14:paraId="2E6AD55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14:paraId="5387638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didn't get an answer, as Athena showed up right then with Connie and Naomi.</w:t>
      </w:r>
    </w:p>
    <w:p w14:paraId="0C02856B" w14:textId="77777777" w:rsidR="00EC0141" w:rsidRPr="006D6035" w:rsidRDefault="00EC0141">
      <w:pPr>
        <w:spacing w:line="360" w:lineRule="auto"/>
        <w:jc w:val="both"/>
        <w:rPr>
          <w:rFonts w:ascii="Montserrat" w:hAnsi="Montserrat"/>
          <w:sz w:val="24"/>
        </w:rPr>
      </w:pPr>
    </w:p>
    <w:p w14:paraId="57C51D01" w14:textId="77777777" w:rsidR="00EC0141" w:rsidRPr="006D6035" w:rsidRDefault="006D6035">
      <w:pPr>
        <w:spacing w:line="360" w:lineRule="auto"/>
        <w:jc w:val="both"/>
        <w:rPr>
          <w:rFonts w:ascii="Montserrat" w:hAnsi="Montserrat"/>
          <w:sz w:val="24"/>
        </w:rPr>
      </w:pPr>
      <w:r w:rsidRPr="006D6035">
        <w:rPr>
          <w:rFonts w:ascii="Montserrat" w:hAnsi="Montserrat"/>
          <w:sz w:val="24"/>
        </w:rPr>
        <w:br w:type="page"/>
        <w:t>Passages</w:t>
      </w:r>
      <w:r w:rsidRPr="006D6035">
        <w:rPr>
          <w:rFonts w:ascii="Montserrat" w:hAnsi="Montserrat"/>
          <w:sz w:val="24"/>
        </w:rPr>
        <w:tab/>
        <w:t xml:space="preserve"> of  Book One—————————————————————————————</w:t>
      </w:r>
    </w:p>
    <w:p w14:paraId="3FF6A5FA" w14:textId="77777777" w:rsidR="00EC0141" w:rsidRPr="006D6035" w:rsidRDefault="00EC0141">
      <w:pPr>
        <w:spacing w:line="360" w:lineRule="auto"/>
        <w:jc w:val="both"/>
        <w:rPr>
          <w:rFonts w:ascii="Montserrat" w:hAnsi="Montserrat"/>
          <w:sz w:val="24"/>
        </w:rPr>
      </w:pPr>
    </w:p>
    <w:p w14:paraId="744A2FE6" w14:textId="77777777" w:rsidR="00EC0141" w:rsidRPr="006D6035" w:rsidRDefault="006D6035">
      <w:pPr>
        <w:spacing w:line="360" w:lineRule="auto"/>
        <w:jc w:val="both"/>
        <w:rPr>
          <w:rFonts w:ascii="Montserrat" w:hAnsi="Montserrat"/>
          <w:sz w:val="24"/>
        </w:rPr>
      </w:pPr>
      <w:r w:rsidRPr="006D6035">
        <w:rPr>
          <w:rFonts w:ascii="Montserrat" w:hAnsi="Montserrat"/>
          <w:sz w:val="24"/>
        </w:rPr>
        <w:t>.·. Other things...</w:t>
      </w:r>
    </w:p>
    <w:p w14:paraId="5D1C80B7" w14:textId="77777777" w:rsidR="00EC0141" w:rsidRPr="006D6035" w:rsidRDefault="006D6035">
      <w:pPr>
        <w:spacing w:line="360" w:lineRule="auto"/>
        <w:jc w:val="both"/>
        <w:rPr>
          <w:rFonts w:ascii="Montserrat" w:hAnsi="Montserrat"/>
          <w:sz w:val="24"/>
        </w:rPr>
      </w:pPr>
      <w:r w:rsidRPr="006D6035">
        <w:rPr>
          <w:rFonts w:ascii="Montserrat" w:hAnsi="Montserrat"/>
          <w:sz w:val="24"/>
        </w:rPr>
        <w:t>the mike before he greeted the press. "Never, in the history of the Human Race, has a head of state had to come before his or her people with as dire an announcement as I am compelled to make today."</w:t>
      </w:r>
    </w:p>
    <w:p w14:paraId="2982D78E" w14:textId="77777777" w:rsidR="00EC0141" w:rsidRPr="006D6035" w:rsidRDefault="00EC0141">
      <w:pPr>
        <w:spacing w:line="360" w:lineRule="auto"/>
        <w:jc w:val="both"/>
        <w:rPr>
          <w:rFonts w:ascii="Montserrat" w:hAnsi="Montserrat"/>
          <w:sz w:val="24"/>
        </w:rPr>
      </w:pPr>
    </w:p>
    <w:p w14:paraId="1B942BB8"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14:paraId="1E5DF01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w:t>
      </w:r>
      <w:r w:rsidRPr="006D6035">
        <w:rPr>
          <w:rFonts w:ascii="Montserrat" w:hAnsi="Montserrat"/>
          <w:sz w:val="24"/>
        </w:rPr>
        <w:t xml:space="preserve">tact. Assuming that there was one contact, and that this contact had traveled through surface space from the site of the </w:t>
      </w:r>
      <w:r w:rsidRPr="006D6035">
        <w:rPr>
          <w:rFonts w:ascii="Montserrat" w:hAnsi="Montserrat"/>
          <w:i/>
          <w:sz w:val="24"/>
        </w:rPr>
        <w:t xml:space="preserve">Adventure's </w:t>
      </w:r>
      <w:r w:rsidRPr="006D6035">
        <w:rPr>
          <w:rFonts w:ascii="Montserrat" w:hAnsi="Montserrat"/>
          <w:sz w:val="24"/>
        </w:rPr>
        <w:t xml:space="preserve">destruction to that of the </w:t>
      </w:r>
      <w:r w:rsidRPr="006D6035">
        <w:rPr>
          <w:rFonts w:ascii="Montserrat" w:hAnsi="Montserrat"/>
          <w:i/>
          <w:sz w:val="24"/>
        </w:rPr>
        <w:t xml:space="preserve">Intrepid, </w:t>
      </w:r>
      <w:r w:rsidRPr="006D6035">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14:paraId="14D139D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14:paraId="39A4B483" w14:textId="77777777" w:rsidR="00EC0141" w:rsidRPr="006D6035" w:rsidRDefault="00EC0141">
      <w:pPr>
        <w:spacing w:line="360" w:lineRule="auto"/>
        <w:jc w:val="both"/>
        <w:rPr>
          <w:rFonts w:ascii="Montserrat" w:hAnsi="Montserrat"/>
          <w:sz w:val="24"/>
        </w:rPr>
      </w:pPr>
    </w:p>
    <w:p w14:paraId="7EADE366" w14:textId="77777777" w:rsidR="00EC0141" w:rsidRPr="006D6035" w:rsidRDefault="006D6035">
      <w:pPr>
        <w:spacing w:line="360" w:lineRule="auto"/>
        <w:jc w:val="both"/>
        <w:rPr>
          <w:rFonts w:ascii="Montserrat" w:hAnsi="Montserrat"/>
          <w:sz w:val="24"/>
        </w:rPr>
      </w:pPr>
      <w:r w:rsidRPr="006D6035">
        <w:rPr>
          <w:rFonts w:ascii="Montserrat" w:hAnsi="Montserrat"/>
          <w:sz w:val="24"/>
        </w:rPr>
        <w:t>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w:t>
      </w:r>
      <w:r w:rsidRPr="006D6035">
        <w:rPr>
          <w:rFonts w:ascii="Montserrat" w:hAnsi="Montserrat"/>
          <w:sz w:val="24"/>
        </w:rPr>
        <w:t xml:space="preserve">n:  A witness to the brutal attack on the </w:t>
      </w:r>
      <w:r w:rsidRPr="006D6035">
        <w:rPr>
          <w:rFonts w:ascii="Montserrat" w:hAnsi="Montserrat"/>
          <w:i/>
          <w:sz w:val="24"/>
        </w:rPr>
        <w:t>Adventure.</w:t>
      </w:r>
      <w:r w:rsidRPr="006D6035">
        <w:rPr>
          <w:rFonts w:ascii="Montserrat" w:hAnsi="Montserrat"/>
          <w:sz w:val="24"/>
        </w:rPr>
        <w:t xml:space="preserve"> </w:t>
      </w:r>
    </w:p>
    <w:p w14:paraId="6FF9A9C7" w14:textId="77777777" w:rsidR="00EC0141" w:rsidRPr="006D6035" w:rsidRDefault="00EC0141">
      <w:pPr>
        <w:spacing w:line="360" w:lineRule="auto"/>
        <w:jc w:val="both"/>
        <w:rPr>
          <w:rFonts w:ascii="Montserrat" w:hAnsi="Montserrat"/>
          <w:sz w:val="24"/>
        </w:rPr>
      </w:pPr>
    </w:p>
    <w:p w14:paraId="57F31C85"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 Disclosure </w:t>
      </w:r>
    </w:p>
    <w:p w14:paraId="249A0371" w14:textId="77777777" w:rsidR="00EC0141" w:rsidRPr="006D6035" w:rsidRDefault="006D6035">
      <w:pPr>
        <w:spacing w:line="360" w:lineRule="auto"/>
        <w:jc w:val="both"/>
        <w:rPr>
          <w:rFonts w:ascii="Montserrat" w:hAnsi="Montserrat"/>
          <w:sz w:val="24"/>
        </w:rPr>
      </w:pPr>
      <w:r w:rsidRPr="006D6035">
        <w:rPr>
          <w:rFonts w:ascii="Montserrat" w:hAnsi="Montserrat"/>
          <w:sz w:val="24"/>
        </w:rPr>
        <w:t>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w:t>
      </w:r>
      <w:r w:rsidRPr="006D6035">
        <w:rPr>
          <w:rFonts w:ascii="Montserrat" w:hAnsi="Montserrat"/>
          <w:sz w:val="24"/>
        </w:rPr>
        <w:t xml:space="preserve">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6D6035">
        <w:rPr>
          <w:rFonts w:ascii="Montserrat" w:hAnsi="Montserrat"/>
          <w:i/>
          <w:sz w:val="24"/>
        </w:rPr>
        <w:t xml:space="preserve">had </w:t>
      </w:r>
      <w:r w:rsidRPr="006D6035">
        <w:rPr>
          <w:rFonts w:ascii="Montserrat" w:hAnsi="Montserrat"/>
          <w:sz w:val="24"/>
        </w:rPr>
        <w:t>to be told. And I had been chosen to tell them.</w:t>
      </w:r>
    </w:p>
    <w:p w14:paraId="4382D9D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6D6035">
        <w:rPr>
          <w:rFonts w:ascii="Montserrat" w:hAnsi="Montserrat"/>
          <w:i/>
          <w:sz w:val="24"/>
        </w:rPr>
        <w:t>test</w:t>
      </w:r>
      <w:r w:rsidRPr="006D6035">
        <w:rPr>
          <w:rFonts w:ascii="Montserrat" w:hAnsi="Montserrat"/>
          <w:sz w:val="24"/>
        </w:rPr>
        <w:t xml:space="preserve"> of my rehabilitation. It doesn't take much for a telepath to recognize a veiled threat. I was well aware of the fate of an unstable psi. </w:t>
      </w:r>
    </w:p>
    <w:p w14:paraId="0DEB29F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w:t>
      </w:r>
      <w:r w:rsidRPr="006D6035">
        <w:rPr>
          <w:rFonts w:ascii="Montserrat" w:hAnsi="Montserrat"/>
          <w:sz w:val="24"/>
        </w:rPr>
        <w:t>ty for public consumption, I felt like meat dressed for a feast.</w:t>
      </w:r>
    </w:p>
    <w:p w14:paraId="11B629C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was already being devoured by my angst.</w:t>
      </w:r>
    </w:p>
    <w:p w14:paraId="146C5AA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w:t>
      </w:r>
      <w:r w:rsidRPr="006D6035">
        <w:rPr>
          <w:rFonts w:ascii="Montserrat" w:hAnsi="Montserrat"/>
          <w:sz w:val="24"/>
        </w:rPr>
        <w:t xml:space="preserve"> last.</w:t>
      </w:r>
    </w:p>
    <w:p w14:paraId="1BDDAEF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w:t>
      </w:r>
      <w:r w:rsidRPr="006D6035">
        <w:rPr>
          <w:rFonts w:ascii="Montserrat" w:hAnsi="Montserrat"/>
          <w:sz w:val="24"/>
        </w:rPr>
        <w:t xml:space="preserve"> will leave it up to her to explain what that means and to reveal to you the details of that encounter. Arden?"</w:t>
      </w:r>
    </w:p>
    <w:p w14:paraId="228D7FA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14:paraId="2967590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have to explain a few things to establish the nature of my involvement in the final mission of the deep space explorer </w:t>
      </w:r>
      <w:r w:rsidRPr="006D6035">
        <w:rPr>
          <w:rFonts w:ascii="Montserrat" w:hAnsi="Montserrat"/>
          <w:i/>
          <w:sz w:val="24"/>
        </w:rPr>
        <w:t>Adventure.</w:t>
      </w:r>
      <w:r w:rsidRPr="006D6035">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6D6035">
        <w:rPr>
          <w:rFonts w:ascii="Montserrat" w:hAnsi="Montserrat"/>
          <w:i/>
          <w:sz w:val="24"/>
        </w:rPr>
        <w:t>Adventure</w:t>
      </w:r>
      <w:r w:rsidRPr="006D6035">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7CCE305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"At the time that the </w:t>
      </w:r>
      <w:r w:rsidRPr="006D6035">
        <w:rPr>
          <w:rFonts w:ascii="Montserrat" w:hAnsi="Montserrat"/>
          <w:i/>
          <w:sz w:val="24"/>
        </w:rPr>
        <w:t xml:space="preserve">Adventure </w:t>
      </w:r>
      <w:r w:rsidRPr="006D6035">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6D6035">
        <w:rPr>
          <w:rFonts w:ascii="Montserrat" w:hAnsi="Montserrat"/>
          <w:i/>
          <w:sz w:val="24"/>
        </w:rPr>
        <w:t>Adventure</w:t>
      </w:r>
      <w:r w:rsidRPr="006D6035">
        <w:rPr>
          <w:rFonts w:ascii="Montserrat" w:hAnsi="Montserrat"/>
          <w:sz w:val="24"/>
        </w:rPr>
        <w:t xml:space="preserve">, while quietly dying her mother's death in her memory. </w:t>
      </w:r>
    </w:p>
    <w:p w14:paraId="0D213D3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w:t>
      </w:r>
      <w:r w:rsidRPr="006D6035">
        <w:rPr>
          <w:rFonts w:ascii="Montserrat" w:hAnsi="Montserrat"/>
          <w:sz w:val="24"/>
        </w:rPr>
        <w:t xml:space="preserve">er to the world. To this day, I have no notion of whether my keepers gave any thought to how the event would make me feel. Maybe the wound healed better for being reopened and liberally bled. </w:t>
      </w:r>
    </w:p>
    <w:p w14:paraId="4F3554A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6D6035">
        <w:rPr>
          <w:rFonts w:ascii="Montserrat" w:hAnsi="Montserrat"/>
          <w:i/>
          <w:sz w:val="24"/>
        </w:rPr>
        <w:t xml:space="preserve">why </w:t>
      </w:r>
      <w:r w:rsidRPr="006D6035">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14:paraId="4BFD2198" w14:textId="77777777" w:rsidR="00EC0141" w:rsidRPr="006D6035" w:rsidRDefault="00EC0141">
      <w:pPr>
        <w:spacing w:line="360" w:lineRule="auto"/>
        <w:jc w:val="both"/>
        <w:rPr>
          <w:rFonts w:ascii="Montserrat" w:hAnsi="Montserrat"/>
          <w:sz w:val="24"/>
        </w:rPr>
      </w:pPr>
    </w:p>
    <w:p w14:paraId="48FEB463" w14:textId="77777777" w:rsidR="00EC0141" w:rsidRPr="006D6035" w:rsidRDefault="006D6035">
      <w:pPr>
        <w:spacing w:line="360" w:lineRule="auto"/>
        <w:jc w:val="both"/>
        <w:rPr>
          <w:rFonts w:ascii="Montserrat" w:hAnsi="Montserrat"/>
          <w:sz w:val="24"/>
        </w:rPr>
      </w:pPr>
      <w:r w:rsidRPr="006D6035">
        <w:rPr>
          <w:rFonts w:ascii="Montserrat" w:hAnsi="Montserrat"/>
          <w:sz w:val="24"/>
        </w:rPr>
        <w:t>.·. Reflection</w:t>
      </w:r>
    </w:p>
    <w:p w14:paraId="6E5B1094" w14:textId="77777777" w:rsidR="00EC0141" w:rsidRPr="006D6035" w:rsidRDefault="006D6035">
      <w:pPr>
        <w:spacing w:line="360" w:lineRule="auto"/>
        <w:jc w:val="both"/>
        <w:rPr>
          <w:rFonts w:ascii="Montserrat" w:hAnsi="Montserrat"/>
          <w:sz w:val="24"/>
        </w:rPr>
      </w:pPr>
      <w:r w:rsidRPr="006D6035">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3697FD1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14:paraId="7FD46664" w14:textId="77777777" w:rsidR="00EC0141" w:rsidRPr="006D6035" w:rsidRDefault="006D6035">
      <w:pPr>
        <w:spacing w:line="360" w:lineRule="auto"/>
        <w:jc w:val="both"/>
        <w:rPr>
          <w:rFonts w:ascii="Montserrat" w:hAnsi="Montserrat"/>
          <w:color w:val="0000FF"/>
          <w:sz w:val="24"/>
        </w:rPr>
      </w:pPr>
      <w:r w:rsidRPr="006D6035">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w:t>
      </w:r>
      <w:bookmarkStart w:id="2" w:name="chapter01"/>
      <w:bookmarkEnd w:id="2"/>
      <w:r w:rsidRPr="006D6035">
        <w:rPr>
          <w:rFonts w:ascii="Montserrat" w:hAnsi="Montserrat"/>
          <w:color w:val="0000FF"/>
          <w:sz w:val="24"/>
        </w:rPr>
        <w:tab/>
        <w:t>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w:t>
      </w:r>
      <w:r w:rsidRPr="006D6035">
        <w:rPr>
          <w:rFonts w:ascii="Montserrat" w:hAnsi="Montserrat"/>
          <w:color w:val="0000FF"/>
          <w:sz w:val="24"/>
        </w:rPr>
        <w:t xml:space="preserve">erself in space. </w:t>
      </w:r>
      <w:r w:rsidRPr="006D6035">
        <w:rPr>
          <w:rFonts w:ascii="Montserrat" w:hAnsi="Montserrat"/>
          <w:i/>
          <w:color w:val="0000FF"/>
          <w:sz w:val="24"/>
        </w:rPr>
        <w:t xml:space="preserve">God, it has been such a long time! I had forgotten what a shock it is to get through class three shielding. </w:t>
      </w:r>
      <w:r w:rsidRPr="006D6035">
        <w:rPr>
          <w:rFonts w:ascii="Montserrat" w:hAnsi="Montserrat"/>
          <w:color w:val="0000FF"/>
          <w:sz w:val="24"/>
        </w:rPr>
        <w:t xml:space="preserve">She geared down her thoughts, dimming the force and density of her attention until her awareness fit comfortably within its new limits. </w:t>
      </w:r>
    </w:p>
    <w:p w14:paraId="1268F5C7"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6D6035">
        <w:rPr>
          <w:rFonts w:ascii="Montserrat" w:hAnsi="Montserrat"/>
          <w:i/>
          <w:color w:val="0000FF"/>
          <w:sz w:val="24"/>
        </w:rPr>
        <w:t xml:space="preserve">see </w:t>
      </w:r>
      <w:r w:rsidRPr="006D6035">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14:paraId="5FA9990D"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w:t>
      </w:r>
      <w:r w:rsidRPr="006D6035">
        <w:rPr>
          <w:rFonts w:ascii="Montserrat" w:hAnsi="Montserrat"/>
          <w:color w:val="0000FF"/>
          <w:sz w:val="24"/>
        </w:rPr>
        <w:t>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14:paraId="086165B0"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"It's been a long time Miss Nin," spoke Director Powers. </w:t>
      </w:r>
    </w:p>
    <w:p w14:paraId="1B86BBE0"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w:t>
      </w:r>
      <w:r w:rsidRPr="006D6035">
        <w:rPr>
          <w:rFonts w:ascii="Montserrat" w:hAnsi="Montserrat"/>
          <w:color w:val="0000FF"/>
          <w:sz w:val="24"/>
        </w:rPr>
        <w:t xml:space="preserve">nd worked oriental rugs blanketed the dark, hardwood floor. Richly sculpted mahogany furnishings cluttered the room, giving it a cozy closeness. Books covered the walls—heavy, leather bound texts, filled with the distilled essence of thousands of years of wisdom. </w:t>
      </w:r>
    </w:p>
    <w:p w14:paraId="1AE236ED"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14:paraId="7361DE90"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6D6035">
        <w:rPr>
          <w:rFonts w:ascii="Montserrat" w:hAnsi="Montserrat"/>
          <w:i/>
          <w:color w:val="0000FF"/>
          <w:sz w:val="24"/>
        </w:rPr>
        <w:t>remarkable progress</w:t>
      </w:r>
      <w:r w:rsidRPr="006D6035">
        <w:rPr>
          <w:rFonts w:ascii="Montserrat" w:hAnsi="Montserrat"/>
          <w:color w:val="0000FF"/>
          <w:sz w:val="24"/>
        </w:rPr>
        <w:t>, but you have been completely out of circulation." He looked at the two other men, adding, "I truly do hope you have yourself put back together. We cannot wait any longer, I'm afraid."</w:t>
      </w:r>
    </w:p>
    <w:p w14:paraId="0CA42A8F"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r>
      <w:r w:rsidRPr="006D6035">
        <w:rPr>
          <w:rFonts w:ascii="Montserrat" w:hAnsi="Montserrat"/>
          <w:color w:val="0000FF"/>
          <w:sz w:val="24"/>
        </w:rPr>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14:paraId="11016753"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w:t>
      </w:r>
      <w:r w:rsidRPr="006D6035">
        <w:rPr>
          <w:rFonts w:ascii="Montserrat" w:hAnsi="Montserrat"/>
          <w:color w:val="0000FF"/>
          <w:sz w:val="24"/>
        </w:rPr>
        <w:t>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14:paraId="7DE5978B"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w:t>
      </w:r>
      <w:r w:rsidRPr="006D6035">
        <w:rPr>
          <w:rFonts w:ascii="Montserrat" w:hAnsi="Montserrat"/>
          <w:color w:val="0000FF"/>
          <w:sz w:val="24"/>
        </w:rPr>
        <w:t xml:space="preserve">used into monstrous contortions. A nightmare landscape which he had seen in his own troubled dreams far too many times in the six years hence. No one had known what had happened, they had to infer from the last words she had relayed from her mother. </w:t>
      </w:r>
    </w:p>
    <w:p w14:paraId="6BF398C5"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w:t>
      </w:r>
      <w:r w:rsidRPr="006D6035">
        <w:rPr>
          <w:rFonts w:ascii="Montserrat" w:hAnsi="Montserrat"/>
          <w:color w:val="0000FF"/>
          <w:sz w:val="24"/>
        </w:rPr>
        <w:t>ick.</w:t>
      </w:r>
    </w:p>
    <w:p w14:paraId="7B389F58"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"But, you didn't bring me here to ask me to come back to ISP, Director Craig," she said to him. </w:t>
      </w:r>
      <w:r w:rsidRPr="006D6035">
        <w:rPr>
          <w:rFonts w:ascii="Montserrat" w:hAnsi="Montserrat"/>
          <w:i/>
          <w:color w:val="0000FF"/>
          <w:sz w:val="24"/>
        </w:rPr>
        <w:t xml:space="preserve">Good Lord in Heaven! </w:t>
      </w:r>
      <w:r w:rsidRPr="006D6035">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14:paraId="4645F4D2"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w:t>
      </w:r>
      <w:r w:rsidRPr="006D6035">
        <w:rPr>
          <w:rFonts w:ascii="Montserrat" w:hAnsi="Montserrat"/>
          <w:color w:val="0000FF"/>
          <w:sz w:val="24"/>
        </w:rPr>
        <w:t xml:space="preserve"> I am about to tell you except in response to your own request. </w:t>
      </w:r>
    </w:p>
    <w:p w14:paraId="04CDEDE4"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6B2BEFE2"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6D6035">
        <w:rPr>
          <w:rFonts w:ascii="Montserrat" w:hAnsi="Montserrat"/>
          <w:i/>
          <w:color w:val="0000FF"/>
          <w:sz w:val="24"/>
        </w:rPr>
        <w:t xml:space="preserve">Adventure, </w:t>
      </w:r>
      <w:r w:rsidRPr="006D6035">
        <w:rPr>
          <w:rFonts w:ascii="Montserrat" w:hAnsi="Montserrat"/>
          <w:color w:val="0000FF"/>
          <w:sz w:val="24"/>
        </w:rPr>
        <w:t>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w:t>
      </w:r>
      <w:r w:rsidRPr="006D6035">
        <w:rPr>
          <w:rFonts w:ascii="Montserrat" w:hAnsi="Montserrat"/>
          <w:color w:val="0000FF"/>
          <w:sz w:val="24"/>
        </w:rPr>
        <w:t xml:space="preserve">ips. She was the pilot of the </w:t>
      </w:r>
      <w:r w:rsidRPr="006D6035">
        <w:rPr>
          <w:rFonts w:ascii="Montserrat" w:hAnsi="Montserrat"/>
          <w:i/>
          <w:color w:val="0000FF"/>
          <w:sz w:val="24"/>
        </w:rPr>
        <w:t xml:space="preserve">Intrepid. </w:t>
      </w:r>
      <w:r w:rsidRPr="006D6035">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14:paraId="0F9EA9D0"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6D6035">
        <w:rPr>
          <w:rFonts w:ascii="Montserrat" w:hAnsi="Montserrat"/>
          <w:i/>
          <w:color w:val="0000FF"/>
          <w:sz w:val="24"/>
        </w:rPr>
        <w:t xml:space="preserve">Adventure </w:t>
      </w:r>
      <w:r w:rsidRPr="006D6035">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14:paraId="54E55C04"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14:paraId="7E07DBEB"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14:paraId="0E8CB7BE"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looked at them all and said firmly, "You can count on me."</w:t>
      </w:r>
    </w:p>
    <w:p w14:paraId="4771A0C1"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w:t>
      </w:r>
      <w:r w:rsidRPr="006D6035">
        <w:rPr>
          <w:rFonts w:ascii="Montserrat" w:hAnsi="Montserrat"/>
          <w:color w:val="0000FF"/>
          <w:sz w:val="24"/>
        </w:rPr>
        <w:t xml:space="preserve">nly made sense. "That is why </w:t>
      </w:r>
      <w:r w:rsidRPr="006D6035">
        <w:rPr>
          <w:rFonts w:ascii="Montserrat" w:hAnsi="Montserrat"/>
          <w:i/>
          <w:color w:val="0000FF"/>
          <w:sz w:val="24"/>
        </w:rPr>
        <w:t xml:space="preserve">you </w:t>
      </w:r>
      <w:r w:rsidRPr="006D6035">
        <w:rPr>
          <w:rFonts w:ascii="Montserrat" w:hAnsi="Montserrat"/>
          <w:color w:val="0000FF"/>
          <w:sz w:val="24"/>
        </w:rPr>
        <w:t>had to be brought here today," he finished. He handed her a binder. "This contains the details of the presentation we want you to make to the media," he explained.</w:t>
      </w:r>
    </w:p>
    <w:p w14:paraId="6D30F6CF"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14:paraId="0A795638"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6BED4EEC"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09F9B6DD" w14:textId="77777777" w:rsidR="00EC0141" w:rsidRPr="006D6035" w:rsidRDefault="00EC0141">
      <w:pPr>
        <w:spacing w:line="360" w:lineRule="auto"/>
        <w:jc w:val="both"/>
        <w:rPr>
          <w:rFonts w:ascii="Montserrat" w:hAnsi="Montserrat"/>
          <w:color w:val="0000FF"/>
          <w:sz w:val="24"/>
        </w:rPr>
      </w:pPr>
    </w:p>
    <w:p w14:paraId="4BE8EAF7"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14:paraId="418AE5CA"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14:paraId="089E4AFB"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3BAF356F"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4BA1AA48"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140E6686"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Arthur came back from the door and laid a hand on his shoulder. "We've got a second perimeter around the building," he reminded Malthus, having overheard the younger man's last remark.</w:t>
      </w:r>
    </w:p>
    <w:p w14:paraId="077FD868"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w:t>
      </w:r>
      <w:r w:rsidRPr="006D6035">
        <w:rPr>
          <w:rFonts w:ascii="Montserrat" w:hAnsi="Montserrat"/>
          <w:color w:val="0000FF"/>
          <w:sz w:val="24"/>
        </w:rPr>
        <w:t>ing and still it kept rising. The only difference was that the number increased with a slow, menacingly relentless impetus.</w:t>
      </w:r>
    </w:p>
    <w:p w14:paraId="4E9DCA53"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Arthur squeezed his shoulder, saying gently and firmly, "Just do your job, Sam."</w:t>
      </w:r>
    </w:p>
    <w:p w14:paraId="1667A301"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14:paraId="20E51077"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14:paraId="0EB57A6D" w14:textId="77777777" w:rsidR="00EC0141" w:rsidRPr="006D6035" w:rsidRDefault="00EC0141">
      <w:pPr>
        <w:spacing w:line="360" w:lineRule="auto"/>
        <w:jc w:val="both"/>
        <w:rPr>
          <w:rFonts w:ascii="Montserrat" w:hAnsi="Montserrat"/>
          <w:color w:val="0000FF"/>
          <w:sz w:val="24"/>
        </w:rPr>
      </w:pPr>
    </w:p>
    <w:p w14:paraId="63266F3A"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w:t>
      </w:r>
      <w:r w:rsidRPr="006D6035">
        <w:rPr>
          <w:rFonts w:ascii="Montserrat" w:hAnsi="Montserrat"/>
          <w:color w:val="0000FF"/>
          <w:sz w:val="24"/>
        </w:rPr>
        <w:t xml:space="preserve"> to face them again. "You have no idea what you are asking me to do," she panted. Her hands fisted as she tried to master the shaking that still tortured her body. "I can't do it."</w:t>
      </w:r>
    </w:p>
    <w:p w14:paraId="5485F6C9"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6D6035">
        <w:rPr>
          <w:rFonts w:ascii="Montserrat" w:hAnsi="Montserrat"/>
          <w:i/>
          <w:color w:val="0000FF"/>
          <w:sz w:val="24"/>
        </w:rPr>
        <w:t xml:space="preserve">want </w:t>
      </w:r>
      <w:r w:rsidRPr="006D6035">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14:paraId="32595A62"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looked at him and her mouth worked as she tried to find a response.</w:t>
      </w:r>
    </w:p>
    <w:p w14:paraId="28ED2184"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6D6035">
        <w:rPr>
          <w:rFonts w:ascii="Montserrat" w:hAnsi="Montserrat"/>
          <w:i/>
          <w:color w:val="0000FF"/>
          <w:sz w:val="24"/>
        </w:rPr>
        <w:t xml:space="preserve">are </w:t>
      </w:r>
      <w:r w:rsidRPr="006D6035">
        <w:rPr>
          <w:rFonts w:ascii="Montserrat" w:hAnsi="Montserrat"/>
          <w:color w:val="0000FF"/>
          <w:sz w:val="24"/>
        </w:rPr>
        <w:t xml:space="preserve">the evidence. Not just what you know, but what you </w:t>
      </w:r>
      <w:r w:rsidRPr="006D6035">
        <w:rPr>
          <w:rFonts w:ascii="Montserrat" w:hAnsi="Montserrat"/>
          <w:i/>
          <w:color w:val="0000FF"/>
          <w:sz w:val="24"/>
        </w:rPr>
        <w:t>are!"</w:t>
      </w:r>
    </w:p>
    <w:p w14:paraId="2C2B9C79"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6D6035">
        <w:rPr>
          <w:rFonts w:ascii="Montserrat" w:hAnsi="Montserrat"/>
          <w:i/>
          <w:color w:val="0000FF"/>
          <w:sz w:val="24"/>
        </w:rPr>
        <w:t xml:space="preserve">believe </w:t>
      </w:r>
      <w:r w:rsidRPr="006D6035">
        <w:rPr>
          <w:rFonts w:ascii="Montserrat" w:hAnsi="Montserrat"/>
          <w:color w:val="0000FF"/>
          <w:sz w:val="24"/>
        </w:rPr>
        <w:t>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w:t>
      </w:r>
      <w:r w:rsidRPr="006D6035">
        <w:rPr>
          <w:rFonts w:ascii="Montserrat" w:hAnsi="Montserrat"/>
          <w:color w:val="0000FF"/>
          <w:sz w:val="24"/>
        </w:rPr>
        <w:t xml:space="preserve">,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14:paraId="201E876E"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14:paraId="4E3E46A6"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w:t>
      </w:r>
      <w:r w:rsidRPr="006D6035">
        <w:rPr>
          <w:rFonts w:ascii="Montserrat" w:hAnsi="Montserrat"/>
          <w:color w:val="0000FF"/>
          <w:sz w:val="24"/>
        </w:rPr>
        <w:t xml:space="preserve">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14:paraId="46293747"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"But I don't want to be exposed! God, all I've ever wanted was to be able to go through life like any normal person! You can't do this to me!" she cried.</w:t>
      </w:r>
    </w:p>
    <w:p w14:paraId="363A8AFE"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14:paraId="7EF2F0D6"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"You are not giving me any choice!" she accused. "Let me face it on my own, in my own way. You just..." she choked, "you just don't have any idea what you are asking me."</w:t>
      </w:r>
    </w:p>
    <w:p w14:paraId="490E3548"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6D6035">
        <w:rPr>
          <w:rFonts w:ascii="Montserrat" w:hAnsi="Montserrat"/>
          <w:i/>
          <w:color w:val="0000FF"/>
          <w:sz w:val="24"/>
        </w:rPr>
        <w:t>test</w:t>
      </w:r>
      <w:r w:rsidRPr="006D6035">
        <w:rPr>
          <w:rFonts w:ascii="Montserrat" w:hAnsi="Montserrat"/>
          <w:color w:val="0000FF"/>
          <w:sz w:val="24"/>
        </w:rPr>
        <w:t xml:space="preserve"> of your resolve, and the proof of your rehabilitation."</w:t>
      </w:r>
    </w:p>
    <w:p w14:paraId="411EE898"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w:t>
      </w:r>
      <w:r w:rsidRPr="006D6035">
        <w:rPr>
          <w:rFonts w:ascii="Montserrat" w:hAnsi="Montserrat"/>
          <w:color w:val="0000FF"/>
          <w:sz w:val="24"/>
        </w:rPr>
        <w:t xml:space="preserve">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59CDD61A" w14:textId="77777777" w:rsidR="00EC0141" w:rsidRPr="006D6035" w:rsidRDefault="00EC0141">
      <w:pPr>
        <w:spacing w:line="360" w:lineRule="auto"/>
        <w:jc w:val="both"/>
        <w:rPr>
          <w:rFonts w:ascii="Montserrat" w:hAnsi="Montserrat"/>
          <w:sz w:val="24"/>
        </w:rPr>
      </w:pPr>
    </w:p>
    <w:p w14:paraId="489B76D7"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14:paraId="0F2AF65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"What's the status on that thing?" he asked the young woman.</w:t>
      </w:r>
    </w:p>
    <w:p w14:paraId="7E383D9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14:paraId="4E9FC49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"We need a bigger unit," the man said as he pulled out his tools and set to examining the circuit grain. "Something with more lateral arrays," he added, addressing the female technician. </w:t>
      </w:r>
    </w:p>
    <w:p w14:paraId="62459CB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14:paraId="2399D36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w:t>
      </w:r>
      <w:r w:rsidRPr="006D6035">
        <w:rPr>
          <w:rFonts w:ascii="Montserrat" w:hAnsi="Montserrat"/>
          <w:sz w:val="24"/>
        </w:rPr>
        <w:t>up to you now." He took a last look around the room, his eyes lingering on the screen where the power curve was still on display. With a heavy shake of his head, he exited the room, leaving the technicians to their work.</w:t>
      </w:r>
    </w:p>
    <w:p w14:paraId="5F4EDADF" w14:textId="77777777" w:rsidR="00EC0141" w:rsidRPr="006D6035" w:rsidRDefault="00EC0141">
      <w:pPr>
        <w:spacing w:line="360" w:lineRule="auto"/>
        <w:jc w:val="both"/>
        <w:rPr>
          <w:rFonts w:ascii="Montserrat" w:hAnsi="Montserrat"/>
          <w:sz w:val="24"/>
        </w:rPr>
      </w:pPr>
    </w:p>
    <w:p w14:paraId="6F2F8469" w14:textId="77777777" w:rsidR="00EC0141" w:rsidRPr="006D6035" w:rsidRDefault="00EC0141">
      <w:pPr>
        <w:spacing w:line="360" w:lineRule="auto"/>
        <w:jc w:val="both"/>
        <w:rPr>
          <w:rFonts w:ascii="Montserrat" w:hAnsi="Montserrat"/>
          <w:sz w:val="24"/>
        </w:rPr>
      </w:pPr>
    </w:p>
    <w:p w14:paraId="0CF7A376" w14:textId="77777777" w:rsidR="00EC0141" w:rsidRPr="006D6035" w:rsidRDefault="006D6035">
      <w:pPr>
        <w:spacing w:line="360" w:lineRule="auto"/>
        <w:jc w:val="both"/>
        <w:rPr>
          <w:rFonts w:ascii="Montserrat" w:hAnsi="Montserrat"/>
          <w:sz w:val="24"/>
        </w:rPr>
      </w:pPr>
      <w:r w:rsidRPr="006D6035">
        <w:rPr>
          <w:rFonts w:ascii="Montserrat" w:hAnsi="Montserrat"/>
          <w:caps/>
          <w:smallCaps/>
          <w:sz w:val="24"/>
          <w:u w:val="single"/>
        </w:rPr>
        <w:t>chapter</w:t>
      </w:r>
    </w:p>
    <w:p w14:paraId="1346AE53" w14:textId="77777777" w:rsidR="00EC0141" w:rsidRPr="006D6035" w:rsidRDefault="006D6035">
      <w:pPr>
        <w:spacing w:line="360" w:lineRule="auto"/>
        <w:jc w:val="both"/>
        <w:rPr>
          <w:rFonts w:ascii="Montserrat" w:hAnsi="Montserrat"/>
          <w:sz w:val="24"/>
        </w:rPr>
      </w:pPr>
      <w:r w:rsidRPr="006D6035">
        <w:rPr>
          <w:rFonts w:ascii="Montserrat" w:hAnsi="Montserrat"/>
          <w:sz w:val="24"/>
        </w:rPr>
        <w:t>TWO</w:t>
      </w:r>
    </w:p>
    <w:p w14:paraId="199A726F" w14:textId="77777777" w:rsidR="00EC0141" w:rsidRPr="006D6035" w:rsidRDefault="00EC0141">
      <w:pPr>
        <w:spacing w:line="360" w:lineRule="auto"/>
        <w:jc w:val="both"/>
        <w:rPr>
          <w:rFonts w:ascii="Montserrat" w:hAnsi="Montserrat"/>
          <w:sz w:val="24"/>
        </w:rPr>
      </w:pPr>
    </w:p>
    <w:p w14:paraId="5524BC5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w:t>
      </w:r>
      <w:r w:rsidRPr="006D6035">
        <w:rPr>
          <w:rFonts w:ascii="Montserrat" w:hAnsi="Montserrat"/>
          <w:sz w:val="24"/>
        </w:rPr>
        <w:t xml:space="preserve">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14:paraId="7D5AB31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14:paraId="1B9576D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w:t>
      </w:r>
      <w:r w:rsidRPr="006D6035">
        <w:rPr>
          <w:rFonts w:ascii="Montserrat" w:hAnsi="Montserrat"/>
          <w:sz w:val="24"/>
        </w:rPr>
        <w:t>—or at least impersonal—mirror would become filled with distorted reflections of herself that would plague her for the rest of her life.</w:t>
      </w:r>
    </w:p>
    <w:p w14:paraId="4FFDB95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w:t>
      </w:r>
      <w:r w:rsidRPr="006D6035">
        <w:rPr>
          <w:rFonts w:ascii="Montserrat" w:hAnsi="Montserrat"/>
          <w:sz w:val="24"/>
        </w:rPr>
        <w:t xml:space="preserve">of too many bodies had begun to weigh in the air. A disturbing gruel of musk and spice underscored by the hot, intimate flavor of predominantly healthy, well maintained bodies that she had always found at once appealing and appalling. </w:t>
      </w:r>
    </w:p>
    <w:p w14:paraId="53BC8CF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6D6035">
        <w:rPr>
          <w:rFonts w:ascii="Montserrat" w:hAnsi="Montserrat"/>
          <w:caps/>
          <w:sz w:val="24"/>
        </w:rPr>
        <w:t xml:space="preserve">. </w:t>
      </w:r>
      <w:r w:rsidRPr="006D6035">
        <w:rPr>
          <w:rFonts w:ascii="Montserrat" w:hAnsi="Montserrat"/>
          <w:i/>
          <w:sz w:val="24"/>
        </w:rPr>
        <w:t xml:space="preserve">I don't want to be here. </w:t>
      </w:r>
      <w:r w:rsidRPr="006D6035">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6D6035">
        <w:rPr>
          <w:rFonts w:ascii="Montserrat" w:hAnsi="Montserrat"/>
          <w:caps/>
          <w:sz w:val="24"/>
        </w:rPr>
        <w:t xml:space="preserve"> </w:t>
      </w:r>
      <w:r w:rsidRPr="006D6035">
        <w:rPr>
          <w:rFonts w:ascii="Montserrat" w:hAnsi="Montserrat"/>
          <w:i/>
          <w:sz w:val="24"/>
        </w:rPr>
        <w:t xml:space="preserve">take </w:t>
      </w:r>
      <w:r w:rsidRPr="006D6035">
        <w:rPr>
          <w:rFonts w:ascii="Montserrat" w:hAnsi="Montserrat"/>
          <w:sz w:val="24"/>
        </w:rPr>
        <w:t>what she wanted—to do what was right for herself. Such insubordination would never be tolerated. Self interest was a luxury a person like her could not afford.</w:t>
      </w:r>
    </w:p>
    <w:p w14:paraId="037875F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14:paraId="3F531C5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w:t>
      </w:r>
      <w:r w:rsidRPr="006D6035">
        <w:rPr>
          <w:rFonts w:ascii="Montserrat" w:hAnsi="Montserrat"/>
          <w:sz w:val="24"/>
        </w:rPr>
        <w:t>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14:paraId="7273F12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w:t>
      </w:r>
      <w:r w:rsidRPr="006D6035">
        <w:rPr>
          <w:rFonts w:ascii="Montserrat" w:hAnsi="Montserrat"/>
          <w:sz w:val="24"/>
        </w:rPr>
        <w:t>, and be sure to come back in here afterwards and get this crap cleaned off. It would be a shame to ruin your complexion by forgetting," she rattled off, as she selected her pallet.</w:t>
      </w:r>
    </w:p>
    <w:p w14:paraId="64F6548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w:t>
      </w:r>
      <w:r w:rsidRPr="006D6035">
        <w:rPr>
          <w:rFonts w:ascii="Montserrat" w:hAnsi="Montserrat"/>
          <w:sz w:val="24"/>
        </w:rPr>
        <w:t>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14:paraId="5916B63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6D6035">
        <w:rPr>
          <w:rFonts w:ascii="Montserrat" w:hAnsi="Montserrat"/>
          <w:i/>
          <w:sz w:val="24"/>
        </w:rPr>
        <w:t xml:space="preserve">looked </w:t>
      </w:r>
      <w:r w:rsidRPr="006D6035">
        <w:rPr>
          <w:rFonts w:ascii="Montserrat" w:hAnsi="Montserrat"/>
          <w:sz w:val="24"/>
        </w:rPr>
        <w:t xml:space="preserve">at her had triggered it violently. </w:t>
      </w:r>
      <w:r w:rsidRPr="006D6035">
        <w:rPr>
          <w:rFonts w:ascii="Montserrat" w:hAnsi="Montserrat"/>
          <w:i/>
          <w:sz w:val="24"/>
        </w:rPr>
        <w:t xml:space="preserve">It kinda takes the fun out of being a teenager! </w:t>
      </w:r>
      <w:r w:rsidRPr="006D6035">
        <w:rPr>
          <w:rFonts w:ascii="Montserrat" w:hAnsi="Montserrat"/>
          <w:sz w:val="24"/>
        </w:rPr>
        <w:t>She thought sardonically. Having made it through the worst part, Phoenix was able to surrender herself to the woman's ministrations.</w:t>
      </w:r>
    </w:p>
    <w:p w14:paraId="5758FB4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w:t>
      </w:r>
      <w:r w:rsidRPr="006D6035">
        <w:rPr>
          <w:rFonts w:ascii="Montserrat" w:hAnsi="Montserrat"/>
          <w:sz w:val="24"/>
        </w:rPr>
        <w:t xml:space="preserve">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6D6035">
        <w:rPr>
          <w:rFonts w:ascii="Montserrat" w:hAnsi="Montserrat"/>
          <w:i/>
          <w:sz w:val="24"/>
        </w:rPr>
        <w:t xml:space="preserve">other. </w:t>
      </w:r>
      <w:r w:rsidRPr="006D6035">
        <w:rPr>
          <w:rFonts w:ascii="Montserrat" w:hAnsi="Montserrat"/>
          <w:sz w:val="24"/>
        </w:rPr>
        <w:t>A suggestion of something as powerful and innate to life as sex, and yet something she knew almost nothing about.</w:t>
      </w:r>
      <w:r w:rsidRPr="006D6035">
        <w:rPr>
          <w:rFonts w:ascii="Montserrat" w:hAnsi="Montserrat"/>
          <w:i/>
          <w:caps/>
          <w:sz w:val="24"/>
        </w:rPr>
        <w:t xml:space="preserve"> </w:t>
      </w:r>
    </w:p>
    <w:p w14:paraId="0BAD8FF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Trying to figure out what it was almost distracted her.</w:t>
      </w:r>
    </w:p>
    <w:p w14:paraId="1C78CC2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6D6035">
        <w:rPr>
          <w:rFonts w:ascii="Montserrat" w:hAnsi="Montserrat"/>
          <w:sz w:val="24"/>
        </w:rPr>
        <w:tab/>
      </w:r>
    </w:p>
    <w:p w14:paraId="613CAA57" w14:textId="77777777" w:rsidR="00EC0141" w:rsidRPr="006D6035" w:rsidRDefault="00EC0141">
      <w:pPr>
        <w:spacing w:line="360" w:lineRule="auto"/>
        <w:jc w:val="both"/>
        <w:rPr>
          <w:rFonts w:ascii="Montserrat" w:hAnsi="Montserrat"/>
          <w:caps/>
          <w:sz w:val="24"/>
        </w:rPr>
      </w:pPr>
    </w:p>
    <w:p w14:paraId="6F5FB1F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w:t>
      </w:r>
      <w:r w:rsidRPr="006D6035">
        <w:rPr>
          <w:rFonts w:ascii="Montserrat" w:hAnsi="Montserrat"/>
          <w:sz w:val="24"/>
        </w:rPr>
        <w:t xml:space="preserve"> you." Craig had also helped himself to a drink. He took a painful swallow and continued, "It is just inconceivable to think what she could do to the entire world if she ever completely lost control</w:t>
      </w:r>
      <w:r w:rsidRPr="006D6035">
        <w:rPr>
          <w:rFonts w:ascii="Montserrat" w:hAnsi="Montserrat"/>
          <w:caps/>
          <w:sz w:val="24"/>
        </w:rPr>
        <w:t>."</w:t>
      </w:r>
    </w:p>
    <w:p w14:paraId="453AE27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w:t>
      </w:r>
      <w:r w:rsidRPr="006D6035">
        <w:rPr>
          <w:rFonts w:ascii="Montserrat" w:hAnsi="Montserrat"/>
          <w:sz w:val="24"/>
        </w:rPr>
        <w:t>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w:t>
      </w:r>
      <w:r w:rsidRPr="006D6035">
        <w:rPr>
          <w:rFonts w:ascii="Montserrat" w:hAnsi="Montserrat"/>
          <w:sz w:val="24"/>
        </w:rPr>
        <w:t>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14:paraId="7F0FB13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"Now what is that supposed to mean?" Powers growled looking up from his reports.</w:t>
      </w:r>
    </w:p>
    <w:p w14:paraId="180DB89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14:paraId="616E274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"Nonsense," powers retorted, "Nobody threatened her."</w:t>
      </w:r>
    </w:p>
    <w:p w14:paraId="59E5CD1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"Chad, a fool and an idiot should not have lasted as long, in your position, as you have managed. Please tell me, what is your secret?"</w:t>
      </w:r>
    </w:p>
    <w:p w14:paraId="5FFB018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14:paraId="3B76FED3" w14:textId="77777777" w:rsidR="00EC0141" w:rsidRPr="006D6035" w:rsidRDefault="006D6035">
      <w:pPr>
        <w:spacing w:line="360" w:lineRule="auto"/>
        <w:jc w:val="both"/>
        <w:rPr>
          <w:rFonts w:ascii="Montserrat" w:hAnsi="Montserrat"/>
          <w:caps/>
          <w:sz w:val="24"/>
        </w:rPr>
      </w:pPr>
      <w:r w:rsidRPr="006D6035">
        <w:rPr>
          <w:rFonts w:ascii="Montserrat" w:hAnsi="Montserrat"/>
          <w:caps/>
          <w:sz w:val="24"/>
        </w:rPr>
        <w:tab/>
      </w:r>
      <w:r w:rsidRPr="006D6035">
        <w:rPr>
          <w:rFonts w:ascii="Montserrat" w:hAnsi="Montserrat"/>
          <w:i/>
          <w:sz w:val="24"/>
        </w:rPr>
        <w:t xml:space="preserve">"Regardless of what she perceived," </w:t>
      </w:r>
      <w:r w:rsidRPr="006D6035">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6D6035">
        <w:rPr>
          <w:rFonts w:ascii="Montserrat" w:hAnsi="Montserrat"/>
          <w:i/>
          <w:sz w:val="24"/>
        </w:rPr>
        <w:t>means</w:t>
      </w:r>
      <w:r w:rsidRPr="006D6035">
        <w:rPr>
          <w:rFonts w:ascii="Montserrat" w:hAnsi="Montserrat"/>
          <w:sz w:val="24"/>
        </w:rPr>
        <w:t xml:space="preserve"> to deal with dangerous actives. </w:t>
      </w:r>
      <w:r w:rsidRPr="006D6035">
        <w:rPr>
          <w:rFonts w:ascii="Montserrat" w:hAnsi="Montserrat"/>
          <w:i/>
          <w:sz w:val="24"/>
        </w:rPr>
        <w:t>No</w:t>
      </w:r>
      <w:r w:rsidRPr="006D6035">
        <w:rPr>
          <w:rFonts w:ascii="Montserrat" w:hAnsi="Montserrat"/>
          <w:sz w:val="24"/>
        </w:rPr>
        <w:t xml:space="preserve"> active is ever supposed to know that he or </w:t>
      </w:r>
      <w:r w:rsidRPr="006D6035">
        <w:rPr>
          <w:rFonts w:ascii="Montserrat" w:hAnsi="Montserrat"/>
          <w:i/>
          <w:sz w:val="24"/>
        </w:rPr>
        <w:t xml:space="preserve">she </w:t>
      </w:r>
      <w:r w:rsidRPr="006D6035">
        <w:rPr>
          <w:rFonts w:ascii="Montserrat" w:hAnsi="Montserrat"/>
          <w:sz w:val="24"/>
        </w:rPr>
        <w:t>is a</w:t>
      </w:r>
      <w:r w:rsidRPr="006D6035">
        <w:rPr>
          <w:rFonts w:ascii="Montserrat" w:hAnsi="Montserrat"/>
          <w:i/>
          <w:sz w:val="24"/>
        </w:rPr>
        <w:t xml:space="preserve"> dangerous active!</w:t>
      </w:r>
      <w:r w:rsidRPr="006D6035">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w:t>
      </w:r>
      <w:r w:rsidRPr="006D6035">
        <w:rPr>
          <w:rFonts w:ascii="Montserrat" w:hAnsi="Montserrat"/>
          <w:sz w:val="24"/>
        </w:rPr>
        <w:t>hat yet."</w:t>
      </w:r>
    </w:p>
    <w:p w14:paraId="5F1AA98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"Mark, just what are you getting at?"</w:t>
      </w:r>
    </w:p>
    <w:p w14:paraId="1CE5DDA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14:paraId="3975526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There was a knock on the door. Dreyfus's assistant opened the door and announced, "The Prime Minister of the Solar Authority is here. We go on the air in five."</w:t>
      </w:r>
    </w:p>
    <w:p w14:paraId="64E7AB49" w14:textId="77777777" w:rsidR="00EC0141" w:rsidRPr="006D6035" w:rsidRDefault="00EC0141">
      <w:pPr>
        <w:spacing w:line="360" w:lineRule="auto"/>
        <w:jc w:val="both"/>
        <w:rPr>
          <w:rFonts w:ascii="Montserrat" w:hAnsi="Montserrat"/>
          <w:caps/>
          <w:sz w:val="24"/>
        </w:rPr>
      </w:pPr>
    </w:p>
    <w:p w14:paraId="26A2F64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w:t>
      </w:r>
      <w:r w:rsidRPr="006D6035">
        <w:rPr>
          <w:rFonts w:ascii="Montserrat" w:hAnsi="Montserrat"/>
          <w:sz w:val="24"/>
        </w:rPr>
        <w:t>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w:t>
      </w:r>
      <w:r w:rsidRPr="006D6035">
        <w:rPr>
          <w:rFonts w:ascii="Montserrat" w:hAnsi="Montserrat"/>
          <w:sz w:val="24"/>
        </w:rPr>
        <w:t xml:space="preserve"> do this thing.</w:t>
      </w:r>
    </w:p>
    <w:p w14:paraId="54CDA9D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Another part of her said, do—or die.</w:t>
      </w:r>
    </w:p>
    <w:p w14:paraId="70F9D74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w:t>
      </w:r>
      <w:r w:rsidRPr="006D6035">
        <w:rPr>
          <w:rFonts w:ascii="Montserrat" w:hAnsi="Montserrat"/>
          <w:sz w:val="24"/>
        </w:rPr>
        <w:t>. As she looked out over the podium into the auditorium, her eyes were blinded by the lights of the cameras, but her other senses were crisply filled with the complex human tapestry which regarded her.</w:t>
      </w:r>
    </w:p>
    <w:p w14:paraId="3BC58D4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w:t>
      </w:r>
      <w:r w:rsidRPr="006D6035">
        <w:rPr>
          <w:rFonts w:ascii="Montserrat" w:hAnsi="Montserrat"/>
          <w:sz w:val="24"/>
        </w:rPr>
        <w:t>power in front of the latent majority. The irony was that the significance was mostly lost, as the feat was recognized for what it was by so very few.</w:t>
      </w:r>
    </w:p>
    <w:p w14:paraId="24C98A4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6D6035">
        <w:rPr>
          <w:rFonts w:ascii="Montserrat" w:hAnsi="Montserrat"/>
          <w:caps/>
          <w:vanish/>
          <w:sz w:val="24"/>
        </w:rPr>
        <w:t xml:space="preserve">MI </w:t>
      </w:r>
      <w:r w:rsidRPr="006D6035">
        <w:rPr>
          <w:rFonts w:ascii="Montserrat" w:hAnsi="Montserrat"/>
          <w:sz w:val="24"/>
        </w:rPr>
        <w:t>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w:t>
      </w:r>
      <w:r w:rsidRPr="006D6035">
        <w:rPr>
          <w:rFonts w:ascii="Montserrat" w:hAnsi="Montserrat"/>
          <w:sz w:val="24"/>
        </w:rPr>
        <w:t xml:space="preserve">arth Citizens in space, or in transit to or from space. </w:t>
      </w:r>
    </w:p>
    <w:p w14:paraId="62CA831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6D6035">
        <w:rPr>
          <w:rFonts w:ascii="Montserrat" w:hAnsi="Montserrat"/>
          <w:caps/>
          <w:sz w:val="24"/>
        </w:rPr>
        <w:t xml:space="preserve"> </w:t>
      </w:r>
    </w:p>
    <w:p w14:paraId="0E13ACC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14:paraId="23D8E4B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14:paraId="52CB8C8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6D6035">
        <w:rPr>
          <w:rFonts w:ascii="Montserrat" w:hAnsi="Montserrat"/>
          <w:i/>
          <w:sz w:val="24"/>
        </w:rPr>
        <w:t xml:space="preserve">Intrepid. </w:t>
      </w:r>
      <w:r w:rsidRPr="006D6035">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6D6035">
        <w:rPr>
          <w:rFonts w:ascii="Montserrat" w:hAnsi="Montserrat"/>
          <w:i/>
          <w:sz w:val="24"/>
        </w:rPr>
        <w:t xml:space="preserve">Adventure </w:t>
      </w:r>
      <w:r w:rsidRPr="006D6035">
        <w:rPr>
          <w:rFonts w:ascii="Montserrat" w:hAnsi="Montserrat"/>
          <w:sz w:val="24"/>
        </w:rPr>
        <w:t>was lost. The evidence, which could not be confirmed or denied at the time, and consisted entirely of information derived from a classified source, was suppressed for reasons of Aegis security.</w:t>
      </w:r>
    </w:p>
    <w:p w14:paraId="65DA485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6D6035">
        <w:rPr>
          <w:rFonts w:ascii="Montserrat" w:hAnsi="Montserrat"/>
          <w:i/>
          <w:sz w:val="24"/>
        </w:rPr>
        <w:t xml:space="preserve">Adventure, </w:t>
      </w:r>
      <w:r w:rsidRPr="006D6035">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14:paraId="021722A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Phoenix held her breath. </w:t>
      </w:r>
    </w:p>
    <w:p w14:paraId="4C98443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6D6035">
        <w:rPr>
          <w:rFonts w:ascii="Montserrat" w:hAnsi="Montserrat"/>
          <w:i/>
          <w:sz w:val="24"/>
        </w:rPr>
        <w:t xml:space="preserve">Adventure </w:t>
      </w:r>
      <w:r w:rsidRPr="006D6035">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14:paraId="087DE80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14:paraId="6139EF5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"Before I can tell you what happened, I have to explain a few things to establish the nature of my involvement in the final mission of the deep space explorer </w:t>
      </w:r>
      <w:r w:rsidRPr="006D6035">
        <w:rPr>
          <w:rFonts w:ascii="Montserrat" w:hAnsi="Montserrat"/>
          <w:i/>
          <w:sz w:val="24"/>
        </w:rPr>
        <w:t xml:space="preserve">Adventure," </w:t>
      </w:r>
      <w:r w:rsidRPr="006D6035">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w:t>
      </w:r>
      <w:r w:rsidRPr="006D6035">
        <w:rPr>
          <w:rFonts w:ascii="Montserrat" w:hAnsi="Montserrat"/>
          <w:sz w:val="24"/>
        </w:rPr>
        <w:t>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6D6035">
        <w:rPr>
          <w:rFonts w:ascii="Montserrat" w:hAnsi="Montserrat"/>
          <w:caps/>
          <w:sz w:val="24"/>
        </w:rPr>
        <w:t xml:space="preserve"> </w:t>
      </w:r>
    </w:p>
    <w:p w14:paraId="069F9DF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6D6035">
        <w:rPr>
          <w:rFonts w:ascii="Montserrat" w:hAnsi="Montserrat"/>
          <w:i/>
          <w:sz w:val="24"/>
        </w:rPr>
        <w:t>Adventure</w:t>
      </w:r>
      <w:r w:rsidRPr="006D6035">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w:t>
      </w:r>
      <w:r w:rsidRPr="006D6035">
        <w:rPr>
          <w:rFonts w:ascii="Montserrat" w:hAnsi="Montserrat"/>
          <w:sz w:val="24"/>
        </w:rPr>
        <w:t>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14:paraId="347B0F6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"At the time that the </w:t>
      </w:r>
      <w:r w:rsidRPr="006D6035">
        <w:rPr>
          <w:rFonts w:ascii="Montserrat" w:hAnsi="Montserrat"/>
          <w:i/>
          <w:sz w:val="24"/>
        </w:rPr>
        <w:t xml:space="preserve">Adventure </w:t>
      </w:r>
      <w:r w:rsidRPr="006D6035">
        <w:rPr>
          <w:rFonts w:ascii="Montserrat" w:hAnsi="Montserrat"/>
          <w:sz w:val="24"/>
        </w:rPr>
        <w:t xml:space="preserve">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w:t>
      </w:r>
      <w:r w:rsidRPr="006D6035">
        <w:rPr>
          <w:rFonts w:ascii="Montserrat" w:hAnsi="Montserrat"/>
          <w:sz w:val="24"/>
        </w:rPr>
        <w:t>the rest of her was forced to relive. The force of her passionate words imbued her slim form with a presence that dominated the stage and bathed the stunned audience with an echo of her vision.</w:t>
      </w:r>
    </w:p>
    <w:p w14:paraId="7009B422" w14:textId="77777777" w:rsidR="00EC0141" w:rsidRPr="006D6035" w:rsidRDefault="00EC0141">
      <w:pPr>
        <w:spacing w:line="360" w:lineRule="auto"/>
        <w:jc w:val="both"/>
        <w:rPr>
          <w:rFonts w:ascii="Montserrat" w:hAnsi="Montserrat"/>
          <w:caps/>
          <w:sz w:val="24"/>
        </w:rPr>
      </w:pPr>
    </w:p>
    <w:p w14:paraId="3F50698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 xml:space="preserve">Once again Phoenix found herself standing on the deck of the bridge of the </w:t>
      </w:r>
      <w:r w:rsidRPr="006D6035">
        <w:rPr>
          <w:rFonts w:ascii="Montserrat" w:hAnsi="Montserrat"/>
          <w:i/>
          <w:sz w:val="24"/>
        </w:rPr>
        <w:t xml:space="preserve">Adventure </w:t>
      </w:r>
      <w:r w:rsidRPr="006D6035">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w:t>
      </w:r>
      <w:r w:rsidRPr="006D6035">
        <w:rPr>
          <w:rFonts w:ascii="Montserrat" w:hAnsi="Montserrat"/>
          <w:sz w:val="24"/>
        </w:rPr>
        <w:t>mbled, short of breath, up to a friendly, familiar form leaning against a wall outside of the mission control building. Phoenix's voice carried their excitement as she announced, "There's something out here! I think it's alive!"</w:t>
      </w:r>
    </w:p>
    <w:p w14:paraId="0AED062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w:t>
      </w:r>
      <w:r w:rsidRPr="006D6035">
        <w:rPr>
          <w:rFonts w:ascii="Montserrat" w:hAnsi="Montserrat"/>
          <w:sz w:val="24"/>
        </w:rPr>
        <w:t>arette and grasped her hand. As he led her inside, he quizzed her, "What is it exactly that you have encountered?"</w:t>
      </w:r>
    </w:p>
    <w:p w14:paraId="4212FE0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w:t>
      </w:r>
      <w:r w:rsidRPr="006D6035">
        <w:rPr>
          <w:rFonts w:ascii="Montserrat" w:hAnsi="Montserrat"/>
          <w:sz w:val="24"/>
        </w:rPr>
        <w:t>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6DA770C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"Light wash? But that would mean..."</w:t>
      </w:r>
    </w:p>
    <w:p w14:paraId="4B9DC11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w:t>
      </w:r>
      <w:r w:rsidRPr="006D6035">
        <w:rPr>
          <w:rFonts w:ascii="Montserrat" w:hAnsi="Montserrat"/>
          <w:sz w:val="24"/>
        </w:rPr>
        <w:t>is awake and on duty?" Ember asked through her daughter.</w:t>
      </w:r>
    </w:p>
    <w:p w14:paraId="7E0601B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w:t>
      </w:r>
      <w:r w:rsidRPr="006D6035">
        <w:rPr>
          <w:rFonts w:ascii="Montserrat" w:hAnsi="Montserrat"/>
          <w:sz w:val="24"/>
        </w:rPr>
        <w:t xml:space="preserve"> to everything while her thoughts were diverted</w:t>
      </w:r>
      <w:r w:rsidRPr="006D6035">
        <w:rPr>
          <w:rFonts w:ascii="Montserrat" w:hAnsi="Montserrat"/>
          <w:caps/>
          <w:sz w:val="24"/>
        </w:rPr>
        <w:t>.</w:t>
      </w:r>
    </w:p>
    <w:p w14:paraId="477DED8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450E38A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"My God!" Craig uttered with shock. "What do you make of it, Ember?"</w:t>
      </w:r>
    </w:p>
    <w:p w14:paraId="4DA0F62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 don't know </w:t>
      </w:r>
      <w:r w:rsidRPr="006D6035">
        <w:rPr>
          <w:rFonts w:ascii="Montserrat" w:hAnsi="Montserrat"/>
          <w:i/>
          <w:sz w:val="24"/>
        </w:rPr>
        <w:t xml:space="preserve">what </w:t>
      </w:r>
      <w:r w:rsidRPr="006D6035">
        <w:rPr>
          <w:rFonts w:ascii="Montserrat" w:hAnsi="Montserrat"/>
          <w:sz w:val="24"/>
        </w:rPr>
        <w:t>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w:t>
      </w:r>
      <w:r w:rsidRPr="006D6035">
        <w:rPr>
          <w:rFonts w:ascii="Montserrat" w:hAnsi="Montserrat"/>
          <w:sz w:val="24"/>
        </w:rPr>
        <w:t xml:space="preserve">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6D6035">
        <w:rPr>
          <w:rFonts w:ascii="Montserrat" w:hAnsi="Montserrat"/>
          <w:i/>
          <w:sz w:val="24"/>
        </w:rPr>
        <w:t xml:space="preserve">Adventure </w:t>
      </w:r>
      <w:r w:rsidRPr="006D6035">
        <w:rPr>
          <w:rFonts w:ascii="Montserrat" w:hAnsi="Montserrat"/>
          <w:sz w:val="24"/>
        </w:rPr>
        <w:t>could jump from Sol to Alpha Centauri!" She exclaimed</w:t>
      </w:r>
    </w:p>
    <w:p w14:paraId="330FFD9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14:paraId="077FCE3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w:t>
      </w:r>
      <w:r w:rsidRPr="006D6035">
        <w:rPr>
          <w:rFonts w:ascii="Montserrat" w:hAnsi="Montserrat"/>
          <w:sz w:val="24"/>
        </w:rPr>
        <w:t>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w:t>
      </w:r>
      <w:r w:rsidRPr="006D6035">
        <w:rPr>
          <w:rFonts w:ascii="Montserrat" w:hAnsi="Montserrat"/>
          <w:sz w:val="24"/>
        </w:rPr>
        <w:t>nce."</w:t>
      </w:r>
      <w:r w:rsidRPr="006D6035">
        <w:rPr>
          <w:rFonts w:ascii="Montserrat" w:hAnsi="Montserrat"/>
          <w:caps/>
          <w:sz w:val="24"/>
        </w:rPr>
        <w:t xml:space="preserve"> </w:t>
      </w:r>
    </w:p>
    <w:p w14:paraId="4D16D75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14:paraId="005009C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w:t>
      </w:r>
      <w:r w:rsidRPr="006D6035">
        <w:rPr>
          <w:rFonts w:ascii="Montserrat" w:hAnsi="Montserrat"/>
          <w:sz w:val="24"/>
        </w:rPr>
        <w:t>the ship again when she noticed the upset among the crew</w:t>
      </w:r>
    </w:p>
    <w:p w14:paraId="1993398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4013F3E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w:t>
      </w:r>
      <w:r w:rsidRPr="006D6035">
        <w:rPr>
          <w:rFonts w:ascii="Montserrat" w:hAnsi="Montserrat"/>
          <w:sz w:val="24"/>
        </w:rPr>
        <w:t>on why Ember would cut her off like that. She worried at her mother's shields until they relaxed enough to let her in. As Phoenix looked around the bridge, she saw the pallor of the crew's faces and smelled the scent of fear</w:t>
      </w:r>
      <w:r w:rsidRPr="006D6035">
        <w:rPr>
          <w:rFonts w:ascii="Montserrat" w:hAnsi="Montserrat"/>
          <w:caps/>
          <w:sz w:val="24"/>
        </w:rPr>
        <w:t>.</w:t>
      </w:r>
    </w:p>
    <w:p w14:paraId="587FA0D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w:t>
      </w:r>
      <w:r w:rsidRPr="006D6035">
        <w:rPr>
          <w:rFonts w:ascii="Montserrat" w:hAnsi="Montserrat"/>
          <w:sz w:val="24"/>
        </w:rPr>
        <w:t>hail them."</w:t>
      </w:r>
    </w:p>
    <w:p w14:paraId="33491FB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"Wait, Ember!" Craig interrupted, "What do you mean hail them?! You don't have any idea how to communicate with them!"</w:t>
      </w:r>
    </w:p>
    <w:p w14:paraId="17523BE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"Don't be ridiculous, Director, of course I know how to communicate with them, exactly the same way I am communicating with you. Isn't that one of the reasons why I am on this mission?" Ember challenged.</w:t>
      </w:r>
    </w:p>
    <w:p w14:paraId="48D1860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w:t>
      </w:r>
      <w:r w:rsidRPr="006D6035">
        <w:rPr>
          <w:rFonts w:ascii="Montserrat" w:hAnsi="Montserrat"/>
          <w:sz w:val="24"/>
        </w:rPr>
        <w: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14:paraId="29109F3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w:t>
      </w:r>
      <w:r w:rsidRPr="006D6035">
        <w:rPr>
          <w:rFonts w:ascii="Montserrat" w:hAnsi="Montserrat"/>
          <w:sz w:val="24"/>
        </w:rPr>
        <w:t xml:space="preserve">n mind. </w:t>
      </w:r>
    </w:p>
    <w:p w14:paraId="7DB858B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14:paraId="24315C7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14:paraId="14B553B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That was the </w:t>
      </w:r>
      <w:r w:rsidRPr="006D6035">
        <w:rPr>
          <w:rFonts w:ascii="Montserrat" w:hAnsi="Montserrat"/>
          <w:i/>
          <w:sz w:val="24"/>
        </w:rPr>
        <w:t xml:space="preserve">Adventure's </w:t>
      </w:r>
      <w:r w:rsidRPr="006D6035">
        <w:rPr>
          <w:rFonts w:ascii="Montserrat" w:hAnsi="Montserrat"/>
          <w:sz w:val="24"/>
        </w:rPr>
        <w:t>only warning.</w:t>
      </w:r>
    </w:p>
    <w:p w14:paraId="0B597172" w14:textId="77777777" w:rsidR="00EC0141" w:rsidRPr="006D6035" w:rsidRDefault="006D6035">
      <w:pPr>
        <w:spacing w:line="360" w:lineRule="auto"/>
        <w:jc w:val="both"/>
        <w:rPr>
          <w:rFonts w:ascii="Montserrat" w:hAnsi="Montserrat"/>
          <w:i/>
          <w:caps/>
          <w:sz w:val="24"/>
        </w:rPr>
      </w:pPr>
      <w:r w:rsidRPr="006D6035">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6D6035">
        <w:rPr>
          <w:rFonts w:ascii="Montserrat" w:hAnsi="Montserrat"/>
          <w:i/>
          <w:sz w:val="24"/>
        </w:rPr>
        <w:t xml:space="preserve">Adventure </w:t>
      </w:r>
      <w:r w:rsidRPr="006D6035">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6D6035">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0161CD5A" w14:textId="77777777" w:rsidR="00EC0141" w:rsidRPr="006D6035" w:rsidRDefault="006D6035">
      <w:pPr>
        <w:spacing w:line="360" w:lineRule="auto"/>
        <w:jc w:val="both"/>
        <w:rPr>
          <w:rFonts w:ascii="Montserrat" w:hAnsi="Montserrat"/>
          <w:sz w:val="24"/>
        </w:rPr>
      </w:pPr>
      <w:r w:rsidRPr="006D6035">
        <w:rPr>
          <w:rFonts w:ascii="Montserrat" w:hAnsi="Montserrat"/>
          <w:i/>
          <w:caps/>
          <w:sz w:val="24"/>
        </w:rPr>
        <w:tab/>
      </w:r>
      <w:r w:rsidRPr="006D6035">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6D6035">
        <w:rPr>
          <w:rFonts w:ascii="Montserrat" w:hAnsi="Montserrat"/>
          <w:i/>
          <w:sz w:val="24"/>
        </w:rPr>
        <w:t xml:space="preserve">Adventure </w:t>
      </w:r>
      <w:r w:rsidRPr="006D6035">
        <w:rPr>
          <w:rFonts w:ascii="Montserrat" w:hAnsi="Montserrat"/>
          <w:sz w:val="24"/>
        </w:rPr>
        <w:t>was not prepared to execute.</w:t>
      </w:r>
    </w:p>
    <w:p w14:paraId="200FAC3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w:t>
      </w:r>
      <w:r w:rsidRPr="006D6035">
        <w:rPr>
          <w:rFonts w:ascii="Montserrat" w:hAnsi="Montserrat"/>
          <w:sz w:val="24"/>
        </w:rPr>
        <w:t xml:space="preserve">ad never imagined a field so vast and intense. </w:t>
      </w:r>
    </w:p>
    <w:p w14:paraId="144FA95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4F20DD7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w:t>
      </w:r>
      <w:r w:rsidRPr="006D6035">
        <w:rPr>
          <w:rFonts w:ascii="Montserrat" w:hAnsi="Montserrat"/>
          <w:sz w:val="24"/>
        </w:rPr>
        <w:t>s."</w:t>
      </w:r>
    </w:p>
    <w:p w14:paraId="3ADBFDE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w:t>
      </w:r>
      <w:r w:rsidRPr="006D6035">
        <w:rPr>
          <w:rFonts w:ascii="Montserrat" w:hAnsi="Montserrat"/>
          <w:sz w:val="24"/>
        </w:rPr>
        <w:t xml:space="preserve">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6D6035">
        <w:rPr>
          <w:rFonts w:ascii="Montserrat" w:hAnsi="Montserrat"/>
          <w:i/>
          <w:sz w:val="24"/>
        </w:rPr>
        <w:t xml:space="preserve">it </w:t>
      </w:r>
      <w:r w:rsidRPr="006D6035">
        <w:rPr>
          <w:rFonts w:ascii="Montserrat" w:hAnsi="Montserrat"/>
          <w:sz w:val="24"/>
        </w:rPr>
        <w:t>would miss such an opening.</w:t>
      </w:r>
    </w:p>
    <w:p w14:paraId="24A91C01"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w:t>
      </w:r>
      <w:r w:rsidRPr="006D6035">
        <w:rPr>
          <w:rFonts w:ascii="Montserrat" w:hAnsi="Montserrat"/>
          <w:sz w:val="24"/>
        </w:rPr>
        <w:t xml:space="preserve">he </w:t>
      </w:r>
      <w:r w:rsidRPr="006D6035">
        <w:rPr>
          <w:rFonts w:ascii="Montserrat" w:hAnsi="Montserrat"/>
          <w:i/>
          <w:sz w:val="24"/>
        </w:rPr>
        <w:t xml:space="preserve">Adventure </w:t>
      </w:r>
      <w:r w:rsidRPr="006D6035">
        <w:rPr>
          <w:rFonts w:ascii="Montserrat" w:hAnsi="Montserrat"/>
          <w:sz w:val="24"/>
        </w:rPr>
        <w:t xml:space="preserve">could easily lose herself. </w:t>
      </w:r>
    </w:p>
    <w:p w14:paraId="06A420F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w:t>
      </w:r>
      <w:r w:rsidRPr="006D6035">
        <w:rPr>
          <w:rFonts w:ascii="Montserrat" w:hAnsi="Montserrat"/>
          <w:sz w:val="24"/>
        </w:rPr>
        <w:t xml:space="preserve">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6D6035">
        <w:rPr>
          <w:rFonts w:ascii="Montserrat" w:hAnsi="Montserrat"/>
          <w:caps/>
          <w:sz w:val="24"/>
        </w:rPr>
        <w:t xml:space="preserve"> </w:t>
      </w:r>
    </w:p>
    <w:p w14:paraId="61916BF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w:t>
      </w:r>
      <w:r w:rsidRPr="006D6035">
        <w:rPr>
          <w:rFonts w:ascii="Montserrat" w:hAnsi="Montserrat"/>
          <w:sz w:val="24"/>
        </w:rPr>
        <w:t xml:space="preserv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w:t>
      </w:r>
      <w:r w:rsidRPr="006D6035">
        <w:rPr>
          <w:rFonts w:ascii="Montserrat" w:hAnsi="Montserrat"/>
          <w:sz w:val="24"/>
        </w:rPr>
        <w:t xml:space="preserve"> was staggered for a moment, and she held herself in a final embrace. As one mind she felt the searing orgasm of death as everything that was Phoenix Ember Nin Senior—beloved mother and goddess to a shattered Phoenix—was annihilated in the flesh.</w:t>
      </w:r>
    </w:p>
    <w:p w14:paraId="22E79A1B" w14:textId="77777777" w:rsidR="00EC0141" w:rsidRPr="006D6035" w:rsidRDefault="00EC0141">
      <w:pPr>
        <w:spacing w:line="360" w:lineRule="auto"/>
        <w:jc w:val="both"/>
        <w:rPr>
          <w:rFonts w:ascii="Montserrat" w:hAnsi="Montserrat"/>
          <w:sz w:val="24"/>
        </w:rPr>
      </w:pPr>
    </w:p>
    <w:p w14:paraId="2A0FBA3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w:t>
      </w:r>
      <w:r w:rsidRPr="006D6035">
        <w:rPr>
          <w:rFonts w:ascii="Montserrat" w:hAnsi="Montserrat"/>
          <w:sz w:val="24"/>
        </w:rPr>
        <w:t xml:space="preserve">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w:t>
      </w:r>
      <w:r w:rsidRPr="006D6035">
        <w:rPr>
          <w:rFonts w:ascii="Montserrat" w:hAnsi="Montserrat"/>
          <w:sz w:val="24"/>
        </w:rPr>
        <w:t xml:space="preserve"> of the deep space explorer </w:t>
      </w:r>
      <w:r w:rsidRPr="006D6035">
        <w:rPr>
          <w:rFonts w:ascii="Montserrat" w:hAnsi="Montserrat"/>
          <w:i/>
          <w:sz w:val="24"/>
        </w:rPr>
        <w:t>Adventure</w:t>
      </w:r>
      <w:r w:rsidRPr="006D6035">
        <w:rPr>
          <w:rFonts w:ascii="Montserrat" w:hAnsi="Montserrat"/>
          <w:sz w:val="24"/>
        </w:rPr>
        <w:t>, while quietly dying her mother's death in her memory.</w:t>
      </w:r>
    </w:p>
    <w:p w14:paraId="38671FC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w:t>
      </w:r>
      <w:r w:rsidRPr="006D6035">
        <w:rPr>
          <w:rFonts w:ascii="Montserrat" w:hAnsi="Montserrat"/>
          <w:sz w:val="24"/>
        </w:rPr>
        <w:t xml:space="preserve">is time." </w:t>
      </w:r>
    </w:p>
    <w:p w14:paraId="673BDD2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w:t>
      </w:r>
      <w:r w:rsidRPr="006D6035">
        <w:rPr>
          <w:rFonts w:ascii="Montserrat" w:hAnsi="Montserrat"/>
          <w:sz w:val="24"/>
        </w:rPr>
        <w:t>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14:paraId="7EA10227" w14:textId="77777777" w:rsidR="00EC0141" w:rsidRPr="006D6035" w:rsidRDefault="00EC0141">
      <w:pPr>
        <w:spacing w:line="360" w:lineRule="auto"/>
        <w:jc w:val="both"/>
        <w:rPr>
          <w:rFonts w:ascii="Montserrat" w:hAnsi="Montserrat"/>
          <w:caps/>
          <w:sz w:val="24"/>
        </w:rPr>
      </w:pPr>
    </w:p>
    <w:p w14:paraId="01DC8736" w14:textId="77777777" w:rsidR="00EC0141" w:rsidRPr="006D6035" w:rsidRDefault="00EC0141">
      <w:pPr>
        <w:spacing w:line="360" w:lineRule="auto"/>
        <w:jc w:val="both"/>
        <w:rPr>
          <w:rFonts w:ascii="Montserrat" w:hAnsi="Montserrat"/>
          <w:caps/>
          <w:sz w:val="24"/>
        </w:rPr>
      </w:pPr>
    </w:p>
    <w:p w14:paraId="043BCB9B" w14:textId="77777777" w:rsidR="00EC0141" w:rsidRPr="006D6035" w:rsidRDefault="006D6035">
      <w:pPr>
        <w:spacing w:line="360" w:lineRule="auto"/>
        <w:jc w:val="both"/>
        <w:rPr>
          <w:rFonts w:ascii="Montserrat" w:hAnsi="Montserrat"/>
          <w:sz w:val="24"/>
        </w:rPr>
      </w:pPr>
      <w:r w:rsidRPr="006D6035">
        <w:rPr>
          <w:rFonts w:ascii="Montserrat" w:hAnsi="Montserrat"/>
          <w:caps/>
          <w:smallCaps/>
          <w:sz w:val="24"/>
          <w:u w:val="single"/>
        </w:rPr>
        <w:t>chapter</w:t>
      </w:r>
    </w:p>
    <w:p w14:paraId="04FEBA81" w14:textId="77777777" w:rsidR="00EC0141" w:rsidRPr="006D6035" w:rsidRDefault="006D6035">
      <w:pPr>
        <w:spacing w:line="360" w:lineRule="auto"/>
        <w:jc w:val="both"/>
        <w:rPr>
          <w:rFonts w:ascii="Montserrat" w:hAnsi="Montserrat"/>
          <w:sz w:val="24"/>
        </w:rPr>
      </w:pPr>
      <w:r w:rsidRPr="006D6035">
        <w:rPr>
          <w:rFonts w:ascii="Montserrat" w:hAnsi="Montserrat"/>
          <w:sz w:val="24"/>
        </w:rPr>
        <w:t>THREE</w:t>
      </w:r>
    </w:p>
    <w:p w14:paraId="3B458C05" w14:textId="77777777" w:rsidR="00EC0141" w:rsidRPr="006D6035" w:rsidRDefault="00EC0141">
      <w:pPr>
        <w:spacing w:line="360" w:lineRule="auto"/>
        <w:jc w:val="both"/>
        <w:rPr>
          <w:rFonts w:ascii="Montserrat" w:hAnsi="Montserrat"/>
          <w:sz w:val="24"/>
        </w:rPr>
      </w:pPr>
    </w:p>
    <w:p w14:paraId="761969FE" w14:textId="77777777" w:rsidR="00EC0141" w:rsidRPr="006D6035" w:rsidRDefault="006D6035">
      <w:pPr>
        <w:spacing w:line="360" w:lineRule="auto"/>
        <w:jc w:val="both"/>
        <w:rPr>
          <w:rFonts w:ascii="Montserrat" w:hAnsi="Montserrat"/>
          <w:sz w:val="24"/>
        </w:rPr>
      </w:pPr>
      <w:r w:rsidRPr="006D6035">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w:t>
      </w:r>
      <w:r w:rsidRPr="006D6035">
        <w:rPr>
          <w:rFonts w:ascii="Montserrat" w:hAnsi="Montserrat"/>
          <w:sz w:val="24"/>
        </w:rPr>
        <w:t xml:space="preserve">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14:paraId="480427D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14:paraId="6279329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w:t>
      </w:r>
      <w:r w:rsidRPr="006D6035">
        <w:rPr>
          <w:rFonts w:ascii="Montserrat" w:hAnsi="Montserrat"/>
          <w:sz w:val="24"/>
        </w:rPr>
        <w:t>ions, the ardent fire of devotion and desire flared even stronger from the eyes of his peers, crowded immediately about him. "Perfect!" the senator breathed.</w:t>
      </w:r>
    </w:p>
    <w:p w14:paraId="5E97336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Dreyfus was not aware that the word had been stolen from his lips.</w:t>
      </w:r>
    </w:p>
    <w:p w14:paraId="699CFBF8" w14:textId="77777777" w:rsidR="00EC0141" w:rsidRPr="006D6035" w:rsidRDefault="00EC0141">
      <w:pPr>
        <w:spacing w:line="360" w:lineRule="auto"/>
        <w:jc w:val="both"/>
        <w:rPr>
          <w:rFonts w:ascii="Montserrat" w:hAnsi="Montserrat"/>
          <w:sz w:val="24"/>
        </w:rPr>
      </w:pPr>
    </w:p>
    <w:p w14:paraId="467B405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w:t>
      </w:r>
      <w:r w:rsidRPr="006D6035">
        <w:rPr>
          <w:rFonts w:ascii="Montserrat" w:hAnsi="Montserrat"/>
          <w:sz w:val="24"/>
        </w:rPr>
        <w:t xml:space="preserve">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14:paraId="0160555A"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w:t>
      </w:r>
      <w:r w:rsidRPr="006D6035">
        <w:rPr>
          <w:rFonts w:ascii="Montserrat" w:hAnsi="Montserrat"/>
          <w:color w:val="0000FF"/>
          <w:sz w:val="24"/>
        </w:rPr>
        <w:t>lly old style. The grand furnishings did not impress her through her numbness and the late lunch her polite hosts set out for her was an ordeal. But the food was necessary, so she endured.</w:t>
      </w:r>
    </w:p>
    <w:p w14:paraId="67B707F4"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w:t>
      </w:r>
      <w:r w:rsidRPr="006D6035">
        <w:rPr>
          <w:rFonts w:ascii="Montserrat" w:hAnsi="Montserrat"/>
          <w:color w:val="0000FF"/>
          <w:sz w:val="24"/>
        </w:rPr>
        <w:t>s. Tucked in around the study was a kitchenette and a breakfast room walled in glittering panes of glass. All in all, a very pleasant accommodation, drawn right out of the pages of some architectural digest.</w:t>
      </w:r>
    </w:p>
    <w:p w14:paraId="73B90690"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w:t>
      </w:r>
      <w:r w:rsidRPr="006D6035">
        <w:rPr>
          <w:rFonts w:ascii="Montserrat" w:hAnsi="Montserrat"/>
          <w:color w:val="0000FF"/>
          <w:sz w:val="24"/>
        </w:rPr>
        <w:t>uggled to put the matter into perspective</w:t>
      </w:r>
      <w:r w:rsidRPr="006D6035">
        <w:rPr>
          <w:rFonts w:ascii="Montserrat" w:hAnsi="Montserrat"/>
          <w:caps/>
          <w:color w:val="0000FF"/>
          <w:sz w:val="24"/>
        </w:rPr>
        <w:t>.</w:t>
      </w:r>
    </w:p>
    <w:p w14:paraId="1C3DAF56"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w:t>
      </w:r>
      <w:r w:rsidRPr="006D6035">
        <w:rPr>
          <w:rFonts w:ascii="Montserrat" w:hAnsi="Montserrat"/>
          <w:color w:val="0000FF"/>
          <w:sz w:val="24"/>
        </w:rPr>
        <w:t xml:space="preserv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057C34D0"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w:t>
      </w:r>
      <w:r w:rsidRPr="006D6035">
        <w:rPr>
          <w:rFonts w:ascii="Montserrat" w:hAnsi="Montserrat"/>
          <w:color w:val="0000FF"/>
          <w:sz w:val="24"/>
        </w:rPr>
        <w:t>nstant away in her thoughts was just one tiny part of the human cost of Earth's third encounter with an alien intelligence</w:t>
      </w:r>
      <w:r w:rsidRPr="006D6035">
        <w:rPr>
          <w:rFonts w:ascii="Montserrat" w:hAnsi="Montserrat"/>
          <w:caps/>
          <w:color w:val="0000FF"/>
          <w:sz w:val="24"/>
        </w:rPr>
        <w:t>.</w:t>
      </w:r>
    </w:p>
    <w:p w14:paraId="0902B661"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6D6035">
        <w:rPr>
          <w:rFonts w:ascii="Montserrat" w:hAnsi="Montserrat"/>
          <w:caps/>
          <w:color w:val="0000FF"/>
          <w:sz w:val="24"/>
        </w:rPr>
        <w:t xml:space="preserve">. </w:t>
      </w:r>
    </w:p>
    <w:p w14:paraId="481B5E29"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Good advice. She couldn't just brush it all away, though. </w:t>
      </w:r>
    </w:p>
    <w:p w14:paraId="5CF82A34"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w:t>
      </w:r>
      <w:r w:rsidRPr="006D6035">
        <w:rPr>
          <w:rFonts w:ascii="Montserrat" w:hAnsi="Montserrat"/>
          <w:color w:val="0000FF"/>
          <w:sz w:val="24"/>
        </w:rPr>
        <w: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3777E887"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She didn't want to go through it all again.</w:t>
      </w:r>
    </w:p>
    <w:p w14:paraId="0E206281"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As her fingers nervously rubbed against each other, she noticed the stain of makeup her tears had made wet again. The lady's words suddenly came back to her, </w:t>
      </w:r>
      <w:r w:rsidRPr="006D6035">
        <w:rPr>
          <w:rFonts w:ascii="Montserrat" w:hAnsi="Montserrat"/>
          <w:i/>
          <w:color w:val="0000FF"/>
          <w:sz w:val="24"/>
        </w:rPr>
        <w:t xml:space="preserve">be sure to come back in here afterwards and get this crap cleaned off. It would be a shame to ruin your complexion by forgetting. </w:t>
      </w:r>
      <w:r w:rsidRPr="006D6035">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0B6FB214"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w:t>
      </w:r>
      <w:r w:rsidRPr="006D6035">
        <w:rPr>
          <w:rFonts w:ascii="Montserrat" w:hAnsi="Montserrat"/>
          <w:color w:val="0000FF"/>
          <w:sz w:val="24"/>
        </w:rPr>
        <w:t>sting and tickle of the hard spray, the endless hot caress as the coursing fluid clung to her curves, aroused her, teased the innocent passion of the senses</w:t>
      </w:r>
      <w:r w:rsidRPr="006D6035">
        <w:rPr>
          <w:rFonts w:ascii="Montserrat" w:hAnsi="Montserrat"/>
          <w:caps/>
          <w:color w:val="0000FF"/>
          <w:sz w:val="24"/>
        </w:rPr>
        <w:t xml:space="preserve">. </w:t>
      </w:r>
    </w:p>
    <w:p w14:paraId="570F5A1E"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w:t>
      </w:r>
      <w:r w:rsidRPr="006D6035">
        <w:rPr>
          <w:rFonts w:ascii="Montserrat" w:hAnsi="Montserrat"/>
          <w:color w:val="0000FF"/>
          <w:sz w:val="24"/>
        </w:rPr>
        <w:t xml:space="preserve">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6D6035">
        <w:rPr>
          <w:rFonts w:ascii="Montserrat" w:hAnsi="Montserrat"/>
          <w:i/>
          <w:color w:val="0000FF"/>
          <w:sz w:val="24"/>
        </w:rPr>
        <w:t>now</w:t>
      </w:r>
      <w:r w:rsidRPr="006D6035">
        <w:rPr>
          <w:rFonts w:ascii="Montserrat" w:hAnsi="Montserrat"/>
          <w:color w:val="0000FF"/>
          <w:sz w:val="24"/>
        </w:rPr>
        <w:t xml:space="preserve">. It had no sense of past. It was always new. </w:t>
      </w:r>
    </w:p>
    <w:p w14:paraId="03011B3A"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w:t>
      </w:r>
      <w:r w:rsidRPr="006D6035">
        <w:rPr>
          <w:rFonts w:ascii="Montserrat" w:hAnsi="Montserrat"/>
          <w:color w:val="0000FF"/>
          <w:sz w:val="24"/>
        </w:rPr>
        <w:t xml:space="preserve">d. Maybe there had even been an inhibition, an acquired aversion to the idea of consciously touching herself. </w:t>
      </w:r>
    </w:p>
    <w:p w14:paraId="5C7E29E1"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The water flowing down her body, ran along her arm, deflecting from her cupped fingers to stream between her legs. Licking at her lips. Her eyes closed. The flesh had so many shades of sensitivity, a</w:t>
      </w:r>
      <w:r w:rsidRPr="006D6035">
        <w:rPr>
          <w:rFonts w:ascii="Montserrat" w:hAnsi="Montserrat"/>
          <w:caps/>
          <w:color w:val="0000FF"/>
          <w:sz w:val="24"/>
        </w:rPr>
        <w:t xml:space="preserve"> </w:t>
      </w:r>
      <w:r w:rsidRPr="006D6035">
        <w:rPr>
          <w:rFonts w:ascii="Montserrat" w:hAnsi="Montserrat"/>
          <w:color w:val="0000FF"/>
          <w:sz w:val="24"/>
        </w:rPr>
        <w:t>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w:t>
      </w:r>
      <w:r w:rsidRPr="006D6035">
        <w:rPr>
          <w:rFonts w:ascii="Montserrat" w:hAnsi="Montserrat"/>
          <w:color w:val="0000FF"/>
          <w:sz w:val="24"/>
        </w:rPr>
        <w:t xml:space="preserve">. The abandonment of passion. A kind of momentary selflessness. A remove from which she could finally see herself, hurt and bleeding. </w:t>
      </w:r>
    </w:p>
    <w:p w14:paraId="6F198437"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40F21CE7"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Did it make her more or less whole?</w:t>
      </w:r>
    </w:p>
    <w:p w14:paraId="234BAB8D"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w:t>
      </w:r>
      <w:r w:rsidRPr="006D6035">
        <w:rPr>
          <w:rFonts w:ascii="Montserrat" w:hAnsi="Montserrat"/>
          <w:color w:val="0000FF"/>
          <w:sz w:val="24"/>
        </w:rPr>
        <w:t xml:space="preserve">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29010DB3"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t>
      </w:r>
      <w:r w:rsidRPr="006D6035">
        <w:rPr>
          <w:rFonts w:ascii="Montserrat" w:hAnsi="Montserrat"/>
          <w:color w:val="0000FF"/>
          <w:sz w:val="24"/>
        </w:rPr>
        <w:t>water and the comfort of her hands and telekinesis.</w:t>
      </w:r>
    </w:p>
    <w:p w14:paraId="28775ED3"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14:paraId="067D937B"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w:t>
      </w:r>
      <w:r w:rsidRPr="006D6035">
        <w:rPr>
          <w:rFonts w:ascii="Montserrat" w:hAnsi="Montserrat"/>
          <w:color w:val="0000FF"/>
          <w:sz w:val="24"/>
        </w:rPr>
        <w:t>mage in the mirror. At first the mirror revealed to her only a mask.</w:t>
      </w:r>
    </w:p>
    <w:p w14:paraId="1A8F8C75"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Her eyes drank in both face and body. </w:t>
      </w:r>
      <w:r w:rsidRPr="006D6035">
        <w:rPr>
          <w:rFonts w:ascii="Montserrat" w:hAnsi="Montserrat"/>
          <w:i/>
          <w:color w:val="0000FF"/>
          <w:sz w:val="24"/>
        </w:rPr>
        <w:t xml:space="preserve">Very plain, lacking in character, and almost too symmetrical to live in, </w:t>
      </w:r>
      <w:r w:rsidRPr="006D6035">
        <w:rPr>
          <w:rFonts w:ascii="Montserrat" w:hAnsi="Montserrat"/>
          <w:color w:val="0000FF"/>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6D6035">
        <w:rPr>
          <w:rFonts w:ascii="Montserrat" w:hAnsi="Montserrat"/>
          <w:caps/>
          <w:color w:val="0000FF"/>
          <w:sz w:val="24"/>
        </w:rPr>
        <w:t xml:space="preserve"> </w:t>
      </w:r>
      <w:r w:rsidRPr="006D6035">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6D6035">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14:paraId="100C35E1"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3F7BB641"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w:t>
      </w:r>
      <w:r w:rsidRPr="006D6035">
        <w:rPr>
          <w:rFonts w:ascii="Montserrat" w:hAnsi="Montserrat"/>
          <w:color w:val="0000FF"/>
          <w:sz w:val="24"/>
        </w:rPr>
        <w:t>d pale, like something carved from moonstone or mother of pearl.</w:t>
      </w:r>
    </w:p>
    <w:p w14:paraId="080BBA54"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14:paraId="44F7CC68"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The last coherent moment returned to her. The bridge of the</w:t>
      </w:r>
      <w:r w:rsidRPr="006D6035">
        <w:rPr>
          <w:rFonts w:ascii="Montserrat" w:hAnsi="Montserrat"/>
          <w:caps/>
          <w:color w:val="0000FF"/>
          <w:sz w:val="24"/>
        </w:rPr>
        <w:t xml:space="preserve"> </w:t>
      </w:r>
      <w:r w:rsidRPr="006D6035">
        <w:rPr>
          <w:rFonts w:ascii="Montserrat" w:hAnsi="Montserrat"/>
          <w:i/>
          <w:color w:val="0000FF"/>
          <w:sz w:val="24"/>
        </w:rPr>
        <w:t xml:space="preserve">Adventure </w:t>
      </w:r>
      <w:r w:rsidRPr="006D6035">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6D6035">
        <w:rPr>
          <w:rFonts w:ascii="Montserrat" w:hAnsi="Montserrat"/>
          <w:i/>
          <w:color w:val="0000FF"/>
          <w:sz w:val="24"/>
        </w:rPr>
        <w:t>coup de grace</w:t>
      </w:r>
      <w:r w:rsidRPr="006D6035">
        <w:rPr>
          <w:rFonts w:ascii="Montserrat" w:hAnsi="Montserrat"/>
          <w:color w:val="0000FF"/>
          <w:sz w:val="24"/>
        </w:rPr>
        <w:t>. For a moment she held herself in a final embrace and then she felt the searing orgasm of death as everything that was her—her mother—was annihilated in the flesh.</w:t>
      </w:r>
    </w:p>
    <w:p w14:paraId="71698BD8"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7926C40B"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Her mind recoiled from the paradox.</w:t>
      </w:r>
    </w:p>
    <w:p w14:paraId="5F3BCD76"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r>
      <w:r w:rsidRPr="006D6035">
        <w:rPr>
          <w:rFonts w:ascii="Montserrat" w:hAnsi="Montserrat"/>
          <w:color w:val="0000FF"/>
          <w:sz w:val="24"/>
        </w:rPr>
        <w:t xml:space="preserve">At a second glance, the painful illusion shattered. Not her other self. Her reflection. She stared into the glass until the ache was bearable. Once again, she faced the most difficult question in her—Ember's? Phoenix's?—life: </w:t>
      </w:r>
      <w:r w:rsidRPr="006D6035">
        <w:rPr>
          <w:rFonts w:ascii="Montserrat" w:hAnsi="Montserrat"/>
          <w:i/>
          <w:color w:val="0000FF"/>
          <w:sz w:val="24"/>
        </w:rPr>
        <w:t xml:space="preserve">who am I? </w:t>
      </w:r>
      <w:r w:rsidRPr="006D6035">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14:paraId="1445FE43"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w:t>
      </w:r>
      <w:r w:rsidRPr="006D6035">
        <w:rPr>
          <w:rFonts w:ascii="Montserrat" w:hAnsi="Montserrat"/>
          <w:color w:val="0000FF"/>
          <w:sz w:val="24"/>
        </w:rPr>
        <w:t xml:space="preserve">re just some way to absolve her soul! Her hands fisted. </w:t>
      </w:r>
      <w:r w:rsidRPr="006D6035">
        <w:rPr>
          <w:rFonts w:ascii="Montserrat" w:hAnsi="Montserrat"/>
          <w:i/>
          <w:color w:val="0000FF"/>
          <w:sz w:val="24"/>
        </w:rPr>
        <w:t>If only I could trust anyone enough to talk about it.</w:t>
      </w:r>
    </w:p>
    <w:p w14:paraId="5C381460"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w:t>
      </w:r>
      <w:r w:rsidRPr="006D6035">
        <w:rPr>
          <w:rFonts w:ascii="Montserrat" w:hAnsi="Montserrat"/>
          <w:color w:val="0000FF"/>
          <w:sz w:val="24"/>
        </w:rPr>
        <w:t xml:space="preserve"> at the instant of her death light years away.</w:t>
      </w:r>
    </w:p>
    <w:p w14:paraId="6E727E04"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w:t>
      </w:r>
      <w:r w:rsidRPr="006D6035">
        <w:rPr>
          <w:rFonts w:ascii="Montserrat" w:hAnsi="Montserrat"/>
          <w:color w:val="0000FF"/>
          <w:sz w:val="24"/>
        </w:rPr>
        <w:t xml:space="preserve">ies resonated with a destructive feedback. As love was warped by horror and guilt, and sanity gave way to perverse madness, the only clear and focused emotion which she had been capable of was rage. </w:t>
      </w:r>
    </w:p>
    <w:p w14:paraId="395942CF" w14:textId="77777777" w:rsidR="00EC0141" w:rsidRPr="006D6035" w:rsidRDefault="006D6035">
      <w:pPr>
        <w:spacing w:line="360" w:lineRule="auto"/>
        <w:jc w:val="both"/>
        <w:rPr>
          <w:rFonts w:ascii="Montserrat" w:hAnsi="Montserrat"/>
          <w:color w:val="0000FF"/>
          <w:sz w:val="24"/>
        </w:rPr>
      </w:pPr>
      <w:r w:rsidRPr="006D6035">
        <w:rPr>
          <w:rFonts w:ascii="Montserrat" w:hAnsi="Montserrat"/>
          <w:color w:val="0000FF"/>
          <w:sz w:val="24"/>
        </w:rPr>
        <w:tab/>
        <w:t>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w:t>
      </w:r>
      <w:r w:rsidRPr="006D6035">
        <w:rPr>
          <w:rFonts w:ascii="Montserrat" w:hAnsi="Montserrat"/>
          <w:color w:val="0000FF"/>
          <w:sz w:val="24"/>
        </w:rPr>
        <w:t xml:space="preserve">lly became a question of what she had to be to go on. The outrage of discovering the lies and deceits perpetrated by the Psionic Reservation and Research Project system became an obsession. As the pieces came together, the rage grew. </w:t>
      </w:r>
    </w:p>
    <w:p w14:paraId="3064D3A5"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w:t>
      </w:r>
      <w:r w:rsidRPr="006D6035">
        <w:rPr>
          <w:rFonts w:ascii="Montserrat" w:hAnsi="Montserrat"/>
          <w:color w:val="0000FF"/>
          <w:sz w:val="24"/>
        </w:rPr>
        <w:t>share the guilt, since as her mother, she had gone along with it all.</w:t>
      </w:r>
    </w:p>
    <w:p w14:paraId="27182F9E"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6D6035">
        <w:rPr>
          <w:rFonts w:ascii="Montserrat" w:hAnsi="Montserrat"/>
          <w:i/>
          <w:color w:val="0000FF"/>
          <w:sz w:val="24"/>
        </w:rPr>
        <w:t xml:space="preserve">herself </w:t>
      </w:r>
      <w:r w:rsidRPr="006D6035">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14:paraId="65E78F98"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w:t>
      </w:r>
      <w:r w:rsidRPr="006D6035">
        <w:rPr>
          <w:rFonts w:ascii="Montserrat" w:hAnsi="Montserrat"/>
          <w:color w:val="0000FF"/>
          <w:sz w:val="24"/>
        </w:rPr>
        <w:t xml:space="preserve">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w:t>
      </w:r>
      <w:r w:rsidRPr="006D6035">
        <w:rPr>
          <w:rFonts w:ascii="Montserrat" w:hAnsi="Montserrat"/>
          <w:color w:val="0000FF"/>
          <w:sz w:val="24"/>
        </w:rPr>
        <w:t>angerous human beings ever born.</w:t>
      </w:r>
    </w:p>
    <w:p w14:paraId="7F7CBA31"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But now, that effort had come to an end. Phoenix's head raised in alert thought. The lie was coming undone! There might be hope yet.</w:t>
      </w:r>
    </w:p>
    <w:p w14:paraId="6EFFF34B" w14:textId="77777777" w:rsidR="00EC0141" w:rsidRPr="006D6035" w:rsidRDefault="00EC0141">
      <w:pPr>
        <w:spacing w:line="360" w:lineRule="auto"/>
        <w:jc w:val="both"/>
        <w:rPr>
          <w:rFonts w:ascii="Montserrat" w:hAnsi="Montserrat"/>
          <w:sz w:val="24"/>
        </w:rPr>
      </w:pPr>
    </w:p>
    <w:p w14:paraId="6C256A12" w14:textId="77777777" w:rsidR="00EC0141" w:rsidRPr="006D6035" w:rsidRDefault="00EC0141">
      <w:pPr>
        <w:spacing w:line="360" w:lineRule="auto"/>
        <w:jc w:val="both"/>
        <w:rPr>
          <w:rFonts w:ascii="Montserrat" w:hAnsi="Montserrat"/>
          <w:vanish/>
          <w:color w:val="00FFFF"/>
          <w:sz w:val="24"/>
        </w:rPr>
      </w:pPr>
    </w:p>
    <w:p w14:paraId="72632F0B"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w:t>
      </w:r>
      <w:r w:rsidRPr="006D6035">
        <w:rPr>
          <w:rFonts w:ascii="Montserrat" w:hAnsi="Montserrat"/>
          <w:color w:val="0000FF"/>
          <w:sz w:val="24"/>
        </w:rPr>
        <w:t xml:space="preserve">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6210B899"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3686AC4F"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w:t>
      </w:r>
      <w:r w:rsidRPr="006D6035">
        <w:rPr>
          <w:rFonts w:ascii="Montserrat" w:hAnsi="Montserrat"/>
          <w:color w:val="0000FF"/>
          <w:sz w:val="24"/>
        </w:rPr>
        <w:t xml:space="preserve"> the figure stalked up to her. Behind the strange female, Phoenix could see her body guards, Arthur and Samuel, run into the sitting room.</w:t>
      </w:r>
    </w:p>
    <w:p w14:paraId="678D2DA9"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w:t>
      </w:r>
      <w:r w:rsidRPr="006D6035">
        <w:rPr>
          <w:rFonts w:ascii="Montserrat" w:hAnsi="Montserrat"/>
          <w:color w:val="0000FF"/>
          <w:sz w:val="24"/>
        </w:rPr>
        <w:t xml:space="preserve">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2E1D99DE"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w:t>
      </w:r>
      <w:r w:rsidRPr="006D6035">
        <w:rPr>
          <w:rFonts w:ascii="Montserrat" w:hAnsi="Montserrat"/>
          <w:color w:val="0000FF"/>
          <w:sz w:val="24"/>
        </w:rPr>
        <w:t xml:space="preserve"> unfamiliar, but she recognized the pain that dwelt there. Loss, anger, grief, and above all guilt. Phoenix could see recognition enter the other's eyes, even as she acknowledged what </w:t>
      </w:r>
      <w:r w:rsidRPr="006D6035">
        <w:rPr>
          <w:rFonts w:ascii="Montserrat" w:hAnsi="Montserrat"/>
          <w:i/>
          <w:color w:val="0000FF"/>
          <w:sz w:val="24"/>
        </w:rPr>
        <w:t xml:space="preserve">she </w:t>
      </w:r>
      <w:r w:rsidRPr="006D6035">
        <w:rPr>
          <w:rFonts w:ascii="Montserrat" w:hAnsi="Montserrat"/>
          <w:color w:val="0000FF"/>
          <w:sz w:val="24"/>
        </w:rPr>
        <w:t>had seen, to herself</w:t>
      </w:r>
      <w:r w:rsidRPr="006D6035">
        <w:rPr>
          <w:rFonts w:ascii="Montserrat" w:hAnsi="Montserrat"/>
          <w:caps/>
          <w:color w:val="0000FF"/>
          <w:sz w:val="24"/>
        </w:rPr>
        <w:t>.</w:t>
      </w:r>
    </w:p>
    <w:p w14:paraId="40A49B96"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05F19D57"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w:t>
      </w:r>
      <w:r w:rsidRPr="006D6035">
        <w:rPr>
          <w:rFonts w:ascii="Montserrat" w:hAnsi="Montserrat"/>
          <w:color w:val="0000FF"/>
          <w:sz w:val="24"/>
        </w:rPr>
        <w:t>ng.</w:t>
      </w:r>
    </w:p>
    <w:p w14:paraId="212DCFE6"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w:t>
      </w:r>
      <w:r w:rsidRPr="006D6035">
        <w:rPr>
          <w:rFonts w:ascii="Montserrat" w:hAnsi="Montserrat"/>
          <w:color w:val="0000FF"/>
          <w:sz w:val="24"/>
        </w:rPr>
        <w:t>e big brains figured out what the holes were in her life and filled them with carefully chosen surrogates. Still, she had not decided to hold it against arthur. Yet.</w:t>
      </w:r>
    </w:p>
    <w:p w14:paraId="758D745B"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 xml:space="preserve">Phoenix shrugged, "Well, I assume that this is the pilot from the </w:t>
      </w:r>
      <w:r w:rsidRPr="006D6035">
        <w:rPr>
          <w:rFonts w:ascii="Montserrat" w:hAnsi="Montserrat"/>
          <w:i/>
          <w:color w:val="0000FF"/>
          <w:sz w:val="24"/>
        </w:rPr>
        <w:t xml:space="preserve">Intrepid," </w:t>
      </w:r>
      <w:r w:rsidRPr="006D6035">
        <w:rPr>
          <w:rFonts w:ascii="Montserrat" w:hAnsi="Montserrat"/>
          <w:color w:val="0000FF"/>
          <w:sz w:val="24"/>
        </w:rPr>
        <w:t>she aired with irony. Arthur looked at her with a grin, and rubbed the back of his head.</w:t>
      </w:r>
    </w:p>
    <w:p w14:paraId="4EB5C40A"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w:t>
      </w:r>
      <w:r w:rsidRPr="006D6035">
        <w:rPr>
          <w:rFonts w:ascii="Montserrat" w:hAnsi="Montserrat"/>
          <w:color w:val="0000FF"/>
          <w:sz w:val="24"/>
        </w:rPr>
        <w:t xml:space="preserve"> we moved her stuff in. But the next time someone looked up she had disappeared. We didn't know where she had gone until she tripped the wire on your door. Are you all right?" He asked finally</w:t>
      </w:r>
      <w:r w:rsidRPr="006D6035">
        <w:rPr>
          <w:rFonts w:ascii="Montserrat" w:hAnsi="Montserrat"/>
          <w:caps/>
          <w:color w:val="0000FF"/>
          <w:sz w:val="24"/>
        </w:rPr>
        <w:t>.</w:t>
      </w:r>
    </w:p>
    <w:p w14:paraId="2E2E8C93"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r>
      <w:r w:rsidRPr="006D6035">
        <w:rPr>
          <w:rFonts w:ascii="Montserrat" w:hAnsi="Montserrat"/>
          <w:color w:val="0000FF"/>
          <w:sz w:val="24"/>
        </w:rPr>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w:t>
      </w:r>
      <w:r w:rsidRPr="006D6035">
        <w:rPr>
          <w:rFonts w:ascii="Montserrat" w:hAnsi="Montserrat"/>
          <w:color w:val="0000FF"/>
          <w:sz w:val="24"/>
        </w:rPr>
        <w:t xml:space="preserve"> her own. "See what can be done about the mess, hey? I'll fix it up when I have a chance. I'm sure there s other stuff you all need to do. We'll be fine, so go ahead," she dismissed. Arthur caught the hint, and ushered the rest of the crowd out of the doorway.</w:t>
      </w:r>
    </w:p>
    <w:p w14:paraId="4AD3AE2E" w14:textId="77777777" w:rsidR="00EC0141" w:rsidRPr="006D6035" w:rsidRDefault="006D6035">
      <w:pPr>
        <w:spacing w:line="360" w:lineRule="auto"/>
        <w:jc w:val="both"/>
        <w:rPr>
          <w:rFonts w:ascii="Montserrat" w:hAnsi="Montserrat"/>
          <w:caps/>
          <w:color w:val="0000FF"/>
          <w:sz w:val="24"/>
        </w:rPr>
      </w:pPr>
      <w:r w:rsidRPr="006D6035">
        <w:rPr>
          <w:rFonts w:ascii="Montserrat" w:hAnsi="Montserrat"/>
          <w:color w:val="0000FF"/>
          <w:sz w:val="24"/>
        </w:rPr>
        <w:tab/>
        <w:t>Phoenix leaned close to her patient and said cheerfully, "Well, Naomi, you are a wreck. I hope you want to get better real quick, because I need someone to talk to too."</w:t>
      </w:r>
    </w:p>
    <w:p w14:paraId="35CDFF31" w14:textId="77777777" w:rsidR="00EC0141" w:rsidRPr="006D6035" w:rsidRDefault="00EC0141">
      <w:pPr>
        <w:spacing w:line="360" w:lineRule="auto"/>
        <w:jc w:val="both"/>
        <w:rPr>
          <w:rFonts w:ascii="Montserrat" w:hAnsi="Montserrat"/>
          <w:caps/>
          <w:sz w:val="24"/>
        </w:rPr>
      </w:pPr>
    </w:p>
    <w:p w14:paraId="3AC3C48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w:t>
      </w:r>
      <w:r w:rsidRPr="006D6035">
        <w:rPr>
          <w:rFonts w:ascii="Montserrat" w:hAnsi="Montserrat"/>
          <w:sz w:val="24"/>
        </w:rPr>
        <w:t xml:space="preserve">rate hoax. The host interrupted the man's arcane monologue of equations, challenging the physicist with the accounts of a thousand world leaders, and twice as many seasoned journalists who had witnessed her demonstration first hand. </w:t>
      </w:r>
    </w:p>
    <w:p w14:paraId="0357650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w:t>
      </w:r>
      <w:r w:rsidRPr="006D6035">
        <w:rPr>
          <w:rFonts w:ascii="Montserrat" w:hAnsi="Montserrat"/>
          <w:sz w:val="24"/>
        </w:rPr>
        <w:t>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14:paraId="4ACCA72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w:t>
      </w:r>
      <w:r w:rsidRPr="006D6035">
        <w:rPr>
          <w:rFonts w:ascii="Montserrat" w:hAnsi="Montserrat"/>
          <w:sz w:val="24"/>
        </w:rPr>
        <w:t xml:space="preserve"> Her gut feeling was that people were generally afraid of potential such as she possessed.</w:t>
      </w:r>
    </w:p>
    <w:p w14:paraId="2835273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w:t>
      </w:r>
      <w:r w:rsidRPr="006D6035">
        <w:rPr>
          <w:rFonts w:ascii="Montserrat" w:hAnsi="Montserrat"/>
          <w:sz w:val="24"/>
        </w:rPr>
        <w:t>ad.</w:t>
      </w:r>
    </w:p>
    <w:p w14:paraId="1A2E044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That point came home when the three stooges showed up after breakfast. </w:t>
      </w:r>
    </w:p>
    <w:p w14:paraId="72660FF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w:t>
      </w:r>
      <w:r w:rsidRPr="006D6035">
        <w:rPr>
          <w:rFonts w:ascii="Montserrat" w:hAnsi="Montserrat"/>
          <w:sz w:val="24"/>
        </w:rPr>
        <w:t xml:space="preserve"> roots, a sensation made worse by any attempt to fight the effect. After calming Naomi down, Phoenix spared a thought to wonder what a latent felt, if anything, in the grip of a damper.</w:t>
      </w:r>
    </w:p>
    <w:p w14:paraId="507EAB0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14:paraId="2675008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"Have you been watching the news, or maybe some of the talk shows, since yesterday?" Dreyfus asked.</w:t>
      </w:r>
      <w:r w:rsidRPr="006D6035">
        <w:rPr>
          <w:rFonts w:ascii="Montserrat" w:hAnsi="Montserrat"/>
          <w:caps/>
          <w:sz w:val="24"/>
        </w:rPr>
        <w:t xml:space="preserve"> </w:t>
      </w:r>
    </w:p>
    <w:p w14:paraId="71A2A0C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14:paraId="06FEA25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14:paraId="71A60E4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14:paraId="0A7DFE7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14:paraId="1E97610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14:paraId="307184C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14:paraId="0DFEEA0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"So what does that mean in the present?" She questioned.</w:t>
      </w:r>
    </w:p>
    <w:p w14:paraId="0766044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w:t>
      </w:r>
      <w:r w:rsidRPr="006D6035">
        <w:rPr>
          <w:rFonts w:ascii="Montserrat" w:hAnsi="Montserrat"/>
          <w:sz w:val="24"/>
        </w:rPr>
        <w:t>s. That is the immediate problem. People like him can't see the bigger picture, so they will almost certainly negatively impact public opinion, and hamper most governments' efforts to act decisively."</w:t>
      </w:r>
    </w:p>
    <w:p w14:paraId="6FBF3F41"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Phoenix nodded. It fit in with the other pieces pretty well. Now she could say she knew </w:t>
      </w:r>
      <w:r w:rsidRPr="006D6035">
        <w:rPr>
          <w:rFonts w:ascii="Montserrat" w:hAnsi="Montserrat"/>
          <w:i/>
          <w:sz w:val="24"/>
        </w:rPr>
        <w:t>why</w:t>
      </w:r>
      <w:r w:rsidRPr="006D6035">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14:paraId="16EA9F8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14:paraId="41F765F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w:t>
      </w:r>
      <w:r w:rsidRPr="006D6035">
        <w:rPr>
          <w:rFonts w:ascii="Montserrat" w:hAnsi="Montserrat"/>
          <w:sz w:val="24"/>
        </w:rPr>
        <w:t>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14:paraId="4B0ED59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w:t>
      </w:r>
      <w:r w:rsidRPr="006D6035">
        <w:rPr>
          <w:rFonts w:ascii="Montserrat" w:hAnsi="Montserrat"/>
          <w:sz w:val="24"/>
        </w:rPr>
        <w:t>ghed, "Well, there's nothing for it now. What we need now, most of all, is to expose people to the truth.</w:t>
      </w:r>
      <w:r w:rsidRPr="006D6035">
        <w:rPr>
          <w:rFonts w:ascii="Montserrat" w:hAnsi="Montserrat"/>
          <w:caps/>
          <w:sz w:val="24"/>
        </w:rPr>
        <w:t>"</w:t>
      </w:r>
    </w:p>
    <w:p w14:paraId="1324280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truth," she said, mostly to herself. "So, what, do I go back in front of the cameras tell them all about the system? What do you want me to do?" She asked.</w:t>
      </w:r>
    </w:p>
    <w:p w14:paraId="6D20037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w:t>
      </w:r>
      <w:r w:rsidRPr="006D6035">
        <w:rPr>
          <w:rFonts w:ascii="Montserrat" w:hAnsi="Montserrat"/>
          <w:sz w:val="24"/>
        </w:rPr>
        <w:t xml:space="preserve"> people in the gut," he declared. "We are empowering you with the responsibility of introducing the world to psionics. We leave it in your hands to decide what it will take to convince the world, we will support your decisions."</w:t>
      </w:r>
    </w:p>
    <w:p w14:paraId="00318FD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Phoenix's eyebrows shot up. "You're not going to be telling me what to do?"</w:t>
      </w:r>
    </w:p>
    <w:p w14:paraId="08674FE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6D6035">
        <w:rPr>
          <w:rFonts w:ascii="Montserrat" w:hAnsi="Montserrat"/>
          <w:i/>
          <w:sz w:val="24"/>
        </w:rPr>
        <w:t xml:space="preserve">active </w:t>
      </w:r>
      <w:r w:rsidRPr="006D6035">
        <w:rPr>
          <w:rFonts w:ascii="Montserrat" w:hAnsi="Montserrat"/>
          <w:sz w:val="24"/>
        </w:rPr>
        <w:t>free citizen on Earth?"</w:t>
      </w:r>
    </w:p>
    <w:p w14:paraId="7E71C209" w14:textId="77777777" w:rsidR="00EC0141" w:rsidRPr="006D6035" w:rsidRDefault="00EC0141">
      <w:pPr>
        <w:spacing w:line="360" w:lineRule="auto"/>
        <w:jc w:val="both"/>
        <w:rPr>
          <w:rFonts w:ascii="Montserrat" w:hAnsi="Montserrat"/>
          <w:sz w:val="24"/>
        </w:rPr>
      </w:pPr>
    </w:p>
    <w:p w14:paraId="6D2DCF6A" w14:textId="77777777" w:rsidR="00EC0141" w:rsidRPr="006D6035" w:rsidRDefault="00EC0141">
      <w:pPr>
        <w:spacing w:line="360" w:lineRule="auto"/>
        <w:jc w:val="both"/>
        <w:rPr>
          <w:rFonts w:ascii="Montserrat" w:hAnsi="Montserrat"/>
          <w:sz w:val="24"/>
        </w:rPr>
      </w:pPr>
    </w:p>
    <w:p w14:paraId="117B05AE" w14:textId="77777777" w:rsidR="00EC0141" w:rsidRPr="006D6035" w:rsidRDefault="006D6035">
      <w:pPr>
        <w:spacing w:line="360" w:lineRule="auto"/>
        <w:jc w:val="both"/>
        <w:rPr>
          <w:rFonts w:ascii="Montserrat" w:hAnsi="Montserrat"/>
          <w:sz w:val="24"/>
        </w:rPr>
      </w:pPr>
      <w:r w:rsidRPr="006D6035">
        <w:rPr>
          <w:rFonts w:ascii="Montserrat" w:hAnsi="Montserrat"/>
          <w:caps/>
          <w:smallCaps/>
          <w:sz w:val="24"/>
          <w:u w:val="single"/>
        </w:rPr>
        <w:t>chapter</w:t>
      </w:r>
    </w:p>
    <w:p w14:paraId="3795948A" w14:textId="77777777" w:rsidR="00EC0141" w:rsidRPr="006D6035" w:rsidRDefault="006D6035">
      <w:pPr>
        <w:spacing w:line="360" w:lineRule="auto"/>
        <w:jc w:val="both"/>
        <w:rPr>
          <w:rFonts w:ascii="Montserrat" w:hAnsi="Montserrat"/>
          <w:sz w:val="24"/>
        </w:rPr>
      </w:pPr>
      <w:r w:rsidRPr="006D6035">
        <w:rPr>
          <w:rFonts w:ascii="Montserrat" w:hAnsi="Montserrat"/>
          <w:sz w:val="24"/>
        </w:rPr>
        <w:t>FOUR</w:t>
      </w:r>
    </w:p>
    <w:p w14:paraId="0070520C" w14:textId="77777777" w:rsidR="00EC0141" w:rsidRPr="006D6035" w:rsidRDefault="00EC0141">
      <w:pPr>
        <w:spacing w:line="360" w:lineRule="auto"/>
        <w:jc w:val="both"/>
        <w:rPr>
          <w:rFonts w:ascii="Montserrat" w:hAnsi="Montserrat"/>
          <w:sz w:val="24"/>
        </w:rPr>
      </w:pPr>
    </w:p>
    <w:p w14:paraId="700836A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w:t>
      </w:r>
      <w:r w:rsidRPr="006D6035">
        <w:rPr>
          <w:rFonts w:ascii="Montserrat" w:hAnsi="Montserrat"/>
          <w:sz w:val="24"/>
        </w:rPr>
        <w:t xml:space="preserve">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14:paraId="0625898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She had been bought off quite handsomely!</w:t>
      </w:r>
    </w:p>
    <w:p w14:paraId="6919AB6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14:paraId="18D254F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Or until any of the clauses buried in the fine print of her license were tripped.</w:t>
      </w:r>
    </w:p>
    <w:p w14:paraId="5812051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w:t>
      </w:r>
      <w:r w:rsidRPr="006D6035">
        <w:rPr>
          <w:rFonts w:ascii="Montserrat" w:hAnsi="Montserrat"/>
          <w:sz w:val="24"/>
        </w:rPr>
        <w:t xml:space="preserve"> only fear was that if she let her guard down for a second, somehow it would all slip away from her and she would be back on her leash, wondering how she lost it all.</w:t>
      </w:r>
    </w:p>
    <w:p w14:paraId="465ACF4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w:t>
      </w:r>
      <w:r w:rsidRPr="006D6035">
        <w:rPr>
          <w:rFonts w:ascii="Montserrat" w:hAnsi="Montserrat"/>
          <w:sz w:val="24"/>
        </w:rPr>
        <w:t>o, which pulled ahead of the van to lead them all to the firm.</w:t>
      </w:r>
    </w:p>
    <w:p w14:paraId="24CF856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w:t>
      </w:r>
      <w:r w:rsidRPr="006D6035">
        <w:rPr>
          <w:rFonts w:ascii="Montserrat" w:hAnsi="Montserrat"/>
          <w:sz w:val="24"/>
        </w:rPr>
        <w:t xml:space="preser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14:paraId="483E993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w:t>
      </w:r>
      <w:r w:rsidRPr="006D6035">
        <w:rPr>
          <w:rFonts w:ascii="Montserrat" w:hAnsi="Montserrat"/>
          <w:sz w:val="24"/>
        </w:rPr>
        <w:t>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6D6035">
        <w:rPr>
          <w:rFonts w:ascii="Montserrat" w:hAnsi="Montserrat"/>
          <w:caps/>
          <w:sz w:val="24"/>
        </w:rPr>
        <w:t xml:space="preserve">. </w:t>
      </w:r>
    </w:p>
    <w:p w14:paraId="24898F8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14:paraId="4C54FE9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14:paraId="73B8F0E7" w14:textId="77777777" w:rsidR="00EC0141" w:rsidRPr="006D6035" w:rsidRDefault="00EC0141">
      <w:pPr>
        <w:spacing w:line="360" w:lineRule="auto"/>
        <w:jc w:val="both"/>
        <w:rPr>
          <w:rFonts w:ascii="Montserrat" w:hAnsi="Montserrat"/>
          <w:sz w:val="24"/>
        </w:rPr>
      </w:pPr>
    </w:p>
    <w:p w14:paraId="18FEB147"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Monica Brodin, a renowned columnist and current events headliner for </w:t>
      </w:r>
      <w:r w:rsidRPr="006D6035">
        <w:rPr>
          <w:rFonts w:ascii="Montserrat" w:hAnsi="Montserrat"/>
          <w:i/>
          <w:sz w:val="24"/>
        </w:rPr>
        <w:t xml:space="preserve">life.net.vr </w:t>
      </w:r>
      <w:r w:rsidRPr="006D6035">
        <w:rPr>
          <w:rFonts w:ascii="Montserrat" w:hAnsi="Montserrat"/>
          <w:sz w:val="24"/>
        </w:rPr>
        <w:t>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w:t>
      </w:r>
      <w:r w:rsidRPr="006D6035">
        <w:rPr>
          <w:rFonts w:ascii="Montserrat" w:hAnsi="Montserrat"/>
          <w:sz w:val="24"/>
        </w:rPr>
        <w:t xml:space="preserve">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14:paraId="7DE39ED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w:t>
      </w:r>
      <w:r w:rsidRPr="006D6035">
        <w:rPr>
          <w:rFonts w:ascii="Montserrat" w:hAnsi="Montserrat"/>
          <w:sz w:val="24"/>
        </w:rPr>
        <w:t xml:space="preserve">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14:paraId="2052C60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Or, that was what it looked like at the moment.</w:t>
      </w:r>
    </w:p>
    <w:p w14:paraId="2284B01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w:t>
      </w:r>
      <w:r w:rsidRPr="006D6035">
        <w:rPr>
          <w:rFonts w:ascii="Montserrat" w:hAnsi="Montserrat"/>
          <w:sz w:val="24"/>
        </w:rPr>
        <w:t>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14:paraId="57638A1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w:t>
      </w:r>
      <w:r w:rsidRPr="006D6035">
        <w:rPr>
          <w:rFonts w:ascii="Montserrat" w:hAnsi="Montserrat"/>
          <w:sz w:val="24"/>
        </w:rPr>
        <w:t xml:space="preserve">y telepaths had been denied virtual access to the nets, back on the reservation. </w:t>
      </w:r>
    </w:p>
    <w:p w14:paraId="20B56F3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Nin?" a voice asked from afar. "Are you all right?"</w:t>
      </w:r>
    </w:p>
    <w:p w14:paraId="6B79840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6D6035">
        <w:rPr>
          <w:rFonts w:ascii="Montserrat" w:hAnsi="Montserrat"/>
          <w:i/>
          <w:sz w:val="24"/>
        </w:rPr>
        <w:t xml:space="preserve">Sure, I'm fine, I just jumped into your head and got lost for a moment! Nice decor! </w:t>
      </w:r>
      <w:r w:rsidRPr="006D6035">
        <w:rPr>
          <w:rFonts w:ascii="Montserrat" w:hAnsi="Montserrat"/>
          <w:sz w:val="24"/>
        </w:rPr>
        <w:t>Phoenix shook her head as her normal sensory input reasserted itself.</w:t>
      </w:r>
    </w:p>
    <w:p w14:paraId="2FCAC69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14:paraId="1131D57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w:t>
      </w:r>
      <w:r w:rsidRPr="006D6035">
        <w:rPr>
          <w:rFonts w:ascii="Montserrat" w:hAnsi="Montserrat"/>
          <w:sz w:val="24"/>
        </w:rPr>
        <w:t xml:space="preserv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w:t>
      </w:r>
      <w:r w:rsidRPr="006D6035">
        <w:rPr>
          <w:rFonts w:ascii="Montserrat" w:hAnsi="Montserrat"/>
          <w:sz w:val="24"/>
        </w:rPr>
        <w:t>he record, Phoenix schooled herself to think of it as dining with an old friend and ignore the legion of eaves-droppers.</w:t>
      </w:r>
    </w:p>
    <w:p w14:paraId="3FD80A8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14:paraId="5E19C3D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14:paraId="1D7C3D7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Ms. Brodin raised an eyebrow. "So, you were like, some kind of child prodigy then?" She asked. "I mean you were only, what, eleven years old? What was it like knowing you were so special?'</w:t>
      </w:r>
    </w:p>
    <w:p w14:paraId="424FF1C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w:t>
      </w:r>
      <w:r w:rsidRPr="006D6035">
        <w:rPr>
          <w:rFonts w:ascii="Montserrat" w:hAnsi="Montserrat"/>
          <w:sz w:val="24"/>
        </w:rPr>
        <w:t xml:space="preserve">other children on the reservation, to develop and master the abilities of my body and mind. But those abilities were not unique where I grew up." Phoenix shrugged her shoulders. </w:t>
      </w:r>
    </w:p>
    <w:p w14:paraId="0FFC15F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14:paraId="54E2C1E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"I was aware that I had a degree of talent," Phoenix answered, being almost deliberately obtuse, "but of course all of us had our strengths, so I never perceived anything exceptional in what I could do."</w:t>
      </w:r>
    </w:p>
    <w:p w14:paraId="1A357E5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"But, if you were average for a child where you grew up, how did you end up involved in a classified government research project?"</w:t>
      </w:r>
    </w:p>
    <w:p w14:paraId="113D2ED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w:t>
      </w:r>
      <w:r w:rsidRPr="006D6035">
        <w:rPr>
          <w:rFonts w:ascii="Montserrat" w:hAnsi="Montserrat"/>
          <w:sz w:val="24"/>
        </w:rPr>
        <w:t>ly classified research. As far as I was aware, we were all perfectly normal people and so I never had to deal with the fact that I was one of the most dangerous human beings ever born on Earth."</w:t>
      </w:r>
    </w:p>
    <w:p w14:paraId="7339E5E2" w14:textId="77777777" w:rsidR="00EC0141" w:rsidRPr="006D6035" w:rsidRDefault="00EC0141">
      <w:pPr>
        <w:spacing w:line="360" w:lineRule="auto"/>
        <w:jc w:val="both"/>
        <w:rPr>
          <w:rFonts w:ascii="Montserrat" w:hAnsi="Montserrat"/>
          <w:caps/>
          <w:sz w:val="24"/>
        </w:rPr>
      </w:pPr>
    </w:p>
    <w:p w14:paraId="0F3506C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w:t>
      </w:r>
      <w:r w:rsidRPr="006D6035">
        <w:rPr>
          <w:rFonts w:ascii="Montserrat" w:hAnsi="Montserrat"/>
          <w:sz w:val="24"/>
        </w:rPr>
        <w:t xml:space="preserve">addressed his outburst. </w:t>
      </w:r>
    </w:p>
    <w:p w14:paraId="005143D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"Mr. Powers," the Executive Director of the Psionic Control Agency drawled, "did you have something to wished to share with the board before we continue?"</w:t>
      </w:r>
    </w:p>
    <w:p w14:paraId="48A3DF7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6D6035">
        <w:rPr>
          <w:rFonts w:ascii="Montserrat" w:hAnsi="Montserrat"/>
          <w:i/>
          <w:sz w:val="24"/>
        </w:rPr>
        <w:t xml:space="preserve">carte blanche </w:t>
      </w:r>
      <w:r w:rsidRPr="006D6035">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6D6035">
        <w:rPr>
          <w:rFonts w:ascii="Montserrat" w:hAnsi="Montserrat"/>
          <w:i/>
          <w:sz w:val="24"/>
        </w:rPr>
        <w:t xml:space="preserve">easing </w:t>
      </w:r>
      <w:r w:rsidRPr="006D6035">
        <w:rPr>
          <w:rFonts w:ascii="Montserrat" w:hAnsi="Montserrat"/>
          <w:sz w:val="24"/>
        </w:rPr>
        <w:t>fears and tensions. What does she do? She announces that she's 'one of the most dangerous human beings ever born on Earth'!"</w:t>
      </w:r>
    </w:p>
    <w:p w14:paraId="51C02AE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w:t>
      </w:r>
      <w:r w:rsidRPr="006D6035">
        <w:rPr>
          <w:rFonts w:ascii="Montserrat" w:hAnsi="Montserrat"/>
          <w:sz w:val="24"/>
        </w:rPr>
        <w:t>This is not a stupid little girl here, and frankly I can't see her bringing up a point that can only alienate her in the end, unless she has an idea how to diffuse it."</w:t>
      </w:r>
    </w:p>
    <w:p w14:paraId="543AA5E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w:t>
      </w:r>
      <w:r w:rsidRPr="006D6035">
        <w:rPr>
          <w:rFonts w:ascii="Montserrat" w:hAnsi="Montserrat"/>
          <w:sz w:val="24"/>
        </w:rPr>
        <w:t xml:space="preserve">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w:t>
      </w:r>
      <w:r w:rsidRPr="006D6035">
        <w:rPr>
          <w:rFonts w:ascii="Montserrat" w:hAnsi="Montserrat"/>
          <w:sz w:val="24"/>
        </w:rPr>
        <w:t xml:space="preserve"> under control. Otherwise, one of them was going to end up dead.</w:t>
      </w:r>
    </w:p>
    <w:p w14:paraId="68FB5B6B" w14:textId="77777777" w:rsidR="00EC0141" w:rsidRPr="006D6035" w:rsidRDefault="00EC0141">
      <w:pPr>
        <w:spacing w:line="360" w:lineRule="auto"/>
        <w:jc w:val="both"/>
        <w:rPr>
          <w:rFonts w:ascii="Montserrat" w:hAnsi="Montserrat"/>
          <w:caps/>
          <w:sz w:val="24"/>
        </w:rPr>
      </w:pPr>
    </w:p>
    <w:p w14:paraId="0DEF032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6D6035">
        <w:rPr>
          <w:rFonts w:ascii="Montserrat" w:hAnsi="Montserrat"/>
          <w:i/>
          <w:sz w:val="24"/>
        </w:rPr>
        <w:t xml:space="preserve">she </w:t>
      </w:r>
      <w:r w:rsidRPr="006D6035">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14:paraId="255966A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w:t>
      </w:r>
      <w:r w:rsidRPr="006D6035">
        <w:rPr>
          <w:rFonts w:ascii="Montserrat" w:hAnsi="Montserrat"/>
          <w:sz w:val="24"/>
        </w:rPr>
        <w:t xml:space="preserve"> were no consequences to the use of psi, but because a responsible psionic fastidiously cleaned up after herself. A far less powerful psi than her could be an unholy monster, if he had no concern for the side effects of his actions. </w:t>
      </w:r>
    </w:p>
    <w:p w14:paraId="71C4134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That could not be denied.</w:t>
      </w:r>
    </w:p>
    <w:p w14:paraId="0A25236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6D6035">
        <w:rPr>
          <w:rFonts w:ascii="Montserrat" w:hAnsi="Montserrat"/>
          <w:i/>
          <w:sz w:val="24"/>
        </w:rPr>
        <w:t xml:space="preserve">was </w:t>
      </w:r>
      <w:r w:rsidRPr="006D6035">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14:paraId="4DCBE35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6D6035">
        <w:rPr>
          <w:rFonts w:ascii="Montserrat" w:hAnsi="Montserrat"/>
          <w:caps/>
          <w:sz w:val="24"/>
        </w:rPr>
        <w:t xml:space="preserve">. </w:t>
      </w:r>
    </w:p>
    <w:p w14:paraId="21DD279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w:t>
      </w:r>
      <w:r w:rsidRPr="006D6035">
        <w:rPr>
          <w:rFonts w:ascii="Montserrat" w:hAnsi="Montserrat"/>
          <w:sz w:val="24"/>
        </w:rPr>
        <w:t xml:space="preserve"> It repelled her flesh, the way the positive poles of two magnets would abhor making contact. </w:t>
      </w:r>
    </w:p>
    <w:p w14:paraId="3C43D0E6"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6D6035">
        <w:rPr>
          <w:rFonts w:ascii="Montserrat" w:hAnsi="Montserrat"/>
          <w:i/>
          <w:sz w:val="24"/>
        </w:rPr>
        <w:t xml:space="preserve">implications," </w:t>
      </w:r>
      <w:r w:rsidRPr="006D6035">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6D6035">
        <w:rPr>
          <w:rFonts w:ascii="Montserrat" w:hAnsi="Montserrat"/>
          <w:caps/>
          <w:sz w:val="24"/>
        </w:rPr>
        <w:t xml:space="preserve">. </w:t>
      </w:r>
    </w:p>
    <w:p w14:paraId="10B1DEA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w:t>
      </w:r>
      <w:r w:rsidRPr="006D6035">
        <w:rPr>
          <w:rFonts w:ascii="Montserrat" w:hAnsi="Montserrat"/>
          <w:sz w:val="24"/>
        </w:rPr>
        <w:t xml:space="preserve">parts. </w:t>
      </w:r>
    </w:p>
    <w:p w14:paraId="12B6562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"What is always seen is </w:t>
      </w:r>
      <w:r w:rsidRPr="006D6035">
        <w:rPr>
          <w:rFonts w:ascii="Montserrat" w:hAnsi="Montserrat"/>
          <w:i/>
          <w:sz w:val="24"/>
        </w:rPr>
        <w:t>power</w:t>
      </w:r>
      <w:r w:rsidRPr="006D6035">
        <w:rPr>
          <w:rFonts w:ascii="Montserrat" w:hAnsi="Montserrat"/>
          <w:sz w:val="24"/>
        </w:rPr>
        <w:t xml:space="preserve">. The </w:t>
      </w:r>
      <w:r w:rsidRPr="006D6035">
        <w:rPr>
          <w:rFonts w:ascii="Montserrat" w:hAnsi="Montserrat"/>
          <w:i/>
          <w:sz w:val="24"/>
        </w:rPr>
        <w:t xml:space="preserve">promise </w:t>
      </w:r>
      <w:r w:rsidRPr="006D6035">
        <w:rPr>
          <w:rFonts w:ascii="Montserrat" w:hAnsi="Montserrat"/>
          <w:sz w:val="24"/>
        </w:rPr>
        <w:t xml:space="preserve">of power," she emphasized. She reached out and ran her finger down the restored glass. She felt a slight shiver. </w:t>
      </w:r>
      <w:r w:rsidRPr="006D6035">
        <w:rPr>
          <w:rFonts w:ascii="Montserrat" w:hAnsi="Montserrat"/>
          <w:i/>
          <w:sz w:val="24"/>
        </w:rPr>
        <w:t xml:space="preserve">What is a scar but the memory of the pain? Without it, can identity transcend change? </w:t>
      </w:r>
      <w:r w:rsidRPr="006D6035">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6D6035">
        <w:rPr>
          <w:rFonts w:ascii="Montserrat" w:hAnsi="Montserrat"/>
          <w:i/>
          <w:sz w:val="24"/>
        </w:rPr>
        <w:t xml:space="preserve">who </w:t>
      </w:r>
      <w:r w:rsidRPr="006D6035">
        <w:rPr>
          <w:rFonts w:ascii="Montserrat" w:hAnsi="Montserrat"/>
          <w:sz w:val="24"/>
        </w:rPr>
        <w:t xml:space="preserve">can be trusted to </w:t>
      </w:r>
      <w:r w:rsidRPr="006D6035">
        <w:rPr>
          <w:rFonts w:ascii="Montserrat" w:hAnsi="Montserrat"/>
          <w:i/>
          <w:sz w:val="24"/>
        </w:rPr>
        <w:t xml:space="preserve">control </w:t>
      </w:r>
      <w:r w:rsidRPr="006D6035">
        <w:rPr>
          <w:rFonts w:ascii="Montserrat" w:hAnsi="Montserrat"/>
          <w:sz w:val="24"/>
        </w:rPr>
        <w:t>this power?" She looked up again at the eyes of her audience</w:t>
      </w:r>
      <w:r w:rsidRPr="006D6035">
        <w:rPr>
          <w:rFonts w:ascii="Montserrat" w:hAnsi="Montserrat"/>
          <w:caps/>
          <w:sz w:val="24"/>
        </w:rPr>
        <w:t>.</w:t>
      </w:r>
    </w:p>
    <w:p w14:paraId="7813C83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"Of course, we're talking about </w:t>
      </w:r>
      <w:r w:rsidRPr="006D6035">
        <w:rPr>
          <w:rFonts w:ascii="Montserrat" w:hAnsi="Montserrat"/>
          <w:i/>
          <w:sz w:val="24"/>
        </w:rPr>
        <w:t xml:space="preserve">people </w:t>
      </w:r>
      <w:r w:rsidRPr="006D6035">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6D6035">
        <w:rPr>
          <w:rFonts w:ascii="Montserrat" w:hAnsi="Montserrat"/>
          <w:i/>
          <w:sz w:val="24"/>
        </w:rPr>
        <w:t xml:space="preserve">know </w:t>
      </w:r>
      <w:r w:rsidRPr="006D6035">
        <w:rPr>
          <w:rFonts w:ascii="Montserrat" w:hAnsi="Montserrat"/>
          <w:sz w:val="24"/>
        </w:rPr>
        <w:t>she had it!"</w:t>
      </w:r>
    </w:p>
    <w:p w14:paraId="29F4F31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6D6035">
        <w:rPr>
          <w:rFonts w:ascii="Montserrat" w:hAnsi="Montserrat"/>
          <w:i/>
          <w:sz w:val="24"/>
        </w:rPr>
        <w:t xml:space="preserve">you </w:t>
      </w:r>
      <w:r w:rsidRPr="006D6035">
        <w:rPr>
          <w:rFonts w:ascii="Montserrat" w:hAnsi="Montserrat"/>
          <w:sz w:val="24"/>
        </w:rPr>
        <w:t xml:space="preserve">have it. Do you think that people will be afraid of you? And if so, what can you really do about it?" She had to ask. </w:t>
      </w:r>
    </w:p>
    <w:p w14:paraId="351DD49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w:t>
      </w:r>
      <w:r w:rsidRPr="006D6035">
        <w:rPr>
          <w:rFonts w:ascii="Montserrat" w:hAnsi="Montserrat"/>
          <w:sz w:val="24"/>
        </w:rPr>
        <w:t>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14:paraId="5470FFD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14:paraId="0E13BF4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w:t>
      </w:r>
      <w:r w:rsidRPr="006D6035">
        <w:rPr>
          <w:rFonts w:ascii="Montserrat" w:hAnsi="Montserrat"/>
          <w:sz w:val="24"/>
        </w:rPr>
        <w:t>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14:paraId="269E27B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Then she considered the possability that reality </w:t>
      </w:r>
      <w:r w:rsidRPr="006D6035">
        <w:rPr>
          <w:rFonts w:ascii="Montserrat" w:hAnsi="Montserrat"/>
          <w:i/>
          <w:sz w:val="24"/>
        </w:rPr>
        <w:t xml:space="preserve">could </w:t>
      </w:r>
      <w:r w:rsidRPr="006D6035">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6D6035">
        <w:rPr>
          <w:rFonts w:ascii="Montserrat" w:hAnsi="Montserrat"/>
          <w:caps/>
          <w:sz w:val="24"/>
        </w:rPr>
        <w:t xml:space="preserve">, </w:t>
      </w:r>
      <w:r w:rsidRPr="006D6035">
        <w:rPr>
          <w:rFonts w:ascii="Montserrat" w:hAnsi="Montserrat"/>
          <w:i/>
          <w:sz w:val="24"/>
        </w:rPr>
        <w:t>Go ahead and be afraid, just don't be stupid about it</w:t>
      </w:r>
      <w:r w:rsidRPr="006D6035">
        <w:rPr>
          <w:rFonts w:ascii="Montserrat" w:hAnsi="Montserrat"/>
          <w:i/>
          <w:caps/>
          <w:sz w:val="24"/>
        </w:rPr>
        <w:t xml:space="preserve">. </w:t>
      </w:r>
    </w:p>
    <w:p w14:paraId="1C675DC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14:paraId="4486104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14:paraId="662C7F3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w:t>
      </w:r>
      <w:r w:rsidRPr="006D6035">
        <w:rPr>
          <w:rFonts w:ascii="Montserrat" w:hAnsi="Montserrat"/>
          <w:sz w:val="24"/>
        </w:rPr>
        <w:t>ision made it impossible to relate to normal people. I knew I didn't fit in, and I was afraid of what it would cost me if I had to fit in."</w:t>
      </w:r>
    </w:p>
    <w:p w14:paraId="5418422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14:paraId="41ADE93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w:t>
      </w:r>
      <w:r w:rsidRPr="006D6035">
        <w:rPr>
          <w:rFonts w:ascii="Montserrat" w:hAnsi="Montserrat"/>
          <w:sz w:val="24"/>
        </w:rPr>
        <w:t>ision gave you, you would have to face the fact that the only way you could fit in was by horribly maiming yourself," Phoenix explained, a slight edge of pain in her voice.</w:t>
      </w:r>
    </w:p>
    <w:p w14:paraId="47D7EAA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14:paraId="4151A0B8"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w:t>
      </w:r>
      <w:r w:rsidRPr="006D6035">
        <w:rPr>
          <w:rFonts w:ascii="Montserrat" w:hAnsi="Montserrat"/>
          <w:sz w:val="24"/>
        </w:rPr>
        <w:t>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14:paraId="738F9872"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w:t>
      </w:r>
      <w:r w:rsidRPr="006D6035">
        <w:rPr>
          <w:rFonts w:ascii="Montserrat" w:hAnsi="Montserrat"/>
          <w:sz w:val="24"/>
        </w:rPr>
        <w:t xml:space="preserve"> that?</w:t>
      </w:r>
      <w:r w:rsidRPr="006D6035">
        <w:rPr>
          <w:rFonts w:ascii="Montserrat" w:hAnsi="Montserrat"/>
          <w:caps/>
          <w:sz w:val="24"/>
        </w:rPr>
        <w:t>"</w:t>
      </w:r>
    </w:p>
    <w:p w14:paraId="66D832F1"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r>
      <w:r w:rsidRPr="006D6035">
        <w:rPr>
          <w:rFonts w:ascii="Montserrat" w:hAnsi="Montserrat"/>
          <w:sz w:val="24"/>
        </w:rPr>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w:t>
      </w:r>
      <w:r w:rsidRPr="006D6035">
        <w:rPr>
          <w:rFonts w:ascii="Montserrat" w:hAnsi="Montserrat"/>
          <w:sz w:val="24"/>
        </w:rPr>
        <w:t xml:space="preserve">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6D6035">
        <w:rPr>
          <w:rFonts w:ascii="Montserrat" w:hAnsi="Montserrat"/>
          <w:caps/>
          <w:sz w:val="24"/>
        </w:rPr>
        <w:t xml:space="preserve">. </w:t>
      </w:r>
    </w:p>
    <w:p w14:paraId="0F27263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w:t>
      </w:r>
      <w:r w:rsidRPr="006D6035">
        <w:rPr>
          <w:rFonts w:ascii="Montserrat" w:hAnsi="Montserrat"/>
          <w:sz w:val="24"/>
        </w:rPr>
        <w:t xml:space="preserve">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14:paraId="6BF0C2B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w:t>
      </w:r>
      <w:r w:rsidRPr="006D6035">
        <w:rPr>
          <w:rFonts w:ascii="Montserrat" w:hAnsi="Montserrat"/>
          <w:sz w:val="24"/>
        </w:rPr>
        <w:t xml:space="preserve">o had originally cooperated with the cover-up. The children were trained and licensed. Their licenses were sold to research contractors. </w:t>
      </w:r>
    </w:p>
    <w:p w14:paraId="0E6B116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w:t>
      </w:r>
      <w:r w:rsidRPr="006D6035">
        <w:rPr>
          <w:rFonts w:ascii="Montserrat" w:hAnsi="Montserrat"/>
          <w:sz w:val="24"/>
        </w:rPr>
        <w:t>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w:t>
      </w:r>
      <w:r w:rsidRPr="006D6035">
        <w:rPr>
          <w:rFonts w:ascii="Montserrat" w:hAnsi="Montserrat"/>
          <w:sz w:val="24"/>
        </w:rPr>
        <w:t xml:space="preserve">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14:paraId="3C870F9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w:t>
      </w:r>
      <w:r w:rsidRPr="006D6035">
        <w:rPr>
          <w:rFonts w:ascii="Montserrat" w:hAnsi="Montserrat"/>
          <w:sz w:val="24"/>
        </w:rPr>
        <w:t xml:space="preserv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14:paraId="246E84D4"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6D6035">
        <w:rPr>
          <w:rFonts w:ascii="Montserrat" w:hAnsi="Montserrat"/>
          <w:i/>
          <w:sz w:val="24"/>
        </w:rPr>
        <w:t xml:space="preserve">Adventure," </w:t>
      </w:r>
      <w:r w:rsidRPr="006D6035">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14:paraId="3EEA727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w:t>
      </w:r>
      <w:r w:rsidRPr="006D6035">
        <w:rPr>
          <w:rFonts w:ascii="Montserrat" w:hAnsi="Montserrat"/>
          <w:sz w:val="24"/>
        </w:rPr>
        <w:t>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14:paraId="4336E519" w14:textId="77777777" w:rsidR="00EC0141" w:rsidRPr="006D6035" w:rsidRDefault="00EC0141">
      <w:pPr>
        <w:spacing w:line="360" w:lineRule="auto"/>
        <w:jc w:val="both"/>
        <w:rPr>
          <w:rFonts w:ascii="Montserrat" w:hAnsi="Montserrat"/>
          <w:caps/>
          <w:sz w:val="24"/>
        </w:rPr>
      </w:pPr>
    </w:p>
    <w:p w14:paraId="2BFFD90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6D6035">
        <w:rPr>
          <w:rFonts w:ascii="Montserrat" w:hAnsi="Montserrat"/>
          <w:i/>
          <w:sz w:val="24"/>
        </w:rPr>
        <w:t xml:space="preserve">balancing. </w:t>
      </w:r>
      <w:r w:rsidRPr="006D6035">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14:paraId="1136DA4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w:t>
      </w:r>
      <w:r w:rsidRPr="006D6035">
        <w:rPr>
          <w:rFonts w:ascii="Montserrat" w:hAnsi="Montserrat"/>
          <w:sz w:val="24"/>
        </w:rPr>
        <w:t>image and saw that indeed her "wings" were anchored in the light, where her will focused to support her body.</w:t>
      </w:r>
    </w:p>
    <w:p w14:paraId="0060E11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14:paraId="1FA7D62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14:paraId="04D00CE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 singing, flute voice-text of the other spoke up, "She commands real-code. Your analysis reveals its integrity. This is not a hoax."</w:t>
      </w:r>
    </w:p>
    <w:p w14:paraId="3C8C0DF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"No, Ariadne," he replied with satisfaction, "it is not. I told you I'd found a better hacker than you." He chuckled. </w:t>
      </w:r>
    </w:p>
    <w:p w14:paraId="640106A9"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"Is she a hacker?" The deep moaning voice-text of Diamond queried.</w:t>
      </w:r>
    </w:p>
    <w:p w14:paraId="16696F3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14:paraId="65DD5BF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w:t>
      </w:r>
      <w:r w:rsidRPr="006D6035">
        <w:rPr>
          <w:rFonts w:ascii="Montserrat" w:hAnsi="Montserrat"/>
          <w:sz w:val="24"/>
        </w:rPr>
        <w:t>re circuit, or a demonstration tour."</w:t>
      </w:r>
    </w:p>
    <w:p w14:paraId="781CEBC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Diamond's voice interrupted, "You were right, geist. Where did you get the tip?</w:t>
      </w:r>
      <w:r w:rsidRPr="006D6035">
        <w:rPr>
          <w:rFonts w:ascii="Montserrat" w:hAnsi="Montserrat"/>
          <w:caps/>
          <w:sz w:val="24"/>
        </w:rPr>
        <w:t>"</w:t>
      </w:r>
    </w:p>
    <w:p w14:paraId="088E89E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w:t>
      </w:r>
      <w:r w:rsidRPr="006D6035">
        <w:rPr>
          <w:rFonts w:ascii="Montserrat" w:hAnsi="Montserrat"/>
          <w:sz w:val="24"/>
        </w:rPr>
        <w:t>s I was able to monitor her activities. She's been making her own arrangements for this tour of hers. The rest was simple logic."</w:t>
      </w:r>
    </w:p>
    <w:p w14:paraId="5F4D8E47"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There was a thoughtful silence as the interview ran on. Finally Diamond spoke up. "So, you've brought her to our attention. Now what?"</w:t>
      </w:r>
    </w:p>
    <w:p w14:paraId="3D582371"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He stared at the angel before him for a minute before saying, "Wouldn't you like to know exactly who and </w:t>
      </w:r>
      <w:r w:rsidRPr="006D6035">
        <w:rPr>
          <w:rFonts w:ascii="Montserrat" w:hAnsi="Montserrat"/>
          <w:i/>
          <w:sz w:val="24"/>
        </w:rPr>
        <w:t xml:space="preserve">what </w:t>
      </w:r>
      <w:r w:rsidRPr="006D6035">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14:paraId="7954843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"What if she is a divine?" Ariadne challenged.</w:t>
      </w:r>
    </w:p>
    <w:p w14:paraId="3A61D800"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14:paraId="56A8488C" w14:textId="77777777" w:rsidR="00EC0141" w:rsidRPr="006D6035" w:rsidRDefault="00EC0141">
      <w:pPr>
        <w:spacing w:line="360" w:lineRule="auto"/>
        <w:jc w:val="both"/>
        <w:rPr>
          <w:rFonts w:ascii="Montserrat" w:hAnsi="Montserrat"/>
          <w:caps/>
          <w:sz w:val="24"/>
        </w:rPr>
      </w:pPr>
    </w:p>
    <w:p w14:paraId="10F406D1" w14:textId="77777777" w:rsidR="00EC0141" w:rsidRPr="006D6035" w:rsidRDefault="00EC0141">
      <w:pPr>
        <w:spacing w:line="360" w:lineRule="auto"/>
        <w:jc w:val="both"/>
        <w:rPr>
          <w:rFonts w:ascii="Montserrat" w:hAnsi="Montserrat"/>
          <w:sz w:val="24"/>
        </w:rPr>
      </w:pPr>
    </w:p>
    <w:p w14:paraId="7CB63F3D" w14:textId="77777777" w:rsidR="00EC0141" w:rsidRPr="006D6035" w:rsidRDefault="00EC0141">
      <w:pPr>
        <w:spacing w:line="360" w:lineRule="auto"/>
        <w:jc w:val="both"/>
        <w:rPr>
          <w:rFonts w:ascii="Montserrat" w:hAnsi="Montserrat"/>
          <w:vanish/>
          <w:sz w:val="24"/>
        </w:rPr>
      </w:pPr>
    </w:p>
    <w:p w14:paraId="76A4F3A7" w14:textId="77777777" w:rsidR="00EC0141" w:rsidRPr="006D6035" w:rsidRDefault="006D6035">
      <w:pPr>
        <w:spacing w:line="360" w:lineRule="auto"/>
        <w:jc w:val="both"/>
        <w:rPr>
          <w:rFonts w:ascii="Montserrat" w:hAnsi="Montserrat"/>
          <w:sz w:val="24"/>
        </w:rPr>
      </w:pPr>
      <w:r w:rsidRPr="006D6035">
        <w:rPr>
          <w:rFonts w:ascii="Montserrat" w:hAnsi="Montserrat"/>
          <w:caps/>
          <w:smallCaps/>
          <w:sz w:val="24"/>
          <w:u w:val="single"/>
        </w:rPr>
        <w:t>chapter</w:t>
      </w:r>
    </w:p>
    <w:p w14:paraId="31244E79" w14:textId="77777777" w:rsidR="00EC0141" w:rsidRPr="006D6035" w:rsidRDefault="006D6035">
      <w:pPr>
        <w:spacing w:line="360" w:lineRule="auto"/>
        <w:jc w:val="both"/>
        <w:rPr>
          <w:rFonts w:ascii="Montserrat" w:hAnsi="Montserrat"/>
          <w:sz w:val="24"/>
        </w:rPr>
      </w:pPr>
      <w:r w:rsidRPr="006D6035">
        <w:rPr>
          <w:rFonts w:ascii="Montserrat" w:hAnsi="Montserrat"/>
          <w:sz w:val="24"/>
        </w:rPr>
        <w:t>FIVE</w:t>
      </w:r>
    </w:p>
    <w:p w14:paraId="58E334B9" w14:textId="77777777" w:rsidR="00EC0141" w:rsidRPr="006D6035" w:rsidRDefault="00EC0141">
      <w:pPr>
        <w:spacing w:line="360" w:lineRule="auto"/>
        <w:jc w:val="both"/>
        <w:rPr>
          <w:rFonts w:ascii="Montserrat" w:hAnsi="Montserrat"/>
          <w:caps/>
          <w:sz w:val="24"/>
        </w:rPr>
      </w:pPr>
    </w:p>
    <w:p w14:paraId="1F6A82F6" w14:textId="77777777" w:rsidR="00EC0141" w:rsidRPr="006D6035" w:rsidRDefault="006D6035">
      <w:pPr>
        <w:spacing w:line="360" w:lineRule="auto"/>
        <w:jc w:val="both"/>
        <w:rPr>
          <w:rFonts w:ascii="Montserrat" w:hAnsi="Montserrat"/>
          <w:sz w:val="24"/>
        </w:rPr>
      </w:pPr>
      <w:r w:rsidRPr="006D6035">
        <w:rPr>
          <w:rFonts w:ascii="Montserrat" w:hAnsi="Montserrat"/>
          <w:sz w:val="24"/>
        </w:rPr>
        <w:t>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w:t>
      </w:r>
      <w:r w:rsidRPr="006D6035">
        <w:rPr>
          <w:rFonts w:ascii="Montserrat" w:hAnsi="Montserrat"/>
          <w:sz w:val="24"/>
        </w:rPr>
        <w:t xml:space="preserve">nt of time brooding over, and researching Phoenix's claims, and the effort was catching up with him. </w:t>
      </w:r>
    </w:p>
    <w:p w14:paraId="542EE47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w:t>
      </w:r>
      <w:r w:rsidRPr="006D6035">
        <w:rPr>
          <w:rFonts w:ascii="Montserrat" w:hAnsi="Montserrat"/>
          <w:sz w:val="24"/>
        </w:rPr>
        <w:t xml:space="preserve">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14:paraId="25FFA5E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w:t>
      </w:r>
      <w:r w:rsidRPr="006D6035">
        <w:rPr>
          <w:rFonts w:ascii="Montserrat" w:hAnsi="Montserrat"/>
          <w:sz w:val="24"/>
        </w:rPr>
        <w:t xml:space="preserve">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w:t>
      </w:r>
      <w:r w:rsidRPr="006D6035">
        <w:rPr>
          <w:rFonts w:ascii="Montserrat" w:hAnsi="Montserrat"/>
          <w:sz w:val="24"/>
        </w:rPr>
        <w:t>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14:paraId="5B8CBF1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w:t>
      </w:r>
      <w:r w:rsidRPr="006D6035">
        <w:rPr>
          <w:rFonts w:ascii="Montserrat" w:hAnsi="Montserrat"/>
          <w:sz w:val="24"/>
        </w:rPr>
        <w:t xml:space="preserve">h Phoenix had then—where had she gotten it? When had she gotten it? </w:t>
      </w:r>
    </w:p>
    <w:p w14:paraId="418B172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w:t>
      </w:r>
      <w:r w:rsidRPr="006D6035">
        <w:rPr>
          <w:rFonts w:ascii="Montserrat" w:hAnsi="Montserrat"/>
          <w:sz w:val="24"/>
        </w:rPr>
        <w:t xml:space="preserve">y got married. But he had. He scowled in frustration. Thinking of the man who had married Ember did not improve his thinking. </w:t>
      </w:r>
    </w:p>
    <w:p w14:paraId="1004893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w:t>
      </w:r>
      <w:r w:rsidRPr="006D6035">
        <w:rPr>
          <w:rFonts w:ascii="Montserrat" w:hAnsi="Montserrat"/>
          <w:sz w:val="24"/>
        </w:rPr>
        <w:t xml:space="preserv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r w:rsidRPr="006D6035">
        <w:rPr>
          <w:rFonts w:ascii="Montserrat" w:hAnsi="Montserrat"/>
          <w:sz w:val="24"/>
        </w:rPr>
        <w:t>.</w:t>
      </w:r>
    </w:p>
    <w:p w14:paraId="1911C0F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Unfortunately he had missed seeing it.</w:t>
      </w:r>
    </w:p>
    <w:p w14:paraId="59250C2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w:t>
      </w:r>
      <w:r w:rsidRPr="006D6035">
        <w:rPr>
          <w:rFonts w:ascii="Montserrat" w:hAnsi="Montserrat"/>
          <w:sz w:val="24"/>
        </w:rPr>
        <w:t>—in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w:t>
      </w:r>
      <w:r w:rsidRPr="006D6035">
        <w:rPr>
          <w:rFonts w:ascii="Montserrat" w:hAnsi="Montserrat"/>
          <w:sz w:val="24"/>
        </w:rPr>
        <w:t xml:space="preserve"> but he had hated the sight of her. His jealousy had turned them into enemies. He had only made it worse by trying to figure out who Phoenix's father could be, so he could confront her mother, his lover, with his pain.</w:t>
      </w:r>
    </w:p>
    <w:p w14:paraId="7D507CD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w:t>
      </w:r>
      <w:r w:rsidRPr="006D6035">
        <w:rPr>
          <w:rFonts w:ascii="Montserrat" w:hAnsi="Montserrat"/>
          <w:sz w:val="24"/>
        </w:rPr>
        <w:t>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14:paraId="13D1952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w:t>
      </w:r>
      <w:r w:rsidRPr="006D6035">
        <w:rPr>
          <w:rFonts w:ascii="Montserrat" w:hAnsi="Montserrat"/>
          <w:sz w:val="24"/>
        </w:rPr>
        <w:t>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14:paraId="6A52CACF" w14:textId="77777777" w:rsidR="00EC0141" w:rsidRPr="006D6035" w:rsidRDefault="00EC0141">
      <w:pPr>
        <w:spacing w:line="360" w:lineRule="auto"/>
        <w:jc w:val="both"/>
        <w:rPr>
          <w:rFonts w:ascii="Montserrat" w:hAnsi="Montserrat"/>
          <w:sz w:val="24"/>
        </w:rPr>
      </w:pPr>
    </w:p>
    <w:p w14:paraId="053B4D68" w14:textId="77777777" w:rsidR="00EC0141" w:rsidRPr="006D6035" w:rsidRDefault="006D6035">
      <w:pPr>
        <w:spacing w:line="360" w:lineRule="auto"/>
        <w:jc w:val="both"/>
        <w:rPr>
          <w:rFonts w:ascii="Montserrat" w:hAnsi="Montserrat"/>
          <w:sz w:val="24"/>
        </w:rPr>
      </w:pPr>
      <w:r w:rsidRPr="006D6035">
        <w:rPr>
          <w:rFonts w:ascii="Montserrat" w:hAnsi="Montserrat"/>
          <w:sz w:val="24"/>
        </w:rPr>
        <w:t>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w:t>
      </w:r>
      <w:r w:rsidRPr="006D6035">
        <w:rPr>
          <w:rFonts w:ascii="Montserrat" w:hAnsi="Montserrat"/>
          <w:sz w:val="24"/>
        </w:rPr>
        <w:t xml:space="preserve">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14:paraId="4F1538F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14:paraId="7C373FA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w:t>
      </w:r>
      <w:r w:rsidRPr="006D6035">
        <w:rPr>
          <w:rFonts w:ascii="Montserrat" w:hAnsi="Montserrat"/>
          <w:sz w:val="24"/>
        </w:rPr>
        <w:t>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14:paraId="6E93024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14:paraId="18CA3DD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"Hi, Arthur," she began. "Can we speak freely?"</w:t>
      </w:r>
    </w:p>
    <w:p w14:paraId="21B282C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It is nice to see you. Of course we can speak freely, but I don't have a lot of time at the moment. I am still in your area, so why don't I drop in when I am finished here?" he asked with a smile.</w:t>
      </w:r>
    </w:p>
    <w:p w14:paraId="584FA57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w:t>
      </w:r>
      <w:r w:rsidRPr="006D6035">
        <w:rPr>
          <w:rFonts w:ascii="Montserrat" w:hAnsi="Montserrat"/>
          <w:sz w:val="24"/>
        </w:rPr>
        <w:t xml:space="preserve"> divulge any information, there had been a warmth and humor in his eyes. With an arched eyebrow, she figured she would have to ask him at dinner, while she tore off the note sheet with the address of the restaurant and the time for her to meet him there. </w:t>
      </w:r>
    </w:p>
    <w:p w14:paraId="028BC7A3" w14:textId="77777777" w:rsidR="00EC0141" w:rsidRPr="006D6035" w:rsidRDefault="00EC0141">
      <w:pPr>
        <w:spacing w:line="360" w:lineRule="auto"/>
        <w:jc w:val="both"/>
        <w:rPr>
          <w:rFonts w:ascii="Montserrat" w:hAnsi="Montserrat"/>
          <w:sz w:val="24"/>
        </w:rPr>
      </w:pPr>
    </w:p>
    <w:p w14:paraId="47765FED" w14:textId="77777777" w:rsidR="00EC0141" w:rsidRPr="006D6035" w:rsidRDefault="006D6035">
      <w:pPr>
        <w:spacing w:line="360" w:lineRule="auto"/>
        <w:jc w:val="both"/>
        <w:rPr>
          <w:rFonts w:ascii="Montserrat" w:hAnsi="Montserrat"/>
          <w:sz w:val="24"/>
        </w:rPr>
      </w:pPr>
      <w:r w:rsidRPr="006D6035">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w:t>
      </w:r>
      <w:r w:rsidRPr="006D6035">
        <w:rPr>
          <w:rFonts w:ascii="Montserrat" w:hAnsi="Montserrat"/>
          <w:sz w:val="24"/>
        </w:rPr>
        <w:t>ve control agent, a member of the organization within the organization, he had not had a hope of warning Phoenix of the danger. Clearing his throat, he spoke, "Once you subdue her, then what?"</w:t>
      </w:r>
    </w:p>
    <w:p w14:paraId="234AEB4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14:paraId="0C30EE0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w:t>
      </w:r>
      <w:r w:rsidRPr="006D6035">
        <w:rPr>
          <w:rFonts w:ascii="Montserrat" w:hAnsi="Montserrat"/>
          <w:sz w:val="24"/>
        </w:rPr>
        <w:t>enix had been set in motion a week before. It was also a good thing he had been such a skilled artist in his former life.</w:t>
      </w:r>
    </w:p>
    <w:p w14:paraId="4C27E685" w14:textId="77777777" w:rsidR="00EC0141" w:rsidRPr="006D6035" w:rsidRDefault="00EC0141">
      <w:pPr>
        <w:spacing w:line="360" w:lineRule="auto"/>
        <w:jc w:val="both"/>
        <w:rPr>
          <w:rFonts w:ascii="Montserrat" w:hAnsi="Montserrat"/>
          <w:sz w:val="24"/>
        </w:rPr>
      </w:pPr>
    </w:p>
    <w:p w14:paraId="31C358B4"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w:t>
      </w:r>
      <w:r w:rsidRPr="006D6035">
        <w:rPr>
          <w:rFonts w:ascii="Montserrat" w:hAnsi="Montserrat"/>
          <w:sz w:val="24"/>
        </w:rPr>
        <w:t>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w:t>
      </w:r>
      <w:r w:rsidRPr="006D6035">
        <w:rPr>
          <w:rFonts w:ascii="Montserrat" w:hAnsi="Montserrat"/>
          <w:sz w:val="24"/>
        </w:rPr>
        <w:t xml:space="preserve"> her self consumption. It was only as it began to get late  that it had occurred to her that she might not have anything to wear.</w:t>
      </w:r>
    </w:p>
    <w:p w14:paraId="2E2EC9C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14:paraId="5400CA9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w:t>
      </w:r>
      <w:r w:rsidRPr="006D6035">
        <w:rPr>
          <w:rFonts w:ascii="Montserrat" w:hAnsi="Montserrat"/>
          <w:sz w:val="24"/>
        </w:rPr>
        <w:t xml:space="preserve"> her the time and place.</w:t>
      </w:r>
    </w:p>
    <w:p w14:paraId="3D67D14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w:t>
      </w:r>
      <w:r w:rsidRPr="006D6035">
        <w:rPr>
          <w:rFonts w:ascii="Montserrat" w:hAnsi="Montserrat"/>
          <w:sz w:val="24"/>
        </w:rPr>
        <w:t>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w:t>
      </w:r>
      <w:r w:rsidRPr="006D6035">
        <w:rPr>
          <w:rFonts w:ascii="Montserrat" w:hAnsi="Montserrat"/>
          <w:sz w:val="24"/>
        </w:rPr>
        <w:t>to another course.</w:t>
      </w:r>
    </w:p>
    <w:p w14:paraId="52D457E6" w14:textId="77777777" w:rsidR="00EC0141" w:rsidRPr="006D6035" w:rsidRDefault="00EC0141">
      <w:pPr>
        <w:spacing w:line="360" w:lineRule="auto"/>
        <w:jc w:val="both"/>
        <w:rPr>
          <w:rFonts w:ascii="Montserrat" w:hAnsi="Montserrat"/>
          <w:sz w:val="24"/>
        </w:rPr>
      </w:pPr>
    </w:p>
    <w:p w14:paraId="373CFADB" w14:textId="77777777" w:rsidR="00EC0141" w:rsidRPr="006D6035" w:rsidRDefault="006D6035">
      <w:pPr>
        <w:spacing w:line="360" w:lineRule="auto"/>
        <w:jc w:val="both"/>
        <w:rPr>
          <w:rFonts w:ascii="Montserrat" w:hAnsi="Montserrat"/>
          <w:sz w:val="24"/>
        </w:rPr>
      </w:pPr>
      <w:r w:rsidRPr="006D6035">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w:t>
      </w:r>
      <w:r w:rsidRPr="006D6035">
        <w:rPr>
          <w:rFonts w:ascii="Montserrat" w:hAnsi="Montserrat"/>
          <w:sz w:val="24"/>
        </w:rPr>
        <w:t>o the trap.</w:t>
      </w:r>
    </w:p>
    <w:p w14:paraId="39707767" w14:textId="77777777" w:rsidR="00EC0141" w:rsidRPr="006D6035" w:rsidRDefault="00EC0141">
      <w:pPr>
        <w:spacing w:line="360" w:lineRule="auto"/>
        <w:jc w:val="both"/>
        <w:rPr>
          <w:rFonts w:ascii="Montserrat" w:hAnsi="Montserrat"/>
          <w:sz w:val="24"/>
        </w:rPr>
      </w:pPr>
    </w:p>
    <w:p w14:paraId="2AA18E13"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w:t>
      </w:r>
      <w:r w:rsidRPr="006D6035">
        <w:rPr>
          <w:rFonts w:ascii="Montserrat" w:hAnsi="Montserrat"/>
          <w:sz w:val="24"/>
        </w:rPr>
        <w:t>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w:t>
      </w:r>
      <w:r w:rsidRPr="006D6035">
        <w:rPr>
          <w:rFonts w:ascii="Montserrat" w:hAnsi="Montserrat"/>
          <w:sz w:val="24"/>
        </w:rPr>
        <w:t>nix had no intention of putting her patient into that kind of situation.</w:t>
      </w:r>
    </w:p>
    <w:p w14:paraId="12D438B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6D6035">
        <w:rPr>
          <w:rFonts w:ascii="Montserrat" w:hAnsi="Montserrat"/>
          <w:i/>
          <w:sz w:val="24"/>
        </w:rPr>
        <w:t>maître d'</w:t>
      </w:r>
      <w:r w:rsidRPr="006D6035">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6D6035">
        <w:rPr>
          <w:rFonts w:ascii="Montserrat" w:hAnsi="Montserrat"/>
          <w:i/>
          <w:sz w:val="24"/>
        </w:rPr>
        <w:t>maître d'</w:t>
      </w:r>
      <w:r w:rsidRPr="006D6035">
        <w:rPr>
          <w:rFonts w:ascii="Montserrat" w:hAnsi="Montserrat"/>
          <w:sz w:val="24"/>
        </w:rPr>
        <w:t xml:space="preserve"> and the proprietor of the bar. </w:t>
      </w:r>
    </w:p>
    <w:p w14:paraId="72904E5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251B6B74" w14:textId="77777777" w:rsidR="00EC0141" w:rsidRPr="006D6035" w:rsidRDefault="006D6035">
      <w:pPr>
        <w:spacing w:line="360" w:lineRule="auto"/>
        <w:jc w:val="both"/>
        <w:rPr>
          <w:rFonts w:ascii="Montserrat" w:hAnsi="Montserrat"/>
          <w:sz w:val="24"/>
        </w:rPr>
      </w:pPr>
      <w:r w:rsidRPr="006D6035">
        <w:rPr>
          <w:rFonts w:ascii="Montserrat" w:hAnsi="Montserrat"/>
          <w:sz w:val="24"/>
        </w:rPr>
        <w:t>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w:t>
      </w:r>
      <w:r w:rsidRPr="006D6035">
        <w:rPr>
          <w:rFonts w:ascii="Montserrat" w:hAnsi="Montserrat"/>
          <w:sz w:val="24"/>
        </w:rPr>
        <w:t>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w:t>
      </w:r>
      <w:r w:rsidRPr="006D6035">
        <w:rPr>
          <w:rFonts w:ascii="Montserrat" w:hAnsi="Montserrat"/>
          <w:sz w:val="24"/>
        </w:rPr>
        <w:t xml:space="preserve"> space he made an unexpected contact. As he recognized the mind that had reached out to him, he went stiff. Out of reflex, he saved his work before pushing back from his desk and closing his eyes. </w:t>
      </w:r>
    </w:p>
    <w:p w14:paraId="27F60BF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14:paraId="2536FAB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 is this?" she demanded.</w:t>
      </w:r>
    </w:p>
    <w:p w14:paraId="493D50D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14:paraId="505231F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14:paraId="7C5310D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14:paraId="19B8FE1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"What's going on?" she asked in confusion.</w:t>
      </w:r>
    </w:p>
    <w:p w14:paraId="68F87C0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Avon Emperor has invited the Aegis into an alliance against our common enemy," he replied.</w:t>
      </w:r>
    </w:p>
    <w:p w14:paraId="1FBA801E" w14:textId="77777777" w:rsidR="00EC0141" w:rsidRPr="006D6035" w:rsidRDefault="00EC0141">
      <w:pPr>
        <w:spacing w:line="360" w:lineRule="auto"/>
        <w:jc w:val="both"/>
        <w:rPr>
          <w:rFonts w:ascii="Montserrat" w:hAnsi="Montserrat"/>
          <w:sz w:val="24"/>
        </w:rPr>
      </w:pPr>
    </w:p>
    <w:p w14:paraId="50D1D07F"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w:t>
      </w:r>
      <w:r w:rsidRPr="006D6035">
        <w:rPr>
          <w:rFonts w:ascii="Montserrat" w:hAnsi="Montserrat"/>
          <w:sz w:val="24"/>
        </w:rPr>
        <w:t xml:space="preserve"> grabbed her arm.</w:t>
      </w:r>
    </w:p>
    <w:p w14:paraId="1C386A8F" w14:textId="77777777" w:rsidR="00EC0141" w:rsidRPr="006D6035" w:rsidRDefault="00EC0141">
      <w:pPr>
        <w:spacing w:line="360" w:lineRule="auto"/>
        <w:jc w:val="both"/>
        <w:rPr>
          <w:rFonts w:ascii="Montserrat" w:hAnsi="Montserrat"/>
          <w:sz w:val="24"/>
        </w:rPr>
      </w:pPr>
    </w:p>
    <w:p w14:paraId="3B5CC24C"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14:paraId="7096A8FC" w14:textId="77777777" w:rsidR="00EC0141" w:rsidRPr="006D6035" w:rsidRDefault="00EC0141">
      <w:pPr>
        <w:spacing w:line="360" w:lineRule="auto"/>
        <w:jc w:val="both"/>
        <w:rPr>
          <w:rFonts w:ascii="Montserrat" w:hAnsi="Montserrat"/>
          <w:sz w:val="24"/>
        </w:rPr>
      </w:pPr>
    </w:p>
    <w:p w14:paraId="5EDDC168" w14:textId="77777777" w:rsidR="00EC0141" w:rsidRPr="006D6035" w:rsidRDefault="006D6035">
      <w:pPr>
        <w:spacing w:line="360" w:lineRule="auto"/>
        <w:jc w:val="both"/>
        <w:rPr>
          <w:rFonts w:ascii="Montserrat" w:hAnsi="Montserrat"/>
          <w:sz w:val="24"/>
        </w:rPr>
      </w:pPr>
      <w:r w:rsidRPr="006D6035">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w:t>
      </w:r>
      <w:r w:rsidRPr="006D6035">
        <w:rPr>
          <w:rFonts w:ascii="Montserrat" w:hAnsi="Montserrat"/>
          <w:sz w:val="24"/>
        </w:rPr>
        <w:t xml:space="preserve"> deep blue eyes spoke, "That's not Arthur."</w:t>
      </w:r>
    </w:p>
    <w:p w14:paraId="7C51A85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first words out of her mouth were not subject to thought, "But you're Conner!" </w:t>
      </w:r>
    </w:p>
    <w:p w14:paraId="63B4119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strangely familiar woman raised an eyebrow, as she quipped, "At the moment, that's Connie, I guess. How could you tell?"</w:t>
      </w:r>
    </w:p>
    <w:p w14:paraId="0E13644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14:paraId="18FA1DB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14:paraId="4E535C09" w14:textId="77777777" w:rsidR="00EC0141" w:rsidRPr="006D6035" w:rsidRDefault="00EC0141">
      <w:pPr>
        <w:spacing w:line="360" w:lineRule="auto"/>
        <w:jc w:val="both"/>
        <w:rPr>
          <w:rFonts w:ascii="Montserrat" w:hAnsi="Montserrat"/>
          <w:sz w:val="24"/>
        </w:rPr>
      </w:pPr>
    </w:p>
    <w:p w14:paraId="6EFE9B96"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w:t>
      </w:r>
      <w:r w:rsidRPr="006D6035">
        <w:rPr>
          <w:rFonts w:ascii="Montserrat" w:hAnsi="Montserrat"/>
          <w:sz w:val="24"/>
        </w:rPr>
        <w:t>" she added before Connor could answer her first question.</w:t>
      </w:r>
    </w:p>
    <w:p w14:paraId="38A3ACE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14:paraId="7A2DB51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"Connor!" she growled. </w:t>
      </w:r>
    </w:p>
    <w:p w14:paraId="46885D7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14:paraId="7877584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"But why? Why change at all? What is going on?!" she demanded again.</w:t>
      </w:r>
    </w:p>
    <w:p w14:paraId="1581994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w:t>
      </w:r>
      <w:r w:rsidRPr="006D6035">
        <w:rPr>
          <w:rFonts w:ascii="Montserrat" w:hAnsi="Montserrat"/>
          <w:sz w:val="24"/>
        </w:rPr>
        <w:t>body at your back both you and he could trust. Since I promised to be your body guard, it only made sense pick a disguise that allowed me to literally go anywhere you did."</w:t>
      </w:r>
    </w:p>
    <w:p w14:paraId="27E1B60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that's not a disguise! You're a girl! A woman, whatever," she waved her hands. "I mean, how...?" she swallowed and tried to catch her thoughts, finally accusing, "How could you?!"</w:t>
      </w:r>
    </w:p>
    <w:p w14:paraId="1910C25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14:paraId="32FD873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14:paraId="4338EE2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can't tell you, Phoenix, because I don't know. My guess is that that wasn't the ASIA. I think it was something potentially far more dangerous."</w:t>
      </w:r>
    </w:p>
    <w:p w14:paraId="7A14DEE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w:t>
      </w:r>
    </w:p>
    <w:p w14:paraId="0DB724A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w:t>
      </w:r>
      <w:r w:rsidRPr="006D6035">
        <w:rPr>
          <w:rFonts w:ascii="Montserrat" w:hAnsi="Montserrat"/>
          <w:sz w:val="24"/>
        </w:rPr>
        <w:t>o recruit you, since in a way you are one of them, an active control agent. But, I suspect that they really wanted to silence you. Disclosure can not be good for men in their position."</w:t>
      </w:r>
    </w:p>
    <w:p w14:paraId="4604BB4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14:paraId="3E928D7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14:paraId="174A81F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"And how do you know that?" </w:t>
      </w:r>
    </w:p>
    <w:p w14:paraId="2069029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"That's simple. He was already there disguised as you."</w:t>
      </w:r>
    </w:p>
    <w:p w14:paraId="7794A86D" w14:textId="77777777" w:rsidR="00EC0141" w:rsidRPr="006D6035" w:rsidRDefault="00EC0141">
      <w:pPr>
        <w:spacing w:line="360" w:lineRule="auto"/>
        <w:jc w:val="both"/>
        <w:rPr>
          <w:rFonts w:ascii="Montserrat" w:hAnsi="Montserrat"/>
          <w:sz w:val="24"/>
        </w:rPr>
      </w:pPr>
    </w:p>
    <w:p w14:paraId="1D0E5470" w14:textId="77777777" w:rsidR="00EC0141" w:rsidRPr="006D6035" w:rsidRDefault="006D6035">
      <w:pPr>
        <w:spacing w:line="360" w:lineRule="auto"/>
        <w:jc w:val="both"/>
        <w:rPr>
          <w:rFonts w:ascii="Montserrat" w:hAnsi="Montserrat"/>
          <w:sz w:val="24"/>
        </w:rPr>
      </w:pPr>
      <w:r w:rsidRPr="006D6035">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w:t>
      </w:r>
      <w:r w:rsidRPr="006D6035">
        <w:rPr>
          <w:rFonts w:ascii="Montserrat" w:hAnsi="Montserrat"/>
          <w:sz w:val="24"/>
        </w:rPr>
        <w:t>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14:paraId="49CA037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w:t>
      </w:r>
      <w:r w:rsidRPr="006D6035">
        <w:rPr>
          <w:rFonts w:ascii="Montserrat" w:hAnsi="Montserrat"/>
          <w:sz w:val="24"/>
        </w:rPr>
        <w:t xml:space="preserve">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14:paraId="65F3973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14:paraId="4CFDE30A" w14:textId="77777777" w:rsidR="00EC0141" w:rsidRPr="006D6035" w:rsidRDefault="006D6035">
      <w:pPr>
        <w:spacing w:line="360" w:lineRule="auto"/>
        <w:jc w:val="both"/>
        <w:rPr>
          <w:rFonts w:ascii="Montserrat" w:hAnsi="Montserrat"/>
          <w:i/>
          <w:sz w:val="24"/>
        </w:rPr>
      </w:pPr>
      <w:r w:rsidRPr="006D6035">
        <w:rPr>
          <w:rFonts w:ascii="Montserrat" w:hAnsi="Montserrat"/>
          <w:sz w:val="24"/>
        </w:rPr>
        <w:tab/>
        <w:t>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w:t>
      </w:r>
      <w:r w:rsidRPr="006D6035">
        <w:rPr>
          <w:rFonts w:ascii="Montserrat" w:hAnsi="Montserrat"/>
          <w:sz w:val="24"/>
        </w:rPr>
        <w:t xml:space="preserve">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w:t>
      </w:r>
      <w:r w:rsidRPr="006D6035">
        <w:rPr>
          <w:rFonts w:ascii="Montserrat" w:hAnsi="Montserrat"/>
          <w:sz w:val="24"/>
        </w:rPr>
        <w:t xml:space="preserve">undlessly. </w:t>
      </w:r>
      <w:r w:rsidRPr="006D6035">
        <w:rPr>
          <w:rFonts w:ascii="Montserrat" w:hAnsi="Montserrat"/>
          <w:i/>
          <w:sz w:val="24"/>
        </w:rPr>
        <w:t>What do I want?</w:t>
      </w:r>
    </w:p>
    <w:p w14:paraId="42FBD558" w14:textId="77777777" w:rsidR="00EC0141" w:rsidRPr="006D6035" w:rsidRDefault="006D6035">
      <w:pPr>
        <w:spacing w:line="360" w:lineRule="auto"/>
        <w:jc w:val="both"/>
        <w:rPr>
          <w:rFonts w:ascii="Montserrat" w:hAnsi="Montserrat"/>
          <w:sz w:val="24"/>
        </w:rPr>
      </w:pPr>
      <w:r w:rsidRPr="006D6035">
        <w:rPr>
          <w:rFonts w:ascii="Montserrat" w:hAnsi="Montserrat"/>
          <w:i/>
          <w:sz w:val="24"/>
        </w:rPr>
        <w:tab/>
      </w:r>
      <w:r w:rsidRPr="006D6035">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14:paraId="52345B3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confirmation. </w:t>
      </w:r>
    </w:p>
    <w:p w14:paraId="3D9C73C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w:t>
      </w:r>
      <w:r w:rsidRPr="006D6035">
        <w:rPr>
          <w:rFonts w:ascii="Montserrat" w:hAnsi="Montserrat"/>
          <w:sz w:val="24"/>
        </w:rPr>
        <w:t xml:space="preserve">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14:paraId="3612332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w:t>
      </w:r>
      <w:r w:rsidRPr="006D6035">
        <w:rPr>
          <w:rFonts w:ascii="Montserrat" w:hAnsi="Montserrat"/>
          <w:sz w:val="24"/>
        </w:rPr>
        <w:t>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w:t>
      </w:r>
      <w:r w:rsidRPr="006D6035">
        <w:rPr>
          <w:rFonts w:ascii="Montserrat" w:hAnsi="Montserrat"/>
          <w:sz w:val="24"/>
        </w:rPr>
        <w:t xml:space="preserve">r mind craved adventure—without which she was irrelevant. But her soul? Her spirit or self? </w:t>
      </w:r>
    </w:p>
    <w:p w14:paraId="7340DF7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These parts of her held a desire which eclipsed her mind and body, yet escaped her conscious recognition in both.</w:t>
      </w:r>
    </w:p>
    <w:p w14:paraId="1AC9CDF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w:t>
      </w:r>
      <w:r w:rsidRPr="006D6035">
        <w:rPr>
          <w:rFonts w:ascii="Montserrat" w:hAnsi="Montserrat"/>
          <w:sz w:val="24"/>
        </w:rPr>
        <w:t>er mother's death changed her? What had been the true consequence of that and earlier traumatic encounters? What had she done to her own soul?</w:t>
      </w:r>
    </w:p>
    <w:p w14:paraId="4AEE7E2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w:t>
      </w:r>
      <w:r w:rsidRPr="006D6035">
        <w:rPr>
          <w:rFonts w:ascii="Montserrat" w:hAnsi="Montserrat"/>
          <w:sz w:val="24"/>
        </w:rPr>
        <w:t>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w:t>
      </w:r>
      <w:r w:rsidRPr="006D6035">
        <w:rPr>
          <w:rFonts w:ascii="Montserrat" w:hAnsi="Montserrat"/>
          <w:sz w:val="24"/>
        </w:rPr>
        <w:t>nd the simplicity of animal awareness until she fell victim to this strange fever. The formless lust that made her heir to a primeval intelligence which could ambush her in moments of passion or distraction regardless of her present form.</w:t>
      </w:r>
    </w:p>
    <w:p w14:paraId="3A6B663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Such as now. </w:t>
      </w:r>
    </w:p>
    <w:p w14:paraId="453CBB4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w:t>
      </w:r>
      <w:r w:rsidRPr="006D6035">
        <w:rPr>
          <w:rFonts w:ascii="Montserrat" w:hAnsi="Montserrat"/>
          <w:sz w:val="24"/>
        </w:rPr>
        <w:t xml:space="preserve">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w:t>
      </w:r>
      <w:r w:rsidRPr="006D6035">
        <w:rPr>
          <w:rFonts w:ascii="Montserrat" w:hAnsi="Montserrat"/>
          <w:sz w:val="24"/>
        </w:rPr>
        <w:t>ressure from the intruder.</w:t>
      </w:r>
    </w:p>
    <w:p w14:paraId="45E932D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w:t>
      </w:r>
      <w:r w:rsidRPr="006D6035">
        <w:rPr>
          <w:rFonts w:ascii="Montserrat" w:hAnsi="Montserrat"/>
          <w:sz w:val="24"/>
        </w:rPr>
        <w:t xml:space="preserve">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14:paraId="1E51183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w:t>
      </w:r>
      <w:r w:rsidRPr="006D6035">
        <w:rPr>
          <w:rFonts w:ascii="Montserrat" w:hAnsi="Montserrat"/>
          <w:sz w:val="24"/>
        </w:rPr>
        <w:t xml:space="preserve">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14:paraId="281B885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w:t>
      </w:r>
      <w:r w:rsidRPr="006D6035">
        <w:rPr>
          <w:rFonts w:ascii="Montserrat" w:hAnsi="Montserrat"/>
          <w:sz w:val="24"/>
        </w:rPr>
        <w:t>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w:t>
      </w:r>
      <w:r w:rsidRPr="006D6035">
        <w:rPr>
          <w:rFonts w:ascii="Montserrat" w:hAnsi="Montserrat"/>
          <w:sz w:val="24"/>
        </w:rPr>
        <w:t xml:space="preserve">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14:paraId="434B5E6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w:t>
      </w:r>
      <w:r w:rsidRPr="006D6035">
        <w:rPr>
          <w:rFonts w:ascii="Montserrat" w:hAnsi="Montserrat"/>
          <w:sz w:val="24"/>
        </w:rPr>
        <w:t xml:space="preserve">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14:paraId="3D728B7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14:paraId="6E5CFE1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t>
      </w:r>
      <w:r w:rsidRPr="006D6035">
        <w:rPr>
          <w:rFonts w:ascii="Montserrat" w:hAnsi="Montserrat"/>
          <w:sz w:val="24"/>
        </w:rPr>
        <w:t xml:space="preserve">was launching herself at the glass once more, when he fired. </w:t>
      </w:r>
    </w:p>
    <w:p w14:paraId="008D8CF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w:t>
      </w:r>
      <w:r w:rsidRPr="006D6035">
        <w:rPr>
          <w:rFonts w:ascii="Montserrat" w:hAnsi="Montserrat"/>
          <w:sz w:val="24"/>
        </w:rPr>
        <w:t xml:space="preserve">oorly informed enough to not suspect otherwise. Her mind was rapidly composing a plan of action. Conner had been right. She was definitely going to have to do something about her own protection, before trusting ASIA security around here got her killed. </w:t>
      </w:r>
    </w:p>
    <w:p w14:paraId="5166492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14:paraId="5C106FE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w:t>
      </w:r>
      <w:r w:rsidRPr="006D6035">
        <w:rPr>
          <w:rFonts w:ascii="Montserrat" w:hAnsi="Montserrat"/>
          <w:sz w:val="24"/>
        </w:rPr>
        <w:t xml:space="preserve">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14:paraId="7DA29C7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6D6035">
        <w:rPr>
          <w:rFonts w:ascii="Montserrat" w:hAnsi="Montserrat"/>
          <w:i/>
          <w:sz w:val="24"/>
        </w:rPr>
        <w:t>known</w:t>
      </w:r>
      <w:r w:rsidRPr="006D6035">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w:t>
      </w:r>
      <w:r w:rsidRPr="006D6035">
        <w:rPr>
          <w:rFonts w:ascii="Montserrat" w:hAnsi="Montserrat"/>
          <w:sz w:val="24"/>
        </w:rPr>
        <w:t xml:space="preserve">ckground quality. </w:t>
      </w:r>
    </w:p>
    <w:p w14:paraId="6259FC2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She had been picking it up around her in the past few days but had not bothered to place its source, and could not piece together an exact association from her collection of memories.</w:t>
      </w:r>
    </w:p>
    <w:p w14:paraId="312BBD3D" w14:textId="77777777" w:rsidR="00EC0141" w:rsidRPr="006D6035" w:rsidRDefault="00EC0141">
      <w:pPr>
        <w:spacing w:line="360" w:lineRule="auto"/>
        <w:jc w:val="both"/>
        <w:rPr>
          <w:rFonts w:ascii="Montserrat" w:hAnsi="Montserrat"/>
          <w:sz w:val="24"/>
        </w:rPr>
      </w:pPr>
    </w:p>
    <w:p w14:paraId="760788CD" w14:textId="77777777" w:rsidR="00EC0141" w:rsidRPr="006D6035" w:rsidRDefault="006D6035">
      <w:pPr>
        <w:spacing w:line="360" w:lineRule="auto"/>
        <w:jc w:val="both"/>
        <w:rPr>
          <w:rFonts w:ascii="Montserrat" w:hAnsi="Montserrat"/>
          <w:i/>
          <w:sz w:val="24"/>
        </w:rPr>
      </w:pPr>
      <w:r w:rsidRPr="006D6035">
        <w:rPr>
          <w:rFonts w:ascii="Montserrat" w:hAnsi="Montserrat"/>
          <w:sz w:val="24"/>
        </w:rPr>
        <w:br w:type="page"/>
      </w:r>
      <w:r w:rsidRPr="006D6035">
        <w:rPr>
          <w:rFonts w:ascii="Montserrat" w:hAnsi="Montserrat"/>
          <w:i/>
          <w:sz w:val="24"/>
        </w:rPr>
        <w:t xml:space="preserve">(^_^) </w:t>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r w:rsidRPr="006D6035">
        <w:rPr>
          <w:rFonts w:ascii="Montserrat" w:hAnsi="Montserrat"/>
          <w:i/>
          <w:strike/>
          <w:sz w:val="24"/>
        </w:rPr>
        <w:tab/>
      </w:r>
    </w:p>
    <w:p w14:paraId="1A1810CB" w14:textId="77777777" w:rsidR="00EC0141" w:rsidRPr="006D6035" w:rsidRDefault="00EC0141">
      <w:pPr>
        <w:spacing w:line="360" w:lineRule="auto"/>
        <w:jc w:val="both"/>
        <w:rPr>
          <w:rFonts w:ascii="Montserrat" w:hAnsi="Montserrat"/>
          <w:i/>
          <w:sz w:val="24"/>
        </w:rPr>
      </w:pPr>
    </w:p>
    <w:p w14:paraId="2848FA03"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 xml:space="preserve">Loose threads: </w:t>
      </w:r>
    </w:p>
    <w:p w14:paraId="12AC1CC2" w14:textId="77777777" w:rsidR="00EC0141" w:rsidRPr="006D6035" w:rsidRDefault="00EC0141">
      <w:pPr>
        <w:spacing w:line="360" w:lineRule="auto"/>
        <w:jc w:val="both"/>
        <w:rPr>
          <w:rFonts w:ascii="Montserrat" w:hAnsi="Montserrat"/>
          <w:i/>
          <w:sz w:val="24"/>
        </w:rPr>
      </w:pPr>
    </w:p>
    <w:p w14:paraId="6FD805E1"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Arthur Remmington, acting through a slip-puppet that was tortured and killed, remains alive and in the shadows.</w:t>
      </w:r>
    </w:p>
    <w:p w14:paraId="4D668CE9" w14:textId="77777777" w:rsidR="00EC0141" w:rsidRPr="006D6035" w:rsidRDefault="00EC0141">
      <w:pPr>
        <w:spacing w:line="360" w:lineRule="auto"/>
        <w:jc w:val="both"/>
        <w:rPr>
          <w:rFonts w:ascii="Montserrat" w:hAnsi="Montserrat"/>
          <w:i/>
          <w:sz w:val="24"/>
        </w:rPr>
      </w:pPr>
    </w:p>
    <w:p w14:paraId="7238B05E"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14:paraId="03D2EB4E" w14:textId="77777777" w:rsidR="00EC0141" w:rsidRPr="006D6035" w:rsidRDefault="00EC0141">
      <w:pPr>
        <w:spacing w:line="360" w:lineRule="auto"/>
        <w:jc w:val="both"/>
        <w:rPr>
          <w:rFonts w:ascii="Montserrat" w:hAnsi="Montserrat"/>
          <w:i/>
          <w:sz w:val="24"/>
        </w:rPr>
      </w:pPr>
    </w:p>
    <w:p w14:paraId="4D99CB34" w14:textId="77777777" w:rsidR="00EC0141" w:rsidRPr="006D6035" w:rsidRDefault="006D6035">
      <w:pPr>
        <w:spacing w:line="360" w:lineRule="auto"/>
        <w:jc w:val="both"/>
        <w:rPr>
          <w:rFonts w:ascii="Montserrat" w:hAnsi="Montserrat"/>
          <w:i/>
          <w:sz w:val="24"/>
        </w:rPr>
      </w:pPr>
      <w:r w:rsidRPr="006D6035">
        <w:rPr>
          <w:rFonts w:ascii="Montserrat" w:hAnsi="Montserrat"/>
          <w:i/>
          <w:sz w:val="24"/>
        </w:rPr>
        <w:t>Naomi and Connie accompany Phoenix, her father and Athena to Ao'Ajeo, remaining in contact with Phoenix until her exile.</w:t>
      </w:r>
    </w:p>
    <w:p w14:paraId="201568C1" w14:textId="77777777" w:rsidR="00EC0141" w:rsidRPr="006D6035" w:rsidRDefault="00EC0141">
      <w:pPr>
        <w:spacing w:line="360" w:lineRule="auto"/>
        <w:jc w:val="both"/>
        <w:rPr>
          <w:rFonts w:ascii="Montserrat" w:hAnsi="Montserrat"/>
          <w:i/>
          <w:sz w:val="24"/>
        </w:rPr>
      </w:pPr>
    </w:p>
    <w:p w14:paraId="706065F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(^_^) </w:t>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r w:rsidRPr="006D6035">
        <w:rPr>
          <w:rFonts w:ascii="Montserrat" w:hAnsi="Montserrat"/>
          <w:strike/>
          <w:sz w:val="24"/>
        </w:rPr>
        <w:tab/>
      </w:r>
    </w:p>
    <w:p w14:paraId="3D33A05F" w14:textId="77777777" w:rsidR="00EC0141" w:rsidRPr="006D6035" w:rsidRDefault="00EC0141">
      <w:pPr>
        <w:spacing w:line="360" w:lineRule="auto"/>
        <w:jc w:val="both"/>
        <w:rPr>
          <w:rFonts w:ascii="Montserrat" w:hAnsi="Montserrat"/>
          <w:sz w:val="24"/>
        </w:rPr>
      </w:pPr>
    </w:p>
    <w:p w14:paraId="009C43D8"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14:paraId="05E35518" w14:textId="77777777" w:rsidR="00EC0141" w:rsidRPr="006D6035" w:rsidRDefault="00EC0141">
      <w:pPr>
        <w:spacing w:line="360" w:lineRule="auto"/>
        <w:jc w:val="both"/>
        <w:rPr>
          <w:rFonts w:ascii="Montserrat" w:hAnsi="Montserrat"/>
          <w:sz w:val="24"/>
        </w:rPr>
      </w:pPr>
    </w:p>
    <w:p w14:paraId="7D441FD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terrible news aired the next morning. </w:t>
      </w:r>
    </w:p>
    <w:p w14:paraId="39870B5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body, matching hers in every detail had appeared in a police morgue, and </w:t>
      </w:r>
    </w:p>
    <w:p w14:paraId="0CCB60C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at home when they came to inform her hosts of what they had assumed to be her death. Phoenix offered no explanation, when she was asked.</w:t>
      </w:r>
    </w:p>
    <w:p w14:paraId="714C670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14:paraId="1B19E60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w:t>
      </w:r>
      <w:r w:rsidRPr="006D6035">
        <w:rPr>
          <w:rFonts w:ascii="Montserrat" w:hAnsi="Montserrat"/>
          <w:sz w:val="24"/>
        </w:rPr>
        <w:t xml:space="preserve">efore the worst had happened. Her hands were fisted so tight that the blood to her fingers was cut off. The horror of how a kind, fatherly man had met such a death meshed with the rage and guilt of knowing that it had been meant for her. </w:t>
      </w:r>
    </w:p>
    <w:p w14:paraId="4B9AEDC4" w14:textId="77777777" w:rsidR="00EC0141" w:rsidRPr="006D6035" w:rsidRDefault="00EC0141">
      <w:pPr>
        <w:spacing w:line="360" w:lineRule="auto"/>
        <w:jc w:val="both"/>
        <w:rPr>
          <w:rFonts w:ascii="Montserrat" w:hAnsi="Montserrat"/>
          <w:sz w:val="24"/>
        </w:rPr>
      </w:pPr>
    </w:p>
    <w:p w14:paraId="11A053C5" w14:textId="77777777" w:rsidR="00EC0141" w:rsidRPr="006D6035" w:rsidRDefault="00EC0141">
      <w:pPr>
        <w:spacing w:line="360" w:lineRule="auto"/>
        <w:jc w:val="both"/>
        <w:rPr>
          <w:rFonts w:ascii="Montserrat" w:hAnsi="Montserrat"/>
          <w:sz w:val="24"/>
        </w:rPr>
      </w:pPr>
    </w:p>
    <w:p w14:paraId="4EBA5EB1" w14:textId="77777777" w:rsidR="00EC0141" w:rsidRPr="006D6035" w:rsidRDefault="00EC0141">
      <w:pPr>
        <w:spacing w:line="360" w:lineRule="auto"/>
        <w:jc w:val="both"/>
        <w:rPr>
          <w:rFonts w:ascii="Montserrat" w:hAnsi="Montserrat"/>
          <w:sz w:val="24"/>
        </w:rPr>
      </w:pPr>
    </w:p>
    <w:p w14:paraId="5ECF99FF"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w:t>
      </w:r>
      <w:r w:rsidRPr="006D6035">
        <w:rPr>
          <w:rFonts w:ascii="Montserrat" w:hAnsi="Montserrat"/>
          <w:sz w:val="24"/>
        </w:rPr>
        <w:t xml:space="preserve">drew its own psionic resources from sports and culls of the Psi Corps. Psionics with unique or exceptional abilities. Phoenix recognized six of the avatar recruits from her class—two young women, and four young men. </w:t>
      </w:r>
    </w:p>
    <w:p w14:paraId="5D53A27A" w14:textId="77777777" w:rsidR="00EC0141" w:rsidRPr="006D6035" w:rsidRDefault="00EC0141">
      <w:pPr>
        <w:spacing w:line="360" w:lineRule="auto"/>
        <w:jc w:val="both"/>
        <w:rPr>
          <w:rFonts w:ascii="Montserrat" w:hAnsi="Montserrat"/>
          <w:sz w:val="24"/>
        </w:rPr>
      </w:pPr>
    </w:p>
    <w:p w14:paraId="6C8D102A"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Anastasia Neve Kohler:  </w:t>
      </w:r>
    </w:p>
    <w:p w14:paraId="7AB20008" w14:textId="77777777" w:rsidR="00EC0141" w:rsidRPr="006D6035" w:rsidRDefault="00EC0141">
      <w:pPr>
        <w:spacing w:line="360" w:lineRule="auto"/>
        <w:jc w:val="both"/>
        <w:rPr>
          <w:rFonts w:ascii="Montserrat" w:hAnsi="Montserrat"/>
          <w:sz w:val="24"/>
        </w:rPr>
      </w:pPr>
    </w:p>
    <w:p w14:paraId="19B83EF3"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Morgan Erin Wildmuir: </w:t>
      </w:r>
    </w:p>
    <w:p w14:paraId="4C53B67C" w14:textId="77777777" w:rsidR="00EC0141" w:rsidRPr="006D6035" w:rsidRDefault="00EC0141">
      <w:pPr>
        <w:spacing w:line="360" w:lineRule="auto"/>
        <w:jc w:val="both"/>
        <w:rPr>
          <w:rFonts w:ascii="Montserrat" w:hAnsi="Montserrat"/>
          <w:sz w:val="24"/>
        </w:rPr>
      </w:pPr>
    </w:p>
    <w:p w14:paraId="428C9474"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Christian Allan Temple: </w:t>
      </w:r>
    </w:p>
    <w:p w14:paraId="26280514" w14:textId="77777777" w:rsidR="00EC0141" w:rsidRPr="006D6035" w:rsidRDefault="00EC0141">
      <w:pPr>
        <w:spacing w:line="360" w:lineRule="auto"/>
        <w:jc w:val="both"/>
        <w:rPr>
          <w:rFonts w:ascii="Montserrat" w:hAnsi="Montserrat"/>
          <w:sz w:val="24"/>
        </w:rPr>
      </w:pPr>
    </w:p>
    <w:p w14:paraId="6857890F"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Mason Damon Drake: </w:t>
      </w:r>
    </w:p>
    <w:p w14:paraId="0131F884" w14:textId="77777777" w:rsidR="00EC0141" w:rsidRPr="006D6035" w:rsidRDefault="00EC0141">
      <w:pPr>
        <w:spacing w:line="360" w:lineRule="auto"/>
        <w:jc w:val="both"/>
        <w:rPr>
          <w:rFonts w:ascii="Montserrat" w:hAnsi="Montserrat"/>
          <w:sz w:val="24"/>
        </w:rPr>
      </w:pPr>
    </w:p>
    <w:p w14:paraId="7517A14A"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Michael Thomas Kinkade: </w:t>
      </w:r>
    </w:p>
    <w:p w14:paraId="26937CB6" w14:textId="77777777" w:rsidR="00EC0141" w:rsidRPr="006D6035" w:rsidRDefault="00EC0141">
      <w:pPr>
        <w:spacing w:line="360" w:lineRule="auto"/>
        <w:jc w:val="both"/>
        <w:rPr>
          <w:rFonts w:ascii="Montserrat" w:hAnsi="Montserrat"/>
          <w:sz w:val="24"/>
        </w:rPr>
      </w:pPr>
    </w:p>
    <w:p w14:paraId="032415A2"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Alexander James Maxwell: </w:t>
      </w:r>
    </w:p>
    <w:p w14:paraId="1A5E8E38" w14:textId="77777777" w:rsidR="00EC0141" w:rsidRPr="006D6035" w:rsidRDefault="00EC0141">
      <w:pPr>
        <w:spacing w:line="360" w:lineRule="auto"/>
        <w:jc w:val="both"/>
        <w:rPr>
          <w:rFonts w:ascii="Montserrat" w:hAnsi="Montserrat"/>
          <w:sz w:val="24"/>
        </w:rPr>
      </w:pPr>
    </w:p>
    <w:p w14:paraId="3882ADD3" w14:textId="77777777" w:rsidR="00EC0141" w:rsidRPr="006D6035" w:rsidRDefault="006D6035">
      <w:pPr>
        <w:spacing w:line="360" w:lineRule="auto"/>
        <w:jc w:val="both"/>
        <w:rPr>
          <w:rFonts w:ascii="Montserrat" w:hAnsi="Montserrat"/>
          <w:sz w:val="24"/>
        </w:rPr>
      </w:pPr>
      <w:r w:rsidRPr="006D6035">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14:paraId="085339F8" w14:textId="77777777" w:rsidR="00EC0141" w:rsidRPr="006D6035" w:rsidRDefault="00EC0141">
      <w:pPr>
        <w:spacing w:line="360" w:lineRule="auto"/>
        <w:jc w:val="both"/>
        <w:rPr>
          <w:rFonts w:ascii="Montserrat" w:hAnsi="Montserrat"/>
          <w:sz w:val="24"/>
        </w:rPr>
      </w:pPr>
    </w:p>
    <w:p w14:paraId="7BE3890D"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14:paraId="630DAD22" w14:textId="77777777" w:rsidR="00EC0141" w:rsidRPr="006D6035" w:rsidRDefault="00EC0141">
      <w:pPr>
        <w:spacing w:line="360" w:lineRule="auto"/>
        <w:jc w:val="both"/>
        <w:rPr>
          <w:rFonts w:ascii="Montserrat" w:hAnsi="Montserrat"/>
          <w:sz w:val="24"/>
        </w:rPr>
      </w:pPr>
    </w:p>
    <w:p w14:paraId="1EB7E378"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"thank you, lieutenant," the x said dismissing the officer who had announced them. As the group filed in the x urged them to take their seats. I held my breath as the x waved </w:t>
      </w:r>
      <w:r w:rsidRPr="006D6035">
        <w:rPr>
          <w:rFonts w:ascii="Montserrat" w:hAnsi="Montserrat"/>
          <w:i/>
          <w:sz w:val="24"/>
        </w:rPr>
        <w:t xml:space="preserve">him </w:t>
      </w:r>
      <w:r w:rsidRPr="006D6035">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w:t>
      </w:r>
      <w:r w:rsidRPr="006D6035">
        <w:rPr>
          <w:rFonts w:ascii="Montserrat" w:hAnsi="Montserrat"/>
          <w:sz w:val="24"/>
        </w:rPr>
        <w:t xml:space="preserve"> hear the rest of the introductions, smile and shake hands with each of them as they were introduced.</w:t>
      </w:r>
    </w:p>
    <w:p w14:paraId="0F9E3E9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6D6035">
        <w:rPr>
          <w:rFonts w:ascii="Montserrat" w:hAnsi="Montserrat"/>
          <w:caps/>
          <w:sz w:val="24"/>
        </w:rPr>
        <w:t>."</w:t>
      </w:r>
    </w:p>
    <w:p w14:paraId="44D347E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quirked an eyebrow and frowned as he paused to regard me. I searched my memory—a part acquired from my mother's mind—and recalled the early drafts of the </w:t>
      </w:r>
      <w:r w:rsidRPr="006D6035">
        <w:rPr>
          <w:rFonts w:ascii="Montserrat" w:hAnsi="Montserrat"/>
          <w:i/>
          <w:sz w:val="24"/>
        </w:rPr>
        <w:t>explorer</w:t>
      </w:r>
      <w:r w:rsidRPr="006D6035">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6D6035">
        <w:rPr>
          <w:rFonts w:ascii="Montserrat" w:hAnsi="Montserrat"/>
          <w:i/>
          <w:sz w:val="24"/>
        </w:rPr>
        <w:t>Adventure.</w:t>
      </w:r>
      <w:r w:rsidRPr="006D6035">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787AFD4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x smiled.</w:t>
      </w:r>
    </w:p>
    <w:p w14:paraId="21527C4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w:t>
      </w:r>
      <w:r w:rsidRPr="006D6035">
        <w:rPr>
          <w:rFonts w:ascii="Montserrat" w:hAnsi="Montserrat"/>
          <w:sz w:val="24"/>
        </w:rPr>
        <w:t>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7475BB2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think I held my breath. My mother's dream, and the cause of her death.</w:t>
      </w:r>
    </w:p>
    <w:p w14:paraId="6398C1F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6D6035">
        <w:rPr>
          <w:rFonts w:ascii="Montserrat" w:hAnsi="Montserrat"/>
          <w:caps/>
          <w:sz w:val="24"/>
        </w:rPr>
        <w:t xml:space="preserve"> </w:t>
      </w:r>
      <w:r w:rsidRPr="006D6035">
        <w:rPr>
          <w:rFonts w:ascii="Montserrat" w:hAnsi="Montserrat"/>
          <w:sz w:val="24"/>
        </w:rPr>
        <w:t>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w:t>
      </w:r>
      <w:r w:rsidRPr="006D6035">
        <w:rPr>
          <w:rFonts w:ascii="Montserrat" w:hAnsi="Montserrat"/>
          <w:sz w:val="24"/>
        </w:rPr>
        <w:t xml:space="preserve">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76553C8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"our intentions," he returned to the specifics of our briefing</w:t>
      </w:r>
      <w:r w:rsidRPr="006D6035">
        <w:rPr>
          <w:rFonts w:ascii="Montserrat" w:hAnsi="Montserrat"/>
          <w:caps/>
          <w:sz w:val="24"/>
        </w:rPr>
        <w:t>,</w:t>
      </w:r>
      <w:r w:rsidRPr="006D6035">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14:paraId="3F00CCA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"if, when we deploy, we come across hostiles Û and trust me, it likely enough to happen</w:t>
      </w:r>
      <w:r w:rsidRPr="006D6035">
        <w:rPr>
          <w:rFonts w:ascii="Montserrat" w:hAnsi="Montserrat"/>
          <w:caps/>
          <w:sz w:val="24"/>
        </w:rPr>
        <w:t>—</w:t>
      </w:r>
      <w:r w:rsidRPr="006D6035">
        <w:rPr>
          <w:rFonts w:ascii="Montserrat" w:hAnsi="Montserrat"/>
          <w:sz w:val="24"/>
        </w:rPr>
        <w:t xml:space="preserve">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w:t>
      </w:r>
      <w:r w:rsidRPr="006D6035">
        <w:rPr>
          <w:rFonts w:ascii="Montserrat" w:hAnsi="Montserrat"/>
          <w:sz w:val="24"/>
        </w:rPr>
        <w:t>you want to get as much feedback as you can before you find yourself in that situation, faced with resolving it.</w:t>
      </w:r>
    </w:p>
    <w:p w14:paraId="1CB918F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03FE6DF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w:t>
      </w:r>
      <w:r w:rsidRPr="006D6035">
        <w:rPr>
          <w:rFonts w:ascii="Montserrat" w:hAnsi="Montserrat"/>
          <w:sz w:val="24"/>
        </w:rPr>
        <w:t xml:space="preserve">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w:t>
      </w:r>
      <w:r w:rsidRPr="006D6035">
        <w:rPr>
          <w:rFonts w:ascii="Montserrat" w:hAnsi="Montserrat"/>
          <w:sz w:val="24"/>
        </w:rPr>
        <w:t>contact with ember and myself.</w:t>
      </w:r>
    </w:p>
    <w:p w14:paraId="52CDF1E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i'm pretty sure I was blushing. Ember and x shared a smile and connor just looked innocent.</w:t>
      </w:r>
    </w:p>
    <w:p w14:paraId="41C5FBD7" w14:textId="77777777" w:rsidR="00EC0141" w:rsidRPr="006D6035" w:rsidRDefault="00EC0141">
      <w:pPr>
        <w:spacing w:line="360" w:lineRule="auto"/>
        <w:jc w:val="both"/>
        <w:rPr>
          <w:rFonts w:ascii="Montserrat" w:hAnsi="Montserrat"/>
          <w:sz w:val="24"/>
        </w:rPr>
      </w:pPr>
    </w:p>
    <w:p w14:paraId="635B4789"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14:paraId="3FD44A35" w14:textId="77777777" w:rsidR="00EC0141" w:rsidRPr="006D6035" w:rsidRDefault="00EC0141">
      <w:pPr>
        <w:spacing w:line="360" w:lineRule="auto"/>
        <w:jc w:val="both"/>
        <w:rPr>
          <w:rFonts w:ascii="Montserrat" w:hAnsi="Montserrat"/>
          <w:sz w:val="24"/>
        </w:rPr>
      </w:pPr>
    </w:p>
    <w:p w14:paraId="4E2F9B42" w14:textId="77777777" w:rsidR="00EC0141" w:rsidRPr="006D6035" w:rsidRDefault="006D6035">
      <w:pPr>
        <w:spacing w:line="360" w:lineRule="auto"/>
        <w:jc w:val="both"/>
        <w:rPr>
          <w:rFonts w:ascii="Montserrat" w:hAnsi="Montserrat"/>
          <w:sz w:val="24"/>
        </w:rPr>
      </w:pPr>
      <w:r w:rsidRPr="006D6035">
        <w:rPr>
          <w:rFonts w:ascii="Montserrat" w:hAnsi="Montserrat"/>
          <w:vanish/>
          <w:sz w:val="24"/>
        </w:rPr>
        <w:t xml:space="preserve">/ </w:t>
      </w:r>
      <w:r w:rsidRPr="006D6035">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14:paraId="1364222C" w14:textId="77777777" w:rsidR="00EC0141" w:rsidRPr="006D6035" w:rsidRDefault="00EC0141">
      <w:pPr>
        <w:spacing w:line="360" w:lineRule="auto"/>
        <w:jc w:val="both"/>
        <w:rPr>
          <w:rFonts w:ascii="Montserrat" w:hAnsi="Montserrat"/>
          <w:sz w:val="24"/>
        </w:rPr>
      </w:pPr>
    </w:p>
    <w:p w14:paraId="037FBABE" w14:textId="77777777" w:rsidR="00EC0141" w:rsidRPr="006D6035" w:rsidRDefault="00EC0141">
      <w:pPr>
        <w:spacing w:line="360" w:lineRule="auto"/>
        <w:jc w:val="both"/>
        <w:rPr>
          <w:rFonts w:ascii="Montserrat" w:hAnsi="Montserrat"/>
          <w:sz w:val="24"/>
        </w:rPr>
      </w:pPr>
    </w:p>
    <w:p w14:paraId="562BCCCF"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14:paraId="695D0D78" w14:textId="77777777" w:rsidR="00EC0141" w:rsidRPr="006D6035" w:rsidRDefault="00EC0141">
      <w:pPr>
        <w:spacing w:line="360" w:lineRule="auto"/>
        <w:jc w:val="both"/>
        <w:rPr>
          <w:rFonts w:ascii="Montserrat" w:hAnsi="Montserrat"/>
          <w:sz w:val="24"/>
        </w:rPr>
      </w:pPr>
    </w:p>
    <w:p w14:paraId="31DAA07E" w14:textId="77777777" w:rsidR="00EC0141" w:rsidRPr="006D6035" w:rsidRDefault="006D6035">
      <w:pPr>
        <w:spacing w:line="360" w:lineRule="auto"/>
        <w:jc w:val="both"/>
        <w:rPr>
          <w:rFonts w:ascii="Montserrat" w:hAnsi="Montserrat"/>
          <w:sz w:val="24"/>
        </w:rPr>
      </w:pPr>
      <w:r w:rsidRPr="006D6035">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14:paraId="2B4BCAD5" w14:textId="77777777" w:rsidR="00EC0141" w:rsidRPr="006D6035" w:rsidRDefault="00EC0141">
      <w:pPr>
        <w:spacing w:line="360" w:lineRule="auto"/>
        <w:jc w:val="both"/>
        <w:rPr>
          <w:rFonts w:ascii="Montserrat" w:hAnsi="Montserrat"/>
          <w:sz w:val="24"/>
        </w:rPr>
      </w:pPr>
    </w:p>
    <w:p w14:paraId="15B104A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w:t>
      </w:r>
      <w:r w:rsidRPr="006D6035">
        <w:rPr>
          <w:rFonts w:ascii="Montserrat" w:hAnsi="Montserrat"/>
          <w:sz w:val="24"/>
        </w:rPr>
        <w:t xml:space="preserve">ere was no way to inform the agency that such a monster had infiltrated its ranks without alerting the monster as well. </w:t>
      </w:r>
    </w:p>
    <w:p w14:paraId="430D3CA3" w14:textId="77777777" w:rsidR="00EC0141" w:rsidRPr="006D6035" w:rsidRDefault="00EC0141">
      <w:pPr>
        <w:spacing w:line="360" w:lineRule="auto"/>
        <w:jc w:val="both"/>
        <w:rPr>
          <w:rFonts w:ascii="Montserrat" w:hAnsi="Montserrat"/>
          <w:sz w:val="24"/>
        </w:rPr>
      </w:pPr>
    </w:p>
    <w:p w14:paraId="6DDC003F" w14:textId="77777777" w:rsidR="00EC0141" w:rsidRPr="006D6035" w:rsidRDefault="00EC0141">
      <w:pPr>
        <w:spacing w:line="360" w:lineRule="auto"/>
        <w:jc w:val="both"/>
        <w:rPr>
          <w:rFonts w:ascii="Montserrat" w:hAnsi="Montserrat"/>
          <w:sz w:val="24"/>
        </w:rPr>
      </w:pPr>
    </w:p>
    <w:p w14:paraId="2C025238" w14:textId="77777777" w:rsidR="00EC0141" w:rsidRPr="006D6035" w:rsidRDefault="006D6035">
      <w:pPr>
        <w:spacing w:line="360" w:lineRule="auto"/>
        <w:jc w:val="both"/>
        <w:rPr>
          <w:rFonts w:ascii="Montserrat" w:hAnsi="Montserrat"/>
          <w:sz w:val="24"/>
        </w:rPr>
      </w:pPr>
      <w:r w:rsidRPr="006D6035">
        <w:rPr>
          <w:rFonts w:ascii="Montserrat" w:hAnsi="Montserrat"/>
          <w:sz w:val="24"/>
        </w:rPr>
        <w:t>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w:t>
      </w:r>
      <w:r w:rsidRPr="006D6035">
        <w:rPr>
          <w:rFonts w:ascii="Montserrat" w:hAnsi="Montserrat"/>
          <w:sz w:val="24"/>
        </w:rPr>
        <w:t xml:space="preserve">. </w:t>
      </w:r>
    </w:p>
    <w:p w14:paraId="70190662" w14:textId="77777777" w:rsidR="00EC0141" w:rsidRPr="006D6035" w:rsidRDefault="00EC0141">
      <w:pPr>
        <w:spacing w:line="360" w:lineRule="auto"/>
        <w:jc w:val="both"/>
        <w:rPr>
          <w:rFonts w:ascii="Montserrat" w:hAnsi="Montserrat"/>
          <w:sz w:val="24"/>
        </w:rPr>
      </w:pPr>
    </w:p>
    <w:p w14:paraId="0B16C7DA" w14:textId="77777777" w:rsidR="00EC0141" w:rsidRPr="006D6035" w:rsidRDefault="006D6035">
      <w:pPr>
        <w:spacing w:line="360" w:lineRule="auto"/>
        <w:jc w:val="both"/>
        <w:rPr>
          <w:rFonts w:ascii="Montserrat" w:hAnsi="Montserrat"/>
          <w:sz w:val="24"/>
        </w:rPr>
      </w:pPr>
      <w:r w:rsidRPr="006D6035">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14:paraId="03FDBF8E" w14:textId="77777777" w:rsidR="00EC0141" w:rsidRPr="006D6035" w:rsidRDefault="00EC0141">
      <w:pPr>
        <w:spacing w:line="360" w:lineRule="auto"/>
        <w:jc w:val="both"/>
        <w:rPr>
          <w:rFonts w:ascii="Montserrat" w:hAnsi="Montserrat"/>
          <w:sz w:val="24"/>
        </w:rPr>
      </w:pPr>
    </w:p>
    <w:p w14:paraId="38AA576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w:t>
      </w:r>
      <w:r w:rsidRPr="006D6035">
        <w:rPr>
          <w:rFonts w:ascii="Montserrat" w:hAnsi="Montserrat"/>
          <w:sz w:val="24"/>
        </w:rPr>
        <w:t>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w:t>
      </w:r>
      <w:r w:rsidRPr="006D6035">
        <w:rPr>
          <w:rFonts w:ascii="Montserrat" w:hAnsi="Montserrat"/>
          <w:sz w:val="24"/>
        </w:rPr>
        <w:t xml:space="preserve">or a trained active, a class three psi, it is no more dangerous than hiking through a desert. </w:t>
      </w:r>
    </w:p>
    <w:p w14:paraId="79E788F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14:paraId="427F672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now the military is having doubts, eh?" she asked.</w:t>
      </w:r>
    </w:p>
    <w:p w14:paraId="2CA5AFD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w:t>
      </w:r>
      <w:r w:rsidRPr="006D6035">
        <w:rPr>
          <w:rFonts w:ascii="Montserrat" w:hAnsi="Montserrat"/>
          <w:sz w:val="24"/>
        </w:rPr>
        <w:t>e objections were overruled, but some of the allegations they are making do worry some of the brass higher up.</w:t>
      </w:r>
      <w:r w:rsidRPr="006D6035">
        <w:rPr>
          <w:rFonts w:ascii="Montserrat" w:hAnsi="Montserrat"/>
          <w:caps/>
          <w:sz w:val="24"/>
        </w:rPr>
        <w:t>"</w:t>
      </w:r>
    </w:p>
    <w:p w14:paraId="6B58A9E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w:t>
      </w:r>
      <w:r w:rsidRPr="006D6035">
        <w:rPr>
          <w:rFonts w:ascii="Montserrat" w:hAnsi="Montserrat"/>
          <w:sz w:val="24"/>
        </w:rPr>
        <w:t>obviously had no psi capability what-so-ever."</w:t>
      </w:r>
    </w:p>
    <w:p w14:paraId="437B872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14:paraId="74FC6A2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w:t>
      </w:r>
      <w:r w:rsidRPr="006D6035">
        <w:rPr>
          <w:rFonts w:ascii="Montserrat" w:hAnsi="Montserrat"/>
          <w:sz w:val="24"/>
        </w:rPr>
        <w:t xml:space="preserve">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w:t>
      </w:r>
      <w:r w:rsidRPr="006D6035">
        <w:rPr>
          <w:rFonts w:ascii="Montserrat" w:hAnsi="Montserrat"/>
          <w:sz w:val="24"/>
        </w:rPr>
        <w:t>to trap them in the depths of one's own self. Deeper than the most sexual intimacy. She had tried it once. It was—thought and speech converged, "...unbelievably indecent!" she finally gasped.</w:t>
      </w:r>
    </w:p>
    <w:p w14:paraId="1280967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w:t>
      </w:r>
      <w:r w:rsidRPr="006D6035">
        <w:rPr>
          <w:rFonts w:ascii="Montserrat" w:hAnsi="Montserrat"/>
          <w:sz w:val="24"/>
        </w:rPr>
        <w:t>s that, in spite of your superior reputation and a record of unquestionable conduct, your capabilities as a full spectrum psionic make you a certifiable threat to the integrity and success of this mission."</w:t>
      </w:r>
    </w:p>
    <w:p w14:paraId="6A17F25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14:paraId="33B9FC6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didn't get an answer, as Athena showed up right then with Connie and Naomi.</w:t>
      </w:r>
    </w:p>
    <w:p w14:paraId="0113F53A" w14:textId="77777777" w:rsidR="00EC0141" w:rsidRPr="006D6035" w:rsidRDefault="00EC0141">
      <w:pPr>
        <w:spacing w:line="360" w:lineRule="auto"/>
        <w:jc w:val="both"/>
        <w:rPr>
          <w:rFonts w:ascii="Montserrat" w:hAnsi="Montserrat"/>
          <w:sz w:val="24"/>
        </w:rPr>
      </w:pPr>
    </w:p>
    <w:p w14:paraId="75B35954" w14:textId="77777777" w:rsidR="00EC0141" w:rsidRPr="006D6035" w:rsidRDefault="00EC0141">
      <w:pPr>
        <w:spacing w:line="360" w:lineRule="auto"/>
        <w:jc w:val="both"/>
        <w:rPr>
          <w:rFonts w:ascii="Montserrat" w:hAnsi="Montserrat"/>
          <w:sz w:val="24"/>
        </w:rPr>
      </w:pPr>
    </w:p>
    <w:p w14:paraId="7C76F29C" w14:textId="77777777" w:rsidR="00EC0141" w:rsidRPr="006D6035" w:rsidRDefault="00EC0141">
      <w:pPr>
        <w:spacing w:line="360" w:lineRule="auto"/>
        <w:jc w:val="both"/>
        <w:rPr>
          <w:rFonts w:ascii="Montserrat" w:hAnsi="Montserrat"/>
          <w:sz w:val="24"/>
        </w:rPr>
      </w:pPr>
    </w:p>
    <w:p w14:paraId="7A46433A" w14:textId="77777777" w:rsidR="00EC0141" w:rsidRPr="006D6035" w:rsidRDefault="00EC0141">
      <w:pPr>
        <w:spacing w:line="360" w:lineRule="auto"/>
        <w:jc w:val="both"/>
        <w:rPr>
          <w:rFonts w:ascii="Montserrat" w:hAnsi="Montserrat"/>
          <w:sz w:val="24"/>
        </w:rPr>
      </w:pPr>
    </w:p>
    <w:p w14:paraId="748E124F" w14:textId="77777777" w:rsidR="00EC0141" w:rsidRPr="006D6035" w:rsidRDefault="00EC0141">
      <w:pPr>
        <w:spacing w:line="360" w:lineRule="auto"/>
        <w:jc w:val="both"/>
        <w:rPr>
          <w:rFonts w:ascii="Montserrat" w:hAnsi="Montserrat"/>
          <w:sz w:val="24"/>
        </w:rPr>
      </w:pPr>
    </w:p>
    <w:p w14:paraId="096165DA" w14:textId="77777777" w:rsidR="00EC0141" w:rsidRPr="006D6035" w:rsidRDefault="006D6035">
      <w:pPr>
        <w:spacing w:line="360" w:lineRule="auto"/>
        <w:jc w:val="both"/>
        <w:rPr>
          <w:rFonts w:ascii="Montserrat" w:hAnsi="Montserrat"/>
          <w:sz w:val="24"/>
        </w:rPr>
      </w:pPr>
      <w:r w:rsidRPr="006D6035">
        <w:rPr>
          <w:rFonts w:ascii="Montserrat" w:hAnsi="Montserrat"/>
          <w:sz w:val="24"/>
        </w:rPr>
        <w:br w:type="page"/>
      </w:r>
      <w:r w:rsidRPr="006D6035">
        <w:rPr>
          <w:rFonts w:ascii="Montserrat" w:hAnsi="Montserrat"/>
          <w:caps/>
          <w:sz w:val="24"/>
        </w:rPr>
        <w:t>Passages</w:t>
      </w:r>
      <w:r w:rsidRPr="006D6035">
        <w:rPr>
          <w:rFonts w:ascii="Montserrat" w:hAnsi="Montserrat"/>
          <w:caps/>
          <w:sz w:val="24"/>
        </w:rPr>
        <w:tab/>
        <w:t xml:space="preserve"> of  Book One———</w:t>
      </w:r>
      <w:r w:rsidRPr="006D6035">
        <w:rPr>
          <w:rFonts w:ascii="Montserrat" w:hAnsi="Montserrat"/>
          <w:sz w:val="24"/>
        </w:rPr>
        <w:t>——————————————————————————</w:t>
      </w:r>
    </w:p>
    <w:p w14:paraId="788D0720" w14:textId="77777777" w:rsidR="00EC0141" w:rsidRPr="006D6035" w:rsidRDefault="00EC0141">
      <w:pPr>
        <w:spacing w:line="360" w:lineRule="auto"/>
        <w:jc w:val="both"/>
        <w:rPr>
          <w:rFonts w:ascii="Montserrat" w:hAnsi="Montserrat"/>
          <w:sz w:val="24"/>
        </w:rPr>
      </w:pPr>
    </w:p>
    <w:p w14:paraId="555759E6" w14:textId="77777777" w:rsidR="00EC0141" w:rsidRPr="006D6035" w:rsidRDefault="006D6035">
      <w:pPr>
        <w:numPr>
          <w:ins w:id="3" w:author="David Roberson" w:date="2005-05-30T19:47:00Z"/>
        </w:numPr>
        <w:spacing w:line="360" w:lineRule="auto"/>
        <w:jc w:val="both"/>
        <w:rPr>
          <w:ins w:id="4" w:author="David Roberson" w:date="2005-05-30T19:47:00Z"/>
          <w:rFonts w:ascii="Montserrat" w:hAnsi="Montserrat"/>
          <w:caps/>
          <w:vanish/>
          <w:sz w:val="24"/>
        </w:rPr>
      </w:pPr>
      <w:r w:rsidRPr="006D6035">
        <w:rPr>
          <w:rFonts w:ascii="Montserrat" w:hAnsi="Montserrat"/>
          <w:sz w:val="24"/>
        </w:rPr>
        <w:t>.·. Other things...</w:t>
      </w:r>
    </w:p>
    <w:p w14:paraId="1320AF63" w14:textId="77777777" w:rsidR="00EC0141" w:rsidRPr="006D6035" w:rsidRDefault="006D6035">
      <w:pPr>
        <w:numPr>
          <w:ins w:id="5" w:author="David Roberson" w:date="2005-05-30T19:47:00Z"/>
        </w:numPr>
        <w:spacing w:line="360" w:lineRule="auto"/>
        <w:jc w:val="both"/>
        <w:rPr>
          <w:ins w:id="6" w:author="David Roberson" w:date="2005-05-30T19:47:00Z"/>
          <w:rFonts w:ascii="Montserrat" w:hAnsi="Montserrat"/>
          <w:caps/>
          <w:vanish/>
          <w:sz w:val="24"/>
        </w:rPr>
      </w:pPr>
      <w:ins w:id="7" w:author="David Roberson" w:date="2005-05-30T19:47:00Z">
        <w:r w:rsidRPr="006D6035">
          <w:rPr>
            <w:rFonts w:ascii="Montserrat" w:hAnsi="Montserrat"/>
            <w:caps/>
            <w:vanish/>
            <w:sz w:val="24"/>
          </w:rPr>
          <w:t>the mike before he greeted the press. “Never, in the history of the Human Race, has a head of state had to come before his or her people with as dire an announcement as I am compelled to make</w:t>
        </w:r>
      </w:ins>
      <w:r w:rsidRPr="006D6035">
        <w:rPr>
          <w:rFonts w:ascii="Montserrat" w:hAnsi="Montserrat"/>
          <w:caps/>
          <w:vanish/>
          <w:sz w:val="24"/>
        </w:rPr>
        <w:t xml:space="preserve"> </w:t>
      </w:r>
      <w:ins w:id="8" w:author="David Roberson" w:date="2005-05-30T19:47:00Z">
        <w:r w:rsidRPr="006D6035">
          <w:rPr>
            <w:rFonts w:ascii="Montserrat" w:hAnsi="Montserrat"/>
            <w:caps/>
            <w:vanish/>
            <w:sz w:val="24"/>
          </w:rPr>
          <w:t>today.”</w:t>
        </w:r>
      </w:ins>
    </w:p>
    <w:p w14:paraId="67F532D8" w14:textId="77777777" w:rsidR="00EC0141" w:rsidRPr="006D6035" w:rsidRDefault="00EC0141">
      <w:pPr>
        <w:numPr>
          <w:ins w:id="9" w:author="David Roberson" w:date="2005-05-30T19:47:00Z"/>
        </w:numPr>
        <w:spacing w:line="360" w:lineRule="auto"/>
        <w:jc w:val="both"/>
        <w:rPr>
          <w:ins w:id="10" w:author="David Roberson" w:date="2005-05-30T19:47:00Z"/>
          <w:rFonts w:ascii="Montserrat" w:hAnsi="Montserrat"/>
          <w:caps/>
          <w:vanish/>
          <w:sz w:val="24"/>
        </w:rPr>
      </w:pPr>
    </w:p>
    <w:p w14:paraId="44AC660E" w14:textId="77777777" w:rsidR="00EC0141" w:rsidRPr="006D6035" w:rsidRDefault="006D6035">
      <w:pPr>
        <w:numPr>
          <w:ins w:id="11" w:author="David Roberson" w:date="2005-05-30T19:47:00Z"/>
        </w:numPr>
        <w:spacing w:line="360" w:lineRule="auto"/>
        <w:jc w:val="both"/>
        <w:rPr>
          <w:ins w:id="12" w:author="David Roberson" w:date="2005-05-30T19:47:00Z"/>
          <w:rFonts w:ascii="Montserrat" w:hAnsi="Montserrat"/>
          <w:caps/>
          <w:vanish/>
          <w:sz w:val="24"/>
        </w:rPr>
      </w:pPr>
      <w:ins w:id="13" w:author="David Roberson" w:date="2005-05-30T19:47:00Z">
        <w:r w:rsidRPr="006D6035">
          <w:rPr>
            <w:rFonts w:ascii="Montserrat" w:hAnsi="Montserrat"/>
            <w:caps/>
            <w:vanish/>
            <w:sz w:val="24"/>
          </w:rPr>
          <w:t>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w:t>
        </w:r>
      </w:ins>
      <w:r w:rsidRPr="006D6035">
        <w:rPr>
          <w:rFonts w:ascii="Montserrat" w:hAnsi="Montserrat"/>
          <w:caps/>
          <w:vanish/>
          <w:sz w:val="24"/>
        </w:rPr>
        <w:t xml:space="preserve"> </w:t>
      </w:r>
    </w:p>
    <w:p w14:paraId="24D3FBE8" w14:textId="77777777" w:rsidR="00EC0141" w:rsidRPr="006D6035" w:rsidRDefault="006D6035">
      <w:pPr>
        <w:spacing w:line="360" w:lineRule="auto"/>
        <w:jc w:val="both"/>
        <w:rPr>
          <w:rFonts w:ascii="Montserrat" w:hAnsi="Montserrat"/>
          <w:caps/>
          <w:vanish/>
          <w:sz w:val="24"/>
        </w:rPr>
      </w:pPr>
      <w:ins w:id="14" w:author="David Roberson" w:date="2005-05-30T19:47:00Z">
        <w:r w:rsidRPr="006D6035">
          <w:rPr>
            <w:rFonts w:ascii="Montserrat" w:hAnsi="Montserrat"/>
            <w:caps/>
            <w:vanish/>
            <w:sz w:val="24"/>
          </w:rPr>
          <w:tab/>
          <w:t>“This new information was inserted in an autopsy program modeling and analyzing the cumulative mission data of twelve other missing ships. This new data confirmed the existence of a window of opportunity, in each, case where other interceptions b</w:t>
        </w:r>
      </w:ins>
      <w:r w:rsidRPr="006D6035">
        <w:rPr>
          <w:rFonts w:ascii="Montserrat" w:hAnsi="Montserrat"/>
          <w:caps/>
          <w:vanish/>
          <w:sz w:val="24"/>
        </w:rPr>
        <w:t xml:space="preserve">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6D6035">
        <w:rPr>
          <w:rFonts w:ascii="Montserrat" w:hAnsi="Montserrat"/>
          <w:i/>
          <w:caps/>
          <w:vanish/>
          <w:sz w:val="24"/>
        </w:rPr>
        <w:t xml:space="preserve">Adventure’s </w:t>
      </w:r>
      <w:r w:rsidRPr="006D6035">
        <w:rPr>
          <w:rFonts w:ascii="Montserrat" w:hAnsi="Montserrat"/>
          <w:caps/>
          <w:vanish/>
          <w:sz w:val="24"/>
        </w:rPr>
        <w:t xml:space="preserve">destruction to that of the </w:t>
      </w:r>
      <w:r w:rsidRPr="006D6035">
        <w:rPr>
          <w:rFonts w:ascii="Montserrat" w:hAnsi="Montserrat"/>
          <w:i/>
          <w:caps/>
          <w:vanish/>
          <w:sz w:val="24"/>
        </w:rPr>
        <w:t xml:space="preserve">Intrepid, </w:t>
      </w:r>
      <w:r w:rsidRPr="006D6035">
        <w:rPr>
          <w:rFonts w:ascii="Montserrat" w:hAnsi="Montserrat"/>
          <w:caps/>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14:paraId="7373BE6E"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14:paraId="3A5D8948" w14:textId="77777777" w:rsidR="00EC0141" w:rsidRPr="006D6035" w:rsidRDefault="00EC0141">
      <w:pPr>
        <w:spacing w:line="360" w:lineRule="auto"/>
        <w:jc w:val="both"/>
        <w:rPr>
          <w:rFonts w:ascii="Montserrat" w:hAnsi="Montserrat"/>
          <w:caps/>
          <w:vanish/>
          <w:sz w:val="24"/>
        </w:rPr>
      </w:pPr>
    </w:p>
    <w:p w14:paraId="31686ACB"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w:t>
      </w:r>
      <w:r w:rsidRPr="006D6035">
        <w:rPr>
          <w:rFonts w:ascii="Montserrat" w:hAnsi="Montserrat"/>
          <w:caps/>
          <w:vanish/>
          <w:sz w:val="24"/>
        </w:rPr>
        <w:t xml:space="preserve">n:  A witness to the brutal attack on the </w:t>
      </w:r>
      <w:r w:rsidRPr="006D6035">
        <w:rPr>
          <w:rFonts w:ascii="Montserrat" w:hAnsi="Montserrat"/>
          <w:i/>
          <w:caps/>
          <w:vanish/>
          <w:sz w:val="24"/>
        </w:rPr>
        <w:t>Adventure.</w:t>
      </w:r>
      <w:r w:rsidRPr="006D6035">
        <w:rPr>
          <w:rFonts w:ascii="Montserrat" w:hAnsi="Montserrat"/>
          <w:caps/>
          <w:vanish/>
          <w:sz w:val="24"/>
        </w:rPr>
        <w:t xml:space="preserve"> </w:t>
      </w:r>
    </w:p>
    <w:p w14:paraId="0DD5CD35" w14:textId="77777777" w:rsidR="00EC0141" w:rsidRPr="006D6035" w:rsidRDefault="00EC0141">
      <w:pPr>
        <w:spacing w:line="360" w:lineRule="auto"/>
        <w:jc w:val="both"/>
        <w:rPr>
          <w:rFonts w:ascii="Montserrat" w:hAnsi="Montserrat"/>
          <w:vanish/>
          <w:sz w:val="24"/>
        </w:rPr>
      </w:pPr>
    </w:p>
    <w:p w14:paraId="5E2E2D77" w14:textId="77777777" w:rsidR="00EC0141" w:rsidRPr="006D6035" w:rsidRDefault="006D6035">
      <w:pPr>
        <w:spacing w:line="360" w:lineRule="auto"/>
        <w:jc w:val="both"/>
        <w:rPr>
          <w:rFonts w:ascii="Montserrat" w:hAnsi="Montserrat"/>
          <w:vanish/>
          <w:sz w:val="24"/>
        </w:rPr>
      </w:pPr>
      <w:r w:rsidRPr="006D6035">
        <w:rPr>
          <w:rFonts w:ascii="Montserrat" w:hAnsi="Montserrat"/>
          <w:vanish/>
          <w:sz w:val="24"/>
        </w:rPr>
        <w:t xml:space="preserve">.·. </w:t>
      </w:r>
      <w:r w:rsidRPr="006D6035">
        <w:rPr>
          <w:rFonts w:ascii="Montserrat" w:hAnsi="Montserrat"/>
          <w:caps/>
          <w:vanish/>
          <w:sz w:val="24"/>
        </w:rPr>
        <w:t>Awakening to sexuality</w:t>
      </w:r>
    </w:p>
    <w:p w14:paraId="2C930573"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 xml:space="preserve">Arden’s eyes snapped open as, far away, her mother woke up. </w:t>
      </w:r>
      <w:r w:rsidRPr="006D6035">
        <w:rPr>
          <w:rFonts w:ascii="Montserrat" w:hAnsi="Montserrat"/>
          <w:i/>
          <w:caps/>
          <w:vanish/>
          <w:sz w:val="24"/>
        </w:rPr>
        <w:t xml:space="preserve">Mmm. Do we have to get up? </w:t>
      </w:r>
      <w:r w:rsidRPr="006D6035">
        <w:rPr>
          <w:rFonts w:ascii="Montserrat" w:hAnsi="Montserrat"/>
          <w:caps/>
          <w:vanish/>
          <w:sz w:val="24"/>
        </w:rPr>
        <w:t xml:space="preserve">she thought. Instead of an answer, her body was lifted from the bed and stripped out of the over-sized T-shirt Arden used for a night gown. </w:t>
      </w:r>
      <w:r w:rsidRPr="006D6035">
        <w:rPr>
          <w:rFonts w:ascii="Montserrat" w:hAnsi="Montserrat"/>
          <w:i/>
          <w:caps/>
          <w:vanish/>
          <w:sz w:val="24"/>
        </w:rPr>
        <w:t xml:space="preserve">OK, OK, I’m up, I’m up! </w:t>
      </w:r>
      <w:r w:rsidRPr="006D6035">
        <w:rPr>
          <w:rFonts w:ascii="Montserrat" w:hAnsi="Montserrat"/>
          <w:caps/>
          <w:vanish/>
          <w:sz w:val="24"/>
        </w:rPr>
        <w:t xml:space="preserve">her thoughts squealed before her mother could thrust her body into the shower. </w:t>
      </w:r>
      <w:r w:rsidRPr="006D6035">
        <w:rPr>
          <w:rFonts w:ascii="Montserrat" w:hAnsi="Montserrat"/>
          <w:i/>
          <w:caps/>
          <w:vanish/>
          <w:sz w:val="24"/>
        </w:rPr>
        <w:t xml:space="preserve">Good girl, </w:t>
      </w:r>
      <w:r w:rsidRPr="006D6035">
        <w:rPr>
          <w:rFonts w:ascii="Montserrat" w:hAnsi="Montserrat"/>
          <w:caps/>
          <w:vanish/>
          <w:sz w:val="24"/>
        </w:rPr>
        <w:t>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w:t>
      </w:r>
      <w:r w:rsidRPr="006D6035">
        <w:rPr>
          <w:rFonts w:ascii="Montserrat" w:hAnsi="Montserrat"/>
          <w:caps/>
          <w:vanish/>
          <w:sz w:val="24"/>
        </w:rPr>
        <w:t xml:space="preserve">ect her daughter to run out and get herself pregnant at eleven years old, but she had learned that there was only one way to be sure. For a telepath there could be no abortion, only prevention. </w:t>
      </w:r>
    </w:p>
    <w:p w14:paraId="1F44D0BD"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Alex hugged her daughter with her thoughts, and started seeing to her own body maintenance as Arden slipped into the shower. Alex cast an inquiring, </w:t>
      </w:r>
      <w:r w:rsidRPr="006D6035">
        <w:rPr>
          <w:rFonts w:ascii="Montserrat" w:hAnsi="Montserrat"/>
          <w:i/>
          <w:caps/>
          <w:vanish/>
          <w:sz w:val="24"/>
        </w:rPr>
        <w:t xml:space="preserve">What time is it there? </w:t>
      </w:r>
      <w:r w:rsidRPr="006D6035">
        <w:rPr>
          <w:rFonts w:ascii="Montserrat" w:hAnsi="Montserrat"/>
          <w:caps/>
          <w:vanish/>
          <w:sz w:val="24"/>
        </w:rPr>
        <w:t xml:space="preserve">at Arden, who reached out for the sun. </w:t>
      </w:r>
      <w:r w:rsidRPr="006D6035">
        <w:rPr>
          <w:rFonts w:ascii="Montserrat" w:hAnsi="Montserrat"/>
          <w:i/>
          <w:caps/>
          <w:vanish/>
          <w:sz w:val="24"/>
        </w:rPr>
        <w:t xml:space="preserve">It’s pretty late, feels like the sun’s going to go down soon, say seventeen hundred local time. </w:t>
      </w:r>
      <w:r w:rsidRPr="006D6035">
        <w:rPr>
          <w:rFonts w:ascii="Montserrat" w:hAnsi="Montserrat"/>
          <w:caps/>
          <w:vanish/>
          <w:sz w:val="24"/>
        </w:rPr>
        <w:t xml:space="preserve">Alex nodded to herself, sending back, </w:t>
      </w:r>
      <w:r w:rsidRPr="006D6035">
        <w:rPr>
          <w:rFonts w:ascii="Montserrat" w:hAnsi="Montserrat"/>
          <w:i/>
          <w:caps/>
          <w:vanish/>
          <w:sz w:val="24"/>
        </w:rPr>
        <w:t xml:space="preserve">Matching me is really screwing up your rhythms, Arden. I’m sorry. </w:t>
      </w:r>
      <w:r w:rsidRPr="006D6035">
        <w:rPr>
          <w:rFonts w:ascii="Montserrat" w:hAnsi="Montserrat"/>
          <w:caps/>
          <w:vanish/>
          <w:sz w:val="24"/>
        </w:rPr>
        <w:t>Arden shrugged, as the water danced down her body,</w:t>
      </w:r>
      <w:r w:rsidRPr="006D6035">
        <w:rPr>
          <w:rFonts w:ascii="Montserrat" w:hAnsi="Montserrat"/>
          <w:i/>
          <w:caps/>
          <w:vanish/>
          <w:sz w:val="24"/>
        </w:rPr>
        <w:t xml:space="preserve"> Don’t worry, Mom, I’m fine. </w:t>
      </w:r>
      <w:r w:rsidRPr="006D6035">
        <w:rPr>
          <w:rFonts w:ascii="Montserrat" w:hAnsi="Montserrat"/>
          <w:caps/>
          <w:vanish/>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14:paraId="2E08B2D6"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Alex savored the gift of her daughter’s senses. She found it almost impossible to hide her concern from Arden, given the way their identities had become merged during the days, weeks and now months, while the </w:t>
      </w:r>
      <w:r w:rsidRPr="006D6035">
        <w:rPr>
          <w:rFonts w:ascii="Montserrat" w:hAnsi="Montserrat"/>
          <w:i/>
          <w:caps/>
          <w:vanish/>
          <w:sz w:val="24"/>
        </w:rPr>
        <w:t xml:space="preserve">Adventure </w:t>
      </w:r>
      <w:r w:rsidRPr="006D6035">
        <w:rPr>
          <w:rFonts w:ascii="Montserrat" w:hAnsi="Montserrat"/>
          <w:caps/>
          <w:vanish/>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w:t>
      </w:r>
      <w:r w:rsidRPr="006D6035">
        <w:rPr>
          <w:rFonts w:ascii="Montserrat" w:hAnsi="Montserrat"/>
          <w:caps/>
          <w:vanish/>
          <w:sz w:val="24"/>
        </w:rPr>
        <w:t>en had become two sides of the same coin.</w:t>
      </w:r>
    </w:p>
    <w:p w14:paraId="1EC17CDB"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w:t>
      </w:r>
      <w:r w:rsidRPr="006D6035">
        <w:rPr>
          <w:rFonts w:ascii="Montserrat" w:hAnsi="Montserrat"/>
          <w:caps/>
          <w:vanish/>
          <w:sz w:val="24"/>
        </w:rPr>
        <w:t>and perhaps more fearfully, her greatest fear was that one day her mind would give in and devour that willing self sacrifice. Alex forced those thoughts away from her daughter.</w:t>
      </w:r>
    </w:p>
    <w:p w14:paraId="7FDFB17A"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w:t>
      </w:r>
      <w:r w:rsidRPr="006D6035">
        <w:rPr>
          <w:rFonts w:ascii="Montserrat" w:hAnsi="Montserrat"/>
          <w:caps/>
          <w:vanish/>
          <w:sz w:val="24"/>
        </w:rPr>
        <w:t xml:space="preserve">ow was that it was important to her mother. It was not a mystery to Arden. She knew, in a very literal sense, that the foundations of her very identity resided in Alexandrea Erin Sinclair. </w:t>
      </w:r>
      <w:r w:rsidRPr="006D6035">
        <w:rPr>
          <w:rFonts w:ascii="Montserrat" w:hAnsi="Montserrat"/>
          <w:i/>
          <w:caps/>
          <w:vanish/>
          <w:sz w:val="24"/>
        </w:rPr>
        <w:t>Mother</w:t>
      </w:r>
      <w:r w:rsidRPr="006D6035">
        <w:rPr>
          <w:rFonts w:ascii="Montserrat" w:hAnsi="Montserrat"/>
          <w:caps/>
          <w:vanish/>
          <w:sz w:val="24"/>
        </w:rPr>
        <w:t xml:space="preserve"> and </w:t>
      </w:r>
      <w:r w:rsidRPr="006D6035">
        <w:rPr>
          <w:rFonts w:ascii="Montserrat" w:hAnsi="Montserrat"/>
          <w:i/>
          <w:caps/>
          <w:vanish/>
          <w:sz w:val="24"/>
        </w:rPr>
        <w:t>goddess</w:t>
      </w:r>
      <w:r w:rsidRPr="006D6035">
        <w:rPr>
          <w:rFonts w:ascii="Montserrat" w:hAnsi="Montserrat"/>
          <w:caps/>
          <w:vanish/>
          <w:sz w:val="24"/>
        </w:rPr>
        <w:t xml:space="preserve"> meant much the same thing to young Arden.</w:t>
      </w:r>
    </w:p>
    <w:p w14:paraId="43A87FF2"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r>
      <w:r w:rsidRPr="006D6035">
        <w:rPr>
          <w:rFonts w:ascii="Montserrat" w:hAnsi="Montserrat"/>
          <w:i/>
          <w:caps/>
          <w:vanish/>
          <w:sz w:val="24"/>
        </w:rPr>
        <w:t xml:space="preserve">Was it a mistake? </w:t>
      </w:r>
      <w:r w:rsidRPr="006D6035">
        <w:rPr>
          <w:rFonts w:ascii="Montserrat" w:hAnsi="Montserrat"/>
          <w:caps/>
          <w:vanish/>
          <w:sz w:val="24"/>
        </w:rPr>
        <w:t>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w:t>
      </w:r>
      <w:r w:rsidRPr="006D6035">
        <w:rPr>
          <w:rFonts w:ascii="Montserrat" w:hAnsi="Montserrat"/>
          <w:caps/>
          <w:vanish/>
          <w:sz w:val="24"/>
        </w:rPr>
        <w:t xml:space="preserve">ut, </w:t>
      </w:r>
      <w:r w:rsidRPr="006D6035">
        <w:rPr>
          <w:rFonts w:ascii="Montserrat" w:hAnsi="Montserrat"/>
          <w:i/>
          <w:caps/>
          <w:vanish/>
          <w:sz w:val="24"/>
        </w:rPr>
        <w:t xml:space="preserve">It’s not like you were ignorant. You have eavesdropped on my love making ever since you first tasted how it made my body feel. </w:t>
      </w:r>
      <w:r w:rsidRPr="006D6035">
        <w:rPr>
          <w:rFonts w:ascii="Montserrat" w:hAnsi="Montserrat"/>
          <w:caps/>
          <w:vanish/>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14:paraId="32412CAC"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r>
      <w:r w:rsidRPr="006D6035">
        <w:rPr>
          <w:rFonts w:ascii="Montserrat" w:hAnsi="Montserrat"/>
          <w:i/>
          <w:caps/>
          <w:vanish/>
          <w:sz w:val="24"/>
        </w:rPr>
        <w:t>I don’t know if lending you my body to satisfy your curiosity would be considered moral, Arden, but if it helps you avoid getting hurt in the future, then I refuse to believe that it was wrong.</w:t>
      </w:r>
      <w:r w:rsidRPr="006D6035">
        <w:rPr>
          <w:rFonts w:ascii="Montserrat" w:hAnsi="Montserrat"/>
          <w:caps/>
          <w:vanish/>
          <w:sz w:val="24"/>
        </w:rPr>
        <w:t xml:space="preserve"> Alex had no intention to starve or inhibit the development of what nature intended for her girl to have in her own time. All too soon, considering that Arden </w:t>
      </w:r>
      <w:r w:rsidRPr="006D6035">
        <w:rPr>
          <w:rFonts w:ascii="Montserrat" w:hAnsi="Montserrat"/>
          <w:i/>
          <w:caps/>
          <w:vanish/>
          <w:sz w:val="24"/>
        </w:rPr>
        <w:t>had</w:t>
      </w:r>
      <w:r w:rsidRPr="006D6035">
        <w:rPr>
          <w:rFonts w:ascii="Montserrat" w:hAnsi="Montserrat"/>
          <w:caps/>
          <w:vanish/>
          <w:sz w:val="24"/>
        </w:rPr>
        <w:t xml:space="preserve"> reached menarche during this mad, delightful time. So, instead of trying to deny it, she saw to it that her daughter’s eyes were opened to responsibility which must go in hand with the freedoms and pleasures of adulthood. </w:t>
      </w:r>
    </w:p>
    <w:p w14:paraId="095BA073"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w:t>
      </w:r>
      <w:r w:rsidRPr="006D6035">
        <w:rPr>
          <w:rFonts w:ascii="Montserrat" w:hAnsi="Montserrat"/>
          <w:caps/>
          <w:vanish/>
          <w:sz w:val="24"/>
        </w:rPr>
        <w:t xml:space="preserve"> it had been her own. </w:t>
      </w:r>
    </w:p>
    <w:p w14:paraId="1B2706B7" w14:textId="77777777" w:rsidR="00EC0141" w:rsidRPr="006D6035" w:rsidRDefault="00EC0141">
      <w:pPr>
        <w:spacing w:line="360" w:lineRule="auto"/>
        <w:jc w:val="both"/>
        <w:rPr>
          <w:rFonts w:ascii="Montserrat" w:hAnsi="Montserrat"/>
          <w:caps/>
          <w:vanish/>
          <w:sz w:val="24"/>
        </w:rPr>
      </w:pPr>
    </w:p>
    <w:p w14:paraId="43395107" w14:textId="77777777" w:rsidR="00EC0141" w:rsidRPr="006D6035" w:rsidRDefault="006D6035">
      <w:pPr>
        <w:spacing w:line="360" w:lineRule="auto"/>
        <w:jc w:val="both"/>
        <w:rPr>
          <w:rFonts w:ascii="Montserrat" w:hAnsi="Montserrat"/>
          <w:caps/>
          <w:vanish/>
          <w:sz w:val="24"/>
        </w:rPr>
      </w:pPr>
      <w:r w:rsidRPr="006D6035">
        <w:rPr>
          <w:rFonts w:ascii="Montserrat" w:hAnsi="Montserrat"/>
          <w:vanish/>
          <w:sz w:val="24"/>
        </w:rPr>
        <w:t>.·. D</w:t>
      </w:r>
      <w:r w:rsidRPr="006D6035">
        <w:rPr>
          <w:rFonts w:ascii="Montserrat" w:hAnsi="Montserrat"/>
          <w:caps/>
          <w:vanish/>
          <w:sz w:val="24"/>
        </w:rPr>
        <w:t xml:space="preserve">isclosure </w:t>
      </w:r>
    </w:p>
    <w:p w14:paraId="08E65C61"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w:t>
      </w:r>
      <w:r w:rsidRPr="006D6035">
        <w:rPr>
          <w:rFonts w:ascii="Montserrat" w:hAnsi="Montserrat"/>
          <w:caps/>
          <w:vanish/>
          <w:sz w:val="24"/>
        </w:rPr>
        <w:t xml:space="preserve">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6D6035">
        <w:rPr>
          <w:rFonts w:ascii="Montserrat" w:hAnsi="Montserrat"/>
          <w:i/>
          <w:caps/>
          <w:vanish/>
          <w:sz w:val="24"/>
        </w:rPr>
        <w:t xml:space="preserve">had </w:t>
      </w:r>
      <w:r w:rsidRPr="006D6035">
        <w:rPr>
          <w:rFonts w:ascii="Montserrat" w:hAnsi="Montserrat"/>
          <w:caps/>
          <w:vanish/>
          <w:sz w:val="24"/>
        </w:rPr>
        <w:t>to be told. And I had been chosen to tell them.</w:t>
      </w:r>
    </w:p>
    <w:p w14:paraId="087298C2"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6D6035">
        <w:rPr>
          <w:rFonts w:ascii="Montserrat" w:hAnsi="Montserrat"/>
          <w:i/>
          <w:caps/>
          <w:vanish/>
          <w:sz w:val="24"/>
        </w:rPr>
        <w:t>test</w:t>
      </w:r>
      <w:r w:rsidRPr="006D6035">
        <w:rPr>
          <w:rFonts w:ascii="Montserrat" w:hAnsi="Montserrat"/>
          <w:caps/>
          <w:vanish/>
          <w:sz w:val="24"/>
        </w:rPr>
        <w:t xml:space="preserve"> of my rehabilitation. It doesn’t take much for a telepath to recognize a veiled threat. I was well aware of the fate of an unstable psi. </w:t>
      </w:r>
    </w:p>
    <w:p w14:paraId="2F5B01B3"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w:t>
      </w:r>
      <w:r w:rsidRPr="006D6035">
        <w:rPr>
          <w:rFonts w:ascii="Montserrat" w:hAnsi="Montserrat"/>
          <w:caps/>
          <w:vanish/>
          <w:sz w:val="24"/>
        </w:rPr>
        <w:t>ty for public consumption, I felt like meat dressed for a feast.</w:t>
      </w:r>
    </w:p>
    <w:p w14:paraId="515D04D8"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I was already being devoured by my angst.</w:t>
      </w:r>
    </w:p>
    <w:p w14:paraId="788FC3FB"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w:t>
      </w:r>
      <w:r w:rsidRPr="006D6035">
        <w:rPr>
          <w:rFonts w:ascii="Montserrat" w:hAnsi="Montserrat"/>
          <w:caps/>
          <w:vanish/>
          <w:sz w:val="24"/>
        </w:rPr>
        <w:t xml:space="preserve"> last.</w:t>
      </w:r>
    </w:p>
    <w:p w14:paraId="3E5E7B81"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w:t>
      </w:r>
      <w:r w:rsidRPr="006D6035">
        <w:rPr>
          <w:rFonts w:ascii="Montserrat" w:hAnsi="Montserrat"/>
          <w:caps/>
          <w:vanish/>
          <w:sz w:val="24"/>
        </w:rPr>
        <w:t xml:space="preserve"> will leave it up to her to explain what that means and to reveal to you the details of that encounter. Arden?”</w:t>
      </w:r>
    </w:p>
    <w:p w14:paraId="49B4DF80"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14:paraId="3AEF10F6"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“I have to explain a few things to establish the nature of my involvement in the final mission of the deep space explorer </w:t>
      </w:r>
      <w:r w:rsidRPr="006D6035">
        <w:rPr>
          <w:rFonts w:ascii="Montserrat" w:hAnsi="Montserrat"/>
          <w:i/>
          <w:caps/>
          <w:vanish/>
          <w:sz w:val="24"/>
        </w:rPr>
        <w:t>Adventure.</w:t>
      </w:r>
      <w:r w:rsidRPr="006D6035">
        <w:rPr>
          <w:rFonts w:ascii="Montserrat" w:hAnsi="Montserrat"/>
          <w:caps/>
          <w:vanish/>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6D6035">
        <w:rPr>
          <w:rFonts w:ascii="Montserrat" w:hAnsi="Montserrat"/>
          <w:i/>
          <w:caps/>
          <w:vanish/>
          <w:sz w:val="24"/>
        </w:rPr>
        <w:t>Adventure</w:t>
      </w:r>
      <w:r w:rsidRPr="006D6035">
        <w:rPr>
          <w:rFonts w:ascii="Montserrat" w:hAnsi="Montserrat"/>
          <w:caps/>
          <w:vanish/>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006A7095"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“At the time that the </w:t>
      </w:r>
      <w:r w:rsidRPr="006D6035">
        <w:rPr>
          <w:rFonts w:ascii="Montserrat" w:hAnsi="Montserrat"/>
          <w:i/>
          <w:caps/>
          <w:vanish/>
          <w:sz w:val="24"/>
        </w:rPr>
        <w:t xml:space="preserve">Adventure </w:t>
      </w:r>
      <w:r w:rsidRPr="006D6035">
        <w:rPr>
          <w:rFonts w:ascii="Montserrat" w:hAnsi="Montserrat"/>
          <w:caps/>
          <w:vanish/>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6D6035">
        <w:rPr>
          <w:rFonts w:ascii="Montserrat" w:hAnsi="Montserrat"/>
          <w:i/>
          <w:caps/>
          <w:vanish/>
          <w:sz w:val="24"/>
        </w:rPr>
        <w:t>Adventure</w:t>
      </w:r>
      <w:r w:rsidRPr="006D6035">
        <w:rPr>
          <w:rFonts w:ascii="Montserrat" w:hAnsi="Montserrat"/>
          <w:caps/>
          <w:vanish/>
          <w:sz w:val="24"/>
        </w:rPr>
        <w:t xml:space="preserve">, while quietly dying her mother’s death in her memory. </w:t>
      </w:r>
    </w:p>
    <w:p w14:paraId="0E6DB4FC"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w:t>
      </w:r>
      <w:r w:rsidRPr="006D6035">
        <w:rPr>
          <w:rFonts w:ascii="Montserrat" w:hAnsi="Montserrat"/>
          <w:caps/>
          <w:vanish/>
          <w:sz w:val="24"/>
        </w:rPr>
        <w:t xml:space="preserve">er to the world. To this day, I have no notion of whether my keepers gave any thought to how the event would make me feel. Maybe the wound healed better for being reopened and liberally bled. </w:t>
      </w:r>
    </w:p>
    <w:p w14:paraId="21C4EB83"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 xml:space="preserve">I would not have thought it could have been re-opened at this late a date, but confronted with this impossibly human alien, and her terrifying first words, I had learned otherwise. I had always need to know </w:t>
      </w:r>
      <w:r w:rsidRPr="006D6035">
        <w:rPr>
          <w:rFonts w:ascii="Montserrat" w:hAnsi="Montserrat"/>
          <w:i/>
          <w:caps/>
          <w:vanish/>
          <w:sz w:val="24"/>
        </w:rPr>
        <w:t xml:space="preserve">why </w:t>
      </w:r>
      <w:r w:rsidRPr="006D6035">
        <w:rPr>
          <w:rFonts w:ascii="Montserrat" w:hAnsi="Montserrat"/>
          <w:caps/>
          <w:vanish/>
          <w:sz w:val="24"/>
        </w:rPr>
        <w:t>this horrible thing had happened. The idea that my mother died for breaking a law she had no idea existed was both terrible and promising. I don</w:t>
      </w:r>
      <w:r w:rsidRPr="006D6035">
        <w:rPr>
          <w:rFonts w:ascii="Montserrat" w:hAnsi="Montserrat"/>
          <w:vanish/>
          <w:sz w:val="24"/>
        </w:rPr>
        <w:t>’</w:t>
      </w:r>
      <w:r w:rsidRPr="006D6035">
        <w:rPr>
          <w:rFonts w:ascii="Montserrat" w:hAnsi="Montserrat"/>
          <w:caps/>
          <w:vanish/>
          <w:sz w:val="24"/>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14:paraId="1A8BB5E7" w14:textId="77777777" w:rsidR="00EC0141" w:rsidRPr="006D6035" w:rsidRDefault="00EC0141">
      <w:pPr>
        <w:spacing w:line="360" w:lineRule="auto"/>
        <w:jc w:val="both"/>
        <w:rPr>
          <w:rFonts w:ascii="Montserrat" w:hAnsi="Montserrat"/>
          <w:vanish/>
          <w:sz w:val="24"/>
        </w:rPr>
      </w:pPr>
    </w:p>
    <w:p w14:paraId="7CCE2EAD"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 xml:space="preserve">.·. The Moment of Truth </w:t>
      </w:r>
    </w:p>
    <w:p w14:paraId="0CE19D8C"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w:t>
      </w:r>
      <w:r w:rsidRPr="006D6035">
        <w:rPr>
          <w:rFonts w:ascii="Montserrat" w:hAnsi="Montserrat"/>
          <w:caps/>
          <w:vanish/>
          <w:sz w:val="24"/>
        </w:rPr>
        <w:t>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4665B4F0"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w:t>
      </w:r>
      <w:r w:rsidRPr="006D6035">
        <w:rPr>
          <w:rFonts w:ascii="Montserrat" w:hAnsi="Montserrat"/>
          <w:caps/>
          <w:vanish/>
          <w:sz w:val="24"/>
        </w:rPr>
        <w:t xml:space="preserve">at I became involved, working on the experimental cores and array elements. The final prototype was installed into the deep space explorer </w:t>
      </w:r>
      <w:r w:rsidRPr="006D6035">
        <w:rPr>
          <w:rFonts w:ascii="Montserrat" w:hAnsi="Montserrat"/>
          <w:i/>
          <w:caps/>
          <w:vanish/>
          <w:sz w:val="24"/>
        </w:rPr>
        <w:t>Adventure.</w:t>
      </w:r>
      <w:r w:rsidRPr="006D6035">
        <w:rPr>
          <w:rFonts w:ascii="Montserrat" w:hAnsi="Montserrat"/>
          <w:caps/>
          <w:vanish/>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14:paraId="46DB340D"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r>
      <w:r w:rsidRPr="006D6035">
        <w:rPr>
          <w:rFonts w:ascii="Montserrat" w:hAnsi="Montserrat"/>
          <w:caps/>
          <w:vanish/>
          <w:sz w:val="24"/>
        </w:rPr>
        <w:t xml:space="preserve">My innocence came to an end when I was only eleven years old. I had been relaying the status of the drive trials for about a month, as the </w:t>
      </w:r>
      <w:r w:rsidRPr="006D6035">
        <w:rPr>
          <w:rFonts w:ascii="Montserrat" w:hAnsi="Montserrat"/>
          <w:i/>
          <w:caps/>
          <w:vanish/>
          <w:sz w:val="24"/>
        </w:rPr>
        <w:t xml:space="preserve">Adventure </w:t>
      </w:r>
      <w:r w:rsidRPr="006D6035">
        <w:rPr>
          <w:rFonts w:ascii="Montserrat" w:hAnsi="Montserrat"/>
          <w:caps/>
          <w:vanish/>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14:paraId="6268C0E5"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w:t>
      </w:r>
      <w:r w:rsidRPr="006D6035">
        <w:rPr>
          <w:rFonts w:ascii="Montserrat" w:hAnsi="Montserrat"/>
          <w:caps/>
          <w:vanish/>
          <w:sz w:val="24"/>
        </w:rPr>
        <w:t>, quickly.” I turned my—Erin’s—attention back to Earth leaving me—Arden–to watch everything while my attention was split. I answered.</w:t>
      </w:r>
    </w:p>
    <w:p w14:paraId="67BCF9CA"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6D6035">
        <w:rPr>
          <w:rFonts w:ascii="Montserrat" w:hAnsi="Montserrat"/>
          <w:vanish/>
          <w:sz w:val="24"/>
        </w:rPr>
        <w:t>”</w:t>
      </w:r>
    </w:p>
    <w:p w14:paraId="57C7AA1A"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“My god!” Craig uttered with shock. “What do you make of it Erin?”</w:t>
      </w:r>
    </w:p>
    <w:p w14:paraId="21D57A9E"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 xml:space="preserve">“I don’t know </w:t>
      </w:r>
      <w:r w:rsidRPr="006D6035">
        <w:rPr>
          <w:rFonts w:ascii="Montserrat" w:hAnsi="Montserrat"/>
          <w:i/>
          <w:caps/>
          <w:vanish/>
          <w:sz w:val="24"/>
        </w:rPr>
        <w:t xml:space="preserve">what </w:t>
      </w:r>
      <w:r w:rsidRPr="006D6035">
        <w:rPr>
          <w:rFonts w:ascii="Montserrat" w:hAnsi="Montserrat"/>
          <w:caps/>
          <w:vanish/>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6D6035">
        <w:rPr>
          <w:rFonts w:ascii="Montserrat" w:hAnsi="Montserrat"/>
          <w:i/>
          <w:caps/>
          <w:vanish/>
          <w:sz w:val="24"/>
        </w:rPr>
        <w:t xml:space="preserve">Adventure </w:t>
      </w:r>
      <w:r w:rsidRPr="006D6035">
        <w:rPr>
          <w:rFonts w:ascii="Montserrat" w:hAnsi="Montserrat"/>
          <w:caps/>
          <w:vanish/>
          <w:sz w:val="24"/>
        </w:rPr>
        <w:t xml:space="preserve">could jump from Sol to Alpha Centauri!” I exclaimed. </w:t>
      </w:r>
    </w:p>
    <w:p w14:paraId="15CDCAB4"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“Are you positive that there is an intelligence behind that power?” Craig challenged. I—Arden—winced and turned my attention back to my body as he shook me.</w:t>
      </w:r>
    </w:p>
    <w:p w14:paraId="12E623ED"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w:t>
      </w:r>
      <w:r w:rsidRPr="006D6035">
        <w:rPr>
          <w:rFonts w:ascii="Montserrat" w:hAnsi="Montserrat"/>
          <w:caps/>
          <w:vanish/>
          <w:sz w:val="24"/>
        </w:rPr>
        <w:t>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6D6035">
        <w:rPr>
          <w:rFonts w:ascii="Montserrat" w:hAnsi="Montserrat"/>
          <w:vanish/>
          <w:sz w:val="24"/>
        </w:rPr>
        <w:t>..”</w:t>
      </w:r>
    </w:p>
    <w:p w14:paraId="21FCE7FB"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w:t>
      </w:r>
      <w:r w:rsidRPr="006D6035">
        <w:rPr>
          <w:rFonts w:ascii="Montserrat" w:hAnsi="Montserrat"/>
          <w:caps/>
          <w:vanish/>
          <w:sz w:val="24"/>
        </w:rPr>
        <w:t>ces and smelled the scent of fear. I—Erin—spoke tersely to Craig, “Director, the intelligence has just probed us. Whatever it is</w:t>
      </w:r>
      <w:r w:rsidRPr="006D6035">
        <w:rPr>
          <w:rFonts w:ascii="Montserrat" w:hAnsi="Montserrat"/>
          <w:vanish/>
          <w:sz w:val="24"/>
        </w:rPr>
        <w:t>,</w:t>
      </w:r>
      <w:r w:rsidRPr="006D6035">
        <w:rPr>
          <w:rFonts w:ascii="Montserrat" w:hAnsi="Montserrat"/>
          <w:caps/>
          <w:vanish/>
          <w:sz w:val="24"/>
        </w:rPr>
        <w:t xml:space="preserve"> it is a high order psionic, and it just peeled our minds like grapes and downed them whole. I... I’m a little shaken. I did my best to block Arden from their perception. Hold on a second while we try to hail them.”</w:t>
      </w:r>
    </w:p>
    <w:p w14:paraId="7E5C5A74"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“Wait, Erin!” Craig interrupted, “What do you mean hail them? You don’t have any idea how to communicate with them!”</w:t>
      </w:r>
    </w:p>
    <w:p w14:paraId="3806FEEA"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w:t>
      </w:r>
      <w:r w:rsidRPr="006D6035">
        <w:rPr>
          <w:rFonts w:ascii="Montserrat" w:hAnsi="Montserrat"/>
          <w:caps/>
          <w:vanish/>
          <w:sz w:val="24"/>
        </w:rPr>
        <w:t>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w:t>
      </w:r>
      <w:r w:rsidRPr="006D6035">
        <w:rPr>
          <w:rFonts w:ascii="Montserrat" w:hAnsi="Montserrat"/>
          <w:caps/>
          <w:vanish/>
          <w:sz w:val="24"/>
        </w:rPr>
        <w:t>ce I had nothing to train my attention on except the locus of that alien object in space.</w:t>
      </w:r>
    </w:p>
    <w:p w14:paraId="7F6E2AB3"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14:paraId="4069111C"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 xml:space="preserve">“They’re attacking!” Our voices screamed in unison. On the </w:t>
      </w:r>
      <w:r w:rsidRPr="006D6035">
        <w:rPr>
          <w:rFonts w:ascii="Montserrat" w:hAnsi="Montserrat"/>
          <w:i/>
          <w:caps/>
          <w:vanish/>
          <w:sz w:val="24"/>
        </w:rPr>
        <w:t xml:space="preserve">Adventure </w:t>
      </w:r>
      <w:r w:rsidRPr="006D6035">
        <w:rPr>
          <w:rFonts w:ascii="Montserrat" w:hAnsi="Montserrat"/>
          <w:caps/>
          <w:vanish/>
          <w:sz w:val="24"/>
        </w:rPr>
        <w:t xml:space="preserve">the crew was riveted in shock at our declaration, while in mission control Martin Craig was swearing. He tried to act immediately, issuing orders that the crew of the </w:t>
      </w:r>
      <w:r w:rsidRPr="006D6035">
        <w:rPr>
          <w:rFonts w:ascii="Montserrat" w:hAnsi="Montserrat"/>
          <w:i/>
          <w:caps/>
          <w:vanish/>
          <w:sz w:val="24"/>
        </w:rPr>
        <w:t xml:space="preserve">Adventure </w:t>
      </w:r>
      <w:r w:rsidRPr="006D6035">
        <w:rPr>
          <w:rFonts w:ascii="Montserrat" w:hAnsi="Montserrat"/>
          <w:caps/>
          <w:vanish/>
          <w:sz w:val="24"/>
        </w:rPr>
        <w:t>was not prepared to execute</w:t>
      </w:r>
      <w:r w:rsidRPr="006D6035">
        <w:rPr>
          <w:rFonts w:ascii="Montserrat" w:hAnsi="Montserrat"/>
          <w:vanish/>
          <w:sz w:val="24"/>
        </w:rPr>
        <w:t>.</w:t>
      </w:r>
    </w:p>
    <w:p w14:paraId="19C23139"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“Erin! Dive! Dive!</w:t>
      </w:r>
      <w:r w:rsidRPr="006D6035">
        <w:rPr>
          <w:rFonts w:ascii="Montserrat" w:hAnsi="Montserrat"/>
          <w:vanish/>
          <w:sz w:val="24"/>
        </w:rPr>
        <w:t xml:space="preserve"> </w:t>
      </w:r>
      <w:r w:rsidRPr="006D6035">
        <w:rPr>
          <w:rFonts w:ascii="Montserrat" w:hAnsi="Montserrat"/>
          <w:caps/>
          <w:vanish/>
          <w:sz w:val="24"/>
        </w:rPr>
        <w:t>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w:t>
      </w:r>
      <w:r w:rsidRPr="006D6035">
        <w:rPr>
          <w:rFonts w:ascii="Montserrat" w:hAnsi="Montserrat"/>
          <w:caps/>
          <w:vanish/>
          <w:sz w:val="24"/>
        </w:rPr>
        <w:t xml:space="preserve">e the </w:t>
      </w:r>
      <w:r w:rsidRPr="006D6035">
        <w:rPr>
          <w:rFonts w:ascii="Montserrat" w:hAnsi="Montserrat"/>
          <w:i/>
          <w:caps/>
          <w:vanish/>
          <w:sz w:val="24"/>
        </w:rPr>
        <w:t xml:space="preserve">Adventure </w:t>
      </w:r>
      <w:r w:rsidRPr="006D6035">
        <w:rPr>
          <w:rFonts w:ascii="Montserrat" w:hAnsi="Montserrat"/>
          <w:caps/>
          <w:vanish/>
          <w:sz w:val="24"/>
        </w:rPr>
        <w:t>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w:t>
      </w:r>
      <w:r w:rsidRPr="006D6035">
        <w:rPr>
          <w:rFonts w:ascii="Montserrat" w:hAnsi="Montserrat"/>
          <w:caps/>
          <w:vanish/>
          <w:sz w:val="24"/>
        </w:rPr>
        <w:t xml:space="preserve">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14:paraId="49E70736" w14:textId="77777777" w:rsidR="00EC0141" w:rsidRPr="006D6035" w:rsidRDefault="006D6035">
      <w:pPr>
        <w:spacing w:line="360" w:lineRule="auto"/>
        <w:jc w:val="both"/>
        <w:rPr>
          <w:rFonts w:ascii="Montserrat" w:hAnsi="Montserrat"/>
          <w:vanish/>
          <w:sz w:val="24"/>
        </w:rPr>
      </w:pPr>
      <w:r w:rsidRPr="006D6035">
        <w:rPr>
          <w:rFonts w:ascii="Montserrat" w:hAnsi="Montserrat"/>
          <w:vanish/>
          <w:sz w:val="24"/>
        </w:rPr>
        <w:tab/>
      </w:r>
      <w:r w:rsidRPr="006D6035">
        <w:rPr>
          <w:rFonts w:ascii="Montserrat" w:hAnsi="Montserrat"/>
          <w:caps/>
          <w:vanish/>
          <w:sz w:val="24"/>
        </w:rPr>
        <w:t>A mother and a daughter died that day, and what I am now was born from the ashes. That moment was just one tiny part of the human cost of earth’s first encounter with an alien intelligence.</w:t>
      </w:r>
    </w:p>
    <w:p w14:paraId="3F0C829A" w14:textId="77777777" w:rsidR="00EC0141" w:rsidRPr="006D6035" w:rsidRDefault="00EC0141">
      <w:pPr>
        <w:spacing w:line="360" w:lineRule="auto"/>
        <w:jc w:val="both"/>
        <w:rPr>
          <w:rFonts w:ascii="Montserrat" w:hAnsi="Montserrat"/>
          <w:caps/>
          <w:vanish/>
          <w:sz w:val="24"/>
        </w:rPr>
      </w:pPr>
    </w:p>
    <w:p w14:paraId="5DFB1B92"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 Reflection</w:t>
      </w:r>
    </w:p>
    <w:p w14:paraId="055D90C7"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7187C282"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14:paraId="003DF97B"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t>
      </w:r>
      <w:r w:rsidRPr="006D6035">
        <w:rPr>
          <w:rFonts w:ascii="Montserrat" w:hAnsi="Montserrat"/>
          <w:caps/>
          <w:vanish/>
          <w:sz w:val="24"/>
        </w:rPr>
        <w:t xml:space="preserve">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14:paraId="649887B9"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14:paraId="4A9BAC35"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 xml:space="preserve">At a second glance, the painful illusion shattered. </w:t>
      </w:r>
    </w:p>
    <w:p w14:paraId="512A59F9"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w:t>
      </w:r>
      <w:r w:rsidRPr="006D6035">
        <w:rPr>
          <w:rFonts w:ascii="Montserrat" w:hAnsi="Montserrat"/>
          <w:caps/>
          <w:vanish/>
          <w:sz w:val="24"/>
        </w:rPr>
        <w:t xml:space="preserve">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6D6035">
        <w:rPr>
          <w:rFonts w:ascii="Montserrat" w:hAnsi="Montserrat"/>
          <w:i/>
          <w:caps/>
          <w:vanish/>
          <w:sz w:val="24"/>
        </w:rPr>
        <w:t>Adventure</w:t>
      </w:r>
      <w:r w:rsidRPr="006D6035">
        <w:rPr>
          <w:rFonts w:ascii="Montserrat" w:hAnsi="Montserrat"/>
          <w:caps/>
          <w:vanish/>
          <w:sz w:val="24"/>
        </w:rPr>
        <w:t xml:space="preserve"> I was forced to expose myself and the existence of active psionics.</w:t>
      </w:r>
    </w:p>
    <w:p w14:paraId="60CA94CC" w14:textId="77777777" w:rsidR="00EC0141" w:rsidRPr="006D6035" w:rsidRDefault="00EC0141">
      <w:pPr>
        <w:spacing w:line="360" w:lineRule="auto"/>
        <w:jc w:val="both"/>
        <w:rPr>
          <w:rFonts w:ascii="Montserrat" w:hAnsi="Montserrat"/>
          <w:caps/>
          <w:vanish/>
          <w:sz w:val="24"/>
        </w:rPr>
      </w:pPr>
    </w:p>
    <w:p w14:paraId="56BB532A"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 xml:space="preserve">.·. Damned and Divine </w:t>
      </w:r>
    </w:p>
    <w:p w14:paraId="6B72522A"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w:t>
      </w:r>
      <w:r w:rsidRPr="006D6035">
        <w:rPr>
          <w:rFonts w:ascii="Montserrat" w:hAnsi="Montserrat"/>
          <w:caps/>
          <w:vanish/>
          <w:sz w:val="24"/>
        </w:rPr>
        <w:t xml:space="preserve">th the public, so I had to demonstrate and define some of my abilities. Thus, my carefully guarded existence was traded to win support for an accelerated space colonization and militarization effort. I know </w:t>
      </w:r>
      <w:r w:rsidRPr="006D6035">
        <w:rPr>
          <w:rFonts w:ascii="Montserrat" w:hAnsi="Montserrat"/>
          <w:i/>
          <w:caps/>
          <w:vanish/>
          <w:sz w:val="24"/>
        </w:rPr>
        <w:t>why</w:t>
      </w:r>
      <w:r w:rsidRPr="006D6035">
        <w:rPr>
          <w:rFonts w:ascii="Montserrat" w:hAnsi="Montserrat"/>
          <w:caps/>
          <w:vanish/>
          <w:sz w:val="24"/>
        </w:rPr>
        <w:t xml:space="preserve"> they did it. One, they </w:t>
      </w:r>
      <w:r w:rsidRPr="006D6035">
        <w:rPr>
          <w:rFonts w:ascii="Montserrat" w:hAnsi="Montserrat"/>
          <w:i/>
          <w:caps/>
          <w:vanish/>
          <w:sz w:val="24"/>
        </w:rPr>
        <w:t>needed</w:t>
      </w:r>
      <w:r w:rsidRPr="006D6035">
        <w:rPr>
          <w:rFonts w:ascii="Montserrat" w:hAnsi="Montserrat"/>
          <w:caps/>
          <w:vanish/>
          <w:sz w:val="24"/>
        </w:rPr>
        <w:t xml:space="preserve"> to disclose the existence of active psionics to the public; our population was growing too fast for the government to hide. Two, the threat of alien invasion, while providing the people something to think about </w:t>
      </w:r>
      <w:r w:rsidRPr="006D6035">
        <w:rPr>
          <w:rFonts w:ascii="Montserrat" w:hAnsi="Montserrat"/>
          <w:i/>
          <w:caps/>
          <w:vanish/>
          <w:sz w:val="24"/>
        </w:rPr>
        <w:t>besides</w:t>
      </w:r>
      <w:r w:rsidRPr="006D6035">
        <w:rPr>
          <w:rFonts w:ascii="Montserrat" w:hAnsi="Montserrat"/>
          <w:caps/>
          <w:vanish/>
          <w:sz w:val="24"/>
        </w:rPr>
        <w:t xml:space="preserve"> us, was something the government discovered it could not hide as other exploratory missions went missing. Three, I </w:t>
      </w:r>
      <w:r w:rsidRPr="006D6035">
        <w:rPr>
          <w:rFonts w:ascii="Montserrat" w:hAnsi="Montserrat"/>
          <w:i/>
          <w:caps/>
          <w:vanish/>
          <w:sz w:val="24"/>
        </w:rPr>
        <w:t>was</w:t>
      </w:r>
      <w:r w:rsidRPr="006D6035">
        <w:rPr>
          <w:rFonts w:ascii="Montserrat" w:hAnsi="Montserrat"/>
          <w:caps/>
          <w:vanish/>
          <w:sz w:val="24"/>
        </w:rPr>
        <w:t xml:space="preserve"> the closest thing to an eye-witness available to offer testimonial support for that government announcement.</w:t>
      </w:r>
    </w:p>
    <w:p w14:paraId="1BC70248"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Those are facts and I cannot dispute them. </w:t>
      </w:r>
    </w:p>
    <w:p w14:paraId="3CAF42B9"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w:t>
      </w:r>
      <w:r w:rsidRPr="006D6035">
        <w:rPr>
          <w:rFonts w:ascii="Montserrat" w:hAnsi="Montserrat"/>
          <w:caps/>
          <w:vanish/>
          <w:sz w:val="24"/>
        </w:rPr>
        <w:t xml:space="preserve"> doubts and suspicions of unbelievers I had to go out and demonstrate my abilities live, and these demonstrations had to hit people in the gut. </w:t>
      </w:r>
    </w:p>
    <w:p w14:paraId="2A9F8063"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w:t>
      </w:r>
      <w:r w:rsidRPr="006D6035">
        <w:rPr>
          <w:rFonts w:ascii="Montserrat" w:hAnsi="Montserrat"/>
          <w:caps/>
          <w:vanish/>
          <w:sz w:val="24"/>
        </w:rPr>
        <w: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14:paraId="440D0CE3"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r>
      <w:r w:rsidRPr="006D6035">
        <w:rPr>
          <w:rFonts w:ascii="Montserrat" w:hAnsi="Montserrat"/>
          <w:caps/>
          <w:vanish/>
          <w:sz w:val="24"/>
        </w:rPr>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14:paraId="43B43FC6"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“No,” I declared, “I will </w:t>
      </w:r>
      <w:r w:rsidRPr="006D6035">
        <w:rPr>
          <w:rFonts w:ascii="Montserrat" w:hAnsi="Montserrat"/>
          <w:i/>
          <w:caps/>
          <w:vanish/>
          <w:sz w:val="24"/>
        </w:rPr>
        <w:t>not</w:t>
      </w:r>
      <w:r w:rsidRPr="006D6035">
        <w:rPr>
          <w:rFonts w:ascii="Montserrat" w:hAnsi="Montserrat"/>
          <w:caps/>
          <w:vanish/>
          <w:sz w:val="24"/>
        </w:rPr>
        <w:t xml:space="preserve"> read your mind.” At the tone in my voice, the audience fell eerily silent. I had not refused a request, and in their minds I had answered a million times to the question </w:t>
      </w:r>
      <w:r w:rsidRPr="006D6035">
        <w:rPr>
          <w:rFonts w:ascii="Montserrat" w:hAnsi="Montserrat"/>
          <w:i/>
          <w:caps/>
          <w:vanish/>
          <w:sz w:val="24"/>
        </w:rPr>
        <w:t xml:space="preserve">what am I thinking? </w:t>
      </w:r>
      <w:r w:rsidRPr="006D6035">
        <w:rPr>
          <w:rFonts w:ascii="Montserrat" w:hAnsi="Montserrat"/>
          <w:caps/>
          <w:vanish/>
          <w:sz w:val="24"/>
        </w:rPr>
        <w:t xml:space="preserve"> As they stared at me in confusion I suddenly realized that it was not enough for them to </w:t>
      </w:r>
      <w:r w:rsidRPr="006D6035">
        <w:rPr>
          <w:rFonts w:ascii="Montserrat" w:hAnsi="Montserrat"/>
          <w:i/>
          <w:caps/>
          <w:vanish/>
          <w:sz w:val="24"/>
        </w:rPr>
        <w:t>believe</w:t>
      </w:r>
      <w:r w:rsidRPr="006D6035">
        <w:rPr>
          <w:rFonts w:ascii="Montserrat" w:hAnsi="Montserrat"/>
          <w:caps/>
          <w:vanish/>
          <w:sz w:val="24"/>
        </w:rPr>
        <w:t xml:space="preserve">. I wanted them to </w:t>
      </w:r>
      <w:r w:rsidRPr="006D6035">
        <w:rPr>
          <w:rFonts w:ascii="Montserrat" w:hAnsi="Montserrat"/>
          <w:i/>
          <w:caps/>
          <w:vanish/>
          <w:sz w:val="24"/>
        </w:rPr>
        <w:t xml:space="preserve">understand. </w:t>
      </w:r>
      <w:r w:rsidRPr="006D6035">
        <w:rPr>
          <w:rFonts w:ascii="Montserrat" w:hAnsi="Montserrat"/>
          <w:caps/>
          <w:vanish/>
          <w:sz w:val="24"/>
        </w:rPr>
        <w:t xml:space="preserve">“Telepathy is more intimate than sex,” I proclaimed. “I </w:t>
      </w:r>
      <w:r w:rsidRPr="006D6035">
        <w:rPr>
          <w:rFonts w:ascii="Montserrat" w:hAnsi="Montserrat"/>
          <w:i/>
          <w:caps/>
          <w:vanish/>
          <w:sz w:val="24"/>
        </w:rPr>
        <w:t>am</w:t>
      </w:r>
      <w:r w:rsidRPr="006D6035">
        <w:rPr>
          <w:rFonts w:ascii="Montserrat" w:hAnsi="Montserrat"/>
          <w:caps/>
          <w:vanish/>
          <w:sz w:val="24"/>
        </w:rPr>
        <w:t xml:space="preserve"> a minor, thank you.” That caught their attention. A few of them even laughed at my weak joke. But they were still confused, so I explained, “There is a difference between </w:t>
      </w:r>
      <w:r w:rsidRPr="006D6035">
        <w:rPr>
          <w:rFonts w:ascii="Montserrat" w:hAnsi="Montserrat"/>
          <w:i/>
          <w:caps/>
          <w:vanish/>
          <w:sz w:val="24"/>
        </w:rPr>
        <w:t>reading</w:t>
      </w:r>
      <w:r w:rsidRPr="006D6035">
        <w:rPr>
          <w:rFonts w:ascii="Montserrat" w:hAnsi="Montserrat"/>
          <w:caps/>
          <w:vanish/>
          <w:sz w:val="24"/>
        </w:rPr>
        <w:t xml:space="preserve"> a mind and simply </w:t>
      </w:r>
      <w:r w:rsidRPr="006D6035">
        <w:rPr>
          <w:rFonts w:ascii="Montserrat" w:hAnsi="Montserrat"/>
          <w:i/>
          <w:caps/>
          <w:vanish/>
          <w:sz w:val="24"/>
        </w:rPr>
        <w:t>overlapping</w:t>
      </w:r>
      <w:r w:rsidRPr="006D6035">
        <w:rPr>
          <w:rFonts w:ascii="Montserrat" w:hAnsi="Montserrat"/>
          <w:caps/>
          <w:vanish/>
          <w:sz w:val="24"/>
        </w:rPr>
        <w:t xml:space="preserve"> it. </w:t>
      </w:r>
    </w:p>
    <w:p w14:paraId="74FF6A90"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6D6035">
        <w:rPr>
          <w:rFonts w:ascii="Montserrat" w:hAnsi="Montserrat"/>
          <w:i/>
          <w:caps/>
          <w:vanish/>
          <w:sz w:val="24"/>
        </w:rPr>
        <w:t>rape</w:t>
      </w:r>
      <w:r w:rsidRPr="006D6035">
        <w:rPr>
          <w:rFonts w:ascii="Montserrat" w:hAnsi="Montserrat"/>
          <w:caps/>
          <w:vanish/>
          <w:sz w:val="24"/>
        </w:rPr>
        <w:t xml:space="preserve">,” I  paused for emphasis, staring several of them in the eyes, “and the victim is as much a participant in that act as they would be in any </w:t>
      </w:r>
      <w:r w:rsidRPr="006D6035">
        <w:rPr>
          <w:rFonts w:ascii="Montserrat" w:hAnsi="Montserrat"/>
          <w:i/>
          <w:caps/>
          <w:vanish/>
          <w:sz w:val="24"/>
        </w:rPr>
        <w:t>physical</w:t>
      </w:r>
      <w:r w:rsidRPr="006D6035">
        <w:rPr>
          <w:rFonts w:ascii="Montserrat" w:hAnsi="Montserrat"/>
          <w:caps/>
          <w:vanish/>
          <w:sz w:val="24"/>
        </w:rPr>
        <w:t xml:space="preserve"> rape. Mind rape is usually only committed by a </w:t>
      </w:r>
      <w:r w:rsidRPr="006D6035">
        <w:rPr>
          <w:rFonts w:ascii="Montserrat" w:hAnsi="Montserrat"/>
          <w:i/>
          <w:caps/>
          <w:vanish/>
          <w:sz w:val="24"/>
        </w:rPr>
        <w:t>latent</w:t>
      </w:r>
      <w:r w:rsidRPr="006D6035">
        <w:rPr>
          <w:rFonts w:ascii="Montserrat" w:hAnsi="Montserrat"/>
          <w:caps/>
          <w:vanish/>
          <w:sz w:val="24"/>
        </w:rPr>
        <w:t xml:space="preserve"> psionic, and usually the victim is an active. Helpless as they are invaded,” I pressed the point, “</w:t>
      </w:r>
      <w:r w:rsidRPr="006D6035">
        <w:rPr>
          <w:rFonts w:ascii="Montserrat" w:hAnsi="Montserrat"/>
          <w:i/>
          <w:caps/>
          <w:vanish/>
          <w:sz w:val="24"/>
        </w:rPr>
        <w:t>penetrated</w:t>
      </w:r>
      <w:r w:rsidRPr="006D6035">
        <w:rPr>
          <w:rFonts w:ascii="Montserrat" w:hAnsi="Montserrat"/>
          <w:caps/>
          <w:vanish/>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05A81C23"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6D6035">
        <w:rPr>
          <w:rFonts w:ascii="Montserrat" w:hAnsi="Montserrat"/>
          <w:i/>
          <w:caps/>
          <w:vanish/>
          <w:sz w:val="24"/>
        </w:rPr>
        <w:t xml:space="preserve"> gospel</w:t>
      </w:r>
      <w:r w:rsidRPr="006D6035">
        <w:rPr>
          <w:rFonts w:ascii="Montserrat" w:hAnsi="Montserrat"/>
          <w:caps/>
          <w:vanish/>
          <w:sz w:val="24"/>
        </w:rPr>
        <w:t xml:space="preserve">. I held out my mind and sipped their adulation, their awe, and I tasted ecstasy, love, terror, devotion. </w:t>
      </w:r>
    </w:p>
    <w:p w14:paraId="1D4C2E14"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14:paraId="0E90740F" w14:textId="77777777" w:rsidR="00EC0141" w:rsidRPr="006D6035" w:rsidRDefault="006D6035">
      <w:pPr>
        <w:spacing w:line="360" w:lineRule="auto"/>
        <w:jc w:val="both"/>
        <w:rPr>
          <w:rFonts w:ascii="Montserrat" w:hAnsi="Montserrat"/>
          <w:caps/>
          <w:vanish/>
          <w:sz w:val="24"/>
        </w:rPr>
      </w:pPr>
      <w:r w:rsidRPr="006D6035">
        <w:rPr>
          <w:rFonts w:ascii="Montserrat" w:hAnsi="Montserrat"/>
          <w:caps/>
          <w:vanish/>
          <w:sz w:val="24"/>
        </w:rPr>
        <w:tab/>
        <w:t>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w:t>
      </w:r>
      <w:r w:rsidRPr="006D6035">
        <w:rPr>
          <w:rFonts w:ascii="Montserrat" w:hAnsi="Montserrat"/>
          <w:caps/>
          <w:vanish/>
          <w:sz w:val="24"/>
        </w:rPr>
        <w:t xml:space="preserve"> realized. They believe so much that they don’t know what to </w:t>
      </w:r>
      <w:r w:rsidRPr="006D6035">
        <w:rPr>
          <w:rFonts w:ascii="Montserrat" w:hAnsi="Montserrat"/>
          <w:i/>
          <w:caps/>
          <w:vanish/>
          <w:sz w:val="24"/>
        </w:rPr>
        <w:t xml:space="preserve">really </w:t>
      </w:r>
      <w:r w:rsidRPr="006D6035">
        <w:rPr>
          <w:rFonts w:ascii="Montserrat" w:hAnsi="Montserrat"/>
          <w:caps/>
          <w:vanish/>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14:paraId="56C11F2A"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b/>
        <w:t>“People want proof so they can be free to believe without having to understand what they believe in!” I was simply freeing people from the need to think for themselves! As I realized it I felt sick. I felt damned.</w:t>
      </w:r>
    </w:p>
    <w:p w14:paraId="49D5858B" w14:textId="77777777" w:rsidR="00EC0141" w:rsidRPr="006D6035" w:rsidRDefault="00EC0141">
      <w:pPr>
        <w:spacing w:line="360" w:lineRule="auto"/>
        <w:jc w:val="both"/>
        <w:rPr>
          <w:rFonts w:ascii="Montserrat" w:hAnsi="Montserrat"/>
          <w:vanish/>
          <w:sz w:val="24"/>
        </w:rPr>
      </w:pPr>
    </w:p>
    <w:p w14:paraId="1F7105EE" w14:textId="77777777" w:rsidR="00EC0141" w:rsidRPr="006D6035" w:rsidRDefault="006D6035">
      <w:pPr>
        <w:spacing w:line="360" w:lineRule="auto"/>
        <w:jc w:val="both"/>
        <w:rPr>
          <w:rFonts w:ascii="Montserrat" w:hAnsi="Montserrat"/>
          <w:vanish/>
          <w:sz w:val="24"/>
        </w:rPr>
      </w:pPr>
      <w:r w:rsidRPr="006D6035">
        <w:rPr>
          <w:rFonts w:ascii="Montserrat" w:hAnsi="Montserrat"/>
          <w:vanish/>
          <w:sz w:val="24"/>
        </w:rPr>
        <w:t xml:space="preserve">.·. </w:t>
      </w:r>
      <w:r w:rsidRPr="006D6035">
        <w:rPr>
          <w:rFonts w:ascii="Montserrat" w:hAnsi="Montserrat"/>
          <w:caps/>
          <w:vanish/>
          <w:sz w:val="24"/>
        </w:rPr>
        <w:t>Childhood</w:t>
      </w:r>
      <w:r w:rsidRPr="006D6035">
        <w:rPr>
          <w:rFonts w:ascii="Montserrat" w:hAnsi="Montserrat"/>
          <w:vanish/>
          <w:sz w:val="24"/>
        </w:rPr>
        <w:t>’</w:t>
      </w:r>
      <w:r w:rsidRPr="006D6035">
        <w:rPr>
          <w:rFonts w:ascii="Montserrat" w:hAnsi="Montserrat"/>
          <w:caps/>
          <w:vanish/>
          <w:sz w:val="24"/>
        </w:rPr>
        <w:t>s end</w:t>
      </w:r>
    </w:p>
    <w:p w14:paraId="4DFD4C88"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096DEBC7" w14:textId="77777777" w:rsidR="00EC0141" w:rsidRPr="006D6035" w:rsidRDefault="006D6035">
      <w:pPr>
        <w:spacing w:line="360" w:lineRule="auto"/>
        <w:jc w:val="both"/>
        <w:rPr>
          <w:rFonts w:ascii="Montserrat" w:hAnsi="Montserrat"/>
          <w:vanish/>
          <w:sz w:val="24"/>
        </w:rPr>
      </w:pPr>
      <w:r w:rsidRPr="006D6035">
        <w:rPr>
          <w:rFonts w:ascii="Montserrat" w:hAnsi="Montserrat"/>
          <w:vanish/>
          <w:sz w:val="24"/>
        </w:rPr>
        <w:tab/>
      </w:r>
      <w:r w:rsidRPr="006D6035">
        <w:rPr>
          <w:rFonts w:ascii="Montserrat" w:hAnsi="Montserrat"/>
          <w:caps/>
          <w:vanish/>
          <w:sz w:val="24"/>
        </w:rPr>
        <w:t>If anything</w:t>
      </w:r>
      <w:r w:rsidRPr="006D6035">
        <w:rPr>
          <w:rFonts w:ascii="Montserrat" w:hAnsi="Montserrat"/>
          <w:vanish/>
          <w:sz w:val="24"/>
        </w:rPr>
        <w:t xml:space="preserve">, </w:t>
      </w:r>
      <w:r w:rsidRPr="006D6035">
        <w:rPr>
          <w:rFonts w:ascii="Montserrat" w:hAnsi="Montserrat"/>
          <w:caps/>
          <w:vanish/>
          <w:sz w:val="24"/>
        </w:rPr>
        <w:t>that revelation</w:t>
      </w:r>
      <w:r w:rsidRPr="006D6035">
        <w:rPr>
          <w:rFonts w:ascii="Montserrat" w:hAnsi="Montserrat"/>
          <w:vanish/>
          <w:sz w:val="24"/>
        </w:rPr>
        <w:t xml:space="preserve"> </w:t>
      </w:r>
      <w:r w:rsidRPr="006D6035">
        <w:rPr>
          <w:rFonts w:ascii="Montserrat" w:hAnsi="Montserrat"/>
          <w:caps/>
          <w:vanish/>
          <w:sz w:val="24"/>
        </w:rPr>
        <w:t>inspired my anguish to turn into rage against the project</w:t>
      </w:r>
      <w:r w:rsidRPr="006D6035">
        <w:rPr>
          <w:rFonts w:ascii="Montserrat" w:hAnsi="Montserrat"/>
          <w:vanish/>
          <w:sz w:val="24"/>
        </w:rPr>
        <w:t xml:space="preserve">. </w:t>
      </w:r>
      <w:r w:rsidRPr="006D6035">
        <w:rPr>
          <w:rFonts w:ascii="Montserrat" w:hAnsi="Montserrat"/>
          <w:caps/>
          <w:vanish/>
          <w:sz w:val="24"/>
        </w:rPr>
        <w:t>I could not deal with</w:t>
      </w:r>
      <w:r w:rsidRPr="006D6035">
        <w:rPr>
          <w:rFonts w:ascii="Montserrat" w:hAnsi="Montserrat"/>
          <w:vanish/>
          <w:sz w:val="24"/>
        </w:rPr>
        <w:t xml:space="preserve"> </w:t>
      </w:r>
      <w:r w:rsidRPr="006D6035">
        <w:rPr>
          <w:rFonts w:ascii="Montserrat" w:hAnsi="Montserrat"/>
          <w:caps/>
          <w:vanish/>
          <w:sz w:val="24"/>
        </w:rPr>
        <w:t>what I learned</w:t>
      </w:r>
      <w:r w:rsidRPr="006D6035">
        <w:rPr>
          <w:rFonts w:ascii="Montserrat" w:hAnsi="Montserrat"/>
          <w:vanish/>
          <w:sz w:val="24"/>
        </w:rPr>
        <w:t xml:space="preserve">. </w:t>
      </w:r>
      <w:r w:rsidRPr="006D6035">
        <w:rPr>
          <w:rFonts w:ascii="Montserrat" w:hAnsi="Montserrat"/>
          <w:caps/>
          <w:vanish/>
          <w:sz w:val="24"/>
        </w:rPr>
        <w:t>They had created an ideal place for me to grow up—far better than the civilian world outside it. They had given me a perfect childhood and it had turned out to be a carefully crafted lie.</w:t>
      </w:r>
      <w:r w:rsidRPr="006D6035">
        <w:rPr>
          <w:rFonts w:ascii="Montserrat" w:hAnsi="Montserrat"/>
          <w:vanish/>
          <w:sz w:val="24"/>
        </w:rPr>
        <w:t xml:space="preserve"> </w:t>
      </w:r>
      <w:r w:rsidRPr="006D6035">
        <w:rPr>
          <w:rFonts w:ascii="Montserrat" w:hAnsi="Montserrat"/>
          <w:caps/>
          <w:vanish/>
          <w:sz w:val="24"/>
        </w:rPr>
        <w:t>Among the terrible secrets I never suspected</w:t>
      </w:r>
      <w:r w:rsidRPr="006D6035">
        <w:rPr>
          <w:rFonts w:ascii="Montserrat" w:hAnsi="Montserrat"/>
          <w:vanish/>
          <w:sz w:val="24"/>
        </w:rPr>
        <w:t xml:space="preserve"> </w:t>
      </w:r>
      <w:r w:rsidRPr="006D6035">
        <w:rPr>
          <w:rFonts w:ascii="Montserrat" w:hAnsi="Montserrat"/>
          <w:caps/>
          <w:vanish/>
          <w:sz w:val="24"/>
        </w:rPr>
        <w:t xml:space="preserve">were hidden in her mind, which became mine, was that one of her responsibilities was to destroy </w:t>
      </w:r>
      <w:r w:rsidRPr="006D6035">
        <w:rPr>
          <w:rFonts w:ascii="Montserrat" w:hAnsi="Montserrat"/>
          <w:i/>
          <w:caps/>
          <w:vanish/>
          <w:sz w:val="24"/>
        </w:rPr>
        <w:t>me</w:t>
      </w:r>
      <w:r w:rsidRPr="006D6035">
        <w:rPr>
          <w:rFonts w:ascii="Montserrat" w:hAnsi="Montserrat"/>
          <w:caps/>
          <w:vanish/>
          <w:sz w:val="24"/>
        </w:rPr>
        <w:t>, should I ever prove mentally unstable; inclined toward violent, or abusive behavior. I find it amazing that I or any other child on the reservation survived growing up</w:t>
      </w:r>
      <w:r w:rsidRPr="006D6035">
        <w:rPr>
          <w:rFonts w:ascii="Montserrat" w:hAnsi="Montserrat"/>
          <w:vanish/>
          <w:sz w:val="24"/>
        </w:rPr>
        <w:t>,</w:t>
      </w:r>
      <w:r w:rsidRPr="006D6035">
        <w:rPr>
          <w:rFonts w:ascii="Montserrat" w:hAnsi="Montserrat"/>
          <w:caps/>
          <w:vanish/>
          <w:sz w:val="24"/>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58FAFA1F" w14:textId="77777777" w:rsidR="00EC0141" w:rsidRPr="006D6035" w:rsidRDefault="00EC0141">
      <w:pPr>
        <w:spacing w:line="360" w:lineRule="auto"/>
        <w:jc w:val="both"/>
        <w:rPr>
          <w:rFonts w:ascii="Montserrat" w:hAnsi="Montserrat"/>
          <w:vanish/>
          <w:sz w:val="24"/>
        </w:rPr>
      </w:pPr>
    </w:p>
    <w:p w14:paraId="2F5A6662" w14:textId="77777777" w:rsidR="00EC0141" w:rsidRPr="006D6035" w:rsidRDefault="006D6035">
      <w:pPr>
        <w:spacing w:line="360" w:lineRule="auto"/>
        <w:jc w:val="both"/>
        <w:rPr>
          <w:rFonts w:ascii="Montserrat" w:hAnsi="Montserrat"/>
          <w:vanish/>
          <w:sz w:val="24"/>
        </w:rPr>
      </w:pPr>
      <w:r w:rsidRPr="006D6035">
        <w:rPr>
          <w:rFonts w:ascii="Montserrat" w:hAnsi="Montserrat"/>
          <w:vanish/>
          <w:sz w:val="24"/>
        </w:rPr>
        <w:t xml:space="preserve">.·. </w:t>
      </w:r>
      <w:r w:rsidRPr="006D6035">
        <w:rPr>
          <w:rFonts w:ascii="Montserrat" w:hAnsi="Montserrat"/>
          <w:caps/>
          <w:vanish/>
          <w:sz w:val="24"/>
        </w:rPr>
        <w:t>Fame and infamy</w:t>
      </w:r>
      <w:r w:rsidRPr="006D6035">
        <w:rPr>
          <w:rFonts w:ascii="Montserrat" w:hAnsi="Montserrat"/>
          <w:vanish/>
          <w:sz w:val="24"/>
        </w:rPr>
        <w:tab/>
      </w:r>
    </w:p>
    <w:p w14:paraId="3A167F64"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 xml:space="preserve">As the first public psi, my time was kept too occupied for me to indulge in much self-pity, anyway. </w:t>
      </w:r>
      <w:r w:rsidRPr="006D6035">
        <w:rPr>
          <w:rFonts w:ascii="Montserrat" w:hAnsi="Montserrat"/>
          <w:vanish/>
          <w:sz w:val="24"/>
        </w:rPr>
        <w:t>i</w:t>
      </w:r>
      <w:r w:rsidRPr="006D6035">
        <w:rPr>
          <w:rFonts w:ascii="Montserrat" w:hAnsi="Montserrat"/>
          <w:caps/>
          <w:vanish/>
          <w:sz w:val="24"/>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w:t>
      </w:r>
      <w:r w:rsidRPr="006D6035">
        <w:rPr>
          <w:rFonts w:ascii="Montserrat" w:hAnsi="Montserrat"/>
          <w:caps/>
          <w:vanish/>
          <w:sz w:val="24"/>
        </w:rPr>
        <w:t>nt citizen I had gotten over my loss. In my mind the events of my past were closed. I entered the private sector and assumed that the government had forgotten about me.</w:t>
      </w:r>
    </w:p>
    <w:p w14:paraId="0C21E53D" w14:textId="77777777" w:rsidR="00EC0141" w:rsidRPr="006D6035" w:rsidRDefault="00EC0141">
      <w:pPr>
        <w:spacing w:line="360" w:lineRule="auto"/>
        <w:jc w:val="both"/>
        <w:rPr>
          <w:rFonts w:ascii="Montserrat" w:hAnsi="Montserrat"/>
          <w:caps/>
          <w:vanish/>
          <w:sz w:val="24"/>
        </w:rPr>
      </w:pPr>
    </w:p>
    <w:p w14:paraId="0B641AB2"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 Potential</w:t>
      </w:r>
    </w:p>
    <w:p w14:paraId="1A60E7B9"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6D6035">
        <w:rPr>
          <w:rFonts w:ascii="Montserrat" w:hAnsi="Montserrat"/>
          <w:vanish/>
          <w:sz w:val="24"/>
        </w:rPr>
        <w:t xml:space="preserve"> </w:t>
      </w:r>
    </w:p>
    <w:p w14:paraId="12A65B82" w14:textId="77777777" w:rsidR="00EC0141" w:rsidRPr="006D6035" w:rsidRDefault="00EC0141">
      <w:pPr>
        <w:spacing w:line="360" w:lineRule="auto"/>
        <w:jc w:val="both"/>
        <w:rPr>
          <w:rFonts w:ascii="Montserrat" w:hAnsi="Montserrat"/>
          <w:vanish/>
          <w:sz w:val="24"/>
        </w:rPr>
      </w:pPr>
    </w:p>
    <w:p w14:paraId="13113FA7" w14:textId="77777777" w:rsidR="00EC0141" w:rsidRPr="006D6035" w:rsidRDefault="006D6035">
      <w:pPr>
        <w:spacing w:line="360" w:lineRule="auto"/>
        <w:jc w:val="both"/>
        <w:rPr>
          <w:rFonts w:ascii="Montserrat" w:hAnsi="Montserrat"/>
          <w:vanish/>
          <w:sz w:val="24"/>
        </w:rPr>
      </w:pPr>
      <w:r w:rsidRPr="006D6035">
        <w:rPr>
          <w:rFonts w:ascii="Montserrat" w:hAnsi="Montserrat"/>
          <w:vanish/>
          <w:sz w:val="24"/>
        </w:rPr>
        <w:t xml:space="preserve">.·. </w:t>
      </w:r>
      <w:r w:rsidRPr="006D6035">
        <w:rPr>
          <w:rFonts w:ascii="Montserrat" w:hAnsi="Montserrat"/>
          <w:caps/>
          <w:vanish/>
          <w:sz w:val="24"/>
        </w:rPr>
        <w:t>Isolation</w:t>
      </w:r>
      <w:r w:rsidRPr="006D6035">
        <w:rPr>
          <w:rFonts w:ascii="Montserrat" w:hAnsi="Montserrat"/>
          <w:vanish/>
          <w:sz w:val="24"/>
        </w:rPr>
        <w:t>’</w:t>
      </w:r>
      <w:r w:rsidRPr="006D6035">
        <w:rPr>
          <w:rFonts w:ascii="Montserrat" w:hAnsi="Montserrat"/>
          <w:caps/>
          <w:vanish/>
          <w:sz w:val="24"/>
        </w:rPr>
        <w:t>s end</w:t>
      </w:r>
    </w:p>
    <w:p w14:paraId="17C3B0B4" w14:textId="77777777" w:rsidR="00EC0141" w:rsidRPr="006D6035" w:rsidRDefault="006D6035">
      <w:pPr>
        <w:spacing w:line="360" w:lineRule="auto"/>
        <w:jc w:val="both"/>
        <w:rPr>
          <w:rFonts w:ascii="Montserrat" w:hAnsi="Montserrat"/>
          <w:vanish/>
          <w:sz w:val="24"/>
        </w:rPr>
      </w:pPr>
      <w:r w:rsidRPr="006D6035">
        <w:rPr>
          <w:rFonts w:ascii="Montserrat" w:hAnsi="Montserrat"/>
          <w:caps/>
          <w:vanish/>
          <w:sz w:val="24"/>
        </w:rPr>
        <w:t>I had cut my ties to the project pretty thoroughly when I left. The last thing I would have ever expected was for them to track me down several years later and ask me to come back to the project and rejoin the space program.</w:t>
      </w:r>
      <w:r w:rsidRPr="006D6035">
        <w:rPr>
          <w:rFonts w:ascii="Montserrat" w:hAnsi="Montserrat"/>
          <w:vanish/>
          <w:sz w:val="24"/>
        </w:rPr>
        <w:t xml:space="preserve"> </w:t>
      </w:r>
      <w:r w:rsidRPr="006D6035">
        <w:rPr>
          <w:rFonts w:ascii="Montserrat" w:hAnsi="Montserrat"/>
          <w:caps/>
          <w:vanish/>
          <w:sz w:val="24"/>
        </w:rPr>
        <w:t>Imagine my surprise. I had been out of contact for some time, so he had to track me down at my current</w:t>
      </w:r>
      <w:r w:rsidRPr="006D6035">
        <w:rPr>
          <w:rFonts w:ascii="Montserrat" w:hAnsi="Montserrat"/>
          <w:vanish/>
          <w:sz w:val="24"/>
        </w:rPr>
        <w:t xml:space="preserve"> </w:t>
      </w:r>
      <w:r w:rsidRPr="006D6035">
        <w:rPr>
          <w:rFonts w:ascii="Montserrat" w:hAnsi="Montserrat"/>
          <w:caps/>
          <w:vanish/>
          <w:sz w:val="24"/>
        </w:rPr>
        <w:t>home in Scotland. I was there alone. And now that the past, in the form of one captain O’Neal, had intruded on my isolation, I was forced to realize that I was lonely.</w:t>
      </w:r>
    </w:p>
    <w:p w14:paraId="495EA45C" w14:textId="77777777" w:rsidR="00EC0141" w:rsidRPr="006D6035" w:rsidRDefault="00EC0141">
      <w:pPr>
        <w:spacing w:line="360" w:lineRule="auto"/>
        <w:jc w:val="both"/>
        <w:rPr>
          <w:rFonts w:ascii="Montserrat" w:hAnsi="Montserrat"/>
          <w:vanish/>
          <w:sz w:val="24"/>
        </w:rPr>
      </w:pPr>
    </w:p>
    <w:p w14:paraId="4ED43563" w14:textId="77777777" w:rsidR="00EC0141" w:rsidRPr="006D6035" w:rsidRDefault="006D6035">
      <w:pPr>
        <w:spacing w:line="360" w:lineRule="auto"/>
        <w:jc w:val="both"/>
        <w:rPr>
          <w:rFonts w:ascii="Montserrat" w:hAnsi="Montserrat"/>
          <w:sz w:val="24"/>
        </w:rPr>
      </w:pPr>
      <w:r w:rsidRPr="006D6035">
        <w:rPr>
          <w:rFonts w:ascii="Montserrat" w:hAnsi="Montserrat"/>
          <w:sz w:val="24"/>
        </w:rPr>
        <w:t>.·. Recruitment</w:t>
      </w:r>
    </w:p>
    <w:p w14:paraId="3E10FA3F" w14:textId="77777777" w:rsidR="00EC0141" w:rsidRPr="006D6035" w:rsidRDefault="006D6035">
      <w:pPr>
        <w:spacing w:line="360" w:lineRule="auto"/>
        <w:jc w:val="both"/>
        <w:rPr>
          <w:rFonts w:ascii="Montserrat" w:hAnsi="Montserrat"/>
          <w:sz w:val="24"/>
        </w:rPr>
      </w:pPr>
      <w:r w:rsidRPr="006D6035">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w:t>
      </w:r>
      <w:r w:rsidRPr="006D6035">
        <w:rPr>
          <w:rFonts w:ascii="Montserrat" w:hAnsi="Montserrat"/>
          <w:sz w:val="24"/>
        </w:rPr>
        <w:t>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w:t>
      </w:r>
      <w:r w:rsidRPr="006D6035">
        <w:rPr>
          <w:rFonts w:ascii="Montserrat" w:hAnsi="Montserrat"/>
          <w:sz w:val="24"/>
        </w:rPr>
        <w:t xml:space="preserve"> notes to welcome my unannounced visitor.</w:t>
      </w:r>
    </w:p>
    <w:p w14:paraId="2C5D103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14:paraId="0943D2D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w:t>
      </w:r>
      <w:r w:rsidRPr="006D6035">
        <w:rPr>
          <w:rFonts w:ascii="Montserrat" w:hAnsi="Montserrat"/>
          <w:sz w:val="24"/>
        </w:rPr>
        <w:t xml:space="preserve"> "Please, come in, have a seat. I'm sure you have had a long walk. I have made tea, if you would like."</w:t>
      </w:r>
    </w:p>
    <w:p w14:paraId="09FC592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30F5C95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w:t>
      </w:r>
      <w:r w:rsidRPr="006D6035">
        <w:rPr>
          <w:rFonts w:ascii="Montserrat" w:hAnsi="Montserrat"/>
          <w:sz w:val="24"/>
        </w:rPr>
        <w:t>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w:t>
      </w:r>
      <w:r w:rsidRPr="006D6035">
        <w:rPr>
          <w:rFonts w:ascii="Montserrat" w:hAnsi="Montserrat"/>
          <w:sz w:val="24"/>
        </w:rPr>
        <w:t>hey will be conceived here, but they will not be born until a place has been found and prepared for them." He gazed into the middle distance after that thought and then folded the towel in his lap with a sigh.</w:t>
      </w:r>
    </w:p>
    <w:p w14:paraId="603B19E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w:t>
      </w:r>
      <w:r w:rsidRPr="006D6035">
        <w:rPr>
          <w:rFonts w:ascii="Montserrat" w:hAnsi="Montserrat"/>
          <w:sz w:val="24"/>
        </w:rPr>
        <w:t xml:space="preserve">hough, you have a choice. The project—well, friends on the faculty—sent me tonight to </w:t>
      </w:r>
      <w:r w:rsidRPr="006D6035">
        <w:rPr>
          <w:rFonts w:ascii="Montserrat" w:hAnsi="Montserrat"/>
          <w:i/>
          <w:sz w:val="24"/>
        </w:rPr>
        <w:t>ask</w:t>
      </w:r>
      <w:r w:rsidRPr="006D6035">
        <w:rPr>
          <w:rFonts w:ascii="Montserrat" w:hAnsi="Montserrat"/>
          <w:sz w:val="24"/>
        </w:rPr>
        <w:t xml:space="preserve"> you to come back." He held my eyes with his as he asked, "Will you come back?" He maintained eye contact as he finally took a sip of his tea.</w:t>
      </w:r>
    </w:p>
    <w:p w14:paraId="565E7FD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025A9C9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14:paraId="6937208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6D6035">
        <w:rPr>
          <w:rFonts w:ascii="Montserrat" w:hAnsi="Montserrat"/>
          <w:i/>
          <w:sz w:val="24"/>
        </w:rPr>
        <w:t>me</w:t>
      </w:r>
      <w:r w:rsidRPr="006D6035">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w:t>
      </w:r>
      <w:r w:rsidRPr="006D6035">
        <w:rPr>
          <w:rFonts w:ascii="Montserrat" w:hAnsi="Montserrat"/>
          <w:sz w:val="24"/>
        </w:rPr>
        <w:t>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02E6DD2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w:t>
      </w:r>
      <w:r w:rsidRPr="006D6035">
        <w:rPr>
          <w:rFonts w:ascii="Montserrat" w:hAnsi="Montserrat"/>
          <w:sz w:val="24"/>
        </w:rPr>
        <w:t xml:space="preserve"> dangerous human beings ever born.</w:t>
      </w:r>
    </w:p>
    <w:p w14:paraId="6DBF7F1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14:paraId="667C096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w:t>
      </w:r>
      <w:r w:rsidRPr="006D6035">
        <w:rPr>
          <w:rFonts w:ascii="Montserrat" w:hAnsi="Montserrat"/>
          <w:sz w:val="24"/>
        </w:rPr>
        <w:t xml:space="preserve">evelopment of a point to point translation and interface drive. It was during the final stage of development that I became involved, working on the experimental cores and array elements. The final prototype was installed into the deep space explorer </w:t>
      </w:r>
      <w:r w:rsidRPr="006D6035">
        <w:rPr>
          <w:rFonts w:ascii="Montserrat" w:hAnsi="Montserrat"/>
          <w:i/>
          <w:sz w:val="24"/>
        </w:rPr>
        <w:t>Adventure.</w:t>
      </w:r>
      <w:r w:rsidRPr="006D6035">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14:paraId="3F816FB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6D6035">
        <w:rPr>
          <w:rFonts w:ascii="Montserrat" w:hAnsi="Montserrat"/>
          <w:i/>
          <w:sz w:val="24"/>
        </w:rPr>
        <w:t>why</w:t>
      </w:r>
      <w:r w:rsidRPr="006D6035">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w:t>
      </w:r>
      <w:r w:rsidRPr="006D6035">
        <w:rPr>
          <w:rFonts w:ascii="Montserrat" w:hAnsi="Montserrat"/>
          <w:sz w:val="24"/>
        </w:rPr>
        <w:t xml:space="preserve">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6D6035">
        <w:rPr>
          <w:rFonts w:ascii="Montserrat" w:hAnsi="Montserrat"/>
          <w:i/>
          <w:sz w:val="24"/>
        </w:rPr>
        <w:t>Adventure</w:t>
      </w:r>
      <w:r w:rsidRPr="006D6035">
        <w:rPr>
          <w:rFonts w:ascii="Montserrat" w:hAnsi="Montserrat"/>
          <w:sz w:val="24"/>
        </w:rPr>
        <w:t xml:space="preserve">, quietly dying her mother's death in her memory. </w:t>
      </w:r>
    </w:p>
    <w:p w14:paraId="63A6806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Maybe the wound healed better for being reopened and liberally bled.</w:t>
      </w:r>
    </w:p>
    <w:p w14:paraId="0599354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w:t>
      </w:r>
      <w:r w:rsidRPr="006D6035">
        <w:rPr>
          <w:rFonts w:ascii="Montserrat" w:hAnsi="Montserrat"/>
          <w:sz w:val="24"/>
        </w:rPr>
        <w:t xml:space="preserv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14:paraId="619EC02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w:t>
      </w:r>
      <w:r w:rsidRPr="006D6035">
        <w:rPr>
          <w:rFonts w:ascii="Montserrat" w:hAnsi="Montserrat"/>
          <w:sz w:val="24"/>
        </w:rPr>
        <w:t>o be a carefully crafted lie.</w:t>
      </w:r>
    </w:p>
    <w:p w14:paraId="223EC20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6D6035">
        <w:rPr>
          <w:rFonts w:ascii="Montserrat" w:hAnsi="Montserrat"/>
          <w:i/>
          <w:sz w:val="24"/>
        </w:rPr>
        <w:t xml:space="preserve">I </w:t>
      </w:r>
      <w:r w:rsidRPr="006D6035">
        <w:rPr>
          <w:rFonts w:ascii="Montserrat" w:hAnsi="Montserrat"/>
          <w:sz w:val="24"/>
        </w:rPr>
        <w:t xml:space="preserve">need you," he emphasized. </w:t>
      </w:r>
    </w:p>
    <w:p w14:paraId="5CA67E4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t>
      </w:r>
      <w:r w:rsidRPr="006D6035">
        <w:rPr>
          <w:rFonts w:ascii="Montserrat" w:hAnsi="Montserrat"/>
          <w:i/>
          <w:sz w:val="24"/>
        </w:rPr>
        <w:t xml:space="preserve">You </w:t>
      </w:r>
      <w:r w:rsidRPr="006D6035">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6D6035">
        <w:rPr>
          <w:rFonts w:ascii="Montserrat" w:hAnsi="Montserrat"/>
          <w:i/>
          <w:sz w:val="24"/>
        </w:rPr>
        <w:t xml:space="preserve">was </w:t>
      </w:r>
      <w:r w:rsidRPr="006D6035">
        <w:rPr>
          <w:rFonts w:ascii="Montserrat" w:hAnsi="Montserrat"/>
          <w:sz w:val="24"/>
        </w:rPr>
        <w:t xml:space="preserve">indispensable. That doesn't mean I'm qualified to complete her work for the project," I pointed out. </w:t>
      </w:r>
    </w:p>
    <w:p w14:paraId="7A474DA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w:t>
      </w:r>
      <w:r w:rsidRPr="006D6035">
        <w:rPr>
          <w:rFonts w:ascii="Montserrat" w:hAnsi="Montserrat"/>
          <w:sz w:val="24"/>
        </w:rPr>
        <w:t>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w:t>
      </w:r>
      <w:r w:rsidRPr="006D6035">
        <w:rPr>
          <w:rFonts w:ascii="Montserrat" w:hAnsi="Montserrat"/>
          <w:sz w:val="24"/>
        </w:rPr>
        <w:t>eady been completed and is being developed. In that sense they can get along quite fine without you."</w:t>
      </w:r>
    </w:p>
    <w:p w14:paraId="1C7B9E3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"Curiouser and curiouser," I murmured. I rubbed a thoughtful finger over my lips. "You said </w:t>
      </w:r>
      <w:r w:rsidRPr="006D6035">
        <w:rPr>
          <w:rFonts w:ascii="Montserrat" w:hAnsi="Montserrat"/>
          <w:i/>
          <w:sz w:val="24"/>
        </w:rPr>
        <w:t xml:space="preserve">they </w:t>
      </w:r>
      <w:r w:rsidRPr="006D6035">
        <w:rPr>
          <w:rFonts w:ascii="Montserrat" w:hAnsi="Montserrat"/>
          <w:sz w:val="24"/>
        </w:rPr>
        <w:t xml:space="preserve">want me back; </w:t>
      </w:r>
      <w:r w:rsidRPr="006D6035">
        <w:rPr>
          <w:rFonts w:ascii="Montserrat" w:hAnsi="Montserrat"/>
          <w:i/>
          <w:sz w:val="24"/>
        </w:rPr>
        <w:t>you</w:t>
      </w:r>
      <w:r w:rsidRPr="006D6035">
        <w:rPr>
          <w:rFonts w:ascii="Montserrat" w:hAnsi="Montserrat"/>
          <w:sz w:val="24"/>
        </w:rPr>
        <w:t xml:space="preserve"> need me. Why?" I prompted. "Give me an answer that makes sense."</w:t>
      </w:r>
    </w:p>
    <w:p w14:paraId="4D70AE6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w:t>
      </w:r>
      <w:r w:rsidRPr="006D6035">
        <w:rPr>
          <w:rFonts w:ascii="Montserrat" w:hAnsi="Montserrat"/>
          <w:sz w:val="24"/>
        </w:rPr>
        <w:t>t was possible, they would all be registered as class three actives," he explained. He turned to make eye contact. "Your name is on that list."</w:t>
      </w:r>
    </w:p>
    <w:p w14:paraId="76E018E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w:t>
      </w:r>
      <w:r w:rsidRPr="006D6035">
        <w:rPr>
          <w:rFonts w:ascii="Montserrat" w:hAnsi="Montserrat"/>
          <w:sz w:val="24"/>
        </w:rPr>
        <w:t xml:space="preserve">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w:t>
      </w:r>
      <w:r w:rsidRPr="006D6035">
        <w:rPr>
          <w:rFonts w:ascii="Montserrat" w:hAnsi="Montserrat"/>
          <w:sz w:val="24"/>
        </w:rPr>
        <w:t>of those ships against your will," he suggested.</w:t>
      </w:r>
    </w:p>
    <w:p w14:paraId="0E296F6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"They would never get me on one of those ships if I didn't want to be there," I growled.</w:t>
      </w:r>
    </w:p>
    <w:p w14:paraId="66A38F8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turned a flat look in my direction and said, "If it came to that I wish it were true."</w:t>
      </w:r>
    </w:p>
    <w:p w14:paraId="2BC5B7A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w:t>
      </w:r>
      <w:r w:rsidRPr="006D6035">
        <w:rPr>
          <w:rFonts w:ascii="Montserrat" w:hAnsi="Montserrat"/>
          <w:sz w:val="24"/>
        </w:rPr>
        <w:t>away in time. My God, you're actually giving me a choice!" I laughed, feeling slightly numb. "You are aren't you?"</w:t>
      </w:r>
    </w:p>
    <w:p w14:paraId="5B22A54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returned the slightest of nods.</w:t>
      </w:r>
    </w:p>
    <w:p w14:paraId="5B2B966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323669D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t>
      </w:r>
      <w:r w:rsidRPr="006D6035">
        <w:rPr>
          <w:rFonts w:ascii="Montserrat" w:hAnsi="Montserrat"/>
          <w:sz w:val="24"/>
        </w:rPr>
        <w:tab/>
      </w:r>
    </w:p>
    <w:p w14:paraId="6C87A802" w14:textId="77777777" w:rsidR="00EC0141" w:rsidRPr="006D6035" w:rsidRDefault="006D6035">
      <w:pPr>
        <w:spacing w:line="360" w:lineRule="auto"/>
        <w:jc w:val="both"/>
        <w:rPr>
          <w:rFonts w:ascii="Montserrat" w:hAnsi="Montserrat"/>
          <w:sz w:val="24"/>
        </w:rPr>
      </w:pPr>
      <w:r w:rsidRPr="006D6035">
        <w:rPr>
          <w:rFonts w:ascii="Montserrat" w:hAnsi="Montserrat"/>
          <w:sz w:val="24"/>
        </w:rPr>
        <w:t>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w:t>
      </w:r>
      <w:r w:rsidRPr="006D6035">
        <w:rPr>
          <w:rFonts w:ascii="Montserrat" w:hAnsi="Montserrat"/>
          <w:sz w:val="24"/>
        </w:rPr>
        <w:t xml:space="preserve">ff. I didn't have to pry to know that he understood that feeling. We shared the thought. O'Neal did not know how to express it, so he sipped his tea and nursed his smoke for a few minutes, and stared past me, into the rain stirred garden. </w:t>
      </w:r>
    </w:p>
    <w:p w14:paraId="2B45506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w:t>
      </w:r>
      <w:r w:rsidRPr="006D6035">
        <w:rPr>
          <w:rFonts w:ascii="Montserrat" w:hAnsi="Montserrat"/>
          <w:sz w:val="24"/>
        </w:rPr>
        <w:t>I caught up with him soon enough, and eventually we found an afternoon to talk again. Having shared a point of view, I supposed I thought that entitled me to eaves drop a bit. Of course that implies that I gave the matter anything resembling thought.</w:t>
      </w:r>
    </w:p>
    <w:p w14:paraId="1D2B87F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w:t>
      </w:r>
      <w:r w:rsidRPr="006D6035">
        <w:rPr>
          <w:rFonts w:ascii="Montserrat" w:hAnsi="Montserrat"/>
          <w:sz w:val="24"/>
        </w:rPr>
        <w:t xml:space="preserve">g them gave me the cold shakes. </w:t>
      </w:r>
    </w:p>
    <w:p w14:paraId="2A0C002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6D6035">
        <w:rPr>
          <w:rFonts w:ascii="Montserrat" w:hAnsi="Montserrat"/>
          <w:i/>
          <w:sz w:val="24"/>
        </w:rPr>
        <w:t xml:space="preserve">faux pas. </w:t>
      </w:r>
      <w:r w:rsidRPr="006D6035">
        <w:rPr>
          <w:rFonts w:ascii="Montserrat" w:hAnsi="Montserrat"/>
          <w:sz w:val="24"/>
        </w:rPr>
        <w:t>At first I just looked and studied what could be seen from my perspective.</w:t>
      </w:r>
    </w:p>
    <w:p w14:paraId="296F71F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6D6035">
        <w:rPr>
          <w:rFonts w:ascii="Montserrat" w:hAnsi="Montserrat"/>
          <w:i/>
          <w:sz w:val="24"/>
        </w:rPr>
        <w:t>Actually, psi potential often continues growing even in latents like myself. The problem is that integrating that potential with my adult mind would unhinge or shatter my perception of reality.</w:t>
      </w:r>
      <w:r w:rsidRPr="006D6035">
        <w:rPr>
          <w:rFonts w:ascii="Montserrat" w:hAnsi="Montserrat"/>
          <w:sz w:val="24"/>
        </w:rPr>
        <w:t xml:space="preserve"> </w:t>
      </w:r>
    </w:p>
    <w:p w14:paraId="33743D1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w:t>
      </w:r>
      <w:r w:rsidRPr="006D6035">
        <w:rPr>
          <w:rFonts w:ascii="Montserrat" w:hAnsi="Montserrat"/>
          <w:sz w:val="24"/>
        </w:rPr>
        <w:t xml:space="preserve"> "Did it ever scare you? Did you have to adjust to it or were you always this calm about it?" I suddenly had to ask. I had no way to understand his position.</w:t>
      </w:r>
    </w:p>
    <w:p w14:paraId="0D57865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71C8ED2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understood that he was afraid. I did not understand his fear. "How do you deal with it?" I asked in a subdued tone. </w:t>
      </w:r>
    </w:p>
    <w:p w14:paraId="443DCFB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"That is simple," he said, "I </w:t>
      </w:r>
      <w:r w:rsidRPr="006D6035">
        <w:rPr>
          <w:rFonts w:ascii="Montserrat" w:hAnsi="Montserrat"/>
          <w:i/>
          <w:sz w:val="24"/>
        </w:rPr>
        <w:t>deal</w:t>
      </w:r>
      <w:r w:rsidRPr="006D6035">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w:t>
      </w:r>
      <w:r w:rsidRPr="006D6035">
        <w:rPr>
          <w:rFonts w:ascii="Montserrat" w:hAnsi="Montserrat"/>
          <w:sz w:val="24"/>
        </w:rPr>
        <w:t>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w:t>
      </w:r>
      <w:r w:rsidRPr="006D6035">
        <w:rPr>
          <w:rFonts w:ascii="Montserrat" w:hAnsi="Montserrat"/>
          <w:sz w:val="24"/>
        </w:rPr>
        <w:t>cy; it enables two individuals to communicate at a perfect level of understanding, God willing that they both possess compatible views of reality. Hence it implies that a man is not unique.</w:t>
      </w:r>
    </w:p>
    <w:p w14:paraId="1255CF3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6D6035">
        <w:rPr>
          <w:rFonts w:ascii="Montserrat" w:hAnsi="Montserrat"/>
          <w:i/>
          <w:sz w:val="24"/>
        </w:rPr>
        <w:t xml:space="preserve">had </w:t>
      </w:r>
      <w:r w:rsidRPr="006D6035">
        <w:rPr>
          <w:rFonts w:ascii="Montserrat" w:hAnsi="Montserrat"/>
          <w:sz w:val="24"/>
        </w:rPr>
        <w:t xml:space="preserve">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w:t>
      </w:r>
      <w:r w:rsidRPr="006D6035">
        <w:rPr>
          <w:rFonts w:ascii="Montserrat" w:hAnsi="Montserrat"/>
          <w:sz w:val="24"/>
        </w:rPr>
        <w:t>had not decided to go along with this operation?"</w:t>
      </w:r>
    </w:p>
    <w:p w14:paraId="00FBF60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5D1A647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w:t>
      </w:r>
      <w:r w:rsidRPr="006D6035">
        <w:rPr>
          <w:rFonts w:ascii="Montserrat" w:hAnsi="Montserrat"/>
          <w:sz w:val="24"/>
        </w:rPr>
        <w:t xml:space="preserve">eakest of actives—active class one and the lower end of active class two ratings—from unimpaired access to the surface of inhabited worlds. </w:t>
      </w:r>
    </w:p>
    <w:p w14:paraId="588C7DE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w:t>
      </w:r>
      <w:r w:rsidRPr="006D6035">
        <w:rPr>
          <w:rFonts w:ascii="Montserrat" w:hAnsi="Montserrat"/>
          <w:sz w:val="24"/>
        </w:rPr>
        <w:t>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20C7AC7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w:t>
      </w:r>
      <w:r w:rsidRPr="006D6035">
        <w:rPr>
          <w:rFonts w:ascii="Montserrat" w:hAnsi="Montserrat"/>
          <w:sz w:val="24"/>
        </w:rPr>
        <w:t xml:space="preserve">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been recalled was deeply involved in developing these toys. Which had a lot to do with </w:t>
      </w:r>
      <w:r w:rsidRPr="006D6035">
        <w:rPr>
          <w:rFonts w:ascii="Montserrat" w:hAnsi="Montserrat"/>
          <w:i/>
          <w:sz w:val="24"/>
        </w:rPr>
        <w:t>why</w:t>
      </w:r>
      <w:r w:rsidRPr="006D6035">
        <w:rPr>
          <w:rFonts w:ascii="Montserrat" w:hAnsi="Montserrat"/>
          <w:sz w:val="24"/>
        </w:rPr>
        <w:t xml:space="preserve"> I was actually recalled.</w:t>
      </w:r>
    </w:p>
    <w:p w14:paraId="2731048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w:t>
      </w:r>
      <w:r w:rsidRPr="006D6035">
        <w:rPr>
          <w:rFonts w:ascii="Montserrat" w:hAnsi="Montserrat"/>
          <w:sz w:val="24"/>
        </w:rPr>
        <w:t>guns—justified by your classified rating—and truss you up tight." He glowered, "it's a self fulfilling prophesy. They are going to create the threat they fear by trying to destroy it where it doesn't even exist."</w:t>
      </w:r>
    </w:p>
    <w:p w14:paraId="1E86EBE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14:paraId="391506B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r w:rsidRPr="006D6035">
        <w:rPr>
          <w:rFonts w:ascii="Montserrat" w:hAnsi="Montserrat"/>
          <w:sz w:val="24"/>
        </w:rPr>
        <w:t>.</w:t>
      </w:r>
    </w:p>
    <w:p w14:paraId="76AF4F6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3E851F3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140B7F3D" w14:textId="77777777" w:rsidR="00EC0141" w:rsidRPr="006D6035" w:rsidRDefault="00EC0141">
      <w:pPr>
        <w:spacing w:line="360" w:lineRule="auto"/>
        <w:jc w:val="both"/>
        <w:rPr>
          <w:rFonts w:ascii="Montserrat" w:hAnsi="Montserrat"/>
          <w:sz w:val="24"/>
        </w:rPr>
      </w:pPr>
    </w:p>
    <w:p w14:paraId="181CFD1C"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 Asset training</w:t>
      </w:r>
    </w:p>
    <w:p w14:paraId="2B26EC9F" w14:textId="77777777" w:rsidR="00EC0141" w:rsidRPr="006D6035" w:rsidRDefault="006D6035">
      <w:pPr>
        <w:spacing w:line="360" w:lineRule="auto"/>
        <w:jc w:val="both"/>
        <w:rPr>
          <w:rFonts w:ascii="Montserrat" w:hAnsi="Montserrat"/>
          <w:sz w:val="24"/>
        </w:rPr>
      </w:pPr>
      <w:r w:rsidRPr="006D6035">
        <w:rPr>
          <w:rFonts w:ascii="Montserrat" w:hAnsi="Montserrat"/>
          <w:sz w:val="24"/>
        </w:rPr>
        <w:t>On the problems related to getting me united with my assigned group</w:t>
      </w:r>
    </w:p>
    <w:p w14:paraId="0F50544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w:t>
      </w:r>
      <w:r w:rsidRPr="006D6035">
        <w:rPr>
          <w:rFonts w:ascii="Montserrat" w:hAnsi="Montserrat"/>
          <w:sz w:val="24"/>
        </w:rPr>
        <w:t>legates called for the board to dismiss your selection for the mission. Naturally," he related, "the board admitted that it was very concerned with the problem, and thanked the delegates for pointing out their oversight..."</w:t>
      </w:r>
    </w:p>
    <w:p w14:paraId="17BCCF7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 I interrupted in disbelief.</w:t>
      </w:r>
    </w:p>
    <w:p w14:paraId="417045F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14:paraId="0B3851D3" w14:textId="77777777" w:rsidR="00EC0141" w:rsidRPr="006D6035" w:rsidRDefault="00EC0141">
      <w:pPr>
        <w:spacing w:line="360" w:lineRule="auto"/>
        <w:jc w:val="both"/>
        <w:rPr>
          <w:rFonts w:ascii="Montserrat" w:hAnsi="Montserrat"/>
          <w:sz w:val="24"/>
        </w:rPr>
      </w:pPr>
    </w:p>
    <w:p w14:paraId="0AA7B744"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14:paraId="5F2E543D" w14:textId="77777777" w:rsidR="00EC0141" w:rsidRPr="006D6035" w:rsidRDefault="00EC0141">
      <w:pPr>
        <w:spacing w:line="360" w:lineRule="auto"/>
        <w:jc w:val="both"/>
        <w:rPr>
          <w:rFonts w:ascii="Montserrat" w:hAnsi="Montserrat"/>
          <w:sz w:val="24"/>
        </w:rPr>
      </w:pPr>
    </w:p>
    <w:p w14:paraId="0F628C45" w14:textId="77777777" w:rsidR="00EC0141" w:rsidRPr="006D6035" w:rsidRDefault="006D6035">
      <w:pPr>
        <w:spacing w:line="360" w:lineRule="auto"/>
        <w:jc w:val="both"/>
        <w:rPr>
          <w:rFonts w:ascii="Montserrat" w:hAnsi="Montserrat"/>
          <w:sz w:val="24"/>
        </w:rPr>
      </w:pPr>
      <w:r w:rsidRPr="006D6035">
        <w:rPr>
          <w:rFonts w:ascii="Montserrat" w:hAnsi="Montserrat"/>
          <w:sz w:val="24"/>
        </w:rPr>
        <w:t>.·. Beauty</w:t>
      </w:r>
    </w:p>
    <w:p w14:paraId="52ABD9F4" w14:textId="77777777" w:rsidR="00EC0141" w:rsidRPr="006D6035" w:rsidRDefault="006D6035">
      <w:pPr>
        <w:spacing w:line="360" w:lineRule="auto"/>
        <w:jc w:val="both"/>
        <w:rPr>
          <w:rFonts w:ascii="Montserrat" w:hAnsi="Montserrat"/>
          <w:sz w:val="24"/>
        </w:rPr>
      </w:pPr>
      <w:r w:rsidRPr="006D6035">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14:paraId="25D549E6" w14:textId="77777777" w:rsidR="00EC0141" w:rsidRPr="006D6035" w:rsidRDefault="00EC0141">
      <w:pPr>
        <w:spacing w:line="360" w:lineRule="auto"/>
        <w:jc w:val="both"/>
        <w:rPr>
          <w:rFonts w:ascii="Montserrat" w:hAnsi="Montserrat"/>
          <w:sz w:val="24"/>
        </w:rPr>
      </w:pPr>
    </w:p>
    <w:p w14:paraId="0280B162"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6D6035">
        <w:rPr>
          <w:rFonts w:ascii="Montserrat" w:hAnsi="Montserrat"/>
          <w:i/>
          <w:sz w:val="24"/>
        </w:rPr>
        <w:t>all</w:t>
      </w:r>
      <w:r w:rsidRPr="006D6035">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w:t>
      </w:r>
      <w:r w:rsidRPr="006D6035">
        <w:rPr>
          <w:rFonts w:ascii="Montserrat" w:hAnsi="Montserrat"/>
          <w:sz w:val="24"/>
        </w:rPr>
        <w:t xml:space="preserve">out it and inevitably destroys herself because no matter how much she wants to believe it, deep down at heart she cannot. </w:t>
      </w:r>
    </w:p>
    <w:p w14:paraId="1E21B24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0DC01D31" w14:textId="77777777" w:rsidR="00EC0141" w:rsidRPr="006D6035" w:rsidRDefault="006D6035">
      <w:pPr>
        <w:spacing w:line="360" w:lineRule="auto"/>
        <w:jc w:val="both"/>
        <w:rPr>
          <w:rFonts w:ascii="Montserrat" w:hAnsi="Montserrat"/>
          <w:sz w:val="24"/>
        </w:rPr>
      </w:pPr>
      <w:r w:rsidRPr="006D6035">
        <w:rPr>
          <w:rFonts w:ascii="Montserrat" w:hAnsi="Montserrat"/>
          <w:sz w:val="24"/>
        </w:rPr>
        <w:t>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w:t>
      </w:r>
      <w:r w:rsidRPr="006D6035">
        <w:rPr>
          <w:rFonts w:ascii="Montserrat" w:hAnsi="Montserrat"/>
          <w:sz w:val="24"/>
        </w:rPr>
        <w:t xml:space="preserve">lity that exists in people and which is aroused by the deep penetration of one's soul. Like all divine qualities, beauty is awesome—wonderful and terrifying—which is why beauty is not in and of itself good or evil. </w:t>
      </w:r>
    </w:p>
    <w:p w14:paraId="1E2CA66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31F8DA2B" w14:textId="77777777" w:rsidR="00EC0141" w:rsidRPr="006D6035" w:rsidRDefault="006D6035">
      <w:pPr>
        <w:spacing w:line="360" w:lineRule="auto"/>
        <w:jc w:val="both"/>
        <w:rPr>
          <w:rFonts w:ascii="Montserrat" w:hAnsi="Montserrat"/>
          <w:sz w:val="24"/>
        </w:rPr>
      </w:pPr>
      <w:r w:rsidRPr="006D6035">
        <w:rPr>
          <w:rFonts w:ascii="Montserrat" w:hAnsi="Montserrat"/>
          <w:sz w:val="24"/>
        </w:rPr>
        <w:t>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w:t>
      </w:r>
      <w:r w:rsidRPr="006D6035">
        <w:rPr>
          <w:rFonts w:ascii="Montserrat" w:hAnsi="Montserrat"/>
          <w:sz w:val="24"/>
        </w:rPr>
        <w:t xml:space="preserve">s of naked awareness are devastating and uplifting. </w:t>
      </w:r>
    </w:p>
    <w:p w14:paraId="32D67D29" w14:textId="77777777" w:rsidR="00EC0141" w:rsidRPr="006D6035" w:rsidRDefault="00EC0141">
      <w:pPr>
        <w:spacing w:line="360" w:lineRule="auto"/>
        <w:jc w:val="both"/>
        <w:rPr>
          <w:rFonts w:ascii="Montserrat" w:hAnsi="Montserrat"/>
          <w:sz w:val="24"/>
        </w:rPr>
      </w:pPr>
    </w:p>
    <w:p w14:paraId="698C6A0E"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4ACD84F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49729E18"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4D27D88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0CABB7A0" w14:textId="77777777" w:rsidR="00EC0141" w:rsidRPr="006D6035" w:rsidRDefault="006D6035">
      <w:pPr>
        <w:spacing w:line="360" w:lineRule="auto"/>
        <w:jc w:val="both"/>
        <w:rPr>
          <w:rFonts w:ascii="Montserrat" w:hAnsi="Montserrat"/>
          <w:sz w:val="24"/>
        </w:rPr>
      </w:pPr>
      <w:r w:rsidRPr="006D6035">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w:t>
      </w:r>
      <w:r w:rsidRPr="006D6035">
        <w:rPr>
          <w:rFonts w:ascii="Montserrat" w:hAnsi="Montserrat"/>
          <w:sz w:val="24"/>
        </w:rPr>
        <w:t>imb. Maybe that is why most people never find the beauty in themselves; a willful ignorance of what they stand to lose. Or what they have to live for.</w:t>
      </w:r>
    </w:p>
    <w:p w14:paraId="32B0282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2B012E65" w14:textId="77777777" w:rsidR="00EC0141" w:rsidRPr="006D6035" w:rsidRDefault="006D6035">
      <w:pPr>
        <w:spacing w:line="360" w:lineRule="auto"/>
        <w:jc w:val="both"/>
        <w:rPr>
          <w:rFonts w:ascii="Montserrat" w:hAnsi="Montserrat"/>
          <w:sz w:val="24"/>
        </w:rPr>
      </w:pPr>
      <w:r w:rsidRPr="006D6035">
        <w:rPr>
          <w:rFonts w:ascii="Montserrat" w:hAnsi="Montserrat"/>
          <w:sz w:val="24"/>
        </w:rPr>
        <w:t>.·. Telepathy</w:t>
      </w:r>
    </w:p>
    <w:p w14:paraId="675DA471" w14:textId="77777777" w:rsidR="00EC0141" w:rsidRPr="006D6035" w:rsidRDefault="006D6035">
      <w:pPr>
        <w:spacing w:line="360" w:lineRule="auto"/>
        <w:jc w:val="both"/>
        <w:rPr>
          <w:rFonts w:ascii="Montserrat" w:hAnsi="Montserrat"/>
          <w:sz w:val="24"/>
        </w:rPr>
      </w:pPr>
      <w:r w:rsidRPr="006D6035">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w:t>
      </w:r>
      <w:r w:rsidRPr="006D6035">
        <w:rPr>
          <w:rFonts w:ascii="Montserrat" w:hAnsi="Montserrat"/>
          <w:sz w:val="24"/>
        </w:rPr>
        <w:t>nderstood and responded to.</w:t>
      </w:r>
    </w:p>
    <w:p w14:paraId="0E7A756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14:paraId="0AF65E37" w14:textId="77777777" w:rsidR="00EC0141" w:rsidRPr="006D6035" w:rsidRDefault="00EC0141">
      <w:pPr>
        <w:spacing w:line="360" w:lineRule="auto"/>
        <w:jc w:val="both"/>
        <w:rPr>
          <w:rFonts w:ascii="Montserrat" w:hAnsi="Montserrat"/>
          <w:sz w:val="24"/>
        </w:rPr>
      </w:pPr>
    </w:p>
    <w:p w14:paraId="28891223" w14:textId="77777777" w:rsidR="00EC0141" w:rsidRPr="006D6035" w:rsidRDefault="006D6035">
      <w:pPr>
        <w:spacing w:line="360" w:lineRule="auto"/>
        <w:jc w:val="both"/>
        <w:rPr>
          <w:rFonts w:ascii="Montserrat" w:hAnsi="Montserrat"/>
          <w:sz w:val="24"/>
        </w:rPr>
      </w:pPr>
      <w:r w:rsidRPr="006D6035">
        <w:rPr>
          <w:rFonts w:ascii="Montserrat" w:hAnsi="Montserrat"/>
          <w:sz w:val="24"/>
        </w:rPr>
        <w:t>.·. Trials</w:t>
      </w:r>
    </w:p>
    <w:p w14:paraId="2D899E5C" w14:textId="77777777" w:rsidR="00EC0141" w:rsidRPr="006D6035" w:rsidRDefault="006D6035">
      <w:pPr>
        <w:spacing w:line="360" w:lineRule="auto"/>
        <w:jc w:val="both"/>
        <w:rPr>
          <w:rFonts w:ascii="Montserrat" w:hAnsi="Montserrat"/>
          <w:sz w:val="24"/>
        </w:rPr>
      </w:pPr>
      <w:r w:rsidRPr="006D6035">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w:t>
      </w:r>
      <w:r w:rsidRPr="006D6035">
        <w:rPr>
          <w:rFonts w:ascii="Montserrat" w:hAnsi="Montserrat"/>
          <w:sz w:val="24"/>
        </w:rPr>
        <w:t xml:space="preserv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138CFA8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"did I call at a bad time?" He asked. </w:t>
      </w:r>
    </w:p>
    <w:p w14:paraId="2272DA7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6D6035">
        <w:rPr>
          <w:rFonts w:ascii="Montserrat" w:hAnsi="Montserrat"/>
          <w:caps/>
          <w:sz w:val="24"/>
        </w:rPr>
        <w:t>."</w:t>
      </w:r>
    </w:p>
    <w:p w14:paraId="2B34CD0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 chuckled; he was no doubt familiar with the joys of having "all the comforts of home" stuffed into a measly two cubic meters. </w:t>
      </w:r>
    </w:p>
    <w:p w14:paraId="23AA09F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14:paraId="4D4D17B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it had been a gamble, but it had paid off. </w:t>
      </w:r>
    </w:p>
    <w:p w14:paraId="21933F7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w:t>
      </w:r>
      <w:r w:rsidRPr="006D6035">
        <w:rPr>
          <w:rFonts w:ascii="Montserrat" w:hAnsi="Montserrat"/>
          <w:sz w:val="24"/>
        </w:rPr>
        <w:t xml:space="preserve">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w:t>
      </w:r>
      <w:r w:rsidRPr="006D6035">
        <w:rPr>
          <w:rFonts w:ascii="Montserrat" w:hAnsi="Montserrat"/>
          <w:sz w:val="24"/>
        </w:rPr>
        <w:t>the grounds of past trauma was the final straw.</w:t>
      </w:r>
    </w:p>
    <w:p w14:paraId="28F6815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6D6035">
        <w:rPr>
          <w:rFonts w:ascii="Montserrat" w:hAnsi="Montserrat"/>
          <w:i/>
          <w:sz w:val="24"/>
        </w:rPr>
        <w:t xml:space="preserve">Just show up. It would be better arguing with them after the fact, </w:t>
      </w:r>
      <w:r w:rsidRPr="006D6035">
        <w:rPr>
          <w:rFonts w:ascii="Montserrat" w:hAnsi="Montserrat"/>
          <w:sz w:val="24"/>
        </w:rPr>
        <w:t xml:space="preserve">he had said. Just show up. Break out of the reservation, book interplanetary passage to a corporate-military belt station and </w:t>
      </w:r>
      <w:r w:rsidRPr="006D6035">
        <w:rPr>
          <w:rFonts w:ascii="Montserrat" w:hAnsi="Montserrat"/>
          <w:i/>
          <w:sz w:val="24"/>
        </w:rPr>
        <w:t>pray</w:t>
      </w:r>
      <w:r w:rsidRPr="006D6035">
        <w:rPr>
          <w:rFonts w:ascii="Montserrat" w:hAnsi="Montserrat"/>
          <w:sz w:val="24"/>
        </w:rPr>
        <w:t xml:space="preserve"> I don't get arrested—that's what he was really saying. Still, I had made it this far. It was up to him to clean up the mess when it was over.</w:t>
      </w:r>
    </w:p>
    <w:p w14:paraId="13CD8B0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w:t>
      </w:r>
      <w:r w:rsidRPr="006D6035">
        <w:rPr>
          <w:rFonts w:ascii="Montserrat" w:hAnsi="Montserrat"/>
          <w:sz w:val="24"/>
        </w:rPr>
        <w:t>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w:t>
      </w:r>
      <w:r w:rsidRPr="006D6035">
        <w:rPr>
          <w:rFonts w:ascii="Montserrat" w:hAnsi="Montserrat"/>
          <w:sz w:val="24"/>
        </w:rPr>
        <w:t>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4F5C496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w:t>
      </w:r>
      <w:r w:rsidRPr="006D6035">
        <w:rPr>
          <w:rFonts w:ascii="Montserrat" w:hAnsi="Montserrat"/>
          <w:sz w:val="24"/>
        </w:rPr>
        <w:t>ied to think up a way to get me on that ship. Fortunately, the transient accommodations included a meal once a day, otherwise I would have starved by now.</w:t>
      </w:r>
    </w:p>
    <w:p w14:paraId="227848B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w:t>
      </w:r>
      <w:r w:rsidRPr="006D6035">
        <w:rPr>
          <w:rFonts w:ascii="Montserrat" w:hAnsi="Montserrat"/>
          <w:sz w:val="24"/>
        </w:rPr>
        <w:t>o figure things out for a few weeks." His expression became mock serious as he added, "I promise you, that won't be fun.</w:t>
      </w:r>
      <w:r w:rsidRPr="006D6035">
        <w:rPr>
          <w:rFonts w:ascii="Montserrat" w:hAnsi="Montserrat"/>
          <w:caps/>
          <w:sz w:val="24"/>
        </w:rPr>
        <w:t>"</w:t>
      </w:r>
    </w:p>
    <w:p w14:paraId="7B8B321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raised an eyebrow. I didn't have to read him mind to know that he was hoping for a reward for his special efforts on my behalf. But how should I read the subtext? </w:t>
      </w:r>
      <w:r w:rsidRPr="006D6035">
        <w:rPr>
          <w:rFonts w:ascii="Montserrat" w:hAnsi="Montserrat"/>
          <w:i/>
          <w:sz w:val="24"/>
        </w:rPr>
        <w:t xml:space="preserve">Pay soon. I'll arrange cover for our activity. Don't put me off, or squeeze out of it, or i'll make you regret it. I promise you, that won't be fun. </w:t>
      </w:r>
      <w:r w:rsidRPr="006D6035">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14:paraId="260E1F8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subtext: </w:t>
      </w:r>
      <w:r w:rsidRPr="006D6035">
        <w:rPr>
          <w:rFonts w:ascii="Montserrat" w:hAnsi="Montserrat"/>
          <w:i/>
          <w:sz w:val="24"/>
        </w:rPr>
        <w:t xml:space="preserve">don't be pushy. I'll think about it, but I want to meet you in person before I meet you anywhere in private. </w:t>
      </w:r>
      <w:r w:rsidRPr="006D6035">
        <w:rPr>
          <w:rFonts w:ascii="Montserrat" w:hAnsi="Montserrat"/>
          <w:sz w:val="24"/>
        </w:rPr>
        <w:t>He nodded and smiled a half smile, "I understand. I hope to hear from you then."</w:t>
      </w:r>
    </w:p>
    <w:p w14:paraId="06DC89A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5598F4E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w:t>
      </w:r>
      <w:r w:rsidRPr="006D6035">
        <w:rPr>
          <w:rFonts w:ascii="Montserrat" w:hAnsi="Montserrat"/>
          <w:sz w:val="24"/>
        </w:rPr>
        <w:t>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67F80EB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w:t>
      </w:r>
      <w:r w:rsidRPr="006D6035">
        <w:rPr>
          <w:rFonts w:ascii="Montserrat" w:hAnsi="Montserrat"/>
          <w:sz w:val="24"/>
        </w:rPr>
        <w:t>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14:paraId="325989A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w:t>
      </w:r>
      <w:r w:rsidRPr="006D6035">
        <w:rPr>
          <w:rFonts w:ascii="Montserrat" w:hAnsi="Montserrat"/>
          <w:sz w:val="24"/>
        </w:rPr>
        <w:t>urned my ancestors at the stake. I never let that fact slip my mind, no matter how sane and open minded they seemed.</w:t>
      </w:r>
    </w:p>
    <w:p w14:paraId="3002993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anonymity is the most valuable possession an active psi has.</w:t>
      </w:r>
    </w:p>
    <w:p w14:paraId="6EBCD31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w:t>
      </w:r>
      <w:r w:rsidRPr="006D6035">
        <w:rPr>
          <w:rFonts w:ascii="Montserrat" w:hAnsi="Montserrat"/>
          <w:sz w:val="24"/>
        </w:rPr>
        <w:t xml:space="preserve">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5CFBA3E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w:t>
      </w:r>
      <w:r w:rsidRPr="006D6035">
        <w:rPr>
          <w:rFonts w:ascii="Montserrat" w:hAnsi="Montserrat"/>
          <w:sz w:val="24"/>
        </w:rPr>
        <w:t>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14:paraId="3CCAA5F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w:t>
      </w:r>
      <w:r w:rsidRPr="006D6035">
        <w:rPr>
          <w:rFonts w:ascii="Montserrat" w:hAnsi="Montserrat"/>
          <w:sz w:val="24"/>
        </w:rPr>
        <w:t xml:space="preserve">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454DA33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worst—or perhaps </w:t>
      </w:r>
      <w:r w:rsidRPr="006D6035">
        <w:rPr>
          <w:rFonts w:ascii="Montserrat" w:hAnsi="Montserrat"/>
          <w:i/>
          <w:sz w:val="24"/>
        </w:rPr>
        <w:t>best</w:t>
      </w:r>
      <w:r w:rsidRPr="006D6035">
        <w:rPr>
          <w:rFonts w:ascii="Montserrat" w:hAnsi="Montserrat"/>
          <w:sz w:val="24"/>
        </w:rPr>
        <w:t>—of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w:t>
      </w:r>
      <w:r w:rsidRPr="006D6035">
        <w:rPr>
          <w:rFonts w:ascii="Montserrat" w:hAnsi="Montserrat"/>
          <w:sz w:val="24"/>
        </w:rPr>
        <w:t xml:space="preserve">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4E7A339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w:t>
      </w:r>
      <w:r w:rsidRPr="006D6035">
        <w:rPr>
          <w:rFonts w:ascii="Montserrat" w:hAnsi="Montserrat"/>
          <w:sz w:val="24"/>
        </w:rPr>
        <w:t xml:space="preserve"> accomplish as breathing. These garments, lightweight, elastic, and virtually indestructible, had been constructed on a molecular level, and were in fact extremely sophisticated machines in their own right. </w:t>
      </w:r>
    </w:p>
    <w:p w14:paraId="411A08D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w:t>
      </w:r>
      <w:r w:rsidRPr="006D6035">
        <w:rPr>
          <w:rFonts w:ascii="Montserrat" w:hAnsi="Montserrat"/>
          <w:sz w:val="24"/>
        </w:rPr>
        <w: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w:t>
      </w:r>
      <w:r w:rsidRPr="006D6035">
        <w:rPr>
          <w:rFonts w:ascii="Montserrat" w:hAnsi="Montserrat"/>
          <w:sz w:val="24"/>
        </w:rPr>
        <w:t>ising that it could literally be a second skin, an artificial organ specialized to complement the chemistry of the far more fragile organ within it, accommodating it at a molecular level.</w:t>
      </w:r>
    </w:p>
    <w:p w14:paraId="1ED0EF0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of course while covering everything but the face—from the tips of my fingers and toes, to the top of my throat—when molded to a body's contour it </w:t>
      </w:r>
      <w:r w:rsidRPr="006D6035">
        <w:rPr>
          <w:rFonts w:ascii="Montserrat" w:hAnsi="Montserrat"/>
          <w:i/>
          <w:sz w:val="24"/>
        </w:rPr>
        <w:t>hides</w:t>
      </w:r>
      <w:r w:rsidRPr="006D6035">
        <w:rPr>
          <w:rFonts w:ascii="Montserrat" w:hAnsi="Montserrat"/>
          <w:sz w:val="24"/>
        </w:rPr>
        <w:t xml:space="preserve"> nothing what-so-ever. A fact not designed to comfort self-conscious males </w:t>
      </w:r>
      <w:r w:rsidRPr="006D6035">
        <w:rPr>
          <w:rFonts w:ascii="Montserrat" w:hAnsi="Montserrat"/>
          <w:i/>
          <w:sz w:val="24"/>
        </w:rPr>
        <w:t xml:space="preserve">or </w:t>
      </w:r>
      <w:r w:rsidRPr="006D6035">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w:t>
      </w:r>
      <w:r w:rsidRPr="006D6035">
        <w:rPr>
          <w:rFonts w:ascii="Montserrat" w:hAnsi="Montserrat"/>
          <w:sz w:val="24"/>
        </w:rPr>
        <w:t>raction—and getting out of it again can be athletically challenging. A coif and helmet complete the sealed environment of the suit</w:t>
      </w:r>
      <w:r w:rsidRPr="006D6035">
        <w:rPr>
          <w:rFonts w:ascii="Montserrat" w:hAnsi="Montserrat"/>
          <w:caps/>
          <w:sz w:val="24"/>
        </w:rPr>
        <w:t xml:space="preserve">. </w:t>
      </w:r>
    </w:p>
    <w:p w14:paraId="506F973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14:paraId="640A175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w:t>
      </w:r>
      <w:r w:rsidRPr="006D6035">
        <w:rPr>
          <w:rFonts w:ascii="Montserrat" w:hAnsi="Montserrat"/>
          <w:sz w:val="24"/>
        </w:rPr>
        <w:t>o one would shed a tear for a fool who died for the sake of their hair. Of course, i'm not to proud to have my life saved by a hair cut either, but the way I looked at it, I didn't need scissors to cut it if I had to, so why not keep it until there was no choice?</w:t>
      </w:r>
    </w:p>
    <w:p w14:paraId="722E3B1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w:t>
      </w:r>
      <w:r w:rsidRPr="006D6035">
        <w:rPr>
          <w:rFonts w:ascii="Montserrat" w:hAnsi="Montserrat"/>
          <w:sz w:val="24"/>
        </w:rPr>
        <w:t>rdinate status</w:t>
      </w:r>
      <w:r w:rsidRPr="006D6035">
        <w:rPr>
          <w:rFonts w:ascii="Montserrat" w:hAnsi="Montserrat"/>
          <w:caps/>
          <w:sz w:val="24"/>
        </w:rPr>
        <w:t xml:space="preserve">. </w:t>
      </w:r>
    </w:p>
    <w:p w14:paraId="729D12E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in spite of the urge to burn the papers, I tucked my orders into my pocket.</w:t>
      </w:r>
    </w:p>
    <w:p w14:paraId="0EEB216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seeing the time I had to wait, I made my way up to the observation deck and watched for the arrival of the seed ship prototype, </w:t>
      </w:r>
      <w:r w:rsidRPr="006D6035">
        <w:rPr>
          <w:rFonts w:ascii="Montserrat" w:hAnsi="Montserrat"/>
          <w:i/>
          <w:sz w:val="24"/>
        </w:rPr>
        <w:t>gabriel.</w:t>
      </w:r>
      <w:r w:rsidRPr="006D6035">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w:t>
      </w:r>
      <w:r w:rsidRPr="006D6035">
        <w:rPr>
          <w:rFonts w:ascii="Montserrat" w:hAnsi="Montserrat"/>
          <w:sz w:val="24"/>
        </w:rPr>
        <w:t>t before it could be over. I reflexively tugged on the tapered waist of my duty jacket, hoping my appearance was in order. I stepped over to retrieve my duffel, checked my inside pocket to be sure my orders were still there, and headed down to the boarding gate.</w:t>
      </w:r>
    </w:p>
    <w:p w14:paraId="6D6C4AA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w:t>
      </w:r>
      <w:r w:rsidRPr="006D6035">
        <w:rPr>
          <w:rFonts w:ascii="Montserrat" w:hAnsi="Montserrat"/>
          <w:sz w:val="24"/>
        </w:rPr>
        <w:t xml:space="preserve">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w:t>
      </w:r>
      <w:r w:rsidRPr="006D6035">
        <w:rPr>
          <w:rFonts w:ascii="Montserrat" w:hAnsi="Montserrat"/>
          <w:sz w:val="24"/>
        </w:rPr>
        <w:t>captain, craig had done just about everything in his power to prevent my being here this morning. "ember</w:t>
      </w:r>
      <w:r w:rsidRPr="006D6035">
        <w:rPr>
          <w:rFonts w:ascii="Montserrat" w:hAnsi="Montserrat"/>
          <w:caps/>
          <w:sz w:val="24"/>
        </w:rPr>
        <w:t>,</w:t>
      </w:r>
      <w:r w:rsidRPr="006D6035">
        <w:rPr>
          <w:rFonts w:ascii="Montserrat" w:hAnsi="Montserrat"/>
          <w:sz w:val="24"/>
        </w:rPr>
        <w:t>" he greeted me with a nod, "nice of you to join us." Between us, it was a slap. I turned and stared at him incredulously for a moment before shaking my head and walking away.</w:t>
      </w:r>
    </w:p>
    <w:p w14:paraId="6E7895E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"what?" He called after me.</w:t>
      </w:r>
    </w:p>
    <w:p w14:paraId="231C73D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almost turned back to explain, when my stomach decided to remind me of its existence. </w:t>
      </w:r>
      <w:r w:rsidRPr="006D6035">
        <w:rPr>
          <w:rFonts w:ascii="Montserrat" w:hAnsi="Montserrat"/>
          <w:i/>
          <w:sz w:val="24"/>
        </w:rPr>
        <w:t>Should've taken care of that,</w:t>
      </w:r>
      <w:r w:rsidRPr="006D6035">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w:t>
      </w:r>
      <w:r w:rsidRPr="006D6035">
        <w:rPr>
          <w:rFonts w:ascii="Montserrat" w:hAnsi="Montserrat"/>
          <w:sz w:val="24"/>
        </w:rPr>
        <w:t>in other directions.</w:t>
      </w:r>
    </w:p>
    <w:p w14:paraId="1595221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w:t>
      </w:r>
      <w:r w:rsidRPr="006D6035">
        <w:rPr>
          <w:rFonts w:ascii="Montserrat" w:hAnsi="Montserrat"/>
          <w:sz w:val="24"/>
        </w:rPr>
        <w:t>lly, I didn't choke on the last of my tea while running back to the group</w:t>
      </w:r>
      <w:r w:rsidRPr="006D6035">
        <w:rPr>
          <w:rFonts w:ascii="Montserrat" w:hAnsi="Montserrat"/>
          <w:caps/>
          <w:sz w:val="24"/>
        </w:rPr>
        <w:t>—</w:t>
      </w:r>
      <w:r w:rsidRPr="006D6035">
        <w:rPr>
          <w:rFonts w:ascii="Montserrat" w:hAnsi="Montserrat"/>
          <w:sz w:val="24"/>
        </w:rPr>
        <w:t>which had grown to a full dozen in my absence.</w:t>
      </w:r>
    </w:p>
    <w:p w14:paraId="15490F5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w:t>
      </w:r>
      <w:r w:rsidRPr="006D6035">
        <w:rPr>
          <w:rFonts w:ascii="Montserrat" w:hAnsi="Montserrat"/>
          <w:sz w:val="24"/>
        </w:rPr>
        <w:t>tle doubt who that would have to be. The one who had held a fixed stare on me since I had dashed pell-mell across the dock. She did not say anything, though, just turned and paced down the line behind us.</w:t>
      </w:r>
    </w:p>
    <w:p w14:paraId="2EDF422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w:t>
      </w:r>
      <w:r w:rsidRPr="006D6035">
        <w:rPr>
          <w:rFonts w:ascii="Montserrat" w:hAnsi="Montserrat"/>
          <w:sz w:val="24"/>
        </w:rPr>
        <w:t>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w:t>
      </w:r>
      <w:r w:rsidRPr="006D6035">
        <w:rPr>
          <w:rFonts w:ascii="Montserrat" w:hAnsi="Montserrat"/>
          <w:sz w:val="24"/>
        </w:rPr>
        <w:t>tion."</w:t>
      </w:r>
    </w:p>
    <w:p w14:paraId="45FA4E3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as the group pulled out their orders, thompson smiled wryly and added,</w:t>
      </w:r>
      <w:r w:rsidRPr="006D6035">
        <w:rPr>
          <w:rFonts w:ascii="Montserrat" w:hAnsi="Montserrat"/>
          <w:caps/>
          <w:sz w:val="24"/>
        </w:rPr>
        <w:t xml:space="preserve"> "</w:t>
      </w:r>
      <w:r w:rsidRPr="006D6035">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w:t>
      </w:r>
      <w:r w:rsidRPr="006D6035">
        <w:rPr>
          <w:rFonts w:ascii="Montserrat" w:hAnsi="Montserrat"/>
          <w:sz w:val="24"/>
        </w:rPr>
        <w:t xml:space="preserve"> Some of you should expect to be summoned to the captain's mess this evening at which time you will meet the captain. Carry on.</w:t>
      </w:r>
    </w:p>
    <w:p w14:paraId="2E97E26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"ember</w:t>
      </w:r>
      <w:r w:rsidRPr="006D6035">
        <w:rPr>
          <w:rFonts w:ascii="Montserrat" w:hAnsi="Montserrat"/>
          <w:caps/>
          <w:sz w:val="24"/>
        </w:rPr>
        <w:t>,</w:t>
      </w:r>
      <w:r w:rsidRPr="006D6035">
        <w:rPr>
          <w:rFonts w:ascii="Montserrat" w:hAnsi="Montserrat"/>
          <w:sz w:val="24"/>
        </w:rPr>
        <w:t>"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w:t>
      </w:r>
      <w:r w:rsidRPr="006D6035">
        <w:rPr>
          <w:rFonts w:ascii="Montserrat" w:hAnsi="Montserrat"/>
          <w:sz w:val="24"/>
        </w:rPr>
        <w:t xml:space="preserve"> </w:t>
      </w:r>
    </w:p>
    <w:p w14:paraId="13D599B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was starting to feel like a bone with two dogs. </w:t>
      </w:r>
    </w:p>
    <w:p w14:paraId="04776EA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"thanks," I said wryly, following her up through the ship's access. At the top of the gangway, I turned to the chief petty officer, "active</w:t>
      </w:r>
      <w:r w:rsidRPr="006D6035">
        <w:rPr>
          <w:rFonts w:ascii="Montserrat" w:hAnsi="Montserrat"/>
          <w:caps/>
          <w:sz w:val="24"/>
        </w:rPr>
        <w:t xml:space="preserve"> </w:t>
      </w:r>
      <w:r w:rsidRPr="006D6035">
        <w:rPr>
          <w:rFonts w:ascii="Montserrat" w:hAnsi="Montserrat"/>
          <w:sz w:val="24"/>
        </w:rPr>
        <w:t>ember, Phoenix eve, reporting</w:t>
      </w:r>
      <w:r w:rsidRPr="006D6035">
        <w:rPr>
          <w:rFonts w:ascii="Montserrat" w:hAnsi="Montserrat"/>
          <w:caps/>
          <w:sz w:val="24"/>
        </w:rPr>
        <w:t>. P</w:t>
      </w:r>
      <w:r w:rsidRPr="006D6035">
        <w:rPr>
          <w:rFonts w:ascii="Montserrat" w:hAnsi="Montserrat"/>
          <w:sz w:val="24"/>
        </w:rPr>
        <w:t>ermission to come aboard?"</w:t>
      </w:r>
    </w:p>
    <w:p w14:paraId="74DBEC3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34017F4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w:t>
      </w:r>
      <w:r w:rsidRPr="006D6035">
        <w:rPr>
          <w:rFonts w:ascii="Montserrat" w:hAnsi="Montserrat"/>
          <w:sz w:val="24"/>
        </w:rPr>
        <w:t>f I could get lost. I had memorized the layout of the ship before departing from the project, and the reservation.</w:t>
      </w:r>
    </w:p>
    <w:p w14:paraId="387D82E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14:paraId="421431F6" w14:textId="77777777" w:rsidR="00EC0141" w:rsidRPr="006D6035" w:rsidRDefault="00EC0141">
      <w:pPr>
        <w:spacing w:line="360" w:lineRule="auto"/>
        <w:jc w:val="both"/>
        <w:rPr>
          <w:rFonts w:ascii="Montserrat" w:hAnsi="Montserrat"/>
          <w:sz w:val="24"/>
        </w:rPr>
      </w:pPr>
    </w:p>
    <w:p w14:paraId="1BCD73E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33E3131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br w:type="page"/>
        <w:t>Chapter three</w:t>
      </w:r>
    </w:p>
    <w:p w14:paraId="29614F5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152CEC6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77772A8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31A74C78" w14:textId="77777777" w:rsidR="00EC0141" w:rsidRPr="006D6035" w:rsidRDefault="006D6035">
      <w:pPr>
        <w:spacing w:line="360" w:lineRule="auto"/>
        <w:jc w:val="both"/>
        <w:rPr>
          <w:rFonts w:ascii="Montserrat" w:hAnsi="Montserrat"/>
          <w:sz w:val="24"/>
        </w:rPr>
      </w:pPr>
      <w:r w:rsidRPr="006D6035">
        <w:rPr>
          <w:rFonts w:ascii="Montserrat" w:hAnsi="Montserrat"/>
          <w:sz w:val="24"/>
        </w:rPr>
        <w:t>Exodus</w:t>
      </w:r>
      <w:r w:rsidRPr="006D6035">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w:t>
      </w:r>
      <w:r w:rsidRPr="006D6035">
        <w:rPr>
          <w:rFonts w:ascii="Montserrat" w:hAnsi="Montserrat"/>
          <w:sz w:val="24"/>
        </w:rPr>
        <w:t>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7A2D5FB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w:t>
      </w:r>
      <w:r w:rsidRPr="006D6035">
        <w:rPr>
          <w:rFonts w:ascii="Montserrat" w:hAnsi="Montserrat"/>
          <w:sz w:val="24"/>
        </w:rPr>
        <w:t xml:space="preserv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w:t>
      </w:r>
      <w:r w:rsidRPr="006D6035">
        <w:rPr>
          <w:rFonts w:ascii="Montserrat" w:hAnsi="Montserrat"/>
          <w:sz w:val="24"/>
        </w:rPr>
        <w:t xml:space="preserve">bits—as embryos in cryogenic suspension, several million tones of catalogued seed stock, in addition to various stores and sundry needs pertaining to the needs of a crew of about five hundred mixed civilian and military volunteers per ship. </w:t>
      </w:r>
    </w:p>
    <w:p w14:paraId="39BF1F8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6D6035">
        <w:rPr>
          <w:rFonts w:ascii="Montserrat" w:hAnsi="Montserrat"/>
          <w:i/>
          <w:sz w:val="24"/>
        </w:rPr>
        <w:t>gabriel,</w:t>
      </w:r>
      <w:r w:rsidRPr="006D6035">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w:t>
      </w:r>
      <w:r w:rsidRPr="006D6035">
        <w:rPr>
          <w:rFonts w:ascii="Montserrat" w:hAnsi="Montserrat"/>
          <w:sz w:val="24"/>
        </w:rPr>
        <w:t xml:space="preserve"> not come out high on that list.</w:t>
      </w:r>
    </w:p>
    <w:p w14:paraId="7428F1F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t>
      </w:r>
      <w:r w:rsidRPr="006D6035">
        <w:rPr>
          <w:rFonts w:ascii="Montserrat" w:hAnsi="Montserrat"/>
          <w:sz w:val="24"/>
        </w:rPr>
        <w:t>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w:t>
      </w:r>
      <w:r w:rsidRPr="006D6035">
        <w:rPr>
          <w:rFonts w:ascii="Montserrat" w:hAnsi="Montserrat"/>
          <w:sz w:val="24"/>
        </w:rPr>
        <w:t>tual attraction, but we both had highland tempers. Six years—more or less—passed quickly and suddenly we found ourselves caught up in the rush of mission prep.</w:t>
      </w:r>
    </w:p>
    <w:p w14:paraId="61D7FAA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t>
      </w:r>
      <w:r w:rsidRPr="006D6035">
        <w:rPr>
          <w:rFonts w:ascii="Montserrat" w:hAnsi="Montserrat"/>
          <w:sz w:val="24"/>
        </w:rPr>
        <w:tab/>
      </w:r>
    </w:p>
    <w:p w14:paraId="35B7DC2B" w14:textId="77777777" w:rsidR="00EC0141" w:rsidRPr="006D6035" w:rsidRDefault="006D6035">
      <w:pPr>
        <w:spacing w:line="360" w:lineRule="auto"/>
        <w:jc w:val="both"/>
        <w:rPr>
          <w:rFonts w:ascii="Montserrat" w:hAnsi="Montserrat"/>
          <w:sz w:val="24"/>
        </w:rPr>
      </w:pPr>
      <w:r w:rsidRPr="006D6035">
        <w:rPr>
          <w:rFonts w:ascii="Montserrat" w:hAnsi="Montserrat"/>
          <w:sz w:val="24"/>
        </w:rPr>
        <w:t>Departure</w:t>
      </w:r>
      <w:r w:rsidRPr="006D6035">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6D6035">
        <w:rPr>
          <w:rFonts w:ascii="Montserrat" w:hAnsi="Montserrat"/>
          <w:i/>
          <w:sz w:val="24"/>
        </w:rPr>
        <w:t>gabriel,</w:t>
      </w:r>
      <w:r w:rsidRPr="006D6035">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69862EF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call it animism if you will, but anything with as much processing capability as </w:t>
      </w:r>
      <w:r w:rsidRPr="006D6035">
        <w:rPr>
          <w:rFonts w:ascii="Montserrat" w:hAnsi="Montserrat"/>
          <w:i/>
          <w:sz w:val="24"/>
        </w:rPr>
        <w:t>gabriel</w:t>
      </w:r>
      <w:r w:rsidRPr="006D6035">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w:t>
      </w:r>
      <w:r w:rsidRPr="006D6035">
        <w:rPr>
          <w:rFonts w:ascii="Montserrat" w:hAnsi="Montserrat"/>
          <w:sz w:val="24"/>
        </w:rPr>
        <w:t xml:space="preserve">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5BC5AA2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w:t>
      </w:r>
      <w:r w:rsidRPr="006D6035">
        <w:rPr>
          <w:rFonts w:ascii="Montserrat" w:hAnsi="Montserrat"/>
          <w:sz w:val="24"/>
        </w:rPr>
        <w:t>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491D78E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in the course of mission prep and pre-launch countdown, I engaged my mind at a second magnitude, or class two threshold, allowing me a sharper grasp of the texture of </w:t>
      </w:r>
      <w:r w:rsidRPr="006D6035">
        <w:rPr>
          <w:rFonts w:ascii="Montserrat" w:hAnsi="Montserrat"/>
          <w:i/>
          <w:sz w:val="24"/>
        </w:rPr>
        <w:t>gabriel's</w:t>
      </w:r>
      <w:r w:rsidRPr="006D6035">
        <w:rPr>
          <w:rFonts w:ascii="Montserrat" w:hAnsi="Montserrat"/>
          <w:sz w:val="24"/>
        </w:rPr>
        <w:t xml:space="preserve"> field architecture. Unlike the majority of the crew—for whom </w:t>
      </w:r>
      <w:r w:rsidRPr="006D6035">
        <w:rPr>
          <w:rFonts w:ascii="Montserrat" w:hAnsi="Montserrat"/>
          <w:i/>
          <w:sz w:val="24"/>
        </w:rPr>
        <w:t>gabriel's</w:t>
      </w:r>
      <w:r w:rsidRPr="006D6035">
        <w:rPr>
          <w:rFonts w:ascii="Montserrat" w:hAnsi="Montserrat"/>
          <w:sz w:val="24"/>
        </w:rPr>
        <w:t xml:space="preserve"> special geometry produced forces that were invisible and virtually undetectable—I was keenly aware of the intricate structure and flow of the invisible body of the ship around me. </w:t>
      </w:r>
    </w:p>
    <w:p w14:paraId="0AB319FF"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w:t>
      </w:r>
      <w:r w:rsidRPr="006D6035">
        <w:rPr>
          <w:rFonts w:ascii="Montserrat" w:hAnsi="Montserrat"/>
          <w:sz w:val="24"/>
        </w:rPr>
        <w:t xml:space="preserve">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13F8FF5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52686CD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david aes · sports and culls</w:t>
      </w:r>
    </w:p>
    <w:p w14:paraId="0B238152"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6C24CFC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w:t>
      </w:r>
      <w:r w:rsidRPr="006D6035">
        <w:rPr>
          <w:rFonts w:ascii="Montserrat" w:hAnsi="Montserrat"/>
          <w:sz w:val="24"/>
        </w:rPr>
        <w:t>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14:paraId="5B43C67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whereas an artist benefits from faith in herself—eternally struggling to justify that faith.</w:t>
      </w:r>
    </w:p>
    <w:p w14:paraId="522237B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05C0824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4552E856"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I realized all of this slowly over the years. </w:t>
      </w:r>
    </w:p>
    <w:p w14:paraId="18A7FF7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00003201" w14:textId="77777777" w:rsidR="00EC0141" w:rsidRPr="006D6035" w:rsidRDefault="00EC0141">
      <w:pPr>
        <w:spacing w:line="360" w:lineRule="auto"/>
        <w:jc w:val="both"/>
        <w:rPr>
          <w:rFonts w:ascii="Montserrat" w:hAnsi="Montserrat"/>
          <w:sz w:val="24"/>
        </w:rPr>
      </w:pPr>
    </w:p>
    <w:p w14:paraId="228B059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4A613DCE" w14:textId="77777777" w:rsidR="00EC0141" w:rsidRPr="006D6035" w:rsidRDefault="006D6035">
      <w:pPr>
        <w:spacing w:line="360" w:lineRule="auto"/>
        <w:jc w:val="both"/>
        <w:rPr>
          <w:rFonts w:ascii="Montserrat" w:hAnsi="Montserrat"/>
          <w:sz w:val="24"/>
        </w:rPr>
      </w:pPr>
      <w:r w:rsidRPr="006D6035">
        <w:rPr>
          <w:rFonts w:ascii="Montserrat" w:hAnsi="Montserrat"/>
          <w:sz w:val="24"/>
        </w:rPr>
        <w:t>Reservations and projects</w:t>
      </w:r>
    </w:p>
    <w:p w14:paraId="0F8CDCF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sleepers, dampers, neural locks and leashes</w:t>
      </w:r>
    </w:p>
    <w:p w14:paraId="2A0563AB"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psionic ratings; active, latent, geometric scale, access scale, class—order of magnitude scale</w:t>
      </w:r>
    </w:p>
    <w:p w14:paraId="2BCD679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field tech; interface drive—drive core and field array, field architecture, field sail</w:t>
      </w:r>
    </w:p>
    <w:p w14:paraId="020C0F3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interface navigation:</w:t>
      </w:r>
    </w:p>
    <w:p w14:paraId="23B027B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37EF771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angle of interface—controls point to point reference in a four-dimensional field matrix</w:t>
      </w:r>
    </w:p>
    <w:p w14:paraId="78B76F6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there is nothing as dangerous as the interface between the physical and the athenal. </w:t>
      </w:r>
    </w:p>
    <w:p w14:paraId="3039FDB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surface navigation:</w:t>
      </w:r>
    </w:p>
    <w:p w14:paraId="3BC8196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sector quadrants—1° x 1° </w:t>
      </w:r>
      <w:r w:rsidRPr="006D6035">
        <w:rPr>
          <w:rFonts w:ascii="Montserrat" w:hAnsi="Montserrat"/>
          <w:sz w:val="24"/>
          <w:vertAlign w:val="subscript"/>
        </w:rPr>
        <w:t>g</w:t>
      </w:r>
      <w:r w:rsidRPr="006D6035">
        <w:rPr>
          <w:rFonts w:ascii="Montserrat" w:hAnsi="Montserrat"/>
          <w:sz w:val="24"/>
        </w:rPr>
        <w:t>arc · 360° x 360° radial grid in concentric shells 1,000 light-years deep</w:t>
      </w:r>
    </w:p>
    <w:p w14:paraId="06831A7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6E9A70B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6D6035">
        <w:rPr>
          <w:rFonts w:ascii="Montserrat" w:hAnsi="Montserrat"/>
          <w:sz w:val="24"/>
        </w:rPr>
        <w:tab/>
      </w:r>
    </w:p>
    <w:p w14:paraId="35E1F1A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38001B6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14:paraId="772773A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 scan the compressed field to confirm continuity, when you catch up with yourself imprint at the surface and wait for the displacement to collapse</w:t>
      </w:r>
    </w:p>
    <w:p w14:paraId="3F8C29C7" w14:textId="77777777" w:rsidR="00EC0141" w:rsidRPr="006D6035" w:rsidRDefault="006D6035">
      <w:pPr>
        <w:spacing w:line="360" w:lineRule="auto"/>
        <w:jc w:val="both"/>
        <w:rPr>
          <w:rFonts w:ascii="Montserrat" w:hAnsi="Montserrat"/>
          <w:i/>
          <w:sz w:val="24"/>
        </w:rPr>
      </w:pPr>
      <w:r w:rsidRPr="006D6035">
        <w:rPr>
          <w:rFonts w:ascii="Montserrat" w:hAnsi="Montserrat"/>
          <w:sz w:val="24"/>
        </w:rPr>
        <w:tab/>
        <w:t>we are already at two-hundred degrees of chord. That puts us outside of the sphere of our universe! You know the theory! The closest relative points are not on the same world-sheet we left</w:t>
      </w:r>
    </w:p>
    <w:p w14:paraId="7F2B90FB" w14:textId="77777777" w:rsidR="00EC0141" w:rsidRPr="006D6035" w:rsidRDefault="006D6035">
      <w:pPr>
        <w:spacing w:line="360" w:lineRule="auto"/>
        <w:jc w:val="both"/>
        <w:rPr>
          <w:rFonts w:ascii="Montserrat" w:hAnsi="Montserrat"/>
          <w:sz w:val="24"/>
        </w:rPr>
      </w:pPr>
      <w:r w:rsidRPr="006D6035">
        <w:rPr>
          <w:rFonts w:ascii="Montserrat" w:hAnsi="Montserrat"/>
          <w:i/>
          <w:sz w:val="24"/>
        </w:rPr>
        <w:tab/>
      </w:r>
      <w:r w:rsidRPr="006D6035">
        <w:rPr>
          <w:rFonts w:ascii="Montserrat" w:hAnsi="Montserrat"/>
          <w:sz w:val="24"/>
        </w:rPr>
        <w:t>ch 7</w:t>
      </w:r>
      <w:r w:rsidRPr="006D6035">
        <w:rPr>
          <w:rFonts w:ascii="Montserrat" w:hAnsi="Montserrat"/>
          <w:sz w:val="24"/>
        </w:rPr>
        <w:tab/>
        <w:t>approach at ao</w:t>
      </w:r>
    </w:p>
    <w:p w14:paraId="4565D74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6F00C6C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ch 6</w:t>
      </w:r>
      <w:r w:rsidRPr="006D6035">
        <w:rPr>
          <w:rFonts w:ascii="Montserrat" w:hAnsi="Montserrat"/>
          <w:sz w:val="24"/>
        </w:rPr>
        <w:tab/>
        <w:t>boundaries · love and hate</w:t>
      </w:r>
    </w:p>
    <w:p w14:paraId="0BD700D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5248CAD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albedo, mantle, umbra, aura, corona</w:t>
      </w:r>
    </w:p>
    <w:p w14:paraId="4D9B836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the truth is always a searing and blinding light. It is easier to look at it through reflection on its different and constituent parts. </w:t>
      </w:r>
    </w:p>
    <w:p w14:paraId="620D280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odd bits of reflection</w:t>
      </w:r>
    </w:p>
    <w:p w14:paraId="2DC5D9C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1A3F9DF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159B4F24"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14:paraId="0237E61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14:paraId="35826A7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14:paraId="673BA2A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75DC242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t xml:space="preserve">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w:t>
      </w:r>
      <w:r w:rsidRPr="006D6035">
        <w:rPr>
          <w:rFonts w:ascii="Montserrat" w:hAnsi="Montserrat"/>
          <w:sz w:val="24"/>
        </w:rPr>
        <w:t>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1963E88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w:t>
      </w:r>
      <w:r w:rsidRPr="006D6035">
        <w:rPr>
          <w:rFonts w:ascii="Montserrat" w:hAnsi="Montserrat"/>
          <w:sz w:val="24"/>
        </w:rPr>
        <w:tab/>
      </w:r>
    </w:p>
    <w:p w14:paraId="28DD30C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w:t>
      </w:r>
      <w:r w:rsidRPr="006D6035">
        <w:rPr>
          <w:rFonts w:ascii="Montserrat" w:hAnsi="Montserrat"/>
          <w:sz w:val="24"/>
        </w:rPr>
        <w:t>om her peaceful face. While no one on this world had ever seen her before, anna'je'ara was intimately familiar with this daughter of hers.</w:t>
      </w:r>
    </w:p>
    <w:p w14:paraId="48A52E0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w:t>
      </w:r>
      <w:r w:rsidRPr="006D6035">
        <w:rPr>
          <w:rFonts w:ascii="Montserrat" w:hAnsi="Montserrat"/>
          <w:sz w:val="24"/>
        </w:rPr>
        <w:t xml:space="preserve"> je'ara carefully before escorting her to an alcove to discuss what was to be done.</w:t>
      </w:r>
    </w:p>
    <w:p w14:paraId="03E4171E"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14:paraId="60579970"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w:t>
      </w:r>
      <w:r w:rsidRPr="006D6035">
        <w:rPr>
          <w:rFonts w:ascii="Montserrat" w:hAnsi="Montserrat"/>
          <w:sz w:val="24"/>
        </w:rPr>
        <w:t xml:space="preserve">un's heart. "she will have to go back through the interface. Maybe among the terrans she will have a chance," she mused. </w:t>
      </w:r>
    </w:p>
    <w:p w14:paraId="1BA638BA"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w:t>
      </w:r>
      <w:r w:rsidRPr="006D6035">
        <w:rPr>
          <w:rFonts w:ascii="Montserrat" w:hAnsi="Montserrat"/>
          <w:sz w:val="24"/>
        </w:rPr>
        <w:t xml:space="preserve">ompatible they were actually breeding with lyn. Scores of millennia had not been sufficient to quell the outrage of that discovery. </w:t>
      </w:r>
    </w:p>
    <w:p w14:paraId="52DB05A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6D6035">
        <w:rPr>
          <w:rFonts w:ascii="Montserrat" w:hAnsi="Montserrat"/>
          <w:caps/>
          <w:sz w:val="24"/>
        </w:rPr>
        <w:t>,"</w:t>
      </w:r>
      <w:r w:rsidRPr="006D6035">
        <w:rPr>
          <w:rFonts w:ascii="Montserrat" w:hAnsi="Montserrat"/>
          <w:sz w:val="24"/>
        </w:rPr>
        <w:t xml:space="preserve"> the shadow began thoughtfully, "we can't escape the consequences of what we have done, but we might be able to salvage </w:t>
      </w:r>
      <w:r w:rsidRPr="006D6035">
        <w:rPr>
          <w:rFonts w:ascii="Montserrat" w:hAnsi="Montserrat"/>
          <w:i/>
          <w:sz w:val="24"/>
        </w:rPr>
        <w:t>her</w:t>
      </w:r>
      <w:r w:rsidRPr="006D6035">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6D6035">
        <w:rPr>
          <w:rFonts w:ascii="Montserrat" w:hAnsi="Montserrat"/>
          <w:caps/>
          <w:sz w:val="24"/>
        </w:rPr>
        <w:t>"</w:t>
      </w:r>
    </w:p>
    <w:p w14:paraId="37746F1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w:t>
      </w:r>
      <w:r w:rsidRPr="006D6035">
        <w:rPr>
          <w:rFonts w:ascii="Montserrat" w:hAnsi="Montserrat"/>
          <w:sz w:val="24"/>
        </w:rPr>
        <w:t>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08D7CC7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59CC6AD1"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w:t>
      </w:r>
      <w:r w:rsidRPr="006D6035">
        <w:rPr>
          <w:rFonts w:ascii="Montserrat" w:hAnsi="Montserrat"/>
          <w:sz w:val="24"/>
        </w:rPr>
        <w:t xml:space="preserve">on the question and it had eluded her several times already. </w:t>
      </w:r>
    </w:p>
    <w:p w14:paraId="122AAF7E" w14:textId="77777777" w:rsidR="00EC0141" w:rsidRPr="006D6035" w:rsidRDefault="006D6035">
      <w:pPr>
        <w:spacing w:line="360" w:lineRule="auto"/>
        <w:jc w:val="both"/>
        <w:rPr>
          <w:rFonts w:ascii="Montserrat" w:hAnsi="Montserrat"/>
          <w:spacing w:val="-1"/>
          <w:sz w:val="24"/>
        </w:rPr>
      </w:pPr>
      <w:r w:rsidRPr="006D6035">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6D6035">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0A9B26E7" w14:textId="77777777" w:rsidR="00EC0141" w:rsidRPr="006D6035" w:rsidRDefault="006D6035">
      <w:pPr>
        <w:spacing w:line="360" w:lineRule="auto"/>
        <w:jc w:val="both"/>
        <w:rPr>
          <w:rFonts w:ascii="Montserrat" w:hAnsi="Montserrat"/>
          <w:sz w:val="24"/>
        </w:rPr>
      </w:pPr>
      <w:r w:rsidRPr="006D6035">
        <w:rPr>
          <w:rFonts w:ascii="Montserrat" w:hAnsi="Montserrat"/>
          <w:spacing w:val="-1"/>
          <w:sz w:val="24"/>
        </w:rPr>
        <w:tab/>
      </w:r>
      <w:r w:rsidRPr="006D6035">
        <w:rPr>
          <w:rFonts w:ascii="Montserrat" w:hAnsi="Montserrat"/>
          <w:spacing w:val="-1"/>
          <w:sz w:val="24"/>
        </w:rPr>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6D6035">
        <w:rPr>
          <w:rFonts w:ascii="Montserrat" w:hAnsi="Montserrat"/>
          <w:i/>
          <w:sz w:val="24"/>
        </w:rPr>
        <w:t xml:space="preserve">. </w:t>
      </w:r>
      <w:r w:rsidRPr="006D6035">
        <w:rPr>
          <w:rFonts w:ascii="Montserrat" w:hAnsi="Montserrat"/>
          <w:i/>
          <w:smallCaps/>
          <w:sz w:val="24"/>
        </w:rPr>
        <w:t>I know this and I know I can't escape this.</w:t>
      </w:r>
      <w:r w:rsidRPr="006D6035">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6D6035">
        <w:rPr>
          <w:rFonts w:ascii="Montserrat" w:hAnsi="Montserrat"/>
          <w:i/>
          <w:sz w:val="24"/>
        </w:rPr>
        <w:t>av</w:t>
      </w:r>
      <w:r w:rsidRPr="006D6035">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6D6035">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7D30333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w:t>
      </w:r>
      <w:r w:rsidRPr="006D6035">
        <w:rPr>
          <w:rFonts w:ascii="Montserrat" w:hAnsi="Montserrat"/>
          <w:sz w:val="24"/>
        </w:rPr>
        <w:t xml:space="preserve">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14:paraId="3D2AF518"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14:paraId="3409614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r w:rsidRPr="006D6035">
        <w:rPr>
          <w:rFonts w:ascii="Montserrat" w:hAnsi="Montserrat"/>
          <w:sz w:val="24"/>
        </w:rPr>
        <w:br w:type="page"/>
      </w:r>
    </w:p>
    <w:p w14:paraId="66E5A62D" w14:textId="77777777" w:rsidR="00EC0141" w:rsidRPr="006D6035" w:rsidRDefault="006D6035">
      <w:pPr>
        <w:spacing w:line="360" w:lineRule="auto"/>
        <w:jc w:val="both"/>
        <w:rPr>
          <w:rFonts w:ascii="Montserrat" w:hAnsi="Montserrat"/>
          <w:sz w:val="24"/>
        </w:rPr>
      </w:pPr>
      <w:r w:rsidRPr="006D6035">
        <w:rPr>
          <w:rFonts w:ascii="Montserrat" w:hAnsi="Montserrat"/>
          <w:caps/>
          <w:sz w:val="24"/>
        </w:rPr>
        <w:tab/>
        <w:t>that is, approximately 1.267650600228 x</w:t>
      </w:r>
      <w:r w:rsidRPr="006D6035">
        <w:rPr>
          <w:rFonts w:ascii="Montserrat" w:hAnsi="Montserrat"/>
          <w:sz w:val="24"/>
        </w:rPr>
        <w:t xml:space="preserve"> 10</w:t>
      </w:r>
      <w:r w:rsidRPr="006D6035">
        <w:rPr>
          <w:rFonts w:ascii="Montserrat" w:hAnsi="Montserrat"/>
          <w:sz w:val="24"/>
          <w:vertAlign w:val="superscript"/>
        </w:rPr>
        <w:t>30</w:t>
      </w:r>
      <w:r w:rsidRPr="006D6035">
        <w:rPr>
          <w:rFonts w:ascii="Montserrat" w:hAnsi="Montserrat"/>
          <w:caps/>
          <w:sz w:val="24"/>
        </w:rPr>
        <w:t xml:space="preserve"> n (newtons, or the force necessary to accelerate one kilogram at one meter per second, squared) at the low end of class three. Which translates into force capable of accelerating a mass of 1,267,650,</w:t>
      </w:r>
      <w:r w:rsidRPr="006D6035">
        <w:rPr>
          <w:rFonts w:ascii="Montserrat" w:hAnsi="Montserrat"/>
          <w:sz w:val="24"/>
        </w:rPr>
        <w:t>600,228,000,000,000,</w:t>
      </w:r>
      <w:r w:rsidRPr="006D6035">
        <w:rPr>
          <w:rFonts w:ascii="Montserrat" w:hAnsi="Montserrat"/>
          <w:caps/>
          <w:sz w:val="24"/>
        </w:rPr>
        <w:t>000,000,000 kg at 1 m/s</w:t>
      </w:r>
      <w:r w:rsidRPr="006D6035">
        <w:rPr>
          <w:rFonts w:ascii="Montserrat" w:hAnsi="Montserrat"/>
          <w:sz w:val="24"/>
          <w:vertAlign w:val="superscript"/>
        </w:rPr>
        <w:t>2</w:t>
      </w:r>
    </w:p>
    <w:p w14:paraId="1324EDD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0AC4C3EC" w14:textId="77777777" w:rsidR="00EC0141" w:rsidRPr="006D6035" w:rsidRDefault="006D6035">
      <w:pPr>
        <w:spacing w:line="360" w:lineRule="auto"/>
        <w:jc w:val="both"/>
        <w:rPr>
          <w:rFonts w:ascii="Montserrat" w:hAnsi="Montserrat"/>
          <w:sz w:val="24"/>
        </w:rPr>
      </w:pPr>
      <w:r w:rsidRPr="006D6035">
        <w:rPr>
          <w:rFonts w:ascii="Montserrat" w:hAnsi="Montserrat"/>
          <w:caps/>
          <w:sz w:val="24"/>
        </w:rPr>
        <w:tab/>
        <w:t>mass of earth:</w:t>
      </w:r>
      <w:r w:rsidRPr="006D6035">
        <w:rPr>
          <w:rFonts w:ascii="Montserrat" w:hAnsi="Montserrat"/>
          <w:sz w:val="24"/>
        </w:rPr>
        <w:t xml:space="preserve"> </w:t>
      </w:r>
      <w:r w:rsidRPr="006D6035">
        <w:rPr>
          <w:rFonts w:ascii="Montserrat" w:hAnsi="Montserrat"/>
          <w:caps/>
          <w:sz w:val="24"/>
        </w:rPr>
        <w:t>5.974 x 10</w:t>
      </w:r>
      <w:r w:rsidRPr="006D6035">
        <w:rPr>
          <w:rFonts w:ascii="Montserrat" w:hAnsi="Montserrat"/>
          <w:sz w:val="24"/>
          <w:vertAlign w:val="superscript"/>
        </w:rPr>
        <w:t xml:space="preserve">24 </w:t>
      </w:r>
      <w:r w:rsidRPr="006D6035">
        <w:rPr>
          <w:rFonts w:ascii="Montserrat" w:hAnsi="Montserrat"/>
          <w:caps/>
          <w:sz w:val="24"/>
        </w:rPr>
        <w:t>kg · 5,974,000,000,000,000,000,000,000 kg</w:t>
      </w:r>
    </w:p>
    <w:p w14:paraId="399CE96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53B32F38" w14:textId="77777777" w:rsidR="00EC0141" w:rsidRPr="006D6035" w:rsidRDefault="006D6035">
      <w:pPr>
        <w:spacing w:line="360" w:lineRule="auto"/>
        <w:jc w:val="both"/>
        <w:rPr>
          <w:rFonts w:ascii="Montserrat" w:hAnsi="Montserrat"/>
          <w:sz w:val="24"/>
        </w:rPr>
      </w:pPr>
      <w:r w:rsidRPr="006D6035">
        <w:rPr>
          <w:rFonts w:ascii="Montserrat" w:hAnsi="Montserrat"/>
          <w:caps/>
          <w:sz w:val="24"/>
        </w:rPr>
        <w:tab/>
        <w:t>1.267650600228 x 10</w:t>
      </w:r>
      <w:r w:rsidRPr="006D6035">
        <w:rPr>
          <w:rFonts w:ascii="Montserrat" w:hAnsi="Montserrat"/>
          <w:sz w:val="24"/>
          <w:vertAlign w:val="superscript"/>
        </w:rPr>
        <w:t>30</w:t>
      </w:r>
      <w:r w:rsidRPr="006D6035">
        <w:rPr>
          <w:rFonts w:ascii="Montserrat" w:hAnsi="Montserrat"/>
          <w:caps/>
          <w:sz w:val="24"/>
        </w:rPr>
        <w:t xml:space="preserve"> n / 5.974 x 10</w:t>
      </w:r>
      <w:r w:rsidRPr="006D6035">
        <w:rPr>
          <w:rFonts w:ascii="Montserrat" w:hAnsi="Montserrat"/>
          <w:sz w:val="24"/>
          <w:vertAlign w:val="superscript"/>
        </w:rPr>
        <w:t xml:space="preserve">24 </w:t>
      </w:r>
      <w:r w:rsidRPr="006D6035">
        <w:rPr>
          <w:rFonts w:ascii="Montserrat" w:hAnsi="Montserrat"/>
          <w:caps/>
          <w:sz w:val="24"/>
        </w:rPr>
        <w:t>kg = 212,194.6100148 m/s</w:t>
      </w:r>
      <w:r w:rsidRPr="006D6035">
        <w:rPr>
          <w:rFonts w:ascii="Montserrat" w:hAnsi="Montserrat"/>
          <w:sz w:val="24"/>
          <w:vertAlign w:val="superscript"/>
        </w:rPr>
        <w:t>2</w:t>
      </w:r>
      <w:r w:rsidRPr="006D6035">
        <w:rPr>
          <w:rFonts w:ascii="Montserrat" w:hAnsi="Montserrat"/>
          <w:sz w:val="24"/>
        </w:rPr>
        <w:t xml:space="preserve"> </w:t>
      </w:r>
    </w:p>
    <w:p w14:paraId="1C275B86" w14:textId="77777777" w:rsidR="00EC0141" w:rsidRPr="006D6035" w:rsidRDefault="006D6035">
      <w:pPr>
        <w:spacing w:line="360" w:lineRule="auto"/>
        <w:jc w:val="both"/>
        <w:rPr>
          <w:rFonts w:ascii="Montserrat" w:hAnsi="Montserrat"/>
          <w:sz w:val="24"/>
        </w:rPr>
      </w:pPr>
      <w:r w:rsidRPr="006D6035">
        <w:rPr>
          <w:rFonts w:ascii="Montserrat" w:hAnsi="Montserrat"/>
          <w:caps/>
          <w:sz w:val="24"/>
        </w:rPr>
        <w:tab/>
        <w:t>or 212.1946100148 km/s</w:t>
      </w:r>
      <w:r w:rsidRPr="006D6035">
        <w:rPr>
          <w:rFonts w:ascii="Montserrat" w:hAnsi="Montserrat"/>
          <w:sz w:val="24"/>
          <w:vertAlign w:val="superscript"/>
        </w:rPr>
        <w:t>2</w:t>
      </w:r>
    </w:p>
    <w:p w14:paraId="2CEEF7E7"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66A912B0" w14:textId="77777777" w:rsidR="00EC0141" w:rsidRPr="006D6035" w:rsidRDefault="006D6035">
      <w:pPr>
        <w:spacing w:line="360" w:lineRule="auto"/>
        <w:jc w:val="both"/>
        <w:rPr>
          <w:rFonts w:ascii="Montserrat" w:hAnsi="Montserrat"/>
          <w:sz w:val="24"/>
        </w:rPr>
      </w:pPr>
      <w:r w:rsidRPr="006D6035">
        <w:rPr>
          <w:rFonts w:ascii="Montserrat" w:hAnsi="Montserrat"/>
          <w:caps/>
          <w:sz w:val="24"/>
        </w:rPr>
        <w:tab/>
        <w:t>mass of sol: 1.989019404 x 10</w:t>
      </w:r>
      <w:r w:rsidRPr="006D6035">
        <w:rPr>
          <w:rFonts w:ascii="Montserrat" w:hAnsi="Montserrat"/>
          <w:sz w:val="24"/>
          <w:vertAlign w:val="superscript"/>
        </w:rPr>
        <w:t>30</w:t>
      </w:r>
      <w:r w:rsidRPr="006D6035">
        <w:rPr>
          <w:rFonts w:ascii="Montserrat" w:hAnsi="Montserrat"/>
          <w:sz w:val="24"/>
        </w:rPr>
        <w:t xml:space="preserve"> · 1,989,019,404,000,000,000,000,000,000</w:t>
      </w:r>
      <w:r w:rsidRPr="006D6035">
        <w:rPr>
          <w:rFonts w:ascii="Montserrat" w:hAnsi="Montserrat"/>
          <w:caps/>
          <w:sz w:val="24"/>
        </w:rPr>
        <w:t>,000 kg</w:t>
      </w:r>
    </w:p>
    <w:p w14:paraId="7F3EC57F"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262B97FE" w14:textId="77777777" w:rsidR="00EC0141" w:rsidRPr="006D6035" w:rsidRDefault="006D6035">
      <w:pPr>
        <w:spacing w:line="360" w:lineRule="auto"/>
        <w:jc w:val="both"/>
        <w:rPr>
          <w:rFonts w:ascii="Montserrat" w:hAnsi="Montserrat"/>
          <w:sz w:val="24"/>
        </w:rPr>
      </w:pPr>
      <w:r w:rsidRPr="006D6035">
        <w:rPr>
          <w:rFonts w:ascii="Montserrat" w:hAnsi="Montserrat"/>
          <w:caps/>
          <w:sz w:val="24"/>
        </w:rPr>
        <w:tab/>
        <w:t>1.267650600228 x 10</w:t>
      </w:r>
      <w:r w:rsidRPr="006D6035">
        <w:rPr>
          <w:rFonts w:ascii="Montserrat" w:hAnsi="Montserrat"/>
          <w:sz w:val="24"/>
          <w:vertAlign w:val="superscript"/>
        </w:rPr>
        <w:t>30</w:t>
      </w:r>
      <w:r w:rsidRPr="006D6035">
        <w:rPr>
          <w:rFonts w:ascii="Montserrat" w:hAnsi="Montserrat"/>
          <w:caps/>
          <w:sz w:val="24"/>
        </w:rPr>
        <w:t xml:space="preserve"> n /</w:t>
      </w:r>
      <w:r w:rsidRPr="006D6035">
        <w:rPr>
          <w:rFonts w:ascii="Montserrat" w:hAnsi="Montserrat"/>
          <w:sz w:val="24"/>
        </w:rPr>
        <w:t xml:space="preserve"> </w:t>
      </w:r>
      <w:r w:rsidRPr="006D6035">
        <w:rPr>
          <w:rFonts w:ascii="Montserrat" w:hAnsi="Montserrat"/>
          <w:caps/>
          <w:sz w:val="24"/>
        </w:rPr>
        <w:t>1.989019404 x 10</w:t>
      </w:r>
      <w:r w:rsidRPr="006D6035">
        <w:rPr>
          <w:rFonts w:ascii="Montserrat" w:hAnsi="Montserrat"/>
          <w:sz w:val="24"/>
          <w:vertAlign w:val="superscript"/>
        </w:rPr>
        <w:t>30</w:t>
      </w:r>
      <w:r w:rsidRPr="006D6035">
        <w:rPr>
          <w:rFonts w:ascii="Montserrat" w:hAnsi="Montserrat"/>
          <w:caps/>
          <w:sz w:val="24"/>
        </w:rPr>
        <w:t xml:space="preserve"> kg = 0.637324400998</w:t>
      </w:r>
      <w:r w:rsidRPr="006D6035">
        <w:rPr>
          <w:rFonts w:ascii="Montserrat" w:hAnsi="Montserrat"/>
          <w:sz w:val="24"/>
        </w:rPr>
        <w:t xml:space="preserve">2 </w:t>
      </w:r>
      <w:r w:rsidRPr="006D6035">
        <w:rPr>
          <w:rFonts w:ascii="Montserrat" w:hAnsi="Montserrat"/>
          <w:caps/>
          <w:sz w:val="24"/>
        </w:rPr>
        <w:t>m/s</w:t>
      </w:r>
      <w:r w:rsidRPr="006D6035">
        <w:rPr>
          <w:rFonts w:ascii="Montserrat" w:hAnsi="Montserrat"/>
          <w:sz w:val="24"/>
          <w:vertAlign w:val="superscript"/>
        </w:rPr>
        <w:t>2</w:t>
      </w:r>
    </w:p>
    <w:p w14:paraId="7172B2A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583D9B0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r>
    </w:p>
    <w:p w14:paraId="4E70F88A" w14:textId="77777777" w:rsidR="00EC0141" w:rsidRPr="006D6035" w:rsidRDefault="00EC0141">
      <w:pPr>
        <w:spacing w:line="360" w:lineRule="auto"/>
        <w:jc w:val="both"/>
        <w:rPr>
          <w:rFonts w:ascii="Montserrat" w:hAnsi="Montserrat"/>
          <w:sz w:val="24"/>
        </w:rPr>
      </w:pPr>
    </w:p>
    <w:p w14:paraId="5EFBAB49"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14:paraId="77E6F199"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 xml:space="preserve">Phoenix raised an eyebrow. </w:t>
      </w:r>
      <w:r w:rsidRPr="006D6035">
        <w:rPr>
          <w:rFonts w:ascii="Montserrat" w:hAnsi="Montserrat"/>
          <w:i/>
          <w:sz w:val="24"/>
        </w:rPr>
        <w:t xml:space="preserve">No, you don't need to tell me more than that. All of a sudden this seems very familiar, </w:t>
      </w:r>
      <w:r w:rsidRPr="006D6035">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6D6035">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6D6035">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14:paraId="71CF71D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w:t>
      </w:r>
      <w:r w:rsidRPr="006D6035">
        <w:rPr>
          <w:rFonts w:ascii="Montserrat" w:hAnsi="Montserrat"/>
          <w:sz w:val="24"/>
        </w:rPr>
        <w:t>nce return to her. To think that she had grown so paranoid that she had feared and expected some horrible demand would be made of her again.</w:t>
      </w:r>
    </w:p>
    <w:p w14:paraId="3E503215" w14:textId="77777777" w:rsidR="00EC0141" w:rsidRPr="006D6035" w:rsidRDefault="00EC0141">
      <w:pPr>
        <w:spacing w:line="360" w:lineRule="auto"/>
        <w:jc w:val="both"/>
        <w:rPr>
          <w:rFonts w:ascii="Montserrat" w:hAnsi="Montserrat"/>
          <w:sz w:val="24"/>
        </w:rPr>
      </w:pPr>
    </w:p>
    <w:p w14:paraId="259E20C7" w14:textId="77777777" w:rsidR="00EC0141" w:rsidRPr="006D6035" w:rsidRDefault="006D6035">
      <w:pPr>
        <w:spacing w:line="360" w:lineRule="auto"/>
        <w:jc w:val="both"/>
        <w:rPr>
          <w:rFonts w:ascii="Montserrat" w:hAnsi="Montserrat"/>
          <w:sz w:val="24"/>
        </w:rPr>
      </w:pPr>
      <w:r w:rsidRPr="006D6035">
        <w:rPr>
          <w:rFonts w:ascii="Montserrat" w:hAnsi="Montserrat"/>
          <w:sz w:val="24"/>
        </w:rPr>
        <w:t>/—0 - 7—/</w:t>
      </w:r>
      <w:r w:rsidRPr="006D6035">
        <w:rPr>
          <w:rFonts w:ascii="Montserrat" w:hAnsi="Montserrat"/>
          <w:sz w:val="24"/>
        </w:rPr>
        <w:tab/>
      </w:r>
    </w:p>
    <w:p w14:paraId="3E5C4145"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w:t>
      </w:r>
      <w:r w:rsidRPr="006D6035">
        <w:rPr>
          <w:rFonts w:ascii="Montserrat" w:hAnsi="Montserrat"/>
          <w:sz w:val="24"/>
        </w:rPr>
        <w:t>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14:paraId="7440B8C6" w14:textId="77777777" w:rsidR="00EC0141" w:rsidRPr="006D6035" w:rsidRDefault="006D6035">
      <w:pPr>
        <w:spacing w:line="360" w:lineRule="auto"/>
        <w:jc w:val="both"/>
        <w:rPr>
          <w:rFonts w:ascii="Montserrat" w:hAnsi="Montserrat"/>
          <w:sz w:val="24"/>
        </w:rPr>
      </w:pPr>
      <w:r w:rsidRPr="006D6035">
        <w:rPr>
          <w:rFonts w:ascii="Montserrat" w:hAnsi="Montserrat"/>
          <w:caps/>
          <w:sz w:val="24"/>
        </w:rPr>
        <w:tab/>
      </w:r>
      <w:r w:rsidRPr="006D6035">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w:t>
      </w:r>
      <w:r w:rsidRPr="006D6035">
        <w:rPr>
          <w:rFonts w:ascii="Montserrat" w:hAnsi="Montserrat"/>
          <w:sz w:val="24"/>
        </w:rPr>
        <w:t>d. Without her instincts—her intuition—she would have.</w:t>
      </w:r>
    </w:p>
    <w:p w14:paraId="71FD736C" w14:textId="77777777" w:rsidR="00EC0141" w:rsidRPr="006D6035" w:rsidRDefault="006D6035">
      <w:pPr>
        <w:spacing w:line="360" w:lineRule="auto"/>
        <w:jc w:val="both"/>
        <w:rPr>
          <w:rFonts w:ascii="Montserrat" w:hAnsi="Montserrat"/>
          <w:sz w:val="24"/>
        </w:rPr>
      </w:pPr>
      <w:r w:rsidRPr="006D6035">
        <w:rPr>
          <w:rFonts w:ascii="Montserrat" w:hAnsi="Montserrat"/>
          <w:sz w:val="24"/>
        </w:rPr>
        <w:t>/—7 - 11—/</w:t>
      </w:r>
    </w:p>
    <w:p w14:paraId="2341DADD"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w:t>
      </w:r>
      <w:r w:rsidRPr="006D6035">
        <w:rPr>
          <w:rFonts w:ascii="Montserrat" w:hAnsi="Montserrat"/>
          <w:sz w:val="24"/>
        </w:rPr>
        <w:t xml:space="preserv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w:t>
      </w:r>
      <w:r w:rsidRPr="006D6035">
        <w:rPr>
          <w:rFonts w:ascii="Montserrat" w:hAnsi="Montserrat"/>
          <w:sz w:val="24"/>
        </w:rPr>
        <w:t xml:space="preserve"> the fact that she was one of the most dangerous human beings ever born on Earth.</w:t>
      </w:r>
    </w:p>
    <w:p w14:paraId="30762807" w14:textId="77777777" w:rsidR="00EC0141" w:rsidRPr="006D6035" w:rsidRDefault="006D6035">
      <w:pPr>
        <w:spacing w:line="360" w:lineRule="auto"/>
        <w:jc w:val="both"/>
        <w:rPr>
          <w:rFonts w:ascii="Montserrat" w:hAnsi="Montserrat"/>
          <w:sz w:val="24"/>
        </w:rPr>
      </w:pPr>
      <w:r w:rsidRPr="006D6035">
        <w:rPr>
          <w:rFonts w:ascii="Montserrat" w:hAnsi="Montserrat"/>
          <w:sz w:val="24"/>
        </w:rPr>
        <w:br w:type="page"/>
        <w:t xml:space="preserve">First month. </w:t>
      </w:r>
    </w:p>
    <w:p w14:paraId="3FEA62EB" w14:textId="77777777" w:rsidR="00EC0141" w:rsidRPr="006D6035" w:rsidRDefault="006D6035">
      <w:pPr>
        <w:spacing w:line="360" w:lineRule="auto"/>
        <w:jc w:val="both"/>
        <w:rPr>
          <w:rFonts w:ascii="Montserrat" w:hAnsi="Montserrat"/>
          <w:sz w:val="24"/>
        </w:rPr>
      </w:pPr>
      <w:r w:rsidRPr="006D6035">
        <w:rPr>
          <w:rFonts w:ascii="Montserrat" w:hAnsi="Montserrat"/>
          <w:sz w:val="24"/>
        </w:rPr>
        <w:t>What is psionics, both as a science and as an art?</w:t>
      </w:r>
    </w:p>
    <w:p w14:paraId="1DE1AB10" w14:textId="77777777" w:rsidR="00EC0141" w:rsidRPr="006D6035" w:rsidRDefault="006D6035">
      <w:pPr>
        <w:spacing w:line="360" w:lineRule="auto"/>
        <w:jc w:val="both"/>
        <w:rPr>
          <w:rFonts w:ascii="Montserrat" w:hAnsi="Montserrat"/>
          <w:sz w:val="24"/>
        </w:rPr>
      </w:pPr>
      <w:r w:rsidRPr="006D6035">
        <w:rPr>
          <w:rFonts w:ascii="Montserrat" w:hAnsi="Montserrat"/>
          <w:sz w:val="24"/>
        </w:rPr>
        <w:t xml:space="preserve">One hundred and ten years ago a pair of scientists discovered a way to unlock the potential of the human mind. </w:t>
      </w:r>
    </w:p>
    <w:p w14:paraId="756C488B"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According to physics there are many things which are mechanically impossible</w:t>
      </w:r>
    </w:p>
    <w:p w14:paraId="5628047D"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That is because physics, as a science, deals solely with structure</w:t>
      </w:r>
    </w:p>
    <w:p w14:paraId="58412353"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Psionics is an entirely different science dealing with architecture</w:t>
      </w:r>
    </w:p>
    <w:p w14:paraId="55F500EA"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Psionics could be considered a superior science if it were not for that fact that physics can encompass a foundation from which applied psionics can derive</w:t>
      </w:r>
    </w:p>
    <w:p w14:paraId="33310213"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w:t>
      </w:r>
      <w:r w:rsidRPr="006D6035">
        <w:rPr>
          <w:rFonts w:ascii="Montserrat" w:hAnsi="Montserrat"/>
          <w:sz w:val="24"/>
        </w:rPr>
        <w:t xml:space="preserve">e affair seemed to have burst into a dead run from the word go. </w:t>
      </w:r>
    </w:p>
    <w:p w14:paraId="7A297069" w14:textId="77777777" w:rsidR="00EC0141" w:rsidRPr="006D6035" w:rsidRDefault="00EC0141">
      <w:pPr>
        <w:spacing w:line="360" w:lineRule="auto"/>
        <w:jc w:val="both"/>
        <w:rPr>
          <w:rFonts w:ascii="Montserrat" w:hAnsi="Montserrat"/>
          <w:sz w:val="24"/>
        </w:rPr>
      </w:pPr>
    </w:p>
    <w:p w14:paraId="22CA605C" w14:textId="77777777" w:rsidR="00EC0141" w:rsidRPr="006D6035" w:rsidRDefault="006D6035">
      <w:pPr>
        <w:spacing w:line="360" w:lineRule="auto"/>
        <w:jc w:val="both"/>
        <w:rPr>
          <w:rFonts w:ascii="Montserrat" w:hAnsi="Montserrat"/>
          <w:sz w:val="24"/>
        </w:rPr>
      </w:pPr>
      <w:r w:rsidRPr="006D6035">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w:t>
      </w:r>
      <w:r w:rsidRPr="006D6035">
        <w:rPr>
          <w:rFonts w:ascii="Montserrat" w:hAnsi="Montserrat"/>
          <w:sz w:val="24"/>
        </w:rPr>
        <w:t xml:space="preserve"> her best to roll with the punches and stay ahead of the game. She could not even remember the last time she had a free moment to simply cry.</w:t>
      </w:r>
    </w:p>
    <w:p w14:paraId="48DF78C5"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She devoted her time to public relations soothing institutional and individual fears of psionic potential, and diagnosing her patient</w:t>
      </w:r>
    </w:p>
    <w:p w14:paraId="4029051E" w14:textId="77777777" w:rsidR="00EC0141" w:rsidRPr="006D6035" w:rsidRDefault="006D6035">
      <w:pPr>
        <w:spacing w:line="360" w:lineRule="auto"/>
        <w:jc w:val="both"/>
        <w:rPr>
          <w:rFonts w:ascii="Montserrat" w:hAnsi="Montserrat"/>
          <w:caps/>
          <w:sz w:val="24"/>
        </w:rPr>
      </w:pPr>
      <w:r w:rsidRPr="006D6035">
        <w:rPr>
          <w:rFonts w:ascii="Montserrat" w:hAnsi="Montserrat"/>
          <w:sz w:val="24"/>
        </w:rPr>
        <w:tab/>
        <w:t>It didn't take a genius to imagine the potential for evil and mischief present in the real and imagined powers of psi</w:t>
      </w:r>
    </w:p>
    <w:p w14:paraId="00B62ACA" w14:textId="77777777" w:rsidR="00EC0141" w:rsidRPr="006D6035" w:rsidRDefault="00EC0141">
      <w:pPr>
        <w:spacing w:line="360" w:lineRule="auto"/>
        <w:jc w:val="both"/>
        <w:rPr>
          <w:rFonts w:ascii="Montserrat" w:hAnsi="Montserrat"/>
          <w:caps/>
          <w:sz w:val="24"/>
        </w:rPr>
      </w:pPr>
    </w:p>
    <w:p w14:paraId="67944785" w14:textId="77777777" w:rsidR="00EC0141" w:rsidRPr="006D6035" w:rsidRDefault="00EC0141">
      <w:pPr>
        <w:spacing w:line="360" w:lineRule="auto"/>
        <w:ind w:left="720" w:right="720"/>
        <w:jc w:val="both"/>
        <w:rPr>
          <w:rFonts w:ascii="Montserrat" w:hAnsi="Montserrat"/>
          <w:sz w:val="24"/>
        </w:rPr>
      </w:pPr>
    </w:p>
    <w:p w14:paraId="3E88A5BD" w14:textId="77777777" w:rsidR="00EC0141" w:rsidRPr="006D6035" w:rsidRDefault="00EC0141">
      <w:pPr>
        <w:spacing w:line="360" w:lineRule="auto"/>
        <w:jc w:val="both"/>
        <w:rPr>
          <w:rFonts w:ascii="Montserrat" w:hAnsi="Montserrat"/>
          <w:sz w:val="24"/>
        </w:rPr>
      </w:pPr>
    </w:p>
    <w:p w14:paraId="1B4B2299" w14:textId="77777777" w:rsidR="00EC0141" w:rsidRPr="006D6035" w:rsidRDefault="00EC0141">
      <w:pPr>
        <w:spacing w:line="360" w:lineRule="auto"/>
        <w:jc w:val="both"/>
        <w:rPr>
          <w:rFonts w:ascii="Montserrat" w:hAnsi="Montserrat"/>
          <w:sz w:val="24"/>
        </w:rPr>
      </w:pPr>
    </w:p>
    <w:p w14:paraId="2C7B0061" w14:textId="77777777" w:rsidR="00EC0141" w:rsidRPr="006D6035" w:rsidRDefault="00EC0141">
      <w:pPr>
        <w:rPr>
          <w:rFonts w:ascii="Montserrat" w:hAnsi="Montserrat"/>
          <w:sz w:val="24"/>
        </w:rPr>
      </w:pPr>
    </w:p>
    <w:p w14:paraId="05CA56F1" w14:textId="77777777" w:rsidR="003A2555" w:rsidRPr="006D6035" w:rsidRDefault="003A2555">
      <w:pPr>
        <w:rPr>
          <w:rFonts w:ascii="Montserrat" w:hAnsi="Montserrat"/>
          <w:sz w:val="24"/>
        </w:rPr>
      </w:pPr>
    </w:p>
    <w:sectPr w:rsidR="003A2555" w:rsidRPr="006D603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C478" w14:textId="77777777" w:rsidR="003A2555" w:rsidRDefault="003A2555">
      <w:r>
        <w:separator/>
      </w:r>
    </w:p>
  </w:endnote>
  <w:endnote w:type="continuationSeparator" w:id="0">
    <w:p w14:paraId="7787EDED" w14:textId="77777777" w:rsidR="003A2555" w:rsidRDefault="003A2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8C80" w14:textId="77777777" w:rsidR="003A2555" w:rsidRDefault="003A2555">
      <w:r>
        <w:separator/>
      </w:r>
    </w:p>
  </w:footnote>
  <w:footnote w:type="continuationSeparator" w:id="0">
    <w:p w14:paraId="70601F4B" w14:textId="77777777" w:rsidR="003A2555" w:rsidRDefault="003A2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2118719735">
    <w:abstractNumId w:val="9"/>
  </w:num>
  <w:num w:numId="2" w16cid:durableId="2088108566">
    <w:abstractNumId w:val="8"/>
  </w:num>
  <w:num w:numId="3" w16cid:durableId="827785723">
    <w:abstractNumId w:val="0"/>
  </w:num>
  <w:num w:numId="4" w16cid:durableId="694696868">
    <w:abstractNumId w:val="1"/>
  </w:num>
  <w:num w:numId="5" w16cid:durableId="977799827">
    <w:abstractNumId w:val="2"/>
  </w:num>
  <w:num w:numId="6" w16cid:durableId="1673414724">
    <w:abstractNumId w:val="3"/>
  </w:num>
  <w:num w:numId="7" w16cid:durableId="204680126">
    <w:abstractNumId w:val="4"/>
  </w:num>
  <w:num w:numId="8" w16cid:durableId="1086538252">
    <w:abstractNumId w:val="5"/>
  </w:num>
  <w:num w:numId="9" w16cid:durableId="225992394">
    <w:abstractNumId w:val="6"/>
  </w:num>
  <w:num w:numId="10" w16cid:durableId="1189218775">
    <w:abstractNumId w:val="7"/>
  </w:num>
  <w:num w:numId="11" w16cid:durableId="955793549">
    <w:abstractNumId w:val="12"/>
  </w:num>
  <w:num w:numId="12" w16cid:durableId="844325047">
    <w:abstractNumId w:val="11"/>
  </w:num>
  <w:num w:numId="13" w16cid:durableId="1367098914">
    <w:abstractNumId w:val="10"/>
  </w:num>
  <w:num w:numId="14" w16cid:durableId="1022631853">
    <w:abstractNumId w:val="10"/>
  </w:num>
  <w:num w:numId="15" w16cid:durableId="2057075433">
    <w:abstractNumId w:val="10"/>
  </w:num>
  <w:num w:numId="16" w16cid:durableId="545218783">
    <w:abstractNumId w:val="10"/>
  </w:num>
  <w:num w:numId="17" w16cid:durableId="306784789">
    <w:abstractNumId w:val="10"/>
  </w:num>
  <w:num w:numId="18" w16cid:durableId="734819552">
    <w:abstractNumId w:val="10"/>
  </w:num>
  <w:num w:numId="19" w16cid:durableId="204382699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67B"/>
    <w:rsid w:val="00330574"/>
    <w:rsid w:val="003A2555"/>
    <w:rsid w:val="004A167B"/>
    <w:rsid w:val="006D6035"/>
    <w:rsid w:val="00C33982"/>
    <w:rsid w:val="00EC0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0823C"/>
  <w15:chartTrackingRefBased/>
  <w15:docId w15:val="{F92C68A5-324C-40B0-817D-C37C0C12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035"/>
    <w:pPr>
      <w:spacing w:after="240" w:line="276" w:lineRule="auto"/>
    </w:pPr>
    <w:rPr>
      <w:rFonts w:cstheme="minorHAnsi"/>
      <w:sz w:val="28"/>
      <w:szCs w:val="28"/>
    </w:rPr>
  </w:style>
  <w:style w:type="paragraph" w:styleId="Heading1">
    <w:name w:val="heading 1"/>
    <w:basedOn w:val="NoSpacing"/>
    <w:next w:val="Normal"/>
    <w:link w:val="Heading1Char"/>
    <w:qFormat/>
    <w:rsid w:val="006D603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D6035"/>
    <w:pPr>
      <w:numPr>
        <w:ilvl w:val="1"/>
        <w:numId w:val="19"/>
      </w:numPr>
      <w:outlineLvl w:val="1"/>
    </w:pPr>
    <w:rPr>
      <w:rFonts w:ascii="Montserrat" w:hAnsi="Montserrat"/>
      <w:sz w:val="48"/>
      <w:szCs w:val="48"/>
    </w:rPr>
  </w:style>
  <w:style w:type="paragraph" w:styleId="Heading3">
    <w:name w:val="heading 3"/>
    <w:basedOn w:val="Heading2"/>
    <w:next w:val="Normal"/>
    <w:link w:val="Heading3Char"/>
    <w:qFormat/>
    <w:rsid w:val="006D6035"/>
    <w:pPr>
      <w:outlineLvl w:val="2"/>
    </w:pPr>
    <w:rPr>
      <w:sz w:val="40"/>
    </w:rPr>
  </w:style>
  <w:style w:type="paragraph" w:styleId="Heading4">
    <w:name w:val="heading 4"/>
    <w:basedOn w:val="Heading3"/>
    <w:next w:val="Normal"/>
    <w:link w:val="Heading4Char"/>
    <w:qFormat/>
    <w:rsid w:val="006D6035"/>
    <w:pPr>
      <w:numPr>
        <w:ilvl w:val="3"/>
      </w:numPr>
      <w:outlineLvl w:val="3"/>
    </w:pPr>
    <w:rPr>
      <w:sz w:val="32"/>
    </w:rPr>
  </w:style>
  <w:style w:type="paragraph" w:styleId="Heading5">
    <w:name w:val="heading 5"/>
    <w:basedOn w:val="Heading4"/>
    <w:next w:val="Normal"/>
    <w:link w:val="Heading5Char"/>
    <w:qFormat/>
    <w:rsid w:val="006D6035"/>
    <w:pPr>
      <w:numPr>
        <w:ilvl w:val="4"/>
      </w:numPr>
      <w:outlineLvl w:val="4"/>
    </w:pPr>
    <w:rPr>
      <w:sz w:val="28"/>
    </w:rPr>
  </w:style>
  <w:style w:type="paragraph" w:styleId="Heading6">
    <w:name w:val="heading 6"/>
    <w:basedOn w:val="Heading5"/>
    <w:next w:val="Normal"/>
    <w:link w:val="Heading6Char"/>
    <w:qFormat/>
    <w:rsid w:val="006D6035"/>
    <w:pPr>
      <w:numPr>
        <w:ilvl w:val="5"/>
      </w:numPr>
      <w:outlineLvl w:val="5"/>
    </w:pPr>
    <w:rPr>
      <w:bCs/>
      <w:sz w:val="24"/>
      <w:szCs w:val="24"/>
      <w:u w:val="single"/>
    </w:rPr>
  </w:style>
  <w:style w:type="paragraph" w:styleId="Heading7">
    <w:name w:val="heading 7"/>
    <w:basedOn w:val="Heading6"/>
    <w:next w:val="Normal"/>
    <w:link w:val="Heading7Char"/>
    <w:qFormat/>
    <w:rsid w:val="006D6035"/>
    <w:pPr>
      <w:keepNext w:val="0"/>
      <w:numPr>
        <w:ilvl w:val="0"/>
        <w:numId w:val="0"/>
      </w:numPr>
      <w:outlineLvl w:val="6"/>
    </w:pPr>
    <w:rPr>
      <w:b w:val="0"/>
      <w:kern w:val="0"/>
    </w:rPr>
  </w:style>
  <w:style w:type="paragraph" w:styleId="Heading8">
    <w:name w:val="heading 8"/>
    <w:basedOn w:val="Heading6"/>
    <w:next w:val="Normal"/>
    <w:link w:val="Heading8Char"/>
    <w:qFormat/>
    <w:rsid w:val="006D6035"/>
    <w:pPr>
      <w:outlineLvl w:val="7"/>
    </w:pPr>
    <w:rPr>
      <w:i/>
      <w:iCs/>
      <w:u w:val="none"/>
    </w:rPr>
  </w:style>
  <w:style w:type="paragraph" w:styleId="Heading9">
    <w:name w:val="heading 9"/>
    <w:basedOn w:val="Heading8"/>
    <w:next w:val="Normal"/>
    <w:link w:val="Heading9Char"/>
    <w:qFormat/>
    <w:rsid w:val="006D60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6D603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D603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D6035"/>
    <w:rPr>
      <w:rFonts w:eastAsia="Times New Roman" w:cstheme="minorHAnsi"/>
      <w:b/>
      <w:kern w:val="28"/>
      <w:sz w:val="56"/>
      <w:szCs w:val="28"/>
    </w:rPr>
  </w:style>
  <w:style w:type="paragraph" w:customStyle="1" w:styleId="Subheading2">
    <w:name w:val="Subheading 2"/>
    <w:basedOn w:val="Subheading1"/>
    <w:next w:val="Normal"/>
    <w:link w:val="Subheading2Char"/>
    <w:qFormat/>
    <w:rsid w:val="006D6035"/>
  </w:style>
  <w:style w:type="character" w:customStyle="1" w:styleId="Subheading2Char">
    <w:name w:val="Subheading 2 Char"/>
    <w:link w:val="Subheading2"/>
    <w:rsid w:val="006D603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D6035"/>
    <w:rPr>
      <w:sz w:val="40"/>
      <w:szCs w:val="40"/>
    </w:rPr>
  </w:style>
  <w:style w:type="character" w:customStyle="1" w:styleId="Subheading3Char">
    <w:name w:val="Subheading 3 Char"/>
    <w:link w:val="Subheading3"/>
    <w:rsid w:val="006D603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D6035"/>
    <w:pPr>
      <w:spacing w:before="240" w:line="240" w:lineRule="auto"/>
    </w:pPr>
    <w:rPr>
      <w:vertAlign w:val="subscript"/>
    </w:rPr>
  </w:style>
  <w:style w:type="character" w:customStyle="1" w:styleId="SuptitleChar">
    <w:name w:val="Suptitle Char"/>
    <w:link w:val="Suptitle"/>
    <w:rsid w:val="006D603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D6035"/>
    <w:rPr>
      <w:b w:val="0"/>
      <w:bCs w:val="0"/>
      <w:color w:val="7F7F7F"/>
      <w:vertAlign w:val="superscript"/>
    </w:rPr>
  </w:style>
  <w:style w:type="character" w:customStyle="1" w:styleId="SubtitleChar">
    <w:name w:val="Subtitle Char"/>
    <w:link w:val="Subtitle"/>
    <w:uiPriority w:val="11"/>
    <w:rsid w:val="006D603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D6035"/>
    <w:pPr>
      <w:spacing w:after="0"/>
    </w:pPr>
  </w:style>
  <w:style w:type="character" w:customStyle="1" w:styleId="Heading2Char">
    <w:name w:val="Heading 2 Char"/>
    <w:link w:val="Heading2"/>
    <w:rsid w:val="006D6035"/>
    <w:rPr>
      <w:rFonts w:ascii="Montserrat" w:eastAsia="Times New Roman" w:hAnsi="Montserrat" w:cstheme="minorHAnsi"/>
      <w:b/>
      <w:kern w:val="28"/>
      <w:sz w:val="48"/>
      <w:szCs w:val="48"/>
    </w:rPr>
  </w:style>
  <w:style w:type="character" w:customStyle="1" w:styleId="Heading3Char">
    <w:name w:val="Heading 3 Char"/>
    <w:link w:val="Heading3"/>
    <w:rsid w:val="006D6035"/>
    <w:rPr>
      <w:rFonts w:ascii="Montserrat" w:eastAsia="Times New Roman" w:hAnsi="Montserrat" w:cstheme="minorHAnsi"/>
      <w:b/>
      <w:kern w:val="28"/>
      <w:sz w:val="40"/>
      <w:szCs w:val="48"/>
    </w:rPr>
  </w:style>
  <w:style w:type="character" w:customStyle="1" w:styleId="Heading4Char">
    <w:name w:val="Heading 4 Char"/>
    <w:link w:val="Heading4"/>
    <w:rsid w:val="006D6035"/>
    <w:rPr>
      <w:rFonts w:ascii="Montserrat" w:eastAsia="Times New Roman" w:hAnsi="Montserrat" w:cstheme="minorHAnsi"/>
      <w:b/>
      <w:kern w:val="28"/>
      <w:sz w:val="32"/>
      <w:szCs w:val="48"/>
    </w:rPr>
  </w:style>
  <w:style w:type="character" w:customStyle="1" w:styleId="Heading5Char">
    <w:name w:val="Heading 5 Char"/>
    <w:link w:val="Heading5"/>
    <w:rsid w:val="006D6035"/>
    <w:rPr>
      <w:rFonts w:ascii="Montserrat" w:eastAsia="Times New Roman" w:hAnsi="Montserrat" w:cstheme="minorHAnsi"/>
      <w:b/>
      <w:kern w:val="28"/>
      <w:sz w:val="28"/>
      <w:szCs w:val="48"/>
    </w:rPr>
  </w:style>
  <w:style w:type="character" w:customStyle="1" w:styleId="Heading6Char">
    <w:name w:val="Heading 6 Char"/>
    <w:link w:val="Heading6"/>
    <w:rsid w:val="006D6035"/>
    <w:rPr>
      <w:rFonts w:ascii="Montserrat" w:eastAsia="Times New Roman" w:hAnsi="Montserrat" w:cstheme="minorHAnsi"/>
      <w:b/>
      <w:bCs/>
      <w:kern w:val="28"/>
      <w:sz w:val="24"/>
      <w:szCs w:val="24"/>
      <w:u w:val="single"/>
    </w:rPr>
  </w:style>
  <w:style w:type="character" w:customStyle="1" w:styleId="Heading7Char">
    <w:name w:val="Heading 7 Char"/>
    <w:link w:val="Heading7"/>
    <w:rsid w:val="006D6035"/>
    <w:rPr>
      <w:rFonts w:ascii="Montserrat" w:eastAsia="Times New Roman" w:hAnsi="Montserrat" w:cstheme="minorHAnsi"/>
      <w:bCs/>
      <w:sz w:val="24"/>
      <w:szCs w:val="24"/>
      <w:u w:val="single"/>
    </w:rPr>
  </w:style>
  <w:style w:type="character" w:customStyle="1" w:styleId="Heading8Char">
    <w:name w:val="Heading 8 Char"/>
    <w:link w:val="Heading8"/>
    <w:rsid w:val="006D6035"/>
    <w:rPr>
      <w:rFonts w:ascii="Montserrat" w:eastAsia="Times New Roman" w:hAnsi="Montserrat" w:cstheme="minorHAnsi"/>
      <w:b/>
      <w:bCs/>
      <w:i/>
      <w:iCs/>
      <w:kern w:val="28"/>
      <w:sz w:val="24"/>
      <w:szCs w:val="24"/>
    </w:rPr>
  </w:style>
  <w:style w:type="character" w:customStyle="1" w:styleId="Heading9Char">
    <w:name w:val="Heading 9 Char"/>
    <w:link w:val="Heading9"/>
    <w:rsid w:val="006D603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D603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D603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D6035"/>
    <w:rPr>
      <w:rFonts w:ascii="Montserrat" w:eastAsia="Times New Roman" w:hAnsi="Montserrat" w:cs="Times New Roman"/>
      <w:b/>
      <w:bCs/>
      <w:spacing w:val="-10"/>
      <w:kern w:val="28"/>
      <w:sz w:val="72"/>
      <w:szCs w:val="72"/>
    </w:rPr>
  </w:style>
  <w:style w:type="character" w:styleId="Strong">
    <w:name w:val="Strong"/>
    <w:uiPriority w:val="22"/>
    <w:qFormat/>
    <w:rsid w:val="006D6035"/>
    <w:rPr>
      <w:b/>
      <w:bCs/>
    </w:rPr>
  </w:style>
  <w:style w:type="character" w:styleId="Emphasis">
    <w:name w:val="Emphasis"/>
    <w:uiPriority w:val="20"/>
    <w:qFormat/>
    <w:rsid w:val="006D6035"/>
    <w:rPr>
      <w:rFonts w:asciiTheme="minorHAnsi" w:hAnsiTheme="minorHAnsi" w:cstheme="minorHAnsi"/>
      <w:i/>
      <w:iCs/>
      <w:sz w:val="28"/>
      <w:szCs w:val="28"/>
    </w:rPr>
  </w:style>
  <w:style w:type="paragraph" w:styleId="ListParagraph">
    <w:name w:val="List Paragraph"/>
    <w:basedOn w:val="Normal"/>
    <w:uiPriority w:val="34"/>
    <w:qFormat/>
    <w:rsid w:val="006D6035"/>
    <w:pPr>
      <w:ind w:left="720"/>
      <w:contextualSpacing/>
    </w:pPr>
    <w:rPr>
      <w:rFonts w:eastAsia="Times New Roman"/>
    </w:rPr>
  </w:style>
  <w:style w:type="paragraph" w:styleId="Quote">
    <w:name w:val="Quote"/>
    <w:basedOn w:val="Normal"/>
    <w:next w:val="Normal"/>
    <w:link w:val="QuoteChar"/>
    <w:uiPriority w:val="29"/>
    <w:qFormat/>
    <w:rsid w:val="006D603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D6035"/>
    <w:rPr>
      <w:rFonts w:cstheme="minorHAnsi"/>
      <w:sz w:val="28"/>
      <w:szCs w:val="28"/>
    </w:rPr>
  </w:style>
  <w:style w:type="paragraph" w:styleId="IntenseQuote">
    <w:name w:val="Intense Quote"/>
    <w:basedOn w:val="Quote"/>
    <w:next w:val="Normal"/>
    <w:link w:val="IntenseQuoteChar"/>
    <w:uiPriority w:val="30"/>
    <w:qFormat/>
    <w:rsid w:val="006D6035"/>
    <w:pPr>
      <w:pBdr>
        <w:left w:val="single" w:sz="18" w:space="7" w:color="auto"/>
      </w:pBdr>
    </w:pPr>
    <w:rPr>
      <w:b/>
      <w:bCs/>
    </w:rPr>
  </w:style>
  <w:style w:type="character" w:customStyle="1" w:styleId="IntenseQuoteChar">
    <w:name w:val="Intense Quote Char"/>
    <w:link w:val="IntenseQuote"/>
    <w:uiPriority w:val="30"/>
    <w:rsid w:val="006D6035"/>
    <w:rPr>
      <w:rFonts w:cstheme="minorHAnsi"/>
      <w:b/>
      <w:bCs/>
      <w:sz w:val="28"/>
      <w:szCs w:val="28"/>
    </w:rPr>
  </w:style>
  <w:style w:type="character" w:styleId="SubtleEmphasis">
    <w:name w:val="Subtle Emphasis"/>
    <w:uiPriority w:val="19"/>
    <w:qFormat/>
    <w:rsid w:val="006D603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D6035"/>
    <w:rPr>
      <w:rFonts w:asciiTheme="minorHAnsi" w:hAnsiTheme="minorHAnsi" w:cstheme="minorHAnsi"/>
      <w:b/>
      <w:bCs/>
      <w:i/>
      <w:iCs/>
      <w:sz w:val="28"/>
      <w:szCs w:val="28"/>
    </w:rPr>
  </w:style>
  <w:style w:type="character" w:styleId="SubtleReference">
    <w:name w:val="Subtle Reference"/>
    <w:uiPriority w:val="31"/>
    <w:qFormat/>
    <w:rsid w:val="006D6035"/>
    <w:rPr>
      <w:caps/>
      <w:color w:val="7F7F7F" w:themeColor="text1" w:themeTint="80"/>
      <w:sz w:val="22"/>
      <w:szCs w:val="22"/>
    </w:rPr>
  </w:style>
  <w:style w:type="character" w:styleId="IntenseReference">
    <w:name w:val="Intense Reference"/>
    <w:uiPriority w:val="32"/>
    <w:qFormat/>
    <w:rsid w:val="006D6035"/>
    <w:rPr>
      <w:b/>
      <w:bCs/>
      <w:caps/>
      <w:color w:val="7F7F7F" w:themeColor="text1" w:themeTint="80"/>
      <w:sz w:val="22"/>
      <w:szCs w:val="22"/>
    </w:rPr>
  </w:style>
  <w:style w:type="character" w:styleId="BookTitle">
    <w:name w:val="Book Title"/>
    <w:uiPriority w:val="33"/>
    <w:qFormat/>
    <w:rsid w:val="006D60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106909</Words>
  <Characters>499268</Characters>
  <Application>Microsoft Office Word</Application>
  <DocSecurity>0</DocSecurity>
  <Lines>11347</Lines>
  <Paragraphs>1200</Paragraphs>
  <ScaleCrop>false</ScaleCrop>
  <HeadingPairs>
    <vt:vector size="2" baseType="variant">
      <vt:variant>
        <vt:lpstr>Title</vt:lpstr>
      </vt:variant>
      <vt:variant>
        <vt:i4>1</vt:i4>
      </vt:variant>
    </vt:vector>
  </HeadingPairs>
  <TitlesOfParts>
    <vt:vector size="1" baseType="lpstr">
      <vt:lpstr>AV-0000-D-DaughterSelves</vt:lpstr>
    </vt:vector>
  </TitlesOfParts>
  <Company/>
  <LinksUpToDate>false</LinksUpToDate>
  <CharactersWithSpaces>604977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dcterms:created xsi:type="dcterms:W3CDTF">2025-11-05T22:58:00Z</dcterms:created>
  <dcterms:modified xsi:type="dcterms:W3CDTF">2025-11-12T07:13:00Z</dcterms:modified>
</cp:coreProperties>
</file>