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F2ABD" w14:textId="77777777" w:rsidR="00AD35EB" w:rsidRPr="00471595" w:rsidRDefault="00AD35EB" w:rsidP="00515B04">
      <w:pPr>
        <w:numPr>
          <w:ins w:id="0" w:author="Unknown"/>
        </w:numPr>
        <w:rPr>
          <w:rFonts w:ascii="Montserrat" w:hAnsi="Montserrat"/>
          <w:sz w:val="24"/>
        </w:rPr>
      </w:pPr>
      <w:r w:rsidRPr="00471595">
        <w:rPr>
          <w:rFonts w:ascii="Montserrat" w:hAnsi="Montserrat"/>
          <w:sz w:val="24"/>
        </w:rPr>
        <w:t>01</w:t>
      </w:r>
      <w:r w:rsidRPr="00471595">
        <w:rPr>
          <w:rFonts w:ascii="Montserrat" w:hAnsi="Montserrat"/>
          <w:sz w:val="24"/>
        </w:rPr>
        <w:tab/>
      </w:r>
    </w:p>
    <w:p w14:paraId="1B5761EA" w14:textId="77777777" w:rsidR="00AD35EB" w:rsidRPr="00471595" w:rsidRDefault="00AD35EB" w:rsidP="00515B04">
      <w:pPr>
        <w:numPr>
          <w:ins w:id="1" w:author="Unknown"/>
        </w:numPr>
        <w:rPr>
          <w:rFonts w:ascii="Montserrat" w:hAnsi="Montserrat"/>
          <w:sz w:val="24"/>
        </w:rPr>
      </w:pPr>
    </w:p>
    <w:p w14:paraId="1C29EAB7" w14:textId="77777777" w:rsidR="009E085F" w:rsidRPr="00471595" w:rsidRDefault="00AD35EB" w:rsidP="00515B04">
      <w:pPr>
        <w:numPr>
          <w:ins w:id="2" w:author="Unknown"/>
        </w:numPr>
        <w:rPr>
          <w:rFonts w:ascii="Montserrat" w:hAnsi="Montserrat"/>
          <w:sz w:val="24"/>
        </w:rPr>
      </w:pPr>
      <w:r w:rsidRPr="00471595">
        <w:rPr>
          <w:rFonts w:ascii="Montserrat" w:hAnsi="Montserrat"/>
          <w:sz w:val="24"/>
        </w:rPr>
        <w:t xml:space="preserve">A breeze teased the scent of new rain about the room. She knelt within the cozy sphere of illumination cast by an antique lamp on the low table. Apart from that, the old house was steeped in shadows. She was savoring the last bite of her meal as twilight deepened the evening sky. </w:t>
      </w:r>
    </w:p>
    <w:p w14:paraId="5E97C48B" w14:textId="77777777" w:rsidR="009E085F"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Setting the bowl down on the table her hand paused. </w:t>
      </w:r>
    </w:p>
    <w:p w14:paraId="562775FF" w14:textId="77777777" w:rsidR="009E085F"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She noticed the strange hesitation—the chopsticks in her fingers hovering at the rim of the bowl—as a sudden thrill darted up her spine to snarl at the nape of her neck. Purely out of habit, she disguised the betraying hesitation by deftly aligning the slender utensils in a chord intersecting ninety degrees of arc along the rim of the bowl. </w:t>
      </w:r>
    </w:p>
    <w:p w14:paraId="50EADD76" w14:textId="77777777" w:rsidR="009E085F"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Rising from the cushion, she glided over to the sideboard, gathered tea settings for two</w:t>
      </w:r>
      <w:r w:rsidR="00295153" w:rsidRPr="00471595">
        <w:rPr>
          <w:rFonts w:ascii="Montserrat" w:hAnsi="Montserrat"/>
          <w:sz w:val="24"/>
        </w:rPr>
        <w:t xml:space="preserve"> and</w:t>
      </w:r>
      <w:r w:rsidR="00AD35EB" w:rsidRPr="00471595">
        <w:rPr>
          <w:rFonts w:ascii="Montserrat" w:hAnsi="Montserrat"/>
          <w:sz w:val="24"/>
        </w:rPr>
        <w:t xml:space="preserve"> fetched the pot from the hot plate. </w:t>
      </w:r>
    </w:p>
    <w:p w14:paraId="02540BE7" w14:textId="5D3EE230" w:rsidR="00AD35EB"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As she was setting the tray down, she heard the front door open and shut. A brief wind cut through the house, peppering her with droplets and dancing against the paddles of the wind chimes, conjuring a delicate rain of notes to welcome her unannounced visitor.</w:t>
      </w:r>
    </w:p>
    <w:p w14:paraId="5D6C5F07" w14:textId="3D6EC3AD" w:rsidR="009E085F" w:rsidRPr="00471595" w:rsidRDefault="00AD35EB" w:rsidP="00515B04">
      <w:pPr>
        <w:numPr>
          <w:ins w:id="3"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Phoenix?</w:t>
      </w:r>
      <w:r w:rsidR="000264CD" w:rsidRPr="00471595">
        <w:rPr>
          <w:rFonts w:ascii="Montserrat" w:hAnsi="Montserrat"/>
          <w:sz w:val="24"/>
        </w:rPr>
        <w:t>”</w:t>
      </w:r>
      <w:r w:rsidRPr="00471595">
        <w:rPr>
          <w:rFonts w:ascii="Montserrat" w:hAnsi="Montserrat"/>
          <w:sz w:val="24"/>
        </w:rPr>
        <w:t xml:space="preserve"> </w:t>
      </w:r>
      <w:r w:rsidR="009E085F" w:rsidRPr="00471595">
        <w:rPr>
          <w:rFonts w:ascii="Montserrat" w:hAnsi="Montserrat"/>
          <w:sz w:val="24"/>
        </w:rPr>
        <w:t>a man</w:t>
      </w:r>
      <w:r w:rsidRPr="00471595">
        <w:rPr>
          <w:rFonts w:ascii="Montserrat" w:hAnsi="Montserrat"/>
          <w:sz w:val="24"/>
        </w:rPr>
        <w:t xml:space="preserve"> called softly from the shadows. </w:t>
      </w:r>
      <w:r w:rsidR="009E085F" w:rsidRPr="00471595">
        <w:rPr>
          <w:rFonts w:ascii="Montserrat" w:hAnsi="Montserrat"/>
          <w:sz w:val="24"/>
        </w:rPr>
        <w:t>A soft rustle of fabric followed, as h</w:t>
      </w:r>
      <w:r w:rsidRPr="00471595">
        <w:rPr>
          <w:rFonts w:ascii="Montserrat" w:hAnsi="Montserrat"/>
          <w:sz w:val="24"/>
        </w:rPr>
        <w:t xml:space="preserve">e slipped out of his jacket and hung it on a hook inside the door. </w:t>
      </w:r>
      <w:r w:rsidR="009E085F" w:rsidRPr="00471595">
        <w:rPr>
          <w:rFonts w:ascii="Montserrat" w:hAnsi="Montserrat"/>
          <w:sz w:val="24"/>
        </w:rPr>
        <w:t>Then, h</w:t>
      </w:r>
      <w:r w:rsidRPr="00471595">
        <w:rPr>
          <w:rFonts w:ascii="Montserrat" w:hAnsi="Montserrat"/>
          <w:sz w:val="24"/>
        </w:rPr>
        <w:t xml:space="preserve">is footsteps approached from the foyer. </w:t>
      </w:r>
    </w:p>
    <w:p w14:paraId="6D5951BD" w14:textId="3CE1F7BA" w:rsidR="00AD35EB" w:rsidRPr="00471595" w:rsidRDefault="009E085F" w:rsidP="00515B04">
      <w:pPr>
        <w:rPr>
          <w:rFonts w:ascii="Montserrat" w:hAnsi="Montserrat"/>
          <w:sz w:val="24"/>
        </w:rPr>
      </w:pPr>
      <w:r w:rsidRPr="00471595">
        <w:rPr>
          <w:rFonts w:ascii="Montserrat" w:hAnsi="Montserrat"/>
          <w:sz w:val="24"/>
        </w:rPr>
        <w:tab/>
      </w:r>
      <w:r w:rsidR="000264CD" w:rsidRPr="00471595">
        <w:rPr>
          <w:rFonts w:ascii="Montserrat" w:hAnsi="Montserrat"/>
          <w:sz w:val="24"/>
        </w:rPr>
        <w:t>“</w:t>
      </w:r>
      <w:r w:rsidR="00AD35EB" w:rsidRPr="00471595">
        <w:rPr>
          <w:rFonts w:ascii="Montserrat" w:hAnsi="Montserrat"/>
          <w:sz w:val="24"/>
        </w:rPr>
        <w:t>Am I interrupting?</w:t>
      </w:r>
      <w:r w:rsidR="000264CD" w:rsidRPr="00471595">
        <w:rPr>
          <w:rFonts w:ascii="Montserrat" w:hAnsi="Montserrat"/>
          <w:sz w:val="24"/>
        </w:rPr>
        <w:t>”</w:t>
      </w:r>
      <w:r w:rsidR="00AD35EB" w:rsidRPr="00471595">
        <w:rPr>
          <w:rFonts w:ascii="Montserrat" w:hAnsi="Montserrat"/>
          <w:sz w:val="24"/>
        </w:rPr>
        <w:t xml:space="preserve"> He asked as he entered the room, pausing outside the fall of light.</w:t>
      </w:r>
    </w:p>
    <w:p w14:paraId="446AE2FD" w14:textId="701CBAFE" w:rsidR="009E085F" w:rsidRPr="00471595" w:rsidRDefault="00AD35EB" w:rsidP="00515B04">
      <w:pPr>
        <w:numPr>
          <w:ins w:id="4" w:author="Unknown"/>
        </w:numPr>
        <w:rPr>
          <w:rFonts w:ascii="Montserrat" w:hAnsi="Montserrat"/>
          <w:sz w:val="24"/>
        </w:rPr>
      </w:pPr>
      <w:r w:rsidRPr="00471595">
        <w:rPr>
          <w:rFonts w:ascii="Montserrat" w:hAnsi="Montserrat"/>
          <w:sz w:val="24"/>
        </w:rPr>
        <w:tab/>
        <w:t xml:space="preserve">She shrugged, </w:t>
      </w:r>
      <w:r w:rsidR="000264CD" w:rsidRPr="00471595">
        <w:rPr>
          <w:rFonts w:ascii="Montserrat" w:hAnsi="Montserrat"/>
          <w:sz w:val="24"/>
        </w:rPr>
        <w:t>“</w:t>
      </w:r>
      <w:r w:rsidRPr="00471595">
        <w:rPr>
          <w:rFonts w:ascii="Montserrat" w:hAnsi="Montserrat"/>
          <w:sz w:val="24"/>
        </w:rPr>
        <w:t>I have remembered as much as I can stand. And then some.</w:t>
      </w:r>
      <w:r w:rsidR="000264CD" w:rsidRPr="00471595">
        <w:rPr>
          <w:rFonts w:ascii="Montserrat" w:hAnsi="Montserrat"/>
          <w:sz w:val="24"/>
        </w:rPr>
        <w:t>”</w:t>
      </w:r>
      <w:r w:rsidRPr="00471595">
        <w:rPr>
          <w:rFonts w:ascii="Montserrat" w:hAnsi="Montserrat"/>
          <w:sz w:val="24"/>
        </w:rPr>
        <w:t xml:space="preserve"> </w:t>
      </w:r>
      <w:r w:rsidR="009E085F" w:rsidRPr="00471595">
        <w:rPr>
          <w:rFonts w:ascii="Montserrat" w:hAnsi="Montserrat"/>
          <w:sz w:val="24"/>
        </w:rPr>
        <w:t xml:space="preserve">There was no need to preface her thoughts with this particular man. </w:t>
      </w:r>
      <w:r w:rsidRPr="00471595">
        <w:rPr>
          <w:rFonts w:ascii="Montserrat" w:hAnsi="Montserrat"/>
          <w:sz w:val="24"/>
        </w:rPr>
        <w:t xml:space="preserve">He had lost a wife and lover when she lost her mother. </w:t>
      </w:r>
    </w:p>
    <w:p w14:paraId="53DB787E" w14:textId="5392EF35" w:rsidR="009E085F"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She knew he understood. </w:t>
      </w:r>
    </w:p>
    <w:p w14:paraId="7AFE8F97" w14:textId="3F243B90" w:rsidR="009E085F"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She met his eyes, even though they were obscured by shadow. </w:t>
      </w:r>
      <w:r w:rsidR="000264CD" w:rsidRPr="00471595">
        <w:rPr>
          <w:rFonts w:ascii="Montserrat" w:hAnsi="Montserrat"/>
          <w:sz w:val="24"/>
        </w:rPr>
        <w:t>“</w:t>
      </w:r>
      <w:r w:rsidR="00AD35EB" w:rsidRPr="00471595">
        <w:rPr>
          <w:rFonts w:ascii="Montserrat" w:hAnsi="Montserrat"/>
          <w:sz w:val="24"/>
        </w:rPr>
        <w:t>Did it really take this long to track me down, or did you hope I might come looking for you if you waited long enough before 'finding' me?</w:t>
      </w:r>
      <w:r w:rsidR="000264CD" w:rsidRPr="00471595">
        <w:rPr>
          <w:rFonts w:ascii="Montserrat" w:hAnsi="Montserrat"/>
          <w:sz w:val="24"/>
        </w:rPr>
        <w:t>”</w:t>
      </w:r>
      <w:r w:rsidR="00AD35EB" w:rsidRPr="00471595">
        <w:rPr>
          <w:rFonts w:ascii="Montserrat" w:hAnsi="Montserrat"/>
          <w:sz w:val="24"/>
        </w:rPr>
        <w:t xml:space="preserve"> She asked, rhetorically.</w:t>
      </w:r>
    </w:p>
    <w:p w14:paraId="5242DDBF" w14:textId="77777777" w:rsidR="009E085F"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It surprised her that it came out sounding so bitter. </w:t>
      </w:r>
    </w:p>
    <w:p w14:paraId="39D2D079" w14:textId="77777777" w:rsidR="009E085F"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She had no business making that kind of comment. This was the first time she had bothered to come home herself. </w:t>
      </w:r>
    </w:p>
    <w:p w14:paraId="2DD1BB33" w14:textId="77777777" w:rsidR="009E085F"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She had been eleven years old when her mother died—when the trauma ignited her latent psionics and forced her to share her death. He had come with her when the discovery of her awakened abilities forced her relocation to a psionic reservation. </w:t>
      </w:r>
    </w:p>
    <w:p w14:paraId="50748868" w14:textId="77777777" w:rsidR="009E085F"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She had no idea if he had ever paid their old home a visit</w:t>
      </w:r>
      <w:r w:rsidR="00295153" w:rsidRPr="00471595">
        <w:rPr>
          <w:rFonts w:ascii="Montserrat" w:hAnsi="Montserrat"/>
          <w:sz w:val="24"/>
        </w:rPr>
        <w:t xml:space="preserve"> and</w:t>
      </w:r>
      <w:r w:rsidR="00AD35EB" w:rsidRPr="00471595">
        <w:rPr>
          <w:rFonts w:ascii="Montserrat" w:hAnsi="Montserrat"/>
          <w:sz w:val="24"/>
        </w:rPr>
        <w:t xml:space="preserve"> she found herself hoping she had not forced him to it unprepared. </w:t>
      </w:r>
    </w:p>
    <w:p w14:paraId="01534059" w14:textId="77777777" w:rsidR="009E085F"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When he offered no comment, she slipped away from the table and pulled a hot towel out of the warmer. </w:t>
      </w:r>
    </w:p>
    <w:p w14:paraId="16A1C20A" w14:textId="3253DAAC" w:rsidR="00AD35EB"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Stepping back into the pool of light, she continued politely, </w:t>
      </w:r>
      <w:r w:rsidR="000264CD" w:rsidRPr="00471595">
        <w:rPr>
          <w:rFonts w:ascii="Montserrat" w:hAnsi="Montserrat"/>
          <w:sz w:val="24"/>
        </w:rPr>
        <w:t>“</w:t>
      </w:r>
      <w:r w:rsidR="00AD35EB" w:rsidRPr="00471595">
        <w:rPr>
          <w:rFonts w:ascii="Montserrat" w:hAnsi="Montserrat"/>
          <w:sz w:val="24"/>
        </w:rPr>
        <w:t>Please, come in, have a seat. I'm sure you have had a long walk. I have made tea, if you would like.</w:t>
      </w:r>
      <w:r w:rsidR="000264CD" w:rsidRPr="00471595">
        <w:rPr>
          <w:rFonts w:ascii="Montserrat" w:hAnsi="Montserrat"/>
          <w:sz w:val="24"/>
        </w:rPr>
        <w:t>”</w:t>
      </w:r>
    </w:p>
    <w:p w14:paraId="31269117" w14:textId="77777777" w:rsidR="009E085F" w:rsidRPr="00471595" w:rsidRDefault="00AD35EB" w:rsidP="00515B04">
      <w:pPr>
        <w:numPr>
          <w:ins w:id="5" w:author="Unknown"/>
        </w:numPr>
        <w:rPr>
          <w:rFonts w:ascii="Montserrat" w:hAnsi="Montserrat"/>
          <w:sz w:val="24"/>
        </w:rPr>
      </w:pPr>
      <w:r w:rsidRPr="00471595">
        <w:rPr>
          <w:rFonts w:ascii="Montserrat" w:hAnsi="Montserrat"/>
          <w:sz w:val="24"/>
        </w:rPr>
        <w:tab/>
        <w:t xml:space="preserve">He sensed the change in her manner and accepted the invitation gracefully. Stepping forward, he accepted the towel from her outstretched hand, savoring the heat on his face and hands. </w:t>
      </w:r>
    </w:p>
    <w:p w14:paraId="3EFA71D3" w14:textId="77777777" w:rsidR="009E085F"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He settled onto a cushion, one leg tucked in, the other stretched under the low table to spare his knees. </w:t>
      </w:r>
    </w:p>
    <w:p w14:paraId="569DC649" w14:textId="28ED7CF4" w:rsidR="00AD35EB"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She folded gracefully into an accustomed kneel and poured for them. He accepted his cup with quiet thanks, content for the moment to absorb another measure of warmth through his hands. </w:t>
      </w:r>
    </w:p>
    <w:p w14:paraId="47873B45" w14:textId="77777777" w:rsidR="009E085F" w:rsidRPr="00471595" w:rsidRDefault="00AD35EB" w:rsidP="00515B04">
      <w:pPr>
        <w:numPr>
          <w:ins w:id="6" w:author="Unknown"/>
        </w:numPr>
        <w:rPr>
          <w:rFonts w:ascii="Montserrat" w:hAnsi="Montserrat"/>
          <w:sz w:val="24"/>
        </w:rPr>
      </w:pPr>
      <w:r w:rsidRPr="00471595">
        <w:rPr>
          <w:rFonts w:ascii="Montserrat" w:hAnsi="Montserrat"/>
          <w:sz w:val="24"/>
        </w:rPr>
        <w:tab/>
        <w:t xml:space="preserve">She sipped from her cup, peering at him through a veil of steam. </w:t>
      </w:r>
    </w:p>
    <w:p w14:paraId="1AB3DFF2" w14:textId="77777777" w:rsidR="009E085F"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He wore a dress-down uniform, which told her he was back on active duty. She had not expected that. From his insignia</w:t>
      </w:r>
      <w:r w:rsidRPr="00471595">
        <w:rPr>
          <w:rFonts w:ascii="Montserrat" w:hAnsi="Montserrat"/>
          <w:sz w:val="24"/>
        </w:rPr>
        <w:t>,</w:t>
      </w:r>
      <w:r w:rsidR="00AD35EB" w:rsidRPr="00471595">
        <w:rPr>
          <w:rFonts w:ascii="Montserrat" w:hAnsi="Montserrat"/>
          <w:sz w:val="24"/>
        </w:rPr>
        <w:t xml:space="preserve"> she discovered he had attained the rank of captain. </w:t>
      </w:r>
    </w:p>
    <w:p w14:paraId="22644501" w14:textId="77777777" w:rsidR="009E085F"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It would be child's play to sift his thoughts for the news he brought</w:t>
      </w:r>
      <w:r w:rsidR="00295153" w:rsidRPr="00471595">
        <w:rPr>
          <w:rFonts w:ascii="Montserrat" w:hAnsi="Montserrat"/>
          <w:sz w:val="24"/>
        </w:rPr>
        <w:t xml:space="preserve"> but</w:t>
      </w:r>
      <w:r w:rsidR="00AD35EB" w:rsidRPr="00471595">
        <w:rPr>
          <w:rFonts w:ascii="Montserrat" w:hAnsi="Montserrat"/>
          <w:sz w:val="24"/>
        </w:rPr>
        <w:t xml:space="preserve"> she had been too well trained to dare such a gross invasion of privacy. </w:t>
      </w:r>
    </w:p>
    <w:p w14:paraId="6B1F510A" w14:textId="77777777" w:rsidR="009E085F"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The same would not apply to surface thoughts, as they tended to invade her mind from all points—like a constant bath of light. Instead, she questioned him softly about his walk and the inconvenient timing of the downpour. </w:t>
      </w:r>
    </w:p>
    <w:p w14:paraId="747BF0BC" w14:textId="30332096" w:rsidR="009E085F"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He smiled, confessing to mixed ire and wonder at the elemental display. </w:t>
      </w:r>
      <w:r w:rsidR="000264CD" w:rsidRPr="00471595">
        <w:rPr>
          <w:rFonts w:ascii="Montserrat" w:hAnsi="Montserrat"/>
          <w:sz w:val="24"/>
        </w:rPr>
        <w:t>“</w:t>
      </w:r>
      <w:r w:rsidR="00AD35EB" w:rsidRPr="00471595">
        <w:rPr>
          <w:rFonts w:ascii="Montserrat" w:hAnsi="Montserrat"/>
          <w:sz w:val="24"/>
        </w:rPr>
        <w:t>I don't mind. You start to miss the wind and rain after a couple of months of ship-board duty.</w:t>
      </w:r>
      <w:r w:rsidR="000264CD" w:rsidRPr="00471595">
        <w:rPr>
          <w:rFonts w:ascii="Montserrat" w:hAnsi="Montserrat"/>
          <w:sz w:val="24"/>
        </w:rPr>
        <w:t>”</w:t>
      </w:r>
      <w:r w:rsidR="00AD35EB" w:rsidRPr="00471595">
        <w:rPr>
          <w:rFonts w:ascii="Montserrat" w:hAnsi="Montserrat"/>
          <w:sz w:val="24"/>
        </w:rPr>
        <w:t xml:space="preserve"> </w:t>
      </w:r>
    </w:p>
    <w:p w14:paraId="7DCCB163" w14:textId="51CF5B73" w:rsidR="00AD35EB"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He gazed into the middle distance after that thought and then folded the towel in his lap with a sigh.</w:t>
      </w:r>
    </w:p>
    <w:p w14:paraId="2497C2C7" w14:textId="3BA7CFC6" w:rsidR="009E085F" w:rsidRPr="00471595" w:rsidRDefault="00AD35EB" w:rsidP="00515B04">
      <w:pPr>
        <w:numPr>
          <w:ins w:id="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Which reminds me,</w:t>
      </w:r>
      <w:r w:rsidR="000264CD" w:rsidRPr="00471595">
        <w:rPr>
          <w:rFonts w:ascii="Montserrat" w:hAnsi="Montserrat"/>
          <w:sz w:val="24"/>
        </w:rPr>
        <w:t>”</w:t>
      </w:r>
      <w:r w:rsidRPr="00471595">
        <w:rPr>
          <w:rFonts w:ascii="Montserrat" w:hAnsi="Montserrat"/>
          <w:sz w:val="24"/>
        </w:rPr>
        <w:t xml:space="preserve"> he added as his train of thought intersected the matter that had brought him, </w:t>
      </w:r>
      <w:r w:rsidR="000264CD" w:rsidRPr="00471595">
        <w:rPr>
          <w:rFonts w:ascii="Montserrat" w:hAnsi="Montserrat"/>
          <w:sz w:val="24"/>
        </w:rPr>
        <w:t>“</w:t>
      </w:r>
      <w:r w:rsidRPr="00471595">
        <w:rPr>
          <w:rFonts w:ascii="Montserrat" w:hAnsi="Montserrat"/>
          <w:sz w:val="24"/>
        </w:rPr>
        <w:t>I picked up your mail.</w:t>
      </w:r>
      <w:r w:rsidR="000264CD" w:rsidRPr="00471595">
        <w:rPr>
          <w:rFonts w:ascii="Montserrat" w:hAnsi="Montserrat"/>
          <w:sz w:val="24"/>
        </w:rPr>
        <w:t>”</w:t>
      </w:r>
      <w:r w:rsidRPr="00471595">
        <w:rPr>
          <w:rFonts w:ascii="Montserrat" w:hAnsi="Montserrat"/>
          <w:sz w:val="24"/>
        </w:rPr>
        <w:t xml:space="preserve"> </w:t>
      </w:r>
    </w:p>
    <w:p w14:paraId="524BC655" w14:textId="77777777" w:rsidR="009E085F"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He looked at her with sudden sobriety. </w:t>
      </w:r>
    </w:p>
    <w:p w14:paraId="3B572F9D" w14:textId="4D963B7D" w:rsidR="009E085F"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She held his eyes for a moment and then nodded slightly for him to continue. </w:t>
      </w:r>
      <w:r w:rsidR="000264CD" w:rsidRPr="00471595">
        <w:rPr>
          <w:rFonts w:ascii="Montserrat" w:hAnsi="Montserrat"/>
          <w:sz w:val="24"/>
        </w:rPr>
        <w:t>“</w:t>
      </w:r>
      <w:r w:rsidR="00AD35EB" w:rsidRPr="00471595">
        <w:rPr>
          <w:rFonts w:ascii="Montserrat" w:hAnsi="Montserrat"/>
          <w:sz w:val="24"/>
        </w:rPr>
        <w:t>Phoenix Ember Nin,</w:t>
      </w:r>
      <w:r w:rsidR="000264CD" w:rsidRPr="00471595">
        <w:rPr>
          <w:rFonts w:ascii="Montserrat" w:hAnsi="Montserrat"/>
          <w:sz w:val="24"/>
        </w:rPr>
        <w:t>”</w:t>
      </w:r>
      <w:r w:rsidR="00AD35EB" w:rsidRPr="00471595">
        <w:rPr>
          <w:rFonts w:ascii="Montserrat" w:hAnsi="Montserrat"/>
          <w:sz w:val="24"/>
        </w:rPr>
        <w:t xml:space="preserve"> he smiled, drawing the long envelope from the inside pocket of his tunic, </w:t>
      </w:r>
      <w:r w:rsidR="000264CD" w:rsidRPr="00471595">
        <w:rPr>
          <w:rFonts w:ascii="Montserrat" w:hAnsi="Montserrat"/>
          <w:sz w:val="24"/>
        </w:rPr>
        <w:t>“</w:t>
      </w:r>
      <w:r w:rsidR="00AD35EB" w:rsidRPr="00471595">
        <w:rPr>
          <w:rFonts w:ascii="Montserrat" w:hAnsi="Montserrat"/>
          <w:sz w:val="24"/>
        </w:rPr>
        <w:t>let me be the first to congratulate you.</w:t>
      </w:r>
      <w:r w:rsidR="000264CD" w:rsidRPr="00471595">
        <w:rPr>
          <w:rFonts w:ascii="Montserrat" w:hAnsi="Montserrat"/>
          <w:sz w:val="24"/>
        </w:rPr>
        <w:t>”</w:t>
      </w:r>
      <w:r w:rsidRPr="00471595">
        <w:rPr>
          <w:rFonts w:ascii="Montserrat" w:hAnsi="Montserrat"/>
          <w:sz w:val="24"/>
        </w:rPr>
        <w:tab/>
      </w:r>
    </w:p>
    <w:p w14:paraId="4DC9F6DC" w14:textId="77777777" w:rsidR="009E085F"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She accepted the archaic document, breaking the wax seal and quickly scanning the text. </w:t>
      </w:r>
    </w:p>
    <w:p w14:paraId="0CD1875A" w14:textId="0072CE71" w:rsidR="009E085F" w:rsidRPr="00471595" w:rsidRDefault="009E085F" w:rsidP="00515B04">
      <w:pPr>
        <w:rPr>
          <w:rFonts w:ascii="Montserrat" w:hAnsi="Montserrat"/>
          <w:sz w:val="24"/>
        </w:rPr>
      </w:pPr>
      <w:r w:rsidRPr="00471595">
        <w:rPr>
          <w:rFonts w:ascii="Montserrat" w:hAnsi="Montserrat"/>
          <w:sz w:val="24"/>
        </w:rPr>
        <w:tab/>
      </w:r>
      <w:r w:rsidR="000264CD" w:rsidRPr="00471595">
        <w:rPr>
          <w:rFonts w:ascii="Montserrat" w:hAnsi="Montserrat"/>
          <w:sz w:val="24"/>
        </w:rPr>
        <w:t>“</w:t>
      </w:r>
      <w:r w:rsidR="00AD35EB" w:rsidRPr="00471595">
        <w:rPr>
          <w:rFonts w:ascii="Montserrat" w:hAnsi="Montserrat"/>
          <w:sz w:val="24"/>
        </w:rPr>
        <w:t>Naturally, I don't know what it says</w:t>
      </w:r>
      <w:r w:rsidR="00295153" w:rsidRPr="00471595">
        <w:rPr>
          <w:rFonts w:ascii="Montserrat" w:hAnsi="Montserrat"/>
          <w:sz w:val="24"/>
        </w:rPr>
        <w:t xml:space="preserve"> but</w:t>
      </w:r>
      <w:r w:rsidR="00AD35EB" w:rsidRPr="00471595">
        <w:rPr>
          <w:rFonts w:ascii="Montserrat" w:hAnsi="Montserrat"/>
          <w:sz w:val="24"/>
        </w:rPr>
        <w:t xml:space="preserve"> I know how the Project works. They want you </w:t>
      </w:r>
      <w:r w:rsidRPr="00471595">
        <w:rPr>
          <w:rFonts w:ascii="Montserrat" w:hAnsi="Montserrat"/>
          <w:sz w:val="24"/>
        </w:rPr>
        <w:t xml:space="preserve">back </w:t>
      </w:r>
      <w:r w:rsidR="00AD35EB" w:rsidRPr="00471595">
        <w:rPr>
          <w:rFonts w:ascii="Montserrat" w:hAnsi="Montserrat"/>
          <w:sz w:val="24"/>
        </w:rPr>
        <w:t xml:space="preserve">working for them as soon as possible, so they will have pushed to get you accepted into the Academy as soon after graduation as possible. </w:t>
      </w:r>
    </w:p>
    <w:p w14:paraId="06DDFA3F" w14:textId="0FB0F0AE" w:rsidR="009E085F" w:rsidRPr="00471595" w:rsidRDefault="009E085F" w:rsidP="00515B04">
      <w:pPr>
        <w:rPr>
          <w:rFonts w:ascii="Montserrat" w:hAnsi="Montserrat"/>
          <w:sz w:val="24"/>
        </w:rPr>
      </w:pPr>
      <w:r w:rsidRPr="00471595">
        <w:rPr>
          <w:rFonts w:ascii="Montserrat" w:hAnsi="Montserrat"/>
          <w:sz w:val="24"/>
        </w:rPr>
        <w:tab/>
      </w:r>
      <w:r w:rsidR="000264CD" w:rsidRPr="00471595">
        <w:rPr>
          <w:rFonts w:ascii="Montserrat" w:hAnsi="Montserrat"/>
          <w:sz w:val="24"/>
        </w:rPr>
        <w:t>“</w:t>
      </w:r>
      <w:r w:rsidR="00AD35EB" w:rsidRPr="00471595">
        <w:rPr>
          <w:rFonts w:ascii="Montserrat" w:hAnsi="Montserrat"/>
          <w:sz w:val="24"/>
        </w:rPr>
        <w:t>I expect you leave as early as dawn tomorrow,</w:t>
      </w:r>
      <w:r w:rsidR="000264CD" w:rsidRPr="00471595">
        <w:rPr>
          <w:rFonts w:ascii="Montserrat" w:hAnsi="Montserrat"/>
          <w:sz w:val="24"/>
        </w:rPr>
        <w:t>”</w:t>
      </w:r>
      <w:r w:rsidR="00AD35EB" w:rsidRPr="00471595">
        <w:rPr>
          <w:rFonts w:ascii="Montserrat" w:hAnsi="Montserrat"/>
          <w:sz w:val="24"/>
        </w:rPr>
        <w:t xml:space="preserve"> he stated. </w:t>
      </w:r>
      <w:r w:rsidR="000264CD" w:rsidRPr="00471595">
        <w:rPr>
          <w:rFonts w:ascii="Montserrat" w:hAnsi="Montserrat"/>
          <w:sz w:val="24"/>
        </w:rPr>
        <w:t>“</w:t>
      </w:r>
      <w:r w:rsidR="00AD35EB" w:rsidRPr="00471595">
        <w:rPr>
          <w:rFonts w:ascii="Montserrat" w:hAnsi="Montserrat"/>
          <w:sz w:val="24"/>
        </w:rPr>
        <w:t>I suspect you already knew this, though,</w:t>
      </w:r>
      <w:r w:rsidR="000264CD" w:rsidRPr="00471595">
        <w:rPr>
          <w:rFonts w:ascii="Montserrat" w:hAnsi="Montserrat"/>
          <w:sz w:val="24"/>
        </w:rPr>
        <w:t>”</w:t>
      </w:r>
      <w:r w:rsidR="00AD35EB" w:rsidRPr="00471595">
        <w:rPr>
          <w:rFonts w:ascii="Montserrat" w:hAnsi="Montserrat"/>
          <w:sz w:val="24"/>
        </w:rPr>
        <w:t xml:space="preserve"> he added, giving the darkened room a glance</w:t>
      </w:r>
      <w:r w:rsidRPr="00471595">
        <w:rPr>
          <w:rFonts w:ascii="Montserrat" w:hAnsi="Montserrat"/>
          <w:sz w:val="24"/>
        </w:rPr>
        <w:t xml:space="preserve"> before fixing his gaze on her face. Holding her </w:t>
      </w:r>
      <w:r w:rsidR="00AD35EB" w:rsidRPr="00471595">
        <w:rPr>
          <w:rFonts w:ascii="Montserrat" w:hAnsi="Montserrat"/>
          <w:sz w:val="24"/>
        </w:rPr>
        <w:t xml:space="preserve">eyes with his as he asked, </w:t>
      </w:r>
      <w:r w:rsidR="000264CD" w:rsidRPr="00471595">
        <w:rPr>
          <w:rFonts w:ascii="Montserrat" w:hAnsi="Montserrat"/>
          <w:sz w:val="24"/>
        </w:rPr>
        <w:t>“</w:t>
      </w:r>
      <w:r w:rsidR="00AD35EB" w:rsidRPr="00471595">
        <w:rPr>
          <w:rFonts w:ascii="Montserrat" w:hAnsi="Montserrat"/>
          <w:sz w:val="24"/>
        </w:rPr>
        <w:t>What did they give you?</w:t>
      </w:r>
      <w:r w:rsidR="000264CD" w:rsidRPr="00471595">
        <w:rPr>
          <w:rFonts w:ascii="Montserrat" w:hAnsi="Montserrat"/>
          <w:sz w:val="24"/>
        </w:rPr>
        <w:t>”</w:t>
      </w:r>
      <w:r w:rsidR="00AD35EB" w:rsidRPr="00471595">
        <w:rPr>
          <w:rFonts w:ascii="Montserrat" w:hAnsi="Montserrat"/>
          <w:sz w:val="24"/>
        </w:rPr>
        <w:t xml:space="preserve"> </w:t>
      </w:r>
    </w:p>
    <w:p w14:paraId="30BE1F1F" w14:textId="0CD5F0AC" w:rsidR="00AD35EB"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He maintained eye contact as he finally took a sip of his tea.</w:t>
      </w:r>
    </w:p>
    <w:p w14:paraId="44313534" w14:textId="61019048" w:rsidR="009E085F" w:rsidRPr="00471595" w:rsidRDefault="00AD35EB" w:rsidP="00515B04">
      <w:pPr>
        <w:numPr>
          <w:ins w:id="8" w:author="Unknown"/>
        </w:numPr>
        <w:rPr>
          <w:rFonts w:ascii="Montserrat" w:hAnsi="Montserrat"/>
          <w:sz w:val="24"/>
        </w:rPr>
      </w:pPr>
      <w:r w:rsidRPr="00471595">
        <w:rPr>
          <w:rFonts w:ascii="Montserrat" w:hAnsi="Montserrat"/>
          <w:sz w:val="24"/>
        </w:rPr>
        <w:tab/>
        <w:t>She took a deep breath, held it for a short count</w:t>
      </w:r>
      <w:r w:rsidR="00295153" w:rsidRPr="00471595">
        <w:rPr>
          <w:rFonts w:ascii="Montserrat" w:hAnsi="Montserrat"/>
          <w:sz w:val="24"/>
        </w:rPr>
        <w:t xml:space="preserve"> and</w:t>
      </w:r>
      <w:r w:rsidRPr="00471595">
        <w:rPr>
          <w:rFonts w:ascii="Montserrat" w:hAnsi="Montserrat"/>
          <w:sz w:val="24"/>
        </w:rPr>
        <w:t xml:space="preserve"> then said, </w:t>
      </w:r>
      <w:r w:rsidR="000264CD" w:rsidRPr="00471595">
        <w:rPr>
          <w:rFonts w:ascii="Montserrat" w:hAnsi="Montserrat"/>
          <w:sz w:val="24"/>
        </w:rPr>
        <w:t>“</w:t>
      </w:r>
      <w:r w:rsidRPr="00471595">
        <w:rPr>
          <w:rFonts w:ascii="Montserrat" w:hAnsi="Montserrat"/>
          <w:sz w:val="24"/>
        </w:rPr>
        <w:t>Command track, with an emphasis in Tactics. And you're right, I ship out tomorrow. I can't believe it. Eight years of freedom,</w:t>
      </w:r>
      <w:r w:rsidR="000264CD" w:rsidRPr="00471595">
        <w:rPr>
          <w:rFonts w:ascii="Montserrat" w:hAnsi="Montserrat"/>
          <w:sz w:val="24"/>
        </w:rPr>
        <w:t>”</w:t>
      </w:r>
      <w:r w:rsidRPr="00471595">
        <w:rPr>
          <w:rFonts w:ascii="Montserrat" w:hAnsi="Montserrat"/>
          <w:sz w:val="24"/>
        </w:rPr>
        <w:t xml:space="preserve"> she sighed. </w:t>
      </w:r>
    </w:p>
    <w:p w14:paraId="72377836" w14:textId="77777777" w:rsidR="009E085F"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A few years ago, she had been less than pleased to learn that, as a psionic, she was required to enlist in the psionic corps and serve a minimum of eight years in one of the military branches. </w:t>
      </w:r>
    </w:p>
    <w:p w14:paraId="5D3C2E40" w14:textId="77777777" w:rsidR="009E085F"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At least</w:t>
      </w:r>
      <w:r w:rsidRPr="00471595">
        <w:rPr>
          <w:rFonts w:ascii="Montserrat" w:hAnsi="Montserrat"/>
          <w:sz w:val="24"/>
        </w:rPr>
        <w:t>,</w:t>
      </w:r>
      <w:r w:rsidR="00AD35EB" w:rsidRPr="00471595">
        <w:rPr>
          <w:rFonts w:ascii="Montserrat" w:hAnsi="Montserrat"/>
          <w:sz w:val="24"/>
        </w:rPr>
        <w:t xml:space="preserve"> if she wanted to earn her license to practice psionics outside of military or reservation jurisdiction. </w:t>
      </w:r>
    </w:p>
    <w:p w14:paraId="1798ED45" w14:textId="77777777" w:rsidR="009E085F"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Phoenix needed that license. </w:t>
      </w:r>
    </w:p>
    <w:p w14:paraId="6100B49A" w14:textId="77777777" w:rsidR="009E085F"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She did not care to think about the alternative. </w:t>
      </w:r>
    </w:p>
    <w:p w14:paraId="4ECA8045" w14:textId="77777777" w:rsidR="009E085F"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Her attitude </w:t>
      </w:r>
      <w:r w:rsidRPr="00471595">
        <w:rPr>
          <w:rFonts w:ascii="Montserrat" w:hAnsi="Montserrat"/>
          <w:sz w:val="24"/>
        </w:rPr>
        <w:t xml:space="preserve">had </w:t>
      </w:r>
      <w:r w:rsidR="00AD35EB" w:rsidRPr="00471595">
        <w:rPr>
          <w:rFonts w:ascii="Montserrat" w:hAnsi="Montserrat"/>
          <w:sz w:val="24"/>
        </w:rPr>
        <w:t>changed when she was still in her first form at academy prep school. That was when the psi corps discovered that she was a full</w:t>
      </w:r>
      <w:r w:rsidRPr="00471595">
        <w:rPr>
          <w:rFonts w:ascii="Montserrat" w:hAnsi="Montserrat"/>
          <w:sz w:val="24"/>
        </w:rPr>
        <w:t>-</w:t>
      </w:r>
      <w:r w:rsidR="00AD35EB" w:rsidRPr="00471595">
        <w:rPr>
          <w:rFonts w:ascii="Montserrat" w:hAnsi="Montserrat"/>
          <w:sz w:val="24"/>
        </w:rPr>
        <w:t xml:space="preserve">spectrum, class III active. </w:t>
      </w:r>
    </w:p>
    <w:p w14:paraId="65853E83" w14:textId="77777777" w:rsidR="009E085F"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Sparing seven thousand pages of technical language, that meant there was very little she could not do if she really put her mind to it. </w:t>
      </w:r>
    </w:p>
    <w:p w14:paraId="5694E546" w14:textId="010E4A22" w:rsidR="009E085F"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In a heartbeat she was drafted into the </w:t>
      </w:r>
      <w:r w:rsidR="000D7F8D" w:rsidRPr="00471595">
        <w:rPr>
          <w:rFonts w:ascii="Montserrat" w:hAnsi="Montserrat"/>
          <w:sz w:val="24"/>
        </w:rPr>
        <w:t>Avatar Project</w:t>
      </w:r>
      <w:r w:rsidR="00AD35EB" w:rsidRPr="00471595">
        <w:rPr>
          <w:rFonts w:ascii="Montserrat" w:hAnsi="Montserrat"/>
          <w:sz w:val="24"/>
        </w:rPr>
        <w:t xml:space="preserve">. </w:t>
      </w:r>
    </w:p>
    <w:p w14:paraId="4C26430F" w14:textId="77777777" w:rsidR="009E085F"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She did not have a lot of positive things to say about that, so she did not even bother to try. </w:t>
      </w:r>
    </w:p>
    <w:p w14:paraId="08BCC15B" w14:textId="5D30889D" w:rsidR="00AD35EB"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By comparison, she considered the Navy to be Paradise. </w:t>
      </w:r>
      <w:r w:rsidR="000264CD" w:rsidRPr="00471595">
        <w:rPr>
          <w:rFonts w:ascii="Montserrat" w:hAnsi="Montserrat"/>
          <w:sz w:val="24"/>
        </w:rPr>
        <w:t>“</w:t>
      </w:r>
      <w:r w:rsidR="00AD35EB" w:rsidRPr="00471595">
        <w:rPr>
          <w:rFonts w:ascii="Montserrat" w:hAnsi="Montserrat"/>
          <w:sz w:val="24"/>
        </w:rPr>
        <w:t xml:space="preserve">I wonder if she still </w:t>
      </w:r>
      <w:r w:rsidR="00295153" w:rsidRPr="00471595">
        <w:rPr>
          <w:rFonts w:ascii="Montserrat" w:hAnsi="Montserrat"/>
          <w:sz w:val="24"/>
        </w:rPr>
        <w:t>remembers</w:t>
      </w:r>
      <w:r w:rsidR="00AD35EB" w:rsidRPr="00471595">
        <w:rPr>
          <w:rFonts w:ascii="Montserrat" w:hAnsi="Montserrat"/>
          <w:sz w:val="24"/>
        </w:rPr>
        <w:t xml:space="preserve"> how to dream?</w:t>
      </w:r>
      <w:r w:rsidR="000264CD" w:rsidRPr="00471595">
        <w:rPr>
          <w:rFonts w:ascii="Montserrat" w:hAnsi="Montserrat"/>
          <w:sz w:val="24"/>
        </w:rPr>
        <w:t>”</w:t>
      </w:r>
      <w:r w:rsidR="00AD35EB" w:rsidRPr="00471595">
        <w:rPr>
          <w:rFonts w:ascii="Montserrat" w:hAnsi="Montserrat"/>
          <w:sz w:val="24"/>
        </w:rPr>
        <w:t xml:space="preserve"> She murmured to herself. </w:t>
      </w:r>
    </w:p>
    <w:p w14:paraId="06C56BC2" w14:textId="77777777" w:rsidR="009E085F" w:rsidRPr="00471595" w:rsidRDefault="00AD35EB" w:rsidP="00515B04">
      <w:pPr>
        <w:numPr>
          <w:ins w:id="9" w:author="Unknown"/>
        </w:numPr>
        <w:rPr>
          <w:rFonts w:ascii="Montserrat" w:hAnsi="Montserrat"/>
          <w:sz w:val="24"/>
        </w:rPr>
      </w:pPr>
      <w:r w:rsidRPr="00471595">
        <w:rPr>
          <w:rFonts w:ascii="Montserrat" w:hAnsi="Montserrat"/>
          <w:sz w:val="24"/>
        </w:rPr>
        <w:tab/>
        <w:t xml:space="preserve">Her father coughed, almost choking on his tea. </w:t>
      </w:r>
    </w:p>
    <w:p w14:paraId="11FC0262" w14:textId="399C9FDD" w:rsidR="00AD35EB" w:rsidRPr="00471595" w:rsidRDefault="009E085F" w:rsidP="00515B04">
      <w:pPr>
        <w:numPr>
          <w:ins w:id="10" w:author="Unknown"/>
        </w:numPr>
        <w:rPr>
          <w:rFonts w:ascii="Montserrat" w:hAnsi="Montserrat"/>
          <w:sz w:val="24"/>
        </w:rPr>
      </w:pPr>
      <w:r w:rsidRPr="00471595">
        <w:rPr>
          <w:rFonts w:ascii="Montserrat" w:hAnsi="Montserrat"/>
          <w:sz w:val="24"/>
        </w:rPr>
        <w:tab/>
      </w:r>
      <w:r w:rsidR="00AD35EB" w:rsidRPr="00471595">
        <w:rPr>
          <w:rFonts w:ascii="Montserrat" w:hAnsi="Montserrat"/>
          <w:sz w:val="24"/>
        </w:rPr>
        <w:t xml:space="preserve">Kevin Zhan understood the little comment far better than he should have. She blushed as she realized it. She stared at him hard and asked, </w:t>
      </w:r>
      <w:r w:rsidR="000264CD" w:rsidRPr="00471595">
        <w:rPr>
          <w:rFonts w:ascii="Montserrat" w:hAnsi="Montserrat"/>
          <w:sz w:val="24"/>
        </w:rPr>
        <w:t>“</w:t>
      </w:r>
      <w:r w:rsidR="00AD35EB" w:rsidRPr="00471595">
        <w:rPr>
          <w:rFonts w:ascii="Montserrat" w:hAnsi="Montserrat"/>
          <w:sz w:val="24"/>
        </w:rPr>
        <w:t>I suppose you heard about that little scandal?</w:t>
      </w:r>
      <w:r w:rsidR="000264CD" w:rsidRPr="00471595">
        <w:rPr>
          <w:rFonts w:ascii="Montserrat" w:hAnsi="Montserrat"/>
          <w:sz w:val="24"/>
        </w:rPr>
        <w:t>”</w:t>
      </w:r>
      <w:r w:rsidR="00AD35EB" w:rsidRPr="00471595">
        <w:rPr>
          <w:rFonts w:ascii="Montserrat" w:hAnsi="Montserrat"/>
          <w:sz w:val="24"/>
        </w:rPr>
        <w:t xml:space="preserve"> </w:t>
      </w:r>
    </w:p>
    <w:p w14:paraId="7A53A9A9" w14:textId="77777777" w:rsidR="009E085F" w:rsidRPr="00471595" w:rsidRDefault="00AD35EB" w:rsidP="00515B04">
      <w:pPr>
        <w:numPr>
          <w:ins w:id="11" w:author="Unknown"/>
        </w:numPr>
        <w:rPr>
          <w:rFonts w:ascii="Montserrat" w:hAnsi="Montserrat"/>
          <w:sz w:val="24"/>
        </w:rPr>
      </w:pPr>
      <w:r w:rsidRPr="00471595">
        <w:rPr>
          <w:rFonts w:ascii="Montserrat" w:hAnsi="Montserrat"/>
          <w:sz w:val="24"/>
        </w:rPr>
        <w:tab/>
        <w:t>Her blunt approach caught him off guard. He looked up at her</w:t>
      </w:r>
      <w:r w:rsidR="00295153" w:rsidRPr="00471595">
        <w:rPr>
          <w:rFonts w:ascii="Montserrat" w:hAnsi="Montserrat"/>
          <w:sz w:val="24"/>
        </w:rPr>
        <w:t xml:space="preserve"> and</w:t>
      </w:r>
      <w:r w:rsidRPr="00471595">
        <w:rPr>
          <w:rFonts w:ascii="Montserrat" w:hAnsi="Montserrat"/>
          <w:sz w:val="24"/>
        </w:rPr>
        <w:t xml:space="preserve"> again started coughing to hide his laughter. At least this time he did not have a mouthful of tea to complicate things. </w:t>
      </w:r>
    </w:p>
    <w:p w14:paraId="205EAA63" w14:textId="77777777" w:rsidR="009E085F"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By the time he regained his composure, he still had not figured out a way to address it delicately. </w:t>
      </w:r>
    </w:p>
    <w:p w14:paraId="3DC4AA68" w14:textId="1D35E234" w:rsidR="009E085F"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She assumed that he did indeed know what had happened. Neither of them needed to mention it</w:t>
      </w:r>
      <w:r w:rsidR="00295153" w:rsidRPr="00471595">
        <w:rPr>
          <w:rFonts w:ascii="Montserrat" w:hAnsi="Montserrat"/>
          <w:sz w:val="24"/>
        </w:rPr>
        <w:t xml:space="preserve"> but</w:t>
      </w:r>
      <w:r w:rsidR="00AD35EB" w:rsidRPr="00471595">
        <w:rPr>
          <w:rFonts w:ascii="Montserrat" w:hAnsi="Montserrat"/>
          <w:sz w:val="24"/>
        </w:rPr>
        <w:t xml:space="preserve"> the gist of it was simple. A person's mind could play tricks on her</w:t>
      </w:r>
      <w:r w:rsidR="006F5CB8" w:rsidRPr="00471595">
        <w:rPr>
          <w:rFonts w:ascii="Montserrat" w:hAnsi="Montserrat"/>
          <w:sz w:val="24"/>
        </w:rPr>
        <w:t>,</w:t>
      </w:r>
      <w:r w:rsidR="00295153" w:rsidRPr="00471595">
        <w:rPr>
          <w:rFonts w:ascii="Montserrat" w:hAnsi="Montserrat"/>
          <w:sz w:val="24"/>
        </w:rPr>
        <w:t xml:space="preserve"> and</w:t>
      </w:r>
      <w:r w:rsidR="00AD35EB" w:rsidRPr="00471595">
        <w:rPr>
          <w:rFonts w:ascii="Montserrat" w:hAnsi="Montserrat"/>
          <w:sz w:val="24"/>
        </w:rPr>
        <w:t xml:space="preserve"> during adolescence</w:t>
      </w:r>
      <w:r w:rsidR="006F5CB8" w:rsidRPr="00471595">
        <w:rPr>
          <w:rFonts w:ascii="Montserrat" w:hAnsi="Montserrat"/>
          <w:sz w:val="24"/>
        </w:rPr>
        <w:t>, a</w:t>
      </w:r>
      <w:r w:rsidRPr="00471595">
        <w:rPr>
          <w:rFonts w:ascii="Montserrat" w:hAnsi="Montserrat"/>
          <w:sz w:val="24"/>
        </w:rPr>
        <w:t xml:space="preserve"> girl c</w:t>
      </w:r>
      <w:r w:rsidR="00AD35EB" w:rsidRPr="00471595">
        <w:rPr>
          <w:rFonts w:ascii="Montserrat" w:hAnsi="Montserrat"/>
          <w:sz w:val="24"/>
        </w:rPr>
        <w:t xml:space="preserve">ould dream some pretty interesting dreams. </w:t>
      </w:r>
    </w:p>
    <w:p w14:paraId="357B040C" w14:textId="77777777" w:rsidR="009E085F"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Not that it was a problem, that sort of thing was perfectly natural. </w:t>
      </w:r>
    </w:p>
    <w:p w14:paraId="6CA09894" w14:textId="77777777" w:rsidR="009E085F"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Of course she was a full spectrum psionic, so it should hardly be surprising that some of her dreams had taken on their own reality. </w:t>
      </w:r>
    </w:p>
    <w:p w14:paraId="466A7611" w14:textId="57F3A801" w:rsidR="009E085F"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Everyone who witnessed</w:t>
      </w:r>
      <w:r w:rsidRPr="00471595">
        <w:rPr>
          <w:rFonts w:ascii="Montserrat" w:hAnsi="Montserrat"/>
          <w:sz w:val="24"/>
        </w:rPr>
        <w:t>,</w:t>
      </w:r>
      <w:r w:rsidR="00AD35EB" w:rsidRPr="00471595">
        <w:rPr>
          <w:rFonts w:ascii="Montserrat" w:hAnsi="Montserrat"/>
          <w:sz w:val="24"/>
        </w:rPr>
        <w:t xml:space="preserve"> or found out about it</w:t>
      </w:r>
      <w:r w:rsidR="000D7F8D" w:rsidRPr="00471595">
        <w:rPr>
          <w:rFonts w:ascii="Montserrat" w:hAnsi="Montserrat"/>
          <w:sz w:val="24"/>
        </w:rPr>
        <w:t>,</w:t>
      </w:r>
      <w:r w:rsidR="00AD35EB" w:rsidRPr="00471595">
        <w:rPr>
          <w:rFonts w:ascii="Montserrat" w:hAnsi="Montserrat"/>
          <w:sz w:val="24"/>
        </w:rPr>
        <w:t xml:space="preserve"> had an opinion—weird, kinky, perverted</w:t>
      </w:r>
      <w:r w:rsidR="001317BA" w:rsidRPr="00471595">
        <w:rPr>
          <w:rFonts w:ascii="Montserrat" w:hAnsi="Montserrat"/>
          <w:sz w:val="24"/>
        </w:rPr>
        <w:t>,</w:t>
      </w:r>
      <w:r w:rsidR="00AD35EB" w:rsidRPr="00471595">
        <w:rPr>
          <w:rFonts w:ascii="Montserrat" w:hAnsi="Montserrat"/>
          <w:sz w:val="24"/>
        </w:rPr>
        <w:t xml:space="preserve"> funny. On the other hand, her Project supervisors took the </w:t>
      </w:r>
      <w:r w:rsidR="000264CD" w:rsidRPr="00471595">
        <w:rPr>
          <w:rFonts w:ascii="Montserrat" w:hAnsi="Montserrat"/>
          <w:sz w:val="24"/>
        </w:rPr>
        <w:t>“</w:t>
      </w:r>
      <w:r w:rsidR="00AD35EB" w:rsidRPr="00471595">
        <w:rPr>
          <w:rFonts w:ascii="Montserrat" w:hAnsi="Montserrat"/>
          <w:sz w:val="24"/>
        </w:rPr>
        <w:t>man of her dreams</w:t>
      </w:r>
      <w:r w:rsidR="000264CD" w:rsidRPr="00471595">
        <w:rPr>
          <w:rFonts w:ascii="Montserrat" w:hAnsi="Montserrat"/>
          <w:sz w:val="24"/>
        </w:rPr>
        <w:t>”</w:t>
      </w:r>
      <w:r w:rsidR="00AD35EB" w:rsidRPr="00471595">
        <w:rPr>
          <w:rFonts w:ascii="Montserrat" w:hAnsi="Montserrat"/>
          <w:sz w:val="24"/>
        </w:rPr>
        <w:t xml:space="preserve"> to be a sign that she had dangerously inadequate control over her powers. </w:t>
      </w:r>
    </w:p>
    <w:p w14:paraId="7A8AEF2B" w14:textId="77777777" w:rsidR="009E085F" w:rsidRPr="00471595" w:rsidRDefault="009E085F" w:rsidP="00515B04">
      <w:pPr>
        <w:rPr>
          <w:rFonts w:ascii="Montserrat" w:hAnsi="Montserrat"/>
          <w:sz w:val="24"/>
        </w:rPr>
      </w:pPr>
      <w:r w:rsidRPr="00471595">
        <w:rPr>
          <w:rFonts w:ascii="Montserrat" w:hAnsi="Montserrat"/>
          <w:sz w:val="24"/>
        </w:rPr>
        <w:tab/>
        <w:t xml:space="preserve">The </w:t>
      </w:r>
      <w:r w:rsidR="00AD35EB" w:rsidRPr="00471595">
        <w:rPr>
          <w:rFonts w:ascii="Montserrat" w:hAnsi="Montserrat"/>
          <w:sz w:val="24"/>
        </w:rPr>
        <w:t>Aegis Security</w:t>
      </w:r>
      <w:r w:rsidRPr="00471595">
        <w:rPr>
          <w:rFonts w:ascii="Montserrat" w:hAnsi="Montserrat"/>
          <w:sz w:val="24"/>
        </w:rPr>
        <w:t xml:space="preserve"> </w:t>
      </w:r>
      <w:r w:rsidR="00AD35EB" w:rsidRPr="00471595">
        <w:rPr>
          <w:rFonts w:ascii="Montserrat" w:hAnsi="Montserrat"/>
          <w:sz w:val="24"/>
        </w:rPr>
        <w:t xml:space="preserve">Intelligence Agency, in charge of the Avatar Project, was not one of those agencies that used words like 'termination' euphemistically. </w:t>
      </w:r>
    </w:p>
    <w:p w14:paraId="0BF43415" w14:textId="3F0637C9" w:rsidR="00AD35EB" w:rsidRPr="00471595" w:rsidRDefault="009E085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She got that message with perfect clarity. </w:t>
      </w:r>
    </w:p>
    <w:p w14:paraId="7724446F" w14:textId="77777777" w:rsidR="009E085F" w:rsidRPr="00471595" w:rsidRDefault="00AD35EB" w:rsidP="00515B04">
      <w:pPr>
        <w:numPr>
          <w:ins w:id="12" w:author="Unknown"/>
        </w:numPr>
        <w:rPr>
          <w:rFonts w:ascii="Montserrat" w:hAnsi="Montserrat"/>
          <w:sz w:val="24"/>
        </w:rPr>
      </w:pPr>
      <w:r w:rsidRPr="00471595">
        <w:rPr>
          <w:rFonts w:ascii="Montserrat" w:hAnsi="Montserrat"/>
          <w:sz w:val="24"/>
        </w:rPr>
        <w:tab/>
        <w:t xml:space="preserve">Her thoughts must have appeared on her face. </w:t>
      </w:r>
    </w:p>
    <w:p w14:paraId="22EA7787" w14:textId="5A7CC709" w:rsidR="009E085F" w:rsidRPr="00471595" w:rsidRDefault="009E085F" w:rsidP="00515B04">
      <w:pPr>
        <w:numPr>
          <w:ins w:id="13" w:author="Unknown"/>
        </w:numPr>
        <w:rPr>
          <w:rFonts w:ascii="Montserrat" w:hAnsi="Montserrat"/>
          <w:sz w:val="24"/>
        </w:rPr>
      </w:pPr>
      <w:r w:rsidRPr="00471595">
        <w:rPr>
          <w:rFonts w:ascii="Montserrat" w:hAnsi="Montserrat"/>
          <w:sz w:val="24"/>
        </w:rPr>
        <w:tab/>
      </w:r>
      <w:r w:rsidR="00AD35EB" w:rsidRPr="00471595">
        <w:rPr>
          <w:rFonts w:ascii="Montserrat" w:hAnsi="Montserrat"/>
          <w:sz w:val="24"/>
        </w:rPr>
        <w:t xml:space="preserve">He clearly picked up on them. </w:t>
      </w:r>
      <w:r w:rsidR="000264CD" w:rsidRPr="00471595">
        <w:rPr>
          <w:rFonts w:ascii="Montserrat" w:hAnsi="Montserrat"/>
          <w:sz w:val="24"/>
        </w:rPr>
        <w:t>“</w:t>
      </w:r>
      <w:r w:rsidR="00AD35EB" w:rsidRPr="00471595">
        <w:rPr>
          <w:rFonts w:ascii="Montserrat" w:hAnsi="Montserrat"/>
          <w:sz w:val="24"/>
        </w:rPr>
        <w:t>Phoenix...</w:t>
      </w:r>
      <w:r w:rsidR="000264CD" w:rsidRPr="00471595">
        <w:rPr>
          <w:rFonts w:ascii="Montserrat" w:hAnsi="Montserrat"/>
          <w:sz w:val="24"/>
        </w:rPr>
        <w:t>”</w:t>
      </w:r>
      <w:r w:rsidR="00AD35EB" w:rsidRPr="00471595">
        <w:rPr>
          <w:rFonts w:ascii="Montserrat" w:hAnsi="Montserrat"/>
          <w:sz w:val="24"/>
        </w:rPr>
        <w:t xml:space="preserve"> He began</w:t>
      </w:r>
      <w:r w:rsidR="00295153" w:rsidRPr="00471595">
        <w:rPr>
          <w:rFonts w:ascii="Montserrat" w:hAnsi="Montserrat"/>
          <w:sz w:val="24"/>
        </w:rPr>
        <w:t xml:space="preserve"> but</w:t>
      </w:r>
      <w:r w:rsidR="00AD35EB" w:rsidRPr="00471595">
        <w:rPr>
          <w:rFonts w:ascii="Montserrat" w:hAnsi="Montserrat"/>
          <w:sz w:val="24"/>
        </w:rPr>
        <w:t xml:space="preserve"> he paused to reconsider, dabbing at his shirtfront with the towel. As he sopped up the puddles on the table, she poured him some more tea. </w:t>
      </w:r>
    </w:p>
    <w:p w14:paraId="46542203" w14:textId="2D35CFF7" w:rsidR="00AD35EB" w:rsidRPr="00471595" w:rsidRDefault="009E085F" w:rsidP="00515B04">
      <w:pPr>
        <w:rPr>
          <w:rFonts w:ascii="Montserrat" w:hAnsi="Montserrat"/>
          <w:sz w:val="24"/>
        </w:rPr>
      </w:pPr>
      <w:r w:rsidRPr="00471595">
        <w:rPr>
          <w:rFonts w:ascii="Montserrat" w:hAnsi="Montserrat"/>
          <w:sz w:val="24"/>
        </w:rPr>
        <w:tab/>
      </w:r>
      <w:r w:rsidR="000264CD" w:rsidRPr="00471595">
        <w:rPr>
          <w:rFonts w:ascii="Montserrat" w:hAnsi="Montserrat"/>
          <w:sz w:val="24"/>
        </w:rPr>
        <w:t>“</w:t>
      </w:r>
      <w:r w:rsidR="00AD35EB" w:rsidRPr="00471595">
        <w:rPr>
          <w:rFonts w:ascii="Montserrat" w:hAnsi="Montserrat"/>
          <w:sz w:val="24"/>
        </w:rPr>
        <w:t>They're just people,</w:t>
      </w:r>
      <w:r w:rsidR="000264CD" w:rsidRPr="00471595">
        <w:rPr>
          <w:rFonts w:ascii="Montserrat" w:hAnsi="Montserrat"/>
          <w:sz w:val="24"/>
        </w:rPr>
        <w:t>”</w:t>
      </w:r>
      <w:r w:rsidR="00AD35EB" w:rsidRPr="00471595">
        <w:rPr>
          <w:rFonts w:ascii="Montserrat" w:hAnsi="Montserrat"/>
          <w:sz w:val="24"/>
        </w:rPr>
        <w:t xml:space="preserve"> he began again, </w:t>
      </w:r>
      <w:r w:rsidR="000264CD" w:rsidRPr="00471595">
        <w:rPr>
          <w:rFonts w:ascii="Montserrat" w:hAnsi="Montserrat"/>
          <w:sz w:val="24"/>
        </w:rPr>
        <w:t>“</w:t>
      </w:r>
      <w:r w:rsidR="00AD35EB" w:rsidRPr="00471595">
        <w:rPr>
          <w:rFonts w:ascii="Montserrat" w:hAnsi="Montserrat"/>
          <w:sz w:val="24"/>
        </w:rPr>
        <w:t>People make mistakes</w:t>
      </w:r>
      <w:r w:rsidR="00295153" w:rsidRPr="00471595">
        <w:rPr>
          <w:rFonts w:ascii="Montserrat" w:hAnsi="Montserrat"/>
          <w:sz w:val="24"/>
        </w:rPr>
        <w:t xml:space="preserve"> and</w:t>
      </w:r>
      <w:r w:rsidR="00AD35EB" w:rsidRPr="00471595">
        <w:rPr>
          <w:rFonts w:ascii="Montserrat" w:hAnsi="Montserrat"/>
          <w:sz w:val="24"/>
        </w:rPr>
        <w:t xml:space="preserve"> sometimes other people get hurt. Are you ever going to let it go? What do they have to do for you to forgive them?</w:t>
      </w:r>
      <w:r w:rsidR="000264CD" w:rsidRPr="00471595">
        <w:rPr>
          <w:rFonts w:ascii="Montserrat" w:hAnsi="Montserrat"/>
          <w:sz w:val="24"/>
        </w:rPr>
        <w:t>”</w:t>
      </w:r>
    </w:p>
    <w:p w14:paraId="3E19975D" w14:textId="77777777" w:rsidR="00587CDB" w:rsidRPr="00471595" w:rsidRDefault="00AD35EB" w:rsidP="00515B04">
      <w:pPr>
        <w:numPr>
          <w:ins w:id="14" w:author="Unknown"/>
        </w:numPr>
        <w:rPr>
          <w:rFonts w:ascii="Montserrat" w:hAnsi="Montserrat"/>
          <w:sz w:val="24"/>
        </w:rPr>
      </w:pPr>
      <w:r w:rsidRPr="00471595">
        <w:rPr>
          <w:rFonts w:ascii="Montserrat" w:hAnsi="Montserrat"/>
          <w:sz w:val="24"/>
        </w:rPr>
        <w:tab/>
        <w:t>She did not know how to answer. She d</w:t>
      </w:r>
      <w:r w:rsidR="00295153" w:rsidRPr="00471595">
        <w:rPr>
          <w:rFonts w:ascii="Montserrat" w:hAnsi="Montserrat"/>
          <w:sz w:val="24"/>
        </w:rPr>
        <w:t>id</w:t>
      </w:r>
      <w:r w:rsidRPr="00471595">
        <w:rPr>
          <w:rFonts w:ascii="Montserrat" w:hAnsi="Montserrat"/>
          <w:sz w:val="24"/>
        </w:rPr>
        <w:t xml:space="preserve"> not think her father understood what she was upset about. Or maybe he understood too well. He had seen where her thoughts were leading. </w:t>
      </w:r>
    </w:p>
    <w:p w14:paraId="2E4984AF" w14:textId="77777777" w:rsidR="00587CDB" w:rsidRPr="00471595" w:rsidRDefault="00587CDB"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Her mother. </w:t>
      </w:r>
    </w:p>
    <w:p w14:paraId="550FEA6D" w14:textId="77777777" w:rsidR="00587CDB" w:rsidRPr="00471595" w:rsidRDefault="00587CDB"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Her death had awakened her to the true nature of the Avatar Project. </w:t>
      </w:r>
    </w:p>
    <w:p w14:paraId="30812768" w14:textId="77777777" w:rsidR="00587CDB" w:rsidRPr="00471595" w:rsidRDefault="00587CDB"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She had come to terms with everything except the lies. </w:t>
      </w:r>
    </w:p>
    <w:p w14:paraId="1BCEB9A3" w14:textId="77777777" w:rsidR="00587CDB" w:rsidRPr="00471595" w:rsidRDefault="00587CDB"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Once she knew what was really going on, she realized what a brilliant solution the Avatar Project was to the problem of emerging psionics. Unfortunately, it was first necessary to discover that the life she had lived up to that point had been a carefully fabricated lie. </w:t>
      </w:r>
    </w:p>
    <w:p w14:paraId="24A99B3E" w14:textId="64B45F94" w:rsidR="00AD35EB" w:rsidRPr="00471595" w:rsidRDefault="00587CDB"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Her mother had served in Navy </w:t>
      </w:r>
      <w:r w:rsidR="00295153" w:rsidRPr="00471595">
        <w:rPr>
          <w:rFonts w:ascii="Montserrat" w:hAnsi="Montserrat"/>
          <w:sz w:val="24"/>
        </w:rPr>
        <w:t>uniform, but</w:t>
      </w:r>
      <w:r w:rsidR="00AD35EB" w:rsidRPr="00471595">
        <w:rPr>
          <w:rFonts w:ascii="Montserrat" w:hAnsi="Montserrat"/>
          <w:sz w:val="24"/>
        </w:rPr>
        <w:t xml:space="preserve"> her commission had not been in the Navy any more than her father's was. </w:t>
      </w:r>
    </w:p>
    <w:p w14:paraId="4B0D1B6A" w14:textId="7A87CF75" w:rsidR="00587CDB" w:rsidRPr="00471595" w:rsidRDefault="00587CDB" w:rsidP="00515B04">
      <w:pPr>
        <w:rPr>
          <w:rFonts w:ascii="Montserrat" w:hAnsi="Montserrat"/>
          <w:sz w:val="24"/>
        </w:rPr>
      </w:pPr>
      <w:r w:rsidRPr="00471595">
        <w:rPr>
          <w:rFonts w:ascii="Montserrat" w:hAnsi="Montserrat"/>
          <w:sz w:val="24"/>
        </w:rPr>
        <w:tab/>
        <w:t>Or hers would be.</w:t>
      </w:r>
    </w:p>
    <w:p w14:paraId="669EE39A" w14:textId="77777777" w:rsidR="00587CDB" w:rsidRPr="00471595" w:rsidRDefault="00AD35EB" w:rsidP="00515B04">
      <w:pPr>
        <w:numPr>
          <w:ins w:id="15" w:author="Unknown"/>
        </w:numPr>
        <w:rPr>
          <w:rFonts w:ascii="Montserrat" w:hAnsi="Montserrat"/>
          <w:sz w:val="24"/>
        </w:rPr>
      </w:pPr>
      <w:r w:rsidRPr="00471595">
        <w:rPr>
          <w:rFonts w:ascii="Montserrat" w:hAnsi="Montserrat"/>
          <w:sz w:val="24"/>
        </w:rPr>
        <w:tab/>
        <w:t xml:space="preserve">Phoenix had been in her mind, in telepathic contact, when her mother died. She learned things at that moment which contradicted hundreds of assumptions she held dear about life. She was too aware of the truth when the government came in with the lies and cover-ups it used to soothe loved ones past the death of an operative. </w:t>
      </w:r>
    </w:p>
    <w:p w14:paraId="24D20373" w14:textId="77777777" w:rsidR="00755FA0" w:rsidRPr="00471595" w:rsidRDefault="00587CDB" w:rsidP="00515B04">
      <w:pPr>
        <w:rPr>
          <w:rFonts w:ascii="Montserrat" w:hAnsi="Montserrat"/>
          <w:sz w:val="24"/>
        </w:rPr>
      </w:pPr>
      <w:r w:rsidRPr="00471595">
        <w:rPr>
          <w:rFonts w:ascii="Montserrat" w:hAnsi="Montserrat"/>
          <w:sz w:val="24"/>
        </w:rPr>
        <w:tab/>
        <w:t>Her reaction</w:t>
      </w:r>
      <w:r w:rsidR="00755FA0" w:rsidRPr="00471595">
        <w:rPr>
          <w:rFonts w:ascii="Montserrat" w:hAnsi="Montserrat"/>
          <w:sz w:val="24"/>
        </w:rPr>
        <w:t xml:space="preserve"> to it; sharing her mother’s death, was, quite literally, earth-shattering. Because of that</w:t>
      </w:r>
      <w:r w:rsidR="00AD35EB" w:rsidRPr="00471595">
        <w:rPr>
          <w:rFonts w:ascii="Montserrat" w:hAnsi="Montserrat"/>
          <w:sz w:val="24"/>
        </w:rPr>
        <w:t>, she wound up living on the reservation</w:t>
      </w:r>
      <w:r w:rsidR="00755FA0" w:rsidRPr="00471595">
        <w:rPr>
          <w:rFonts w:ascii="Montserrat" w:hAnsi="Montserrat"/>
          <w:sz w:val="24"/>
        </w:rPr>
        <w:t>,</w:t>
      </w:r>
      <w:r w:rsidR="00AD35EB" w:rsidRPr="00471595">
        <w:rPr>
          <w:rFonts w:ascii="Montserrat" w:hAnsi="Montserrat"/>
          <w:sz w:val="24"/>
        </w:rPr>
        <w:t xml:space="preserve"> where she was suckered into another lie. </w:t>
      </w:r>
    </w:p>
    <w:p w14:paraId="19B55E4F" w14:textId="1826A8F2" w:rsidR="00AD35EB" w:rsidRPr="00471595" w:rsidRDefault="00755FA0"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The reservation </w:t>
      </w:r>
      <w:r w:rsidRPr="00471595">
        <w:rPr>
          <w:rFonts w:ascii="Montserrat" w:hAnsi="Montserrat"/>
          <w:sz w:val="24"/>
        </w:rPr>
        <w:t>was</w:t>
      </w:r>
      <w:r w:rsidR="00AD35EB" w:rsidRPr="00471595">
        <w:rPr>
          <w:rFonts w:ascii="Montserrat" w:hAnsi="Montserrat"/>
          <w:sz w:val="24"/>
        </w:rPr>
        <w:t xml:space="preserve"> perfect. It ought to have been, the whole </w:t>
      </w:r>
      <w:r w:rsidRPr="00471595">
        <w:rPr>
          <w:rFonts w:ascii="Montserrat" w:hAnsi="Montserrat"/>
          <w:sz w:val="24"/>
        </w:rPr>
        <w:t xml:space="preserve">system </w:t>
      </w:r>
      <w:r w:rsidR="00AD35EB" w:rsidRPr="00471595">
        <w:rPr>
          <w:rFonts w:ascii="Montserrat" w:hAnsi="Montserrat"/>
          <w:sz w:val="24"/>
        </w:rPr>
        <w:t>had been carefully developed as a way to control psionics</w:t>
      </w:r>
      <w:r w:rsidRPr="00471595">
        <w:rPr>
          <w:rFonts w:ascii="Montserrat" w:hAnsi="Montserrat"/>
          <w:sz w:val="24"/>
        </w:rPr>
        <w:t xml:space="preserve">; </w:t>
      </w:r>
      <w:r w:rsidR="00AD35EB" w:rsidRPr="00471595">
        <w:rPr>
          <w:rFonts w:ascii="Montserrat" w:hAnsi="Montserrat"/>
          <w:sz w:val="24"/>
        </w:rPr>
        <w:t xml:space="preserve">a cunningly crafted illusion that shattered as soon as she left the reservation to enter the academy prep school. </w:t>
      </w:r>
    </w:p>
    <w:p w14:paraId="5DEFCCCC" w14:textId="77777777" w:rsidR="00AD35EB" w:rsidRPr="00471595" w:rsidRDefault="00AD35EB" w:rsidP="00515B04">
      <w:pPr>
        <w:numPr>
          <w:ins w:id="16" w:author="Unknown"/>
        </w:numPr>
        <w:rPr>
          <w:rFonts w:ascii="Montserrat" w:hAnsi="Montserrat"/>
          <w:sz w:val="24"/>
        </w:rPr>
      </w:pPr>
      <w:r w:rsidRPr="00471595">
        <w:rPr>
          <w:rFonts w:ascii="Montserrat" w:hAnsi="Montserrat"/>
          <w:sz w:val="24"/>
        </w:rPr>
        <w:tab/>
        <w:t xml:space="preserve">She wondered why it continued to bother her so much. </w:t>
      </w:r>
    </w:p>
    <w:p w14:paraId="53C6B12D" w14:textId="77777777" w:rsidR="0062265D" w:rsidRPr="00471595" w:rsidRDefault="00AD35EB" w:rsidP="00515B04">
      <w:pPr>
        <w:numPr>
          <w:ins w:id="17" w:author="Unknown"/>
        </w:numPr>
        <w:rPr>
          <w:rFonts w:ascii="Montserrat" w:hAnsi="Montserrat"/>
          <w:sz w:val="24"/>
        </w:rPr>
      </w:pPr>
      <w:r w:rsidRPr="00471595">
        <w:rPr>
          <w:rFonts w:ascii="Montserrat" w:hAnsi="Montserrat"/>
          <w:sz w:val="24"/>
        </w:rPr>
        <w:tab/>
        <w:t xml:space="preserve">She could understand the government's reasons for creating and maintaining an invisible service branch. </w:t>
      </w:r>
      <w:r w:rsidR="0062265D" w:rsidRPr="00471595">
        <w:rPr>
          <w:rFonts w:ascii="Montserrat" w:hAnsi="Montserrat"/>
          <w:sz w:val="24"/>
        </w:rPr>
        <w:t xml:space="preserve">She understood the role she was being prepared for in it. </w:t>
      </w:r>
      <w:r w:rsidRPr="00471595">
        <w:rPr>
          <w:rFonts w:ascii="Montserrat" w:hAnsi="Montserrat"/>
          <w:sz w:val="24"/>
        </w:rPr>
        <w:t>The Psionic Corps' primary purpose was to police psionics</w:t>
      </w:r>
      <w:r w:rsidR="00295153" w:rsidRPr="00471595">
        <w:rPr>
          <w:rFonts w:ascii="Montserrat" w:hAnsi="Montserrat"/>
          <w:sz w:val="24"/>
        </w:rPr>
        <w:t xml:space="preserve"> and</w:t>
      </w:r>
      <w:r w:rsidRPr="00471595">
        <w:rPr>
          <w:rFonts w:ascii="Montserrat" w:hAnsi="Montserrat"/>
          <w:sz w:val="24"/>
        </w:rPr>
        <w:t xml:space="preserve"> its affiliation with the military was mutually beneficial. </w:t>
      </w:r>
    </w:p>
    <w:p w14:paraId="52E734C8" w14:textId="77777777" w:rsidR="0062265D" w:rsidRPr="00471595" w:rsidRDefault="0062265D"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Once the Psionic Corps had identified, tested and trained a psi, it turned her over to one of the three official service branches</w:t>
      </w:r>
      <w:r w:rsidRPr="00471595">
        <w:rPr>
          <w:rFonts w:ascii="Montserrat" w:hAnsi="Montserrat"/>
          <w:sz w:val="24"/>
        </w:rPr>
        <w:t>;</w:t>
      </w:r>
      <w:r w:rsidR="00295153" w:rsidRPr="00471595">
        <w:rPr>
          <w:rFonts w:ascii="Montserrat" w:hAnsi="Montserrat"/>
          <w:sz w:val="24"/>
        </w:rPr>
        <w:t xml:space="preserve"> and</w:t>
      </w:r>
      <w:r w:rsidR="00AD35EB" w:rsidRPr="00471595">
        <w:rPr>
          <w:rFonts w:ascii="Montserrat" w:hAnsi="Montserrat"/>
          <w:sz w:val="24"/>
        </w:rPr>
        <w:t xml:space="preserve"> the military took responsibility for breaking her in and teaching her to play well with others. </w:t>
      </w:r>
    </w:p>
    <w:p w14:paraId="53908E9E" w14:textId="240BFD10" w:rsidR="00AD35EB" w:rsidRPr="00471595" w:rsidRDefault="0062265D"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In the public mind, psionics </w:t>
      </w:r>
      <w:r w:rsidRPr="00471595">
        <w:rPr>
          <w:rFonts w:ascii="Montserrat" w:hAnsi="Montserrat"/>
          <w:sz w:val="24"/>
        </w:rPr>
        <w:t>were</w:t>
      </w:r>
      <w:r w:rsidR="00AD35EB" w:rsidRPr="00471595">
        <w:rPr>
          <w:rFonts w:ascii="Montserrat" w:hAnsi="Montserrat"/>
          <w:sz w:val="24"/>
        </w:rPr>
        <w:t xml:space="preserve"> safe</w:t>
      </w:r>
      <w:r w:rsidRPr="00471595">
        <w:rPr>
          <w:rFonts w:ascii="Montserrat" w:hAnsi="Montserrat"/>
          <w:sz w:val="24"/>
        </w:rPr>
        <w:t>;</w:t>
      </w:r>
      <w:r w:rsidR="00AD35EB" w:rsidRPr="00471595">
        <w:rPr>
          <w:rFonts w:ascii="Montserrat" w:hAnsi="Montserrat"/>
          <w:sz w:val="24"/>
        </w:rPr>
        <w:t xml:space="preserve"> a regulated byproduct of military augmentation. </w:t>
      </w:r>
      <w:r w:rsidRPr="00471595">
        <w:rPr>
          <w:rFonts w:ascii="Montserrat" w:hAnsi="Montserrat"/>
          <w:sz w:val="24"/>
        </w:rPr>
        <w:t>But w</w:t>
      </w:r>
      <w:r w:rsidR="00AD35EB" w:rsidRPr="00471595">
        <w:rPr>
          <w:rFonts w:ascii="Montserrat" w:hAnsi="Montserrat"/>
          <w:sz w:val="24"/>
        </w:rPr>
        <w:t>ould the common man feel safe</w:t>
      </w:r>
      <w:r w:rsidRPr="00471595">
        <w:rPr>
          <w:rFonts w:ascii="Montserrat" w:hAnsi="Montserrat"/>
          <w:sz w:val="24"/>
        </w:rPr>
        <w:t>,</w:t>
      </w:r>
      <w:r w:rsidR="00AD35EB" w:rsidRPr="00471595">
        <w:rPr>
          <w:rFonts w:ascii="Montserrat" w:hAnsi="Montserrat"/>
          <w:sz w:val="24"/>
        </w:rPr>
        <w:t xml:space="preserve"> around his psionic neighbor</w:t>
      </w:r>
      <w:r w:rsidRPr="00471595">
        <w:rPr>
          <w:rFonts w:ascii="Montserrat" w:hAnsi="Montserrat"/>
          <w:sz w:val="24"/>
        </w:rPr>
        <w:t>s, like her,</w:t>
      </w:r>
      <w:r w:rsidR="00AD35EB" w:rsidRPr="00471595">
        <w:rPr>
          <w:rFonts w:ascii="Montserrat" w:hAnsi="Montserrat"/>
          <w:sz w:val="24"/>
        </w:rPr>
        <w:t xml:space="preserve"> if he knew that the only thing holding her in check was the absolute conviction—instilled by her government—that the slightest abuse of her power would result in her instant and total annihilation?</w:t>
      </w:r>
    </w:p>
    <w:p w14:paraId="6BBC1B70" w14:textId="77777777" w:rsidR="00AD35EB" w:rsidRPr="00471595" w:rsidRDefault="00AD35EB" w:rsidP="00515B04">
      <w:pPr>
        <w:numPr>
          <w:ins w:id="18" w:author="Unknown"/>
        </w:numPr>
        <w:rPr>
          <w:rFonts w:ascii="Montserrat" w:hAnsi="Montserrat"/>
          <w:sz w:val="24"/>
        </w:rPr>
      </w:pPr>
      <w:r w:rsidRPr="00471595">
        <w:rPr>
          <w:rFonts w:ascii="Montserrat" w:hAnsi="Montserrat"/>
          <w:sz w:val="24"/>
        </w:rPr>
        <w:tab/>
        <w:t>She could accept that. At least it was the truth. It was being lied to that she could not stand.</w:t>
      </w:r>
    </w:p>
    <w:p w14:paraId="6244C921" w14:textId="77777777" w:rsidR="00BB52BE" w:rsidRPr="00471595" w:rsidRDefault="00AD35EB" w:rsidP="00515B04">
      <w:pPr>
        <w:numPr>
          <w:ins w:id="19" w:author="Unknown"/>
        </w:numPr>
        <w:rPr>
          <w:rFonts w:ascii="Montserrat" w:hAnsi="Montserrat"/>
          <w:sz w:val="24"/>
        </w:rPr>
      </w:pPr>
      <w:r w:rsidRPr="00471595">
        <w:rPr>
          <w:rFonts w:ascii="Montserrat" w:hAnsi="Montserrat"/>
          <w:sz w:val="24"/>
        </w:rPr>
        <w:tab/>
        <w:t xml:space="preserve">That was why it was so hard to forgive </w:t>
      </w:r>
      <w:r w:rsidR="00BB52BE" w:rsidRPr="00471595">
        <w:rPr>
          <w:rFonts w:ascii="Montserrat" w:hAnsi="Montserrat"/>
          <w:sz w:val="24"/>
        </w:rPr>
        <w:t xml:space="preserve">them. </w:t>
      </w:r>
    </w:p>
    <w:p w14:paraId="1F3CBCD5" w14:textId="77777777" w:rsidR="00BB52BE" w:rsidRPr="00471595" w:rsidRDefault="00BB52BE" w:rsidP="00515B04">
      <w:pPr>
        <w:rPr>
          <w:rFonts w:ascii="Montserrat" w:hAnsi="Montserrat"/>
          <w:sz w:val="24"/>
        </w:rPr>
      </w:pPr>
      <w:r w:rsidRPr="00471595">
        <w:rPr>
          <w:rFonts w:ascii="Montserrat" w:hAnsi="Montserrat"/>
          <w:sz w:val="24"/>
        </w:rPr>
        <w:tab/>
        <w:t xml:space="preserve">Because </w:t>
      </w:r>
      <w:r w:rsidR="00AD35EB" w:rsidRPr="00471595">
        <w:rPr>
          <w:rFonts w:ascii="Montserrat" w:hAnsi="Montserrat"/>
          <w:sz w:val="24"/>
        </w:rPr>
        <w:t xml:space="preserve">she knew that the lies had been justified. At that moment, she was sort of avoiding the point. Deep inside she could not forgive them because she had let their fully justifiable fear, their frighteningly logical reasons and terrifyingly ruthless conviction compel her to give up her dreams. </w:t>
      </w:r>
    </w:p>
    <w:p w14:paraId="2A7581F0" w14:textId="7ADE976D" w:rsidR="00AD35EB" w:rsidRPr="00471595" w:rsidRDefault="00BB52BE"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If she could have admitted that, </w:t>
      </w:r>
      <w:r w:rsidRPr="00471595">
        <w:rPr>
          <w:rFonts w:ascii="Montserrat" w:hAnsi="Montserrat"/>
          <w:sz w:val="24"/>
        </w:rPr>
        <w:t xml:space="preserve">just to herself, </w:t>
      </w:r>
      <w:r w:rsidR="00AD35EB" w:rsidRPr="00471595">
        <w:rPr>
          <w:rFonts w:ascii="Montserrat" w:hAnsi="Montserrat"/>
          <w:sz w:val="24"/>
        </w:rPr>
        <w:t xml:space="preserve">then she might have been able to face the fact that it was possible to give people </w:t>
      </w:r>
      <w:r w:rsidRPr="00471595">
        <w:rPr>
          <w:rFonts w:ascii="Montserrat" w:hAnsi="Montserrat"/>
          <w:sz w:val="24"/>
        </w:rPr>
        <w:t>so</w:t>
      </w:r>
      <w:r w:rsidR="00AD35EB" w:rsidRPr="00471595">
        <w:rPr>
          <w:rFonts w:ascii="Montserrat" w:hAnsi="Montserrat"/>
          <w:sz w:val="24"/>
        </w:rPr>
        <w:t xml:space="preserve"> much power over her life. </w:t>
      </w:r>
    </w:p>
    <w:p w14:paraId="43A31D65" w14:textId="4A4B2F77" w:rsidR="00BB52BE" w:rsidRPr="00471595" w:rsidRDefault="00AD35EB" w:rsidP="00515B04">
      <w:pPr>
        <w:numPr>
          <w:ins w:id="2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 can't believe how long your hair has gotten,</w:t>
      </w:r>
      <w:r w:rsidR="000264CD" w:rsidRPr="00471595">
        <w:rPr>
          <w:rFonts w:ascii="Montserrat" w:hAnsi="Montserrat"/>
          <w:sz w:val="24"/>
        </w:rPr>
        <w:t>”</w:t>
      </w:r>
      <w:r w:rsidRPr="00471595">
        <w:rPr>
          <w:rFonts w:ascii="Montserrat" w:hAnsi="Montserrat"/>
          <w:sz w:val="24"/>
        </w:rPr>
        <w:t xml:space="preserve"> he </w:t>
      </w:r>
      <w:r w:rsidR="00BB52BE" w:rsidRPr="00471595">
        <w:rPr>
          <w:rFonts w:ascii="Montserrat" w:hAnsi="Montserrat"/>
          <w:sz w:val="24"/>
        </w:rPr>
        <w:t xml:space="preserve">mused, unintentionally </w:t>
      </w:r>
      <w:r w:rsidRPr="00471595">
        <w:rPr>
          <w:rFonts w:ascii="Montserrat" w:hAnsi="Montserrat"/>
          <w:sz w:val="24"/>
        </w:rPr>
        <w:t>interrupt</w:t>
      </w:r>
      <w:r w:rsidR="00BB52BE" w:rsidRPr="00471595">
        <w:rPr>
          <w:rFonts w:ascii="Montserrat" w:hAnsi="Montserrat"/>
          <w:sz w:val="24"/>
        </w:rPr>
        <w:t>ing</w:t>
      </w:r>
      <w:r w:rsidRPr="00471595">
        <w:rPr>
          <w:rFonts w:ascii="Montserrat" w:hAnsi="Montserrat"/>
          <w:sz w:val="24"/>
        </w:rPr>
        <w:t xml:space="preserve"> her reverie. </w:t>
      </w:r>
    </w:p>
    <w:p w14:paraId="5A38B7C5" w14:textId="77777777" w:rsidR="00BB52BE" w:rsidRPr="00471595" w:rsidRDefault="00BB52BE"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She flushed slightly, wondering how long a silence had passed. She looked up at him, her hand automatically going up to stroke the braid. She gave a shy smile as she encountered the warmth of his gaze</w:t>
      </w:r>
      <w:r w:rsidRPr="00471595">
        <w:rPr>
          <w:rFonts w:ascii="Montserrat" w:hAnsi="Montserrat"/>
          <w:sz w:val="24"/>
        </w:rPr>
        <w:t xml:space="preserve">. </w:t>
      </w:r>
    </w:p>
    <w:p w14:paraId="79069D8A" w14:textId="1C2353A6" w:rsidR="00AD35EB" w:rsidRPr="00471595" w:rsidRDefault="00BB52BE" w:rsidP="00515B04">
      <w:pPr>
        <w:rPr>
          <w:rFonts w:ascii="Montserrat" w:hAnsi="Montserrat"/>
          <w:sz w:val="24"/>
        </w:rPr>
      </w:pPr>
      <w:r w:rsidRPr="00471595">
        <w:rPr>
          <w:rFonts w:ascii="Montserrat" w:hAnsi="Montserrat"/>
          <w:sz w:val="24"/>
        </w:rPr>
        <w:tab/>
      </w:r>
      <w:r w:rsidR="000264CD" w:rsidRPr="00471595">
        <w:rPr>
          <w:rFonts w:ascii="Montserrat" w:hAnsi="Montserrat"/>
          <w:sz w:val="24"/>
        </w:rPr>
        <w:t>“</w:t>
      </w:r>
      <w:r w:rsidR="00AD35EB" w:rsidRPr="00471595">
        <w:rPr>
          <w:rFonts w:ascii="Montserrat" w:hAnsi="Montserrat"/>
          <w:sz w:val="24"/>
        </w:rPr>
        <w:t>I am glad you decided not to cut it,</w:t>
      </w:r>
      <w:r w:rsidR="000264CD" w:rsidRPr="00471595">
        <w:rPr>
          <w:rFonts w:ascii="Montserrat" w:hAnsi="Montserrat"/>
          <w:sz w:val="24"/>
        </w:rPr>
        <w:t>”</w:t>
      </w:r>
      <w:r w:rsidR="00AD35EB" w:rsidRPr="00471595">
        <w:rPr>
          <w:rFonts w:ascii="Montserrat" w:hAnsi="Montserrat"/>
          <w:sz w:val="24"/>
        </w:rPr>
        <w:t xml:space="preserve"> he continued, seeing that he had her attention again. </w:t>
      </w:r>
      <w:r w:rsidR="000264CD" w:rsidRPr="00471595">
        <w:rPr>
          <w:rFonts w:ascii="Montserrat" w:hAnsi="Montserrat"/>
          <w:sz w:val="24"/>
        </w:rPr>
        <w:t>“</w:t>
      </w:r>
      <w:r w:rsidR="00AD35EB" w:rsidRPr="00471595">
        <w:rPr>
          <w:rFonts w:ascii="Montserrat" w:hAnsi="Montserrat"/>
          <w:sz w:val="24"/>
        </w:rPr>
        <w:t>It suits you that way. I remember your mother always wore her hair that way.</w:t>
      </w:r>
      <w:r w:rsidR="000264CD" w:rsidRPr="00471595">
        <w:rPr>
          <w:rFonts w:ascii="Montserrat" w:hAnsi="Montserrat"/>
          <w:sz w:val="24"/>
        </w:rPr>
        <w:t>”</w:t>
      </w:r>
      <w:r w:rsidR="00AD35EB" w:rsidRPr="00471595">
        <w:rPr>
          <w:rFonts w:ascii="Montserrat" w:hAnsi="Montserrat"/>
          <w:sz w:val="24"/>
        </w:rPr>
        <w:t xml:space="preserve">  </w:t>
      </w:r>
    </w:p>
    <w:p w14:paraId="0DD6B0AB" w14:textId="3DF03F34" w:rsidR="00AD35EB" w:rsidRPr="00471595" w:rsidRDefault="00AD35EB" w:rsidP="00515B04">
      <w:p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Really?</w:t>
      </w:r>
      <w:r w:rsidR="000264CD" w:rsidRPr="00471595">
        <w:rPr>
          <w:rFonts w:ascii="Montserrat" w:hAnsi="Montserrat"/>
          <w:sz w:val="24"/>
        </w:rPr>
        <w:t>”</w:t>
      </w:r>
      <w:r w:rsidRPr="00471595">
        <w:rPr>
          <w:rFonts w:ascii="Montserrat" w:hAnsi="Montserrat"/>
          <w:sz w:val="24"/>
        </w:rPr>
        <w:t xml:space="preserve"> She echoed inquisitively. </w:t>
      </w:r>
      <w:r w:rsidR="000264CD" w:rsidRPr="00471595">
        <w:rPr>
          <w:rFonts w:ascii="Montserrat" w:hAnsi="Montserrat"/>
          <w:sz w:val="24"/>
        </w:rPr>
        <w:t>“</w:t>
      </w:r>
      <w:r w:rsidRPr="00471595">
        <w:rPr>
          <w:rFonts w:ascii="Montserrat" w:hAnsi="Montserrat"/>
          <w:sz w:val="24"/>
        </w:rPr>
        <w:t>I wasn't sure. I think she taught it to me right here. I don't really remember, it just sort of came back to me as I was sitting here,</w:t>
      </w:r>
      <w:r w:rsidR="000264CD" w:rsidRPr="00471595">
        <w:rPr>
          <w:rFonts w:ascii="Montserrat" w:hAnsi="Montserrat"/>
          <w:sz w:val="24"/>
        </w:rPr>
        <w:t>”</w:t>
      </w:r>
      <w:r w:rsidRPr="00471595">
        <w:rPr>
          <w:rFonts w:ascii="Montserrat" w:hAnsi="Montserrat"/>
          <w:sz w:val="24"/>
        </w:rPr>
        <w:t xml:space="preserve"> she pointed out. </w:t>
      </w:r>
      <w:r w:rsidR="00BB52BE" w:rsidRPr="00471595">
        <w:rPr>
          <w:rFonts w:ascii="Montserrat" w:hAnsi="Montserrat"/>
          <w:sz w:val="24"/>
        </w:rPr>
        <w:t xml:space="preserve">It took her a few breaths before she could ask, </w:t>
      </w:r>
      <w:r w:rsidR="000264CD" w:rsidRPr="00471595">
        <w:rPr>
          <w:rFonts w:ascii="Montserrat" w:hAnsi="Montserrat"/>
          <w:sz w:val="24"/>
        </w:rPr>
        <w:t>“</w:t>
      </w:r>
      <w:r w:rsidRPr="00471595">
        <w:rPr>
          <w:rFonts w:ascii="Montserrat" w:hAnsi="Montserrat"/>
          <w:sz w:val="24"/>
        </w:rPr>
        <w:t>Do you miss her?</w:t>
      </w:r>
      <w:r w:rsidR="000264CD" w:rsidRPr="00471595">
        <w:rPr>
          <w:rFonts w:ascii="Montserrat" w:hAnsi="Montserrat"/>
          <w:sz w:val="24"/>
        </w:rPr>
        <w:t>”</w:t>
      </w:r>
      <w:r w:rsidRPr="00471595">
        <w:rPr>
          <w:rFonts w:ascii="Montserrat" w:hAnsi="Montserrat"/>
          <w:sz w:val="24"/>
        </w:rPr>
        <w:t xml:space="preserve"> </w:t>
      </w:r>
    </w:p>
    <w:p w14:paraId="1E139D6D" w14:textId="36EEF442" w:rsidR="00BB52BE" w:rsidRPr="00471595" w:rsidRDefault="00AD35EB" w:rsidP="00515B04">
      <w:pPr>
        <w:numPr>
          <w:ins w:id="21"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There's a lot of old memories tucked away in here,</w:t>
      </w:r>
      <w:r w:rsidR="000264CD" w:rsidRPr="00471595">
        <w:rPr>
          <w:rFonts w:ascii="Montserrat" w:hAnsi="Montserrat"/>
          <w:sz w:val="24"/>
        </w:rPr>
        <w:t>”</w:t>
      </w:r>
      <w:r w:rsidRPr="00471595">
        <w:rPr>
          <w:rFonts w:ascii="Montserrat" w:hAnsi="Montserrat"/>
          <w:sz w:val="24"/>
        </w:rPr>
        <w:t xml:space="preserve"> he deflected. </w:t>
      </w:r>
      <w:r w:rsidR="000264CD" w:rsidRPr="00471595">
        <w:rPr>
          <w:rFonts w:ascii="Montserrat" w:hAnsi="Montserrat"/>
          <w:sz w:val="24"/>
        </w:rPr>
        <w:t>“</w:t>
      </w:r>
      <w:r w:rsidRPr="00471595">
        <w:rPr>
          <w:rFonts w:ascii="Montserrat" w:hAnsi="Montserrat"/>
          <w:sz w:val="24"/>
        </w:rPr>
        <w:t>You had a positive genius for getting into mischief,</w:t>
      </w:r>
      <w:r w:rsidR="000264CD" w:rsidRPr="00471595">
        <w:rPr>
          <w:rFonts w:ascii="Montserrat" w:hAnsi="Montserrat"/>
          <w:sz w:val="24"/>
        </w:rPr>
        <w:t>”</w:t>
      </w:r>
      <w:r w:rsidRPr="00471595">
        <w:rPr>
          <w:rFonts w:ascii="Montserrat" w:hAnsi="Montserrat"/>
          <w:sz w:val="24"/>
        </w:rPr>
        <w:t xml:space="preserve"> he laughed. </w:t>
      </w:r>
      <w:r w:rsidR="000264CD" w:rsidRPr="00471595">
        <w:rPr>
          <w:rFonts w:ascii="Montserrat" w:hAnsi="Montserrat"/>
          <w:sz w:val="24"/>
        </w:rPr>
        <w:t>“</w:t>
      </w:r>
      <w:r w:rsidRPr="00471595">
        <w:rPr>
          <w:rFonts w:ascii="Montserrat" w:hAnsi="Montserrat"/>
          <w:sz w:val="24"/>
        </w:rPr>
        <w:t>There were days when you almost frightened your poor mother to death.</w:t>
      </w:r>
      <w:r w:rsidR="000264CD" w:rsidRPr="00471595">
        <w:rPr>
          <w:rFonts w:ascii="Montserrat" w:hAnsi="Montserrat"/>
          <w:sz w:val="24"/>
        </w:rPr>
        <w:t>”</w:t>
      </w:r>
      <w:r w:rsidRPr="00471595">
        <w:rPr>
          <w:rFonts w:ascii="Montserrat" w:hAnsi="Montserrat"/>
          <w:sz w:val="24"/>
        </w:rPr>
        <w:t xml:space="preserve"> </w:t>
      </w:r>
    </w:p>
    <w:p w14:paraId="774B52B7" w14:textId="4DF0DBAB" w:rsidR="00BB52BE" w:rsidRPr="00471595" w:rsidRDefault="00BB52BE"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She opened her mouth to comment on </w:t>
      </w:r>
      <w:r w:rsidR="00295153" w:rsidRPr="00471595">
        <w:rPr>
          <w:rFonts w:ascii="Montserrat" w:hAnsi="Montserrat"/>
          <w:sz w:val="24"/>
        </w:rPr>
        <w:t>that,</w:t>
      </w:r>
      <w:r w:rsidR="00AD35EB" w:rsidRPr="00471595">
        <w:rPr>
          <w:rFonts w:ascii="Montserrat" w:hAnsi="Montserrat"/>
          <w:sz w:val="24"/>
        </w:rPr>
        <w:t xml:space="preserve"> and he stared her down. </w:t>
      </w:r>
      <w:r w:rsidR="000264CD" w:rsidRPr="00471595">
        <w:rPr>
          <w:rFonts w:ascii="Montserrat" w:hAnsi="Montserrat"/>
          <w:sz w:val="24"/>
        </w:rPr>
        <w:t>“</w:t>
      </w:r>
      <w:r w:rsidR="00AD35EB" w:rsidRPr="00471595">
        <w:rPr>
          <w:rFonts w:ascii="Montserrat" w:hAnsi="Montserrat"/>
          <w:sz w:val="24"/>
        </w:rPr>
        <w:t>It's a shame you waited so long to come back here,</w:t>
      </w:r>
      <w:r w:rsidR="000264CD" w:rsidRPr="00471595">
        <w:rPr>
          <w:rFonts w:ascii="Montserrat" w:hAnsi="Montserrat"/>
          <w:sz w:val="24"/>
        </w:rPr>
        <w:t>”</w:t>
      </w:r>
      <w:r w:rsidR="00AD35EB" w:rsidRPr="00471595">
        <w:rPr>
          <w:rFonts w:ascii="Montserrat" w:hAnsi="Montserrat"/>
          <w:sz w:val="24"/>
        </w:rPr>
        <w:t xml:space="preserve"> he criticized with a level gaze. </w:t>
      </w:r>
    </w:p>
    <w:p w14:paraId="19C09570" w14:textId="77777777" w:rsidR="00BB52BE" w:rsidRPr="00471595" w:rsidRDefault="00BB52BE"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She bit her lip. </w:t>
      </w:r>
    </w:p>
    <w:p w14:paraId="15927BBE" w14:textId="41DBADC0" w:rsidR="00BB52BE" w:rsidRPr="00471595" w:rsidRDefault="00BB52BE"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He leaned back and closed his eyes as if in deep contemplation and went on, </w:t>
      </w:r>
      <w:r w:rsidR="000264CD" w:rsidRPr="00471595">
        <w:rPr>
          <w:rFonts w:ascii="Montserrat" w:hAnsi="Montserrat"/>
          <w:sz w:val="24"/>
        </w:rPr>
        <w:t>“</w:t>
      </w:r>
      <w:r w:rsidR="00AD35EB" w:rsidRPr="00471595">
        <w:rPr>
          <w:rFonts w:ascii="Montserrat" w:hAnsi="Montserrat"/>
          <w:sz w:val="24"/>
        </w:rPr>
        <w:t xml:space="preserve">Do you remember the time you ran away?' </w:t>
      </w:r>
      <w:r w:rsidR="0059579A" w:rsidRPr="00471595">
        <w:rPr>
          <w:rFonts w:ascii="Montserrat" w:hAnsi="Montserrat"/>
          <w:sz w:val="24"/>
        </w:rPr>
        <w:t>h</w:t>
      </w:r>
      <w:r w:rsidR="00AD35EB" w:rsidRPr="00471595">
        <w:rPr>
          <w:rFonts w:ascii="Montserrat" w:hAnsi="Montserrat"/>
          <w:sz w:val="24"/>
        </w:rPr>
        <w:t xml:space="preserve">e asked. </w:t>
      </w:r>
    </w:p>
    <w:p w14:paraId="68D3E1A6" w14:textId="77777777" w:rsidR="00CA19E2" w:rsidRPr="00471595" w:rsidRDefault="00BB52BE"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She could hardly have forgotten, she had gotten </w:t>
      </w:r>
      <w:r w:rsidR="00295153" w:rsidRPr="00471595">
        <w:rPr>
          <w:rFonts w:ascii="Montserrat" w:hAnsi="Montserrat"/>
          <w:sz w:val="24"/>
        </w:rPr>
        <w:t>her</w:t>
      </w:r>
      <w:r w:rsidR="00AD35EB" w:rsidRPr="00471595">
        <w:rPr>
          <w:rFonts w:ascii="Montserrat" w:hAnsi="Montserrat"/>
          <w:sz w:val="24"/>
        </w:rPr>
        <w:t>self into such a fit over something</w:t>
      </w:r>
      <w:r w:rsidR="00CA19E2" w:rsidRPr="00471595">
        <w:rPr>
          <w:rFonts w:ascii="Montserrat" w:hAnsi="Montserrat"/>
          <w:sz w:val="24"/>
        </w:rPr>
        <w:t>,</w:t>
      </w:r>
      <w:r w:rsidR="00AD35EB" w:rsidRPr="00471595">
        <w:rPr>
          <w:rFonts w:ascii="Montserrat" w:hAnsi="Montserrat"/>
          <w:sz w:val="24"/>
        </w:rPr>
        <w:t xml:space="preserve"> that she tore out of the house one evening and got thoroughly lost. She wandered the island for several days before she was found and brought back home. </w:t>
      </w:r>
    </w:p>
    <w:p w14:paraId="00445B94" w14:textId="2E51C17E" w:rsidR="00AD35EB" w:rsidRPr="00471595" w:rsidRDefault="00CA19E2" w:rsidP="00515B04">
      <w:pPr>
        <w:rPr>
          <w:rFonts w:ascii="Montserrat" w:hAnsi="Montserrat"/>
          <w:sz w:val="24"/>
        </w:rPr>
      </w:pPr>
      <w:r w:rsidRPr="00471595">
        <w:rPr>
          <w:rFonts w:ascii="Montserrat" w:hAnsi="Montserrat"/>
          <w:sz w:val="24"/>
        </w:rPr>
        <w:tab/>
      </w:r>
      <w:r w:rsidR="000264CD" w:rsidRPr="00471595">
        <w:rPr>
          <w:rFonts w:ascii="Montserrat" w:hAnsi="Montserrat"/>
          <w:sz w:val="24"/>
        </w:rPr>
        <w:t>“</w:t>
      </w:r>
      <w:r w:rsidR="00AD35EB" w:rsidRPr="00471595">
        <w:rPr>
          <w:rFonts w:ascii="Montserrat" w:hAnsi="Montserrat"/>
          <w:sz w:val="24"/>
        </w:rPr>
        <w:t xml:space="preserve">That was after you moved here from Ao'Ajea with your mother. She told me you had been a holy terror the entire trip. When I asked her what you were all worked up </w:t>
      </w:r>
      <w:r w:rsidR="00295153" w:rsidRPr="00471595">
        <w:rPr>
          <w:rFonts w:ascii="Montserrat" w:hAnsi="Montserrat"/>
          <w:sz w:val="24"/>
        </w:rPr>
        <w:t>about,</w:t>
      </w:r>
      <w:r w:rsidR="00AD35EB" w:rsidRPr="00471595">
        <w:rPr>
          <w:rFonts w:ascii="Montserrat" w:hAnsi="Montserrat"/>
          <w:sz w:val="24"/>
        </w:rPr>
        <w:t xml:space="preserve"> she said it was over something you felt had been left behind. Do you even remember that time?</w:t>
      </w:r>
      <w:r w:rsidR="000264CD" w:rsidRPr="00471595">
        <w:rPr>
          <w:rFonts w:ascii="Montserrat" w:hAnsi="Montserrat"/>
          <w:sz w:val="24"/>
        </w:rPr>
        <w:t>”</w:t>
      </w:r>
    </w:p>
    <w:p w14:paraId="1C36494F" w14:textId="1847A826" w:rsidR="00CA19E2" w:rsidRPr="00471595" w:rsidRDefault="00AD35EB" w:rsidP="00515B04">
      <w:pPr>
        <w:numPr>
          <w:ins w:id="2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Vaguely,</w:t>
      </w:r>
      <w:r w:rsidR="000264CD" w:rsidRPr="00471595">
        <w:rPr>
          <w:rFonts w:ascii="Montserrat" w:hAnsi="Montserrat"/>
          <w:sz w:val="24"/>
        </w:rPr>
        <w:t>”</w:t>
      </w:r>
      <w:r w:rsidRPr="00471595">
        <w:rPr>
          <w:rFonts w:ascii="Montserrat" w:hAnsi="Montserrat"/>
          <w:sz w:val="24"/>
        </w:rPr>
        <w:t xml:space="preserve"> she murmured. She rubbed a thoughtful finger over her lips. </w:t>
      </w:r>
      <w:r w:rsidR="000264CD" w:rsidRPr="00471595">
        <w:rPr>
          <w:rFonts w:ascii="Montserrat" w:hAnsi="Montserrat"/>
          <w:sz w:val="24"/>
        </w:rPr>
        <w:t>“</w:t>
      </w:r>
      <w:r w:rsidRPr="00471595">
        <w:rPr>
          <w:rFonts w:ascii="Montserrat" w:hAnsi="Montserrat"/>
          <w:sz w:val="24"/>
        </w:rPr>
        <w:t>Why?</w:t>
      </w:r>
      <w:r w:rsidR="000264CD" w:rsidRPr="00471595">
        <w:rPr>
          <w:rFonts w:ascii="Montserrat" w:hAnsi="Montserrat"/>
          <w:sz w:val="24"/>
        </w:rPr>
        <w:t>”</w:t>
      </w:r>
      <w:r w:rsidRPr="00471595">
        <w:rPr>
          <w:rFonts w:ascii="Montserrat" w:hAnsi="Montserrat"/>
          <w:sz w:val="24"/>
        </w:rPr>
        <w:t xml:space="preserve"> She prompted. </w:t>
      </w:r>
      <w:r w:rsidR="000264CD" w:rsidRPr="00471595">
        <w:rPr>
          <w:rFonts w:ascii="Montserrat" w:hAnsi="Montserrat"/>
          <w:sz w:val="24"/>
        </w:rPr>
        <w:t>“</w:t>
      </w:r>
      <w:r w:rsidRPr="00471595">
        <w:rPr>
          <w:rFonts w:ascii="Montserrat" w:hAnsi="Montserrat"/>
          <w:sz w:val="24"/>
        </w:rPr>
        <w:t>Is that the reason I ran away? To 'go back to Ajea' to get my—whatever it was—back?</w:t>
      </w:r>
      <w:r w:rsidR="000264CD" w:rsidRPr="00471595">
        <w:rPr>
          <w:rFonts w:ascii="Montserrat" w:hAnsi="Montserrat"/>
          <w:sz w:val="24"/>
        </w:rPr>
        <w:t>”</w:t>
      </w:r>
      <w:r w:rsidRPr="00471595">
        <w:rPr>
          <w:rFonts w:ascii="Montserrat" w:hAnsi="Montserrat"/>
          <w:sz w:val="24"/>
        </w:rPr>
        <w:t xml:space="preserve"> </w:t>
      </w:r>
    </w:p>
    <w:p w14:paraId="5979ECDE" w14:textId="55D00768" w:rsidR="00AD35EB" w:rsidRPr="00471595" w:rsidRDefault="00CA19E2"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She smiled and shook her head at the notion. </w:t>
      </w:r>
      <w:r w:rsidR="000264CD" w:rsidRPr="00471595">
        <w:rPr>
          <w:rFonts w:ascii="Montserrat" w:hAnsi="Montserrat"/>
          <w:sz w:val="24"/>
        </w:rPr>
        <w:t>“</w:t>
      </w:r>
      <w:r w:rsidR="00AD35EB" w:rsidRPr="00471595">
        <w:rPr>
          <w:rFonts w:ascii="Montserrat" w:hAnsi="Montserrat"/>
          <w:sz w:val="24"/>
        </w:rPr>
        <w:t xml:space="preserve">I guess </w:t>
      </w:r>
      <w:r w:rsidRPr="00471595">
        <w:rPr>
          <w:rFonts w:ascii="Montserrat" w:hAnsi="Montserrat"/>
          <w:sz w:val="24"/>
        </w:rPr>
        <w:t>I</w:t>
      </w:r>
      <w:r w:rsidR="00AD35EB" w:rsidRPr="00471595">
        <w:rPr>
          <w:rFonts w:ascii="Montserrat" w:hAnsi="Montserrat"/>
          <w:sz w:val="24"/>
        </w:rPr>
        <w:t xml:space="preserve"> was a bit too young to grasp the concept of interstellar travel. Wish I could remember what it was that was so important. I wonder if it was worth the three weeks I spent in the hospital with pneumonia. Can you remember what it was?</w:t>
      </w:r>
      <w:r w:rsidR="000264CD" w:rsidRPr="00471595">
        <w:rPr>
          <w:rFonts w:ascii="Montserrat" w:hAnsi="Montserrat"/>
          <w:sz w:val="24"/>
        </w:rPr>
        <w:t>”</w:t>
      </w:r>
    </w:p>
    <w:p w14:paraId="35610AC1" w14:textId="77777777" w:rsidR="00CA19E2" w:rsidRPr="00471595" w:rsidRDefault="00AD35EB" w:rsidP="00515B04">
      <w:pPr>
        <w:numPr>
          <w:ins w:id="23" w:author="Unknown"/>
        </w:numPr>
        <w:rPr>
          <w:rFonts w:ascii="Montserrat" w:hAnsi="Montserrat"/>
          <w:sz w:val="24"/>
        </w:rPr>
      </w:pPr>
      <w:r w:rsidRPr="00471595">
        <w:rPr>
          <w:rFonts w:ascii="Montserrat" w:hAnsi="Montserrat"/>
          <w:sz w:val="24"/>
        </w:rPr>
        <w:tab/>
        <w:t xml:space="preserve">He smiled and shook his head in apology. </w:t>
      </w:r>
    </w:p>
    <w:p w14:paraId="4B2A30B9" w14:textId="11F64626" w:rsidR="00CA19E2" w:rsidRPr="00471595" w:rsidRDefault="00CA19E2" w:rsidP="00515B04">
      <w:pPr>
        <w:rPr>
          <w:rFonts w:ascii="Montserrat" w:hAnsi="Montserrat"/>
          <w:sz w:val="24"/>
        </w:rPr>
      </w:pPr>
      <w:r w:rsidRPr="00471595">
        <w:rPr>
          <w:rFonts w:ascii="Montserrat" w:hAnsi="Montserrat"/>
          <w:sz w:val="24"/>
        </w:rPr>
        <w:tab/>
      </w:r>
      <w:r w:rsidR="000264CD" w:rsidRPr="00471595">
        <w:rPr>
          <w:rFonts w:ascii="Montserrat" w:hAnsi="Montserrat"/>
          <w:sz w:val="24"/>
        </w:rPr>
        <w:t>“</w:t>
      </w:r>
      <w:r w:rsidR="00AD35EB" w:rsidRPr="00471595">
        <w:rPr>
          <w:rFonts w:ascii="Montserrat" w:hAnsi="Montserrat"/>
          <w:sz w:val="24"/>
        </w:rPr>
        <w:t>Sorry, your mother didn't say</w:t>
      </w:r>
      <w:r w:rsidRPr="00471595">
        <w:rPr>
          <w:rFonts w:ascii="Montserrat" w:hAnsi="Montserrat"/>
          <w:sz w:val="24"/>
        </w:rPr>
        <w:t>,</w:t>
      </w:r>
      <w:r w:rsidR="000264CD" w:rsidRPr="00471595">
        <w:rPr>
          <w:rFonts w:ascii="Montserrat" w:hAnsi="Montserrat"/>
          <w:sz w:val="24"/>
        </w:rPr>
        <w:t>”</w:t>
      </w:r>
      <w:r w:rsidR="00AD35EB" w:rsidRPr="00471595">
        <w:rPr>
          <w:rFonts w:ascii="Montserrat" w:hAnsi="Montserrat"/>
          <w:sz w:val="24"/>
        </w:rPr>
        <w:t xml:space="preserve"> </w:t>
      </w:r>
      <w:r w:rsidRPr="00471595">
        <w:rPr>
          <w:rFonts w:ascii="Montserrat" w:hAnsi="Montserrat"/>
          <w:sz w:val="24"/>
        </w:rPr>
        <w:t>he admitted after a moment of reflection, as h</w:t>
      </w:r>
      <w:r w:rsidR="00AD35EB" w:rsidRPr="00471595">
        <w:rPr>
          <w:rFonts w:ascii="Montserrat" w:hAnsi="Montserrat"/>
          <w:sz w:val="24"/>
        </w:rPr>
        <w:t xml:space="preserve">e fished a pack of cigarettes out of his pocket and looked to her for permission. </w:t>
      </w:r>
    </w:p>
    <w:p w14:paraId="41F1C9D6" w14:textId="1FD01C29" w:rsidR="00CA19E2" w:rsidRPr="00471595" w:rsidRDefault="00CA19E2"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She stood up and led him out onto </w:t>
      </w:r>
      <w:r w:rsidR="0059579A" w:rsidRPr="00471595">
        <w:rPr>
          <w:rFonts w:ascii="Montserrat" w:hAnsi="Montserrat"/>
          <w:sz w:val="24"/>
        </w:rPr>
        <w:t xml:space="preserve">the </w:t>
      </w:r>
      <w:r w:rsidR="00AD35EB" w:rsidRPr="00471595">
        <w:rPr>
          <w:rFonts w:ascii="Montserrat" w:hAnsi="Montserrat"/>
          <w:sz w:val="24"/>
        </w:rPr>
        <w:t xml:space="preserve">porch that bounded the atrium. </w:t>
      </w:r>
    </w:p>
    <w:p w14:paraId="3D0ED4B5" w14:textId="50C6CEBA" w:rsidR="00CA19E2" w:rsidRPr="00471595" w:rsidRDefault="00CA19E2"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He lit one of the filthy things and took a couple of deep drags before resuming. </w:t>
      </w:r>
      <w:r w:rsidR="000264CD" w:rsidRPr="00471595">
        <w:rPr>
          <w:rFonts w:ascii="Montserrat" w:hAnsi="Montserrat"/>
          <w:sz w:val="24"/>
        </w:rPr>
        <w:t>“</w:t>
      </w:r>
      <w:r w:rsidR="00AD35EB" w:rsidRPr="00471595">
        <w:rPr>
          <w:rFonts w:ascii="Montserrat" w:hAnsi="Montserrat"/>
          <w:sz w:val="24"/>
        </w:rPr>
        <w:t xml:space="preserve">I am sure it meant the world to you. If it had been possible for you to walk to Ajea, I am certain you would have. </w:t>
      </w:r>
    </w:p>
    <w:p w14:paraId="36669F00" w14:textId="41E16345" w:rsidR="00CA19E2" w:rsidRPr="00471595" w:rsidRDefault="00CA19E2" w:rsidP="00515B04">
      <w:pPr>
        <w:rPr>
          <w:rFonts w:ascii="Montserrat" w:hAnsi="Montserrat"/>
          <w:sz w:val="24"/>
        </w:rPr>
      </w:pPr>
      <w:r w:rsidRPr="00471595">
        <w:rPr>
          <w:rFonts w:ascii="Montserrat" w:hAnsi="Montserrat"/>
          <w:sz w:val="24"/>
        </w:rPr>
        <w:tab/>
      </w:r>
      <w:r w:rsidR="000264CD" w:rsidRPr="00471595">
        <w:rPr>
          <w:rFonts w:ascii="Montserrat" w:hAnsi="Montserrat"/>
          <w:sz w:val="24"/>
        </w:rPr>
        <w:t>“</w:t>
      </w:r>
      <w:r w:rsidR="00AD35EB" w:rsidRPr="00471595">
        <w:rPr>
          <w:rFonts w:ascii="Montserrat" w:hAnsi="Montserrat"/>
          <w:sz w:val="24"/>
        </w:rPr>
        <w:t>Even when you were sick, it was hard to stop you. They had to keep you strapped down</w:t>
      </w:r>
      <w:r w:rsidRPr="00471595">
        <w:rPr>
          <w:rFonts w:ascii="Montserrat" w:hAnsi="Montserrat"/>
          <w:sz w:val="24"/>
        </w:rPr>
        <w:t>,</w:t>
      </w:r>
      <w:r w:rsidR="00AD35EB" w:rsidRPr="00471595">
        <w:rPr>
          <w:rFonts w:ascii="Montserrat" w:hAnsi="Montserrat"/>
          <w:sz w:val="24"/>
        </w:rPr>
        <w:t xml:space="preserve"> or you would slip out of bed and tear off again. You didn't talk to your mother for months after you got better. If she were still with us, I am sure she would remember it like it was yesterday,</w:t>
      </w:r>
      <w:r w:rsidR="000264CD" w:rsidRPr="00471595">
        <w:rPr>
          <w:rFonts w:ascii="Montserrat" w:hAnsi="Montserrat"/>
          <w:sz w:val="24"/>
        </w:rPr>
        <w:t>”</w:t>
      </w:r>
      <w:r w:rsidR="00AD35EB" w:rsidRPr="00471595">
        <w:rPr>
          <w:rFonts w:ascii="Montserrat" w:hAnsi="Montserrat"/>
          <w:sz w:val="24"/>
        </w:rPr>
        <w:t xml:space="preserve"> </w:t>
      </w:r>
    </w:p>
    <w:p w14:paraId="3580F204" w14:textId="76CFBB79" w:rsidR="00AD35EB" w:rsidRPr="00471595" w:rsidRDefault="00CA19E2" w:rsidP="00515B04">
      <w:pPr>
        <w:rPr>
          <w:rFonts w:ascii="Montserrat" w:hAnsi="Montserrat"/>
          <w:sz w:val="24"/>
        </w:rPr>
      </w:pPr>
      <w:r w:rsidRPr="00471595">
        <w:rPr>
          <w:rFonts w:ascii="Montserrat" w:hAnsi="Montserrat"/>
          <w:sz w:val="24"/>
        </w:rPr>
        <w:tab/>
        <w:t xml:space="preserve">He </w:t>
      </w:r>
      <w:r w:rsidR="00AD35EB" w:rsidRPr="00471595">
        <w:rPr>
          <w:rFonts w:ascii="Montserrat" w:hAnsi="Montserrat"/>
          <w:sz w:val="24"/>
        </w:rPr>
        <w:t xml:space="preserve">fell silent for a few minutes, then turned to make eye contact. </w:t>
      </w:r>
      <w:r w:rsidR="000264CD" w:rsidRPr="00471595">
        <w:rPr>
          <w:rFonts w:ascii="Montserrat" w:hAnsi="Montserrat"/>
          <w:sz w:val="24"/>
        </w:rPr>
        <w:t>“</w:t>
      </w:r>
      <w:r w:rsidR="00AD35EB" w:rsidRPr="00471595">
        <w:rPr>
          <w:rFonts w:ascii="Montserrat" w:hAnsi="Montserrat"/>
          <w:sz w:val="24"/>
        </w:rPr>
        <w:t xml:space="preserve">The last time I saw her was right here in this garden. She was standing right there, where you are standing now. She was shipping out the next </w:t>
      </w:r>
      <w:r w:rsidR="00295153" w:rsidRPr="00471595">
        <w:rPr>
          <w:rFonts w:ascii="Montserrat" w:hAnsi="Montserrat"/>
          <w:sz w:val="24"/>
        </w:rPr>
        <w:t>morning, but</w:t>
      </w:r>
      <w:r w:rsidR="00AD35EB" w:rsidRPr="00471595">
        <w:rPr>
          <w:rFonts w:ascii="Montserrat" w:hAnsi="Montserrat"/>
          <w:sz w:val="24"/>
        </w:rPr>
        <w:t xml:space="preserve"> my leave had already ended, so I was just on my way out.</w:t>
      </w:r>
      <w:r w:rsidR="000264CD" w:rsidRPr="00471595">
        <w:rPr>
          <w:rFonts w:ascii="Montserrat" w:hAnsi="Montserrat"/>
          <w:sz w:val="24"/>
        </w:rPr>
        <w:t>”</w:t>
      </w:r>
      <w:r w:rsidR="00AD35EB" w:rsidRPr="00471595">
        <w:rPr>
          <w:rFonts w:ascii="Montserrat" w:hAnsi="Montserrat"/>
          <w:sz w:val="24"/>
        </w:rPr>
        <w:t xml:space="preserve"> He took another deep pull on his cigarette, </w:t>
      </w:r>
      <w:r w:rsidR="000264CD" w:rsidRPr="00471595">
        <w:rPr>
          <w:rFonts w:ascii="Montserrat" w:hAnsi="Montserrat"/>
          <w:sz w:val="24"/>
        </w:rPr>
        <w:t>“</w:t>
      </w:r>
      <w:r w:rsidR="00AD35EB" w:rsidRPr="00471595">
        <w:rPr>
          <w:rFonts w:ascii="Montserrat" w:hAnsi="Montserrat"/>
          <w:sz w:val="24"/>
        </w:rPr>
        <w:t>We really didn't have time to talk. I snuck up, tugged on her braid...</w:t>
      </w:r>
      <w:r w:rsidR="000264CD" w:rsidRPr="00471595">
        <w:rPr>
          <w:rFonts w:ascii="Montserrat" w:hAnsi="Montserrat"/>
          <w:sz w:val="24"/>
        </w:rPr>
        <w:t>”</w:t>
      </w:r>
    </w:p>
    <w:p w14:paraId="2ED164DC" w14:textId="17C21A01" w:rsidR="00AD35EB" w:rsidRPr="00471595" w:rsidRDefault="00AD35EB" w:rsidP="00515B04">
      <w:pPr>
        <w:numPr>
          <w:ins w:id="2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She always hated it when you did that.</w:t>
      </w:r>
      <w:r w:rsidR="000264CD" w:rsidRPr="00471595">
        <w:rPr>
          <w:rFonts w:ascii="Montserrat" w:hAnsi="Montserrat"/>
          <w:sz w:val="24"/>
        </w:rPr>
        <w:t>”</w:t>
      </w:r>
      <w:r w:rsidRPr="00471595">
        <w:rPr>
          <w:rFonts w:ascii="Montserrat" w:hAnsi="Montserrat"/>
          <w:sz w:val="24"/>
        </w:rPr>
        <w:t xml:space="preserve"> </w:t>
      </w:r>
    </w:p>
    <w:p w14:paraId="54BC45C2" w14:textId="630DB5D1" w:rsidR="00CA19E2" w:rsidRPr="00471595" w:rsidRDefault="00AD35EB" w:rsidP="00515B04">
      <w:pPr>
        <w:numPr>
          <w:ins w:id="25"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...and gave her a kiss...</w:t>
      </w:r>
      <w:r w:rsidR="000264CD" w:rsidRPr="00471595">
        <w:rPr>
          <w:rFonts w:ascii="Montserrat" w:hAnsi="Montserrat"/>
          <w:sz w:val="24"/>
        </w:rPr>
        <w:t>”</w:t>
      </w:r>
      <w:r w:rsidRPr="00471595">
        <w:rPr>
          <w:rFonts w:ascii="Montserrat" w:hAnsi="Montserrat"/>
          <w:sz w:val="24"/>
        </w:rPr>
        <w:t xml:space="preserve"> He shot a glare at her. Leaning in, he squirted a burst of thought as subtext, «Yes she did, which was why she loved it. Your mother had a quick temper</w:t>
      </w:r>
      <w:r w:rsidR="00295153" w:rsidRPr="00471595">
        <w:rPr>
          <w:rFonts w:ascii="Montserrat" w:hAnsi="Montserrat"/>
          <w:sz w:val="24"/>
        </w:rPr>
        <w:t xml:space="preserve"> and</w:t>
      </w:r>
      <w:r w:rsidRPr="00471595">
        <w:rPr>
          <w:rFonts w:ascii="Montserrat" w:hAnsi="Montserrat"/>
          <w:sz w:val="24"/>
        </w:rPr>
        <w:t xml:space="preserve"> a tendency to cry when she was saying goodbye.» He had continued speaking without pause, </w:t>
      </w:r>
      <w:r w:rsidR="000264CD" w:rsidRPr="00471595">
        <w:rPr>
          <w:rFonts w:ascii="Montserrat" w:hAnsi="Montserrat"/>
          <w:sz w:val="24"/>
        </w:rPr>
        <w:t>“</w:t>
      </w:r>
      <w:r w:rsidRPr="00471595">
        <w:rPr>
          <w:rFonts w:ascii="Montserrat" w:hAnsi="Montserrat"/>
          <w:sz w:val="24"/>
        </w:rPr>
        <w:t>...then ran for the hills while she threw rocks after me.</w:t>
      </w:r>
      <w:r w:rsidR="000264CD" w:rsidRPr="00471595">
        <w:rPr>
          <w:rFonts w:ascii="Montserrat" w:hAnsi="Montserrat"/>
          <w:sz w:val="24"/>
        </w:rPr>
        <w:t>”</w:t>
      </w:r>
      <w:r w:rsidRPr="00471595">
        <w:rPr>
          <w:rFonts w:ascii="Montserrat" w:hAnsi="Montserrat"/>
          <w:sz w:val="24"/>
        </w:rPr>
        <w:t xml:space="preserve"> </w:t>
      </w:r>
    </w:p>
    <w:p w14:paraId="4212D928" w14:textId="77777777" w:rsidR="00CA19E2" w:rsidRPr="00471595" w:rsidRDefault="00CA19E2"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She stared at him wide eyed at that. </w:t>
      </w:r>
    </w:p>
    <w:p w14:paraId="32172ADB" w14:textId="6821A7AC" w:rsidR="00AD35EB" w:rsidRPr="00471595" w:rsidRDefault="00CA19E2"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He winked</w:t>
      </w:r>
      <w:r w:rsidR="00295153" w:rsidRPr="00471595">
        <w:rPr>
          <w:rFonts w:ascii="Montserrat" w:hAnsi="Montserrat"/>
          <w:sz w:val="24"/>
        </w:rPr>
        <w:t xml:space="preserve"> and</w:t>
      </w:r>
      <w:r w:rsidR="00AD35EB" w:rsidRPr="00471595">
        <w:rPr>
          <w:rFonts w:ascii="Montserrat" w:hAnsi="Montserrat"/>
          <w:sz w:val="24"/>
        </w:rPr>
        <w:t xml:space="preserve"> gave a quick jerk on her braid.</w:t>
      </w:r>
    </w:p>
    <w:p w14:paraId="3DD3F2B8" w14:textId="11A15246" w:rsidR="00AD35EB" w:rsidRPr="00471595" w:rsidRDefault="00AD35EB" w:rsidP="00515B04">
      <w:pPr>
        <w:numPr>
          <w:ins w:id="2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 hope some of them hit,</w:t>
      </w:r>
      <w:r w:rsidR="000264CD" w:rsidRPr="00471595">
        <w:rPr>
          <w:rFonts w:ascii="Montserrat" w:hAnsi="Montserrat"/>
          <w:sz w:val="24"/>
        </w:rPr>
        <w:t>”</w:t>
      </w:r>
      <w:r w:rsidRPr="00471595">
        <w:rPr>
          <w:rFonts w:ascii="Montserrat" w:hAnsi="Montserrat"/>
          <w:sz w:val="24"/>
        </w:rPr>
        <w:t xml:space="preserve"> she growled.</w:t>
      </w:r>
    </w:p>
    <w:p w14:paraId="6D3E5FC5" w14:textId="7FB1EE8E" w:rsidR="00CA19E2" w:rsidRPr="00471595" w:rsidRDefault="00AD35EB" w:rsidP="00515B04">
      <w:pPr>
        <w:numPr>
          <w:ins w:id="27" w:author="Unknown"/>
        </w:numPr>
        <w:rPr>
          <w:rFonts w:ascii="Montserrat" w:hAnsi="Montserrat"/>
          <w:sz w:val="24"/>
        </w:rPr>
      </w:pPr>
      <w:r w:rsidRPr="00471595">
        <w:rPr>
          <w:rFonts w:ascii="Montserrat" w:hAnsi="Montserrat"/>
          <w:sz w:val="24"/>
        </w:rPr>
        <w:tab/>
        <w:t xml:space="preserve">He straightened again, turned a flat look in her direction and said, </w:t>
      </w:r>
      <w:r w:rsidR="000264CD" w:rsidRPr="00471595">
        <w:rPr>
          <w:rFonts w:ascii="Montserrat" w:hAnsi="Montserrat"/>
          <w:sz w:val="24"/>
        </w:rPr>
        <w:t>“</w:t>
      </w:r>
      <w:r w:rsidRPr="00471595">
        <w:rPr>
          <w:rFonts w:ascii="Montserrat" w:hAnsi="Montserrat"/>
          <w:sz w:val="24"/>
        </w:rPr>
        <w:t>I would have been thrilled if some of them hadn't.</w:t>
      </w:r>
      <w:r w:rsidR="000264CD" w:rsidRPr="00471595">
        <w:rPr>
          <w:rFonts w:ascii="Montserrat" w:hAnsi="Montserrat"/>
          <w:sz w:val="24"/>
        </w:rPr>
        <w:t>”</w:t>
      </w:r>
      <w:r w:rsidRPr="00471595">
        <w:rPr>
          <w:rFonts w:ascii="Montserrat" w:hAnsi="Montserrat"/>
          <w:sz w:val="24"/>
        </w:rPr>
        <w:t xml:space="preserve"> </w:t>
      </w:r>
    </w:p>
    <w:p w14:paraId="655AA6D3" w14:textId="77777777" w:rsidR="00CA19E2" w:rsidRPr="00471595" w:rsidRDefault="00CA19E2"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All at once she started laughing. She turned an incredulous look on him as he calmly puffed away. She ran her hands over her hair and gazed into the garden rain. </w:t>
      </w:r>
    </w:p>
    <w:p w14:paraId="2FFAD6D0" w14:textId="77777777" w:rsidR="00CA19E2" w:rsidRPr="00471595" w:rsidRDefault="00CA19E2"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She contemplated the past</w:t>
      </w:r>
      <w:r w:rsidR="00295153" w:rsidRPr="00471595">
        <w:rPr>
          <w:rFonts w:ascii="Montserrat" w:hAnsi="Montserrat"/>
          <w:sz w:val="24"/>
        </w:rPr>
        <w:t xml:space="preserve"> and</w:t>
      </w:r>
      <w:r w:rsidR="00AD35EB" w:rsidRPr="00471595">
        <w:rPr>
          <w:rFonts w:ascii="Montserrat" w:hAnsi="Montserrat"/>
          <w:sz w:val="24"/>
        </w:rPr>
        <w:t xml:space="preserve"> wondered what the future would bring. She had come to this place trying to figure out how to say goodbye to a ghost. </w:t>
      </w:r>
    </w:p>
    <w:p w14:paraId="7D39E058" w14:textId="77777777" w:rsidR="00CA19E2" w:rsidRPr="00471595" w:rsidRDefault="00CA19E2"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All of a </w:t>
      </w:r>
      <w:r w:rsidR="00295153" w:rsidRPr="00471595">
        <w:rPr>
          <w:rFonts w:ascii="Montserrat" w:hAnsi="Montserrat"/>
          <w:sz w:val="24"/>
        </w:rPr>
        <w:t>sudden,</w:t>
      </w:r>
      <w:r w:rsidR="00AD35EB" w:rsidRPr="00471595">
        <w:rPr>
          <w:rFonts w:ascii="Montserrat" w:hAnsi="Montserrat"/>
          <w:sz w:val="24"/>
        </w:rPr>
        <w:t xml:space="preserve"> she realized she had it backwards. </w:t>
      </w:r>
    </w:p>
    <w:p w14:paraId="07134A8C" w14:textId="306085C2" w:rsidR="00AD35EB" w:rsidRPr="00471595" w:rsidRDefault="00CA19E2"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Why had she waited so long before dropping by to say hello?</w:t>
      </w:r>
    </w:p>
    <w:p w14:paraId="0A1F9E33" w14:textId="77777777" w:rsidR="00AD35EB" w:rsidRPr="00471595" w:rsidRDefault="00AD35EB" w:rsidP="00515B04">
      <w:pPr>
        <w:numPr>
          <w:ins w:id="28" w:author="Unknown"/>
        </w:numPr>
        <w:rPr>
          <w:rFonts w:ascii="Montserrat" w:hAnsi="Montserrat"/>
          <w:sz w:val="24"/>
        </w:rPr>
      </w:pPr>
    </w:p>
    <w:p w14:paraId="012E5B5A" w14:textId="77777777" w:rsidR="00515B04" w:rsidRPr="00471595" w:rsidRDefault="003E6B53" w:rsidP="00515B04">
      <w:pPr>
        <w:rPr>
          <w:rFonts w:ascii="Montserrat" w:hAnsi="Montserrat"/>
          <w:sz w:val="24"/>
        </w:rPr>
        <w:sectPr w:rsidR="00515B04" w:rsidRPr="00471595">
          <w:pgSz w:w="12240" w:h="15840"/>
          <w:pgMar w:top="1440" w:right="1800" w:bottom="1440" w:left="1800" w:header="720" w:footer="720" w:gutter="0"/>
          <w:cols w:space="720"/>
          <w:docGrid w:linePitch="360"/>
        </w:sectPr>
      </w:pPr>
      <w:r w:rsidRPr="00471595">
        <w:rPr>
          <w:rFonts w:ascii="Montserrat" w:hAnsi="Montserrat"/>
          <w:sz w:val="24"/>
        </w:rPr>
        <w:br w:type="page"/>
      </w:r>
    </w:p>
    <w:p w14:paraId="0CF632D0" w14:textId="7407FF59" w:rsidR="003E6B53" w:rsidRPr="00471595" w:rsidRDefault="003E6B53" w:rsidP="00515B04">
      <w:pPr>
        <w:rPr>
          <w:rFonts w:ascii="Montserrat" w:hAnsi="Montserrat"/>
          <w:sz w:val="24"/>
        </w:rPr>
      </w:pPr>
      <w:r w:rsidRPr="00471595">
        <w:rPr>
          <w:rFonts w:ascii="Montserrat" w:hAnsi="Montserrat"/>
          <w:sz w:val="24"/>
        </w:rPr>
        <w:t>0</w:t>
      </w:r>
      <w:r w:rsidR="00AD0DA2" w:rsidRPr="00471595">
        <w:rPr>
          <w:rFonts w:ascii="Montserrat" w:hAnsi="Montserrat"/>
          <w:sz w:val="24"/>
        </w:rPr>
        <w:t>2</w:t>
      </w:r>
    </w:p>
    <w:p w14:paraId="5C081879" w14:textId="77777777" w:rsidR="003E6B53" w:rsidRPr="00471595" w:rsidRDefault="003E6B53" w:rsidP="00515B04">
      <w:pPr>
        <w:rPr>
          <w:rFonts w:ascii="Montserrat" w:hAnsi="Montserrat"/>
          <w:sz w:val="24"/>
        </w:rPr>
      </w:pPr>
    </w:p>
    <w:p w14:paraId="7E3CB60B" w14:textId="77777777" w:rsidR="005A26E3" w:rsidRPr="00471595" w:rsidRDefault="003E6B53" w:rsidP="00515B04">
      <w:pPr>
        <w:rPr>
          <w:rFonts w:ascii="Montserrat" w:hAnsi="Montserrat"/>
          <w:sz w:val="24"/>
        </w:rPr>
      </w:pPr>
      <w:r w:rsidRPr="00471595">
        <w:rPr>
          <w:rFonts w:ascii="Montserrat" w:hAnsi="Montserrat"/>
          <w:sz w:val="24"/>
        </w:rPr>
        <w:t xml:space="preserve">Phoenix Ember Nin stared out the window, watching the world stream by through the tinted glass. Everything was gilded with crisp morning light. Her eyes suddenly focused past the moving scenery. They became fixed on the immobile clouds, enhancing the sensation of a world in flux. </w:t>
      </w:r>
    </w:p>
    <w:p w14:paraId="5D1298DD" w14:textId="77777777" w:rsidR="005A26E3" w:rsidRPr="00471595" w:rsidRDefault="005A26E3" w:rsidP="00515B04">
      <w:pPr>
        <w:rPr>
          <w:rFonts w:ascii="Montserrat" w:hAnsi="Montserrat"/>
          <w:sz w:val="24"/>
        </w:rPr>
      </w:pPr>
      <w:r w:rsidRPr="00471595">
        <w:rPr>
          <w:rFonts w:ascii="Montserrat" w:hAnsi="Montserrat"/>
          <w:sz w:val="24"/>
        </w:rPr>
        <w:tab/>
      </w:r>
      <w:r w:rsidR="003E6B53" w:rsidRPr="00471595">
        <w:rPr>
          <w:rFonts w:ascii="Montserrat" w:hAnsi="Montserrat"/>
          <w:sz w:val="24"/>
        </w:rPr>
        <w:t xml:space="preserve">Beyond them, a brilliant, blue curve of sky beckoned, and her body ached with a need to be cast at that horizon. Her senses keened for the sweet morning but were filled instead with the musk and oil of the beige leather upholstery and spice of men's cologne. </w:t>
      </w:r>
    </w:p>
    <w:p w14:paraId="1134C3DE" w14:textId="77777777" w:rsidR="0017471F" w:rsidRPr="00471595" w:rsidRDefault="0017471F" w:rsidP="00515B04">
      <w:pPr>
        <w:rPr>
          <w:rFonts w:ascii="Montserrat" w:hAnsi="Montserrat"/>
          <w:sz w:val="24"/>
        </w:rPr>
      </w:pPr>
      <w:r w:rsidRPr="00471595">
        <w:rPr>
          <w:rFonts w:ascii="Montserrat" w:hAnsi="Montserrat"/>
          <w:sz w:val="24"/>
        </w:rPr>
        <w:tab/>
        <w:t>The three-day long drive had given her plenty of time to dwell on the circumstances that had brought her to this disturbing pass.</w:t>
      </w:r>
    </w:p>
    <w:p w14:paraId="6EEEEDCD" w14:textId="77777777" w:rsidR="005A26E3" w:rsidRPr="00471595" w:rsidRDefault="005A26E3" w:rsidP="00515B04">
      <w:pPr>
        <w:rPr>
          <w:rFonts w:ascii="Montserrat" w:hAnsi="Montserrat"/>
          <w:sz w:val="24"/>
        </w:rPr>
      </w:pPr>
      <w:r w:rsidRPr="00471595">
        <w:rPr>
          <w:rFonts w:ascii="Montserrat" w:hAnsi="Montserrat"/>
          <w:sz w:val="24"/>
        </w:rPr>
        <w:tab/>
      </w:r>
      <w:r w:rsidR="003E6B53" w:rsidRPr="00471595">
        <w:rPr>
          <w:rFonts w:ascii="Montserrat" w:hAnsi="Montserrat"/>
          <w:sz w:val="24"/>
        </w:rPr>
        <w:t xml:space="preserve">Her hands fisted in her lap, torturing the brocade fabric of her skirt. It was nearly identical to the one she had awakened wearing the morning of her capture. The morning after her graduation and well past the time she should have been reporting to the port for her transfer-shuttle. </w:t>
      </w:r>
    </w:p>
    <w:p w14:paraId="3D9FBBAA" w14:textId="5F25C563" w:rsidR="003E6B53" w:rsidRPr="00471595" w:rsidRDefault="005A26E3" w:rsidP="00515B04">
      <w:pPr>
        <w:rPr>
          <w:rFonts w:ascii="Montserrat" w:hAnsi="Montserrat"/>
          <w:sz w:val="24"/>
        </w:rPr>
      </w:pPr>
      <w:r w:rsidRPr="00471595">
        <w:rPr>
          <w:rFonts w:ascii="Montserrat" w:hAnsi="Montserrat"/>
          <w:sz w:val="24"/>
        </w:rPr>
        <w:tab/>
      </w:r>
      <w:r w:rsidR="003E6B53" w:rsidRPr="00471595">
        <w:rPr>
          <w:rFonts w:ascii="Montserrat" w:hAnsi="Montserrat"/>
          <w:sz w:val="24"/>
        </w:rPr>
        <w:t xml:space="preserve">Not that she worried about failing to report for duty, like the clothes she wore, a cover story had surely been provided for this little operation. The three-day long drive had given her plenty of time to dwell on the circumstances that had brought her to this disturbing pass. </w:t>
      </w:r>
    </w:p>
    <w:p w14:paraId="631B53E3" w14:textId="77777777" w:rsidR="0090265B" w:rsidRPr="00471595" w:rsidRDefault="0090265B" w:rsidP="00515B04">
      <w:pPr>
        <w:rPr>
          <w:rFonts w:ascii="Montserrat" w:hAnsi="Montserrat"/>
          <w:sz w:val="24"/>
        </w:rPr>
      </w:pPr>
    </w:p>
    <w:p w14:paraId="2A6E133E" w14:textId="77777777" w:rsidR="0090265B" w:rsidRPr="00471595" w:rsidRDefault="0090265B" w:rsidP="00515B04">
      <w:pPr>
        <w:pStyle w:val="VerticalBrace"/>
        <w:rPr>
          <w:rFonts w:ascii="Montserrat" w:hAnsi="Montserrat"/>
          <w:sz w:val="24"/>
        </w:rPr>
      </w:pPr>
      <w:r w:rsidRPr="00471595">
        <w:rPr>
          <w:rFonts w:ascii="Montserrat" w:hAnsi="Montserrat"/>
          <w:sz w:val="24"/>
        </w:rPr>
        <w:t>————————</w:t>
      </w:r>
    </w:p>
    <w:p w14:paraId="5BE4FAF4" w14:textId="77777777" w:rsidR="0090265B" w:rsidRPr="00471595" w:rsidRDefault="0090265B" w:rsidP="00515B04">
      <w:pPr>
        <w:rPr>
          <w:rFonts w:ascii="Montserrat" w:hAnsi="Montserrat"/>
          <w:sz w:val="24"/>
        </w:rPr>
      </w:pPr>
    </w:p>
    <w:p w14:paraId="407F0C8A" w14:textId="4DC724FB" w:rsidR="00A231F3" w:rsidRPr="00471595" w:rsidRDefault="00A231F3" w:rsidP="00515B04">
      <w:pPr>
        <w:rPr>
          <w:rFonts w:ascii="Montserrat" w:hAnsi="Montserrat"/>
          <w:sz w:val="24"/>
        </w:rPr>
      </w:pPr>
      <w:r w:rsidRPr="00471595">
        <w:rPr>
          <w:rFonts w:ascii="Montserrat" w:hAnsi="Montserrat"/>
          <w:sz w:val="24"/>
        </w:rPr>
        <w:t>She was barely eleven years old when her mother died in the service of the Aegis. Her step-father took a leave of absence from the Navy and accompanied her when the traumatic awakening of her full psionic potential forced her relocation to a psionic reservation in Olympia, Washington, where the Avatar Project had been relocated after the destruction of the research facilities on her mother’s home reservation.</w:t>
      </w:r>
    </w:p>
    <w:p w14:paraId="604B2B4A" w14:textId="095DFC2D" w:rsidR="00A231F3" w:rsidRPr="00471595" w:rsidRDefault="00A231F3" w:rsidP="00515B04">
      <w:pPr>
        <w:rPr>
          <w:rFonts w:ascii="Montserrat" w:hAnsi="Montserrat"/>
          <w:sz w:val="24"/>
        </w:rPr>
      </w:pPr>
      <w:r w:rsidRPr="00471595">
        <w:rPr>
          <w:rFonts w:ascii="Montserrat" w:hAnsi="Montserrat"/>
          <w:sz w:val="24"/>
        </w:rPr>
        <w:tab/>
        <w:t xml:space="preserve">Within two years the Aegis Security Intelligence Agency (the other ASIA) confirmed that she was a full-spectrum, class III active and immediately drafted her into the </w:t>
      </w:r>
      <w:r w:rsidR="000D7F8D" w:rsidRPr="00471595">
        <w:rPr>
          <w:rFonts w:ascii="Montserrat" w:hAnsi="Montserrat"/>
          <w:sz w:val="24"/>
        </w:rPr>
        <w:t>Avatar Project</w:t>
      </w:r>
      <w:r w:rsidRPr="00471595">
        <w:rPr>
          <w:rFonts w:ascii="Montserrat" w:hAnsi="Montserrat"/>
          <w:sz w:val="24"/>
        </w:rPr>
        <w:t>. The next thing she knew, she was enrolled at the academy's affiliate campus.</w:t>
      </w:r>
    </w:p>
    <w:p w14:paraId="02158783" w14:textId="1F62E6C6" w:rsidR="00A231F3" w:rsidRPr="00471595" w:rsidRDefault="00A231F3" w:rsidP="00515B04">
      <w:pPr>
        <w:rPr>
          <w:rFonts w:ascii="Montserrat" w:hAnsi="Montserrat"/>
          <w:sz w:val="24"/>
        </w:rPr>
      </w:pPr>
      <w:r w:rsidRPr="00471595">
        <w:rPr>
          <w:rFonts w:ascii="Montserrat" w:hAnsi="Montserrat"/>
          <w:sz w:val="24"/>
        </w:rPr>
        <w:tab/>
        <w:t xml:space="preserve">In the four years of accelerated learning, and intense psionic training, that followed, she had also been studying an exotic form of martial arts under her father. That training had given her an edge in gymnastics competitions. </w:t>
      </w:r>
    </w:p>
    <w:p w14:paraId="787C9306" w14:textId="7C519196" w:rsidR="000825F4" w:rsidRPr="00471595" w:rsidRDefault="000825F4" w:rsidP="00515B04">
      <w:pPr>
        <w:rPr>
          <w:rFonts w:ascii="Montserrat" w:hAnsi="Montserrat"/>
          <w:sz w:val="24"/>
        </w:rPr>
      </w:pPr>
      <w:r w:rsidRPr="00471595">
        <w:rPr>
          <w:rFonts w:ascii="Montserrat" w:hAnsi="Montserrat"/>
          <w:sz w:val="24"/>
        </w:rPr>
        <w:tab/>
        <w:t xml:space="preserve">In the weeks approaching graduation she had begun feeling increasingly drained and lethargic. She had also experienced a heightened sensuality and almost constant state of arousal. </w:t>
      </w:r>
    </w:p>
    <w:p w14:paraId="6DA79C09" w14:textId="3F8DB2F5" w:rsidR="00A231F3" w:rsidRPr="00471595" w:rsidRDefault="000825F4" w:rsidP="00515B04">
      <w:pPr>
        <w:rPr>
          <w:rFonts w:ascii="Montserrat" w:hAnsi="Montserrat"/>
          <w:sz w:val="24"/>
        </w:rPr>
      </w:pPr>
      <w:r w:rsidRPr="00471595">
        <w:rPr>
          <w:rFonts w:ascii="Montserrat" w:hAnsi="Montserrat"/>
          <w:sz w:val="24"/>
        </w:rPr>
        <w:tab/>
        <w:t>Phoenix fought the symptoms of her strange fever throughout the last year of competition, but she had been forced to withdraw from the gymnastics tour at last when the strain shattered her control over her psi, bringing the ASIA down on her head.</w:t>
      </w:r>
    </w:p>
    <w:p w14:paraId="28EB7A20" w14:textId="77777777" w:rsidR="00A231F3" w:rsidRPr="00471595" w:rsidRDefault="00A231F3" w:rsidP="00515B04">
      <w:pPr>
        <w:rPr>
          <w:rFonts w:ascii="Montserrat" w:hAnsi="Montserrat"/>
          <w:sz w:val="24"/>
        </w:rPr>
      </w:pPr>
    </w:p>
    <w:p w14:paraId="31295008" w14:textId="77777777" w:rsidR="0090265B" w:rsidRPr="00471595" w:rsidRDefault="0090265B" w:rsidP="00515B04">
      <w:pPr>
        <w:pStyle w:val="VerticalBrace"/>
        <w:rPr>
          <w:rFonts w:ascii="Montserrat" w:hAnsi="Montserrat"/>
          <w:sz w:val="24"/>
        </w:rPr>
      </w:pPr>
      <w:r w:rsidRPr="00471595">
        <w:rPr>
          <w:rFonts w:ascii="Montserrat" w:hAnsi="Montserrat"/>
          <w:sz w:val="24"/>
        </w:rPr>
        <w:t>————————</w:t>
      </w:r>
    </w:p>
    <w:p w14:paraId="18F00EE3" w14:textId="77777777" w:rsidR="0090265B" w:rsidRPr="00471595" w:rsidRDefault="0090265B" w:rsidP="00515B04">
      <w:pPr>
        <w:rPr>
          <w:rFonts w:ascii="Montserrat" w:hAnsi="Montserrat"/>
          <w:sz w:val="24"/>
        </w:rPr>
      </w:pPr>
    </w:p>
    <w:p w14:paraId="5474D7DD" w14:textId="5219FF67" w:rsidR="000825F4" w:rsidRPr="00471595" w:rsidRDefault="000825F4" w:rsidP="00515B04">
      <w:pPr>
        <w:rPr>
          <w:rFonts w:ascii="Montserrat" w:hAnsi="Montserrat"/>
          <w:sz w:val="24"/>
        </w:rPr>
      </w:pPr>
      <w:r w:rsidRPr="00471595">
        <w:rPr>
          <w:rFonts w:ascii="Montserrat" w:hAnsi="Montserrat"/>
          <w:sz w:val="24"/>
        </w:rPr>
        <w:t>Now that she thought about it, that had been the occasion of her last little joyride. ‘Just once’, she thought, ‘I'd like to go somewhere without having to be bagged, tagged and dragged around by these goons. It would almost be worth being blind, to be able to go where I want and do what I want!’</w:t>
      </w:r>
    </w:p>
    <w:p w14:paraId="11A0216F" w14:textId="472F5A98" w:rsidR="00A231F3" w:rsidRPr="00471595" w:rsidRDefault="00A231F3" w:rsidP="00515B04">
      <w:pPr>
        <w:rPr>
          <w:rFonts w:ascii="Montserrat" w:hAnsi="Montserrat"/>
          <w:sz w:val="24"/>
        </w:rPr>
      </w:pPr>
      <w:r w:rsidRPr="00471595">
        <w:rPr>
          <w:rFonts w:ascii="Montserrat" w:hAnsi="Montserrat"/>
          <w:sz w:val="24"/>
        </w:rPr>
        <w:tab/>
        <w:t xml:space="preserve">The morning after her graduation, Phoenix had been picked up by the pair of ASIA agents and escorted off the reservation without explanation. She did not think she had done anything wrong but thought, “Since when did that ever matter with them?” </w:t>
      </w:r>
    </w:p>
    <w:p w14:paraId="218A0EEE" w14:textId="77777777" w:rsidR="000825F4" w:rsidRPr="00471595" w:rsidRDefault="000825F4" w:rsidP="00515B04">
      <w:pPr>
        <w:rPr>
          <w:rFonts w:ascii="Montserrat" w:hAnsi="Montserrat"/>
          <w:sz w:val="24"/>
        </w:rPr>
      </w:pPr>
      <w:r w:rsidRPr="00471595">
        <w:rPr>
          <w:rFonts w:ascii="Montserrat" w:hAnsi="Montserrat"/>
          <w:sz w:val="24"/>
        </w:rPr>
        <w:tab/>
        <w:t xml:space="preserve">Phoenix shifted her attention, testing the restraints of the car's psi shielding. Once again, her consciousness was sucked into a horrible abyss as her probing thoughts were devoured. Her mind felt like flame guttering in a strong wind. The brighter she burned, the greater the gale blew, forever sucking energy out of her and turning it against her. </w:t>
      </w:r>
    </w:p>
    <w:p w14:paraId="486B8B8A" w14:textId="77777777" w:rsidR="000825F4" w:rsidRPr="00471595" w:rsidRDefault="000825F4" w:rsidP="00515B04">
      <w:pPr>
        <w:rPr>
          <w:rFonts w:ascii="Montserrat" w:hAnsi="Montserrat"/>
          <w:sz w:val="24"/>
        </w:rPr>
      </w:pPr>
      <w:r w:rsidRPr="00471595">
        <w:rPr>
          <w:rFonts w:ascii="Montserrat" w:hAnsi="Montserrat"/>
          <w:sz w:val="24"/>
        </w:rPr>
        <w:tab/>
        <w:t xml:space="preserve">She broke off in disgust. As her active fields waned the miasma cleared, allowing her passive mind to regain the deep and textured taste of things around her. It did not pull her mind away from her troubled thoughts. </w:t>
      </w:r>
    </w:p>
    <w:p w14:paraId="4843A94E" w14:textId="6BDD4FD5" w:rsidR="005A26E3" w:rsidRPr="00471595" w:rsidRDefault="005A26E3" w:rsidP="00515B04">
      <w:pPr>
        <w:rPr>
          <w:rFonts w:ascii="Montserrat" w:hAnsi="Montserrat"/>
          <w:sz w:val="24"/>
        </w:rPr>
      </w:pPr>
      <w:r w:rsidRPr="00471595">
        <w:rPr>
          <w:rFonts w:ascii="Montserrat" w:hAnsi="Montserrat"/>
          <w:sz w:val="24"/>
        </w:rPr>
        <w:tab/>
      </w:r>
      <w:r w:rsidR="003E6B53" w:rsidRPr="00471595">
        <w:rPr>
          <w:rFonts w:ascii="Montserrat" w:hAnsi="Montserrat"/>
          <w:sz w:val="24"/>
        </w:rPr>
        <w:t>Questions had been raised in the past</w:t>
      </w:r>
      <w:r w:rsidR="00A231F3" w:rsidRPr="00471595">
        <w:rPr>
          <w:rFonts w:ascii="Montserrat" w:hAnsi="Montserrat"/>
          <w:sz w:val="24"/>
        </w:rPr>
        <w:t>,</w:t>
      </w:r>
      <w:r w:rsidR="003E6B53" w:rsidRPr="00471595">
        <w:rPr>
          <w:rFonts w:ascii="Montserrat" w:hAnsi="Montserrat"/>
          <w:sz w:val="24"/>
        </w:rPr>
        <w:t xml:space="preserve"> challenging her ability to control her power. She knew what would happen to her if those doubts were ever substantiated. </w:t>
      </w:r>
    </w:p>
    <w:p w14:paraId="33EF3D34" w14:textId="6A0BB239" w:rsidR="003E6B53" w:rsidRPr="00471595" w:rsidRDefault="005A26E3" w:rsidP="00515B04">
      <w:pPr>
        <w:rPr>
          <w:rFonts w:ascii="Montserrat" w:hAnsi="Montserrat"/>
          <w:sz w:val="24"/>
        </w:rPr>
      </w:pPr>
      <w:r w:rsidRPr="00471595">
        <w:rPr>
          <w:rFonts w:ascii="Montserrat" w:hAnsi="Montserrat"/>
          <w:sz w:val="24"/>
        </w:rPr>
        <w:tab/>
      </w:r>
      <w:r w:rsidR="00A231F3" w:rsidRPr="00471595">
        <w:rPr>
          <w:rFonts w:ascii="Montserrat" w:hAnsi="Montserrat"/>
          <w:sz w:val="24"/>
        </w:rPr>
        <w:t>Who</w:t>
      </w:r>
      <w:r w:rsidR="003E6B53" w:rsidRPr="00471595">
        <w:rPr>
          <w:rFonts w:ascii="Montserrat" w:hAnsi="Montserrat"/>
          <w:sz w:val="24"/>
        </w:rPr>
        <w:t xml:space="preserve"> would notice if she never returned from this trip</w:t>
      </w:r>
      <w:r w:rsidR="00A231F3" w:rsidRPr="00471595">
        <w:rPr>
          <w:rFonts w:ascii="Montserrat" w:hAnsi="Montserrat"/>
          <w:sz w:val="24"/>
        </w:rPr>
        <w:t>?</w:t>
      </w:r>
      <w:r w:rsidR="003E6B53" w:rsidRPr="00471595">
        <w:rPr>
          <w:rFonts w:ascii="Montserrat" w:hAnsi="Montserrat"/>
          <w:sz w:val="24"/>
        </w:rPr>
        <w:t xml:space="preserve"> Phoenix was an only child. Her father would </w:t>
      </w:r>
      <w:r w:rsidR="00F04559" w:rsidRPr="00471595">
        <w:rPr>
          <w:rFonts w:ascii="Montserrat" w:hAnsi="Montserrat"/>
          <w:sz w:val="24"/>
        </w:rPr>
        <w:t xml:space="preserve">find out eventually, </w:t>
      </w:r>
      <w:r w:rsidR="003E6B53" w:rsidRPr="00471595">
        <w:rPr>
          <w:rFonts w:ascii="Montserrat" w:hAnsi="Montserrat"/>
          <w:sz w:val="24"/>
        </w:rPr>
        <w:t xml:space="preserve">but they had </w:t>
      </w:r>
      <w:r w:rsidR="00F04559" w:rsidRPr="00471595">
        <w:rPr>
          <w:rFonts w:ascii="Montserrat" w:hAnsi="Montserrat"/>
          <w:sz w:val="24"/>
        </w:rPr>
        <w:t xml:space="preserve">just </w:t>
      </w:r>
      <w:r w:rsidR="003E6B53" w:rsidRPr="00471595">
        <w:rPr>
          <w:rFonts w:ascii="Montserrat" w:hAnsi="Montserrat"/>
          <w:sz w:val="24"/>
        </w:rPr>
        <w:t>said their good-byes and parted company</w:t>
      </w:r>
      <w:r w:rsidR="00F04559" w:rsidRPr="00471595">
        <w:rPr>
          <w:rFonts w:ascii="Montserrat" w:hAnsi="Montserrat"/>
          <w:sz w:val="24"/>
        </w:rPr>
        <w:t>,</w:t>
      </w:r>
      <w:r w:rsidR="003E6B53" w:rsidRPr="00471595">
        <w:rPr>
          <w:rFonts w:ascii="Montserrat" w:hAnsi="Montserrat"/>
          <w:sz w:val="24"/>
        </w:rPr>
        <w:t xml:space="preserve"> with the understanding that their respective duties would keep their paths from crossing for some time to come.</w:t>
      </w:r>
    </w:p>
    <w:p w14:paraId="5BFE8C01" w14:textId="5F32B8A4" w:rsidR="005A26E3" w:rsidRPr="00471595" w:rsidRDefault="003E6B53" w:rsidP="00515B04">
      <w:pPr>
        <w:rPr>
          <w:rFonts w:ascii="Montserrat" w:hAnsi="Montserrat"/>
          <w:sz w:val="24"/>
        </w:rPr>
      </w:pPr>
      <w:r w:rsidRPr="00471595">
        <w:rPr>
          <w:rFonts w:ascii="Montserrat" w:hAnsi="Montserrat"/>
          <w:sz w:val="24"/>
        </w:rPr>
        <w:tab/>
      </w:r>
      <w:r w:rsidR="00A231F3" w:rsidRPr="00471595">
        <w:rPr>
          <w:rFonts w:ascii="Montserrat" w:hAnsi="Montserrat"/>
          <w:sz w:val="24"/>
        </w:rPr>
        <w:t xml:space="preserve">Phoenix </w:t>
      </w:r>
      <w:r w:rsidR="00F04559" w:rsidRPr="00471595">
        <w:rPr>
          <w:rFonts w:ascii="Montserrat" w:hAnsi="Montserrat"/>
          <w:sz w:val="24"/>
        </w:rPr>
        <w:t>felt as</w:t>
      </w:r>
      <w:r w:rsidR="00A231F3" w:rsidRPr="00471595">
        <w:rPr>
          <w:rFonts w:ascii="Montserrat" w:hAnsi="Montserrat"/>
          <w:sz w:val="24"/>
        </w:rPr>
        <w:t xml:space="preserve"> if she was being delivered to her own execution. </w:t>
      </w:r>
      <w:r w:rsidRPr="00471595">
        <w:rPr>
          <w:rFonts w:ascii="Montserrat" w:hAnsi="Montserrat"/>
          <w:sz w:val="24"/>
        </w:rPr>
        <w:t xml:space="preserve">She had been a fool to assume that she had seen the last of these terror trips. With ancient eyes in a girl's face, she cast a quick glance at the two men who had herded her all the way from her mother's home on Puget Sound. </w:t>
      </w:r>
    </w:p>
    <w:p w14:paraId="46773891" w14:textId="77777777" w:rsidR="005A26E3" w:rsidRPr="00471595" w:rsidRDefault="005A26E3" w:rsidP="00515B04">
      <w:pPr>
        <w:rPr>
          <w:rFonts w:ascii="Montserrat" w:hAnsi="Montserrat"/>
          <w:sz w:val="24"/>
        </w:rPr>
      </w:pPr>
      <w:r w:rsidRPr="00471595">
        <w:rPr>
          <w:rFonts w:ascii="Montserrat" w:hAnsi="Montserrat"/>
          <w:sz w:val="24"/>
        </w:rPr>
        <w:tab/>
      </w:r>
      <w:r w:rsidR="003E6B53" w:rsidRPr="00471595">
        <w:rPr>
          <w:rFonts w:ascii="Montserrat" w:hAnsi="Montserrat"/>
          <w:sz w:val="24"/>
        </w:rPr>
        <w:t xml:space="preserve">Both of them were new to her. </w:t>
      </w:r>
    </w:p>
    <w:p w14:paraId="7C0BC290" w14:textId="66C1FC19" w:rsidR="003E6B53" w:rsidRPr="00471595" w:rsidRDefault="005A26E3" w:rsidP="00515B04">
      <w:pPr>
        <w:rPr>
          <w:rFonts w:ascii="Montserrat" w:hAnsi="Montserrat"/>
          <w:sz w:val="24"/>
        </w:rPr>
      </w:pPr>
      <w:r w:rsidRPr="00471595">
        <w:rPr>
          <w:rFonts w:ascii="Montserrat" w:hAnsi="Montserrat"/>
          <w:sz w:val="24"/>
        </w:rPr>
        <w:tab/>
      </w:r>
      <w:r w:rsidR="003E6B53" w:rsidRPr="00471595">
        <w:rPr>
          <w:rFonts w:ascii="Montserrat" w:hAnsi="Montserrat"/>
          <w:sz w:val="24"/>
        </w:rPr>
        <w:t>In spite of a few days traveling in their company, she had not learned much more than their names. The names they used around her, anyway. She could feel them. Their awareness was a constant presence in her mind. Two deep pools unmarred by the ripple of surface thoughts that denied her any clues as to the purpose or personality of either man.</w:t>
      </w:r>
    </w:p>
    <w:p w14:paraId="5366BDC6" w14:textId="77777777" w:rsidR="005A26E3" w:rsidRPr="00471595" w:rsidRDefault="003E6B53" w:rsidP="00515B04">
      <w:pPr>
        <w:rPr>
          <w:rFonts w:ascii="Montserrat" w:hAnsi="Montserrat"/>
          <w:sz w:val="24"/>
        </w:rPr>
      </w:pPr>
      <w:r w:rsidRPr="00471595">
        <w:rPr>
          <w:rFonts w:ascii="Montserrat" w:hAnsi="Montserrat"/>
          <w:sz w:val="24"/>
        </w:rPr>
        <w:tab/>
        <w:t xml:space="preserve">Nothing in their behavior gave her any clues to her fate. Not even their midnight ambush could be taken as an indication of threat. </w:t>
      </w:r>
    </w:p>
    <w:p w14:paraId="1B2407BE" w14:textId="77777777" w:rsidR="005A26E3" w:rsidRPr="00471595" w:rsidRDefault="005A26E3" w:rsidP="00515B04">
      <w:pPr>
        <w:rPr>
          <w:rFonts w:ascii="Montserrat" w:hAnsi="Montserrat"/>
          <w:sz w:val="24"/>
        </w:rPr>
      </w:pPr>
      <w:r w:rsidRPr="00471595">
        <w:rPr>
          <w:rFonts w:ascii="Montserrat" w:hAnsi="Montserrat"/>
          <w:sz w:val="24"/>
        </w:rPr>
        <w:tab/>
        <w:t xml:space="preserve">The </w:t>
      </w:r>
      <w:r w:rsidR="003E6B53" w:rsidRPr="00471595">
        <w:rPr>
          <w:rFonts w:ascii="Montserrat" w:hAnsi="Montserrat"/>
          <w:sz w:val="24"/>
        </w:rPr>
        <w:t>Aegis Security</w:t>
      </w:r>
      <w:r w:rsidRPr="00471595">
        <w:rPr>
          <w:rFonts w:ascii="Montserrat" w:hAnsi="Montserrat"/>
          <w:sz w:val="24"/>
        </w:rPr>
        <w:t xml:space="preserve"> </w:t>
      </w:r>
      <w:r w:rsidR="003E6B53" w:rsidRPr="00471595">
        <w:rPr>
          <w:rFonts w:ascii="Montserrat" w:hAnsi="Montserrat"/>
          <w:sz w:val="24"/>
        </w:rPr>
        <w:t xml:space="preserve">Intelligence Agents never approached a psionic casually. If a psi had even the slightest warning, it was impossible to subdue her. If she was considered expendable, she would have been executed the instant she had been subdued. </w:t>
      </w:r>
    </w:p>
    <w:p w14:paraId="711A1BA2" w14:textId="77777777" w:rsidR="005A26E3" w:rsidRPr="00471595" w:rsidRDefault="005A26E3" w:rsidP="00515B04">
      <w:pPr>
        <w:rPr>
          <w:rFonts w:ascii="Montserrat" w:hAnsi="Montserrat"/>
          <w:sz w:val="24"/>
        </w:rPr>
      </w:pPr>
      <w:r w:rsidRPr="00471595">
        <w:rPr>
          <w:rFonts w:ascii="Montserrat" w:hAnsi="Montserrat"/>
          <w:sz w:val="24"/>
        </w:rPr>
        <w:tab/>
      </w:r>
      <w:r w:rsidR="003E6B53" w:rsidRPr="00471595">
        <w:rPr>
          <w:rFonts w:ascii="Montserrat" w:hAnsi="Montserrat"/>
          <w:sz w:val="24"/>
        </w:rPr>
        <w:t xml:space="preserve">Having awakened, Phoenix naturally assumed they wanted something from her before eliminating her. </w:t>
      </w:r>
    </w:p>
    <w:p w14:paraId="1394A712" w14:textId="77777777" w:rsidR="005A26E3" w:rsidRPr="00471595" w:rsidRDefault="005A26E3" w:rsidP="00515B04">
      <w:pPr>
        <w:rPr>
          <w:rFonts w:ascii="Montserrat" w:hAnsi="Montserrat"/>
          <w:sz w:val="24"/>
        </w:rPr>
      </w:pPr>
      <w:r w:rsidRPr="00471595">
        <w:rPr>
          <w:rFonts w:ascii="Montserrat" w:hAnsi="Montserrat"/>
          <w:sz w:val="24"/>
        </w:rPr>
        <w:tab/>
      </w:r>
      <w:r w:rsidR="003E6B53" w:rsidRPr="00471595">
        <w:rPr>
          <w:rFonts w:ascii="Montserrat" w:hAnsi="Montserrat"/>
          <w:sz w:val="24"/>
        </w:rPr>
        <w:t xml:space="preserve">Actually, that was always the case. </w:t>
      </w:r>
    </w:p>
    <w:p w14:paraId="6A3403DF" w14:textId="62012E32" w:rsidR="003E6B53" w:rsidRPr="00471595" w:rsidRDefault="005A26E3" w:rsidP="00515B04">
      <w:pPr>
        <w:rPr>
          <w:rFonts w:ascii="Montserrat" w:hAnsi="Montserrat"/>
          <w:sz w:val="24"/>
        </w:rPr>
      </w:pPr>
      <w:r w:rsidRPr="00471595">
        <w:rPr>
          <w:rFonts w:ascii="Montserrat" w:hAnsi="Montserrat"/>
          <w:sz w:val="24"/>
        </w:rPr>
        <w:tab/>
      </w:r>
      <w:r w:rsidR="003E6B53" w:rsidRPr="00471595">
        <w:rPr>
          <w:rFonts w:ascii="Montserrat" w:hAnsi="Montserrat"/>
          <w:sz w:val="24"/>
        </w:rPr>
        <w:t xml:space="preserve">If she had not been </w:t>
      </w:r>
      <w:r w:rsidR="00151DC9" w:rsidRPr="00471595">
        <w:rPr>
          <w:rFonts w:ascii="Montserrat" w:hAnsi="Montserrat"/>
          <w:sz w:val="24"/>
        </w:rPr>
        <w:t xml:space="preserve">deemed </w:t>
      </w:r>
      <w:r w:rsidR="003E6B53" w:rsidRPr="00471595">
        <w:rPr>
          <w:rFonts w:ascii="Montserrat" w:hAnsi="Montserrat"/>
          <w:sz w:val="24"/>
        </w:rPr>
        <w:t xml:space="preserve">useful, </w:t>
      </w:r>
      <w:r w:rsidR="00151DC9" w:rsidRPr="00471595">
        <w:rPr>
          <w:rFonts w:ascii="Montserrat" w:hAnsi="Montserrat"/>
          <w:sz w:val="24"/>
        </w:rPr>
        <w:t xml:space="preserve">a powerful asset, </w:t>
      </w:r>
      <w:r w:rsidR="003E6B53" w:rsidRPr="00471595">
        <w:rPr>
          <w:rFonts w:ascii="Montserrat" w:hAnsi="Montserrat"/>
          <w:sz w:val="24"/>
        </w:rPr>
        <w:t xml:space="preserve">no government would have allowed her to exist. The only thing she knew for sure was that somebody important had plans for her. </w:t>
      </w:r>
    </w:p>
    <w:p w14:paraId="4737B5B2" w14:textId="5EC0A046" w:rsidR="005A26E3" w:rsidRPr="00471595" w:rsidRDefault="003E6B53" w:rsidP="00515B04">
      <w:pPr>
        <w:rPr>
          <w:rFonts w:ascii="Montserrat" w:hAnsi="Montserrat"/>
          <w:sz w:val="24"/>
        </w:rPr>
      </w:pPr>
      <w:r w:rsidRPr="00471595">
        <w:rPr>
          <w:rFonts w:ascii="Montserrat" w:hAnsi="Montserrat"/>
          <w:sz w:val="24"/>
        </w:rPr>
        <w:tab/>
        <w:t xml:space="preserve">Phoenix had been in this position often enough to know the unspoken rules. Her present companions were more than an escort. </w:t>
      </w:r>
    </w:p>
    <w:p w14:paraId="68858210" w14:textId="6739F1DA" w:rsidR="003E6B53" w:rsidRPr="00471595" w:rsidRDefault="005A26E3" w:rsidP="00515B04">
      <w:pPr>
        <w:rPr>
          <w:rFonts w:ascii="Montserrat" w:hAnsi="Montserrat"/>
          <w:sz w:val="24"/>
        </w:rPr>
      </w:pPr>
      <w:r w:rsidRPr="00471595">
        <w:rPr>
          <w:rFonts w:ascii="Montserrat" w:hAnsi="Montserrat"/>
          <w:sz w:val="24"/>
        </w:rPr>
        <w:tab/>
      </w:r>
      <w:r w:rsidR="00EA0D33" w:rsidRPr="00471595">
        <w:rPr>
          <w:rFonts w:ascii="Montserrat" w:hAnsi="Montserrat"/>
          <w:sz w:val="24"/>
        </w:rPr>
        <w:t>Though</w:t>
      </w:r>
      <w:r w:rsidR="003E6B53" w:rsidRPr="00471595">
        <w:rPr>
          <w:rFonts w:ascii="Montserrat" w:hAnsi="Montserrat"/>
          <w:sz w:val="24"/>
        </w:rPr>
        <w:t xml:space="preserve"> the </w:t>
      </w:r>
      <w:r w:rsidR="00EA0D33" w:rsidRPr="00471595">
        <w:rPr>
          <w:rFonts w:ascii="Montserrat" w:hAnsi="Montserrat"/>
          <w:sz w:val="24"/>
        </w:rPr>
        <w:t>agents did protect</w:t>
      </w:r>
      <w:r w:rsidR="003E6B53" w:rsidRPr="00471595">
        <w:rPr>
          <w:rFonts w:ascii="Montserrat" w:hAnsi="Montserrat"/>
          <w:sz w:val="24"/>
        </w:rPr>
        <w:t xml:space="preserve"> her from the world at large</w:t>
      </w:r>
      <w:r w:rsidR="00EA0D33" w:rsidRPr="00471595">
        <w:rPr>
          <w:rFonts w:ascii="Montserrat" w:hAnsi="Montserrat"/>
          <w:sz w:val="24"/>
        </w:rPr>
        <w:t xml:space="preserve"> in many ways</w:t>
      </w:r>
      <w:r w:rsidR="003E6B53" w:rsidRPr="00471595">
        <w:rPr>
          <w:rFonts w:ascii="Montserrat" w:hAnsi="Montserrat"/>
          <w:sz w:val="24"/>
        </w:rPr>
        <w:t xml:space="preserve">, they were primarily there to protect the world at large from her. </w:t>
      </w:r>
      <w:r w:rsidR="000825F4" w:rsidRPr="00471595">
        <w:rPr>
          <w:rFonts w:ascii="Montserrat" w:hAnsi="Montserrat"/>
          <w:sz w:val="24"/>
        </w:rPr>
        <w:t xml:space="preserve">Until she had her license, she literally could not go anywhere outside of a reservation without them. </w:t>
      </w:r>
      <w:r w:rsidR="00EA0D33" w:rsidRPr="00471595">
        <w:rPr>
          <w:rFonts w:ascii="Montserrat" w:hAnsi="Montserrat"/>
          <w:sz w:val="24"/>
        </w:rPr>
        <w:t xml:space="preserve">They only provided her with protection after they had rendered her helpless, and if </w:t>
      </w:r>
      <w:r w:rsidR="003E6B53" w:rsidRPr="00471595">
        <w:rPr>
          <w:rFonts w:ascii="Montserrat" w:hAnsi="Montserrat"/>
          <w:sz w:val="24"/>
        </w:rPr>
        <w:t xml:space="preserve">she was </w:t>
      </w:r>
      <w:r w:rsidR="00EA0D33" w:rsidRPr="00471595">
        <w:rPr>
          <w:rFonts w:ascii="Montserrat" w:hAnsi="Montserrat"/>
          <w:sz w:val="24"/>
        </w:rPr>
        <w:t xml:space="preserve">not </w:t>
      </w:r>
      <w:r w:rsidR="003E6B53" w:rsidRPr="00471595">
        <w:rPr>
          <w:rFonts w:ascii="Montserrat" w:hAnsi="Montserrat"/>
          <w:sz w:val="24"/>
        </w:rPr>
        <w:t xml:space="preserve">told up front, she </w:t>
      </w:r>
      <w:r w:rsidRPr="00471595">
        <w:rPr>
          <w:rFonts w:ascii="Montserrat" w:hAnsi="Montserrat"/>
          <w:sz w:val="24"/>
        </w:rPr>
        <w:t xml:space="preserve">would </w:t>
      </w:r>
      <w:r w:rsidR="003E6B53" w:rsidRPr="00471595">
        <w:rPr>
          <w:rFonts w:ascii="Montserrat" w:hAnsi="Montserrat"/>
          <w:sz w:val="24"/>
        </w:rPr>
        <w:t xml:space="preserve">never </w:t>
      </w:r>
      <w:r w:rsidR="00BE0211" w:rsidRPr="00471595">
        <w:rPr>
          <w:rFonts w:ascii="Montserrat" w:hAnsi="Montserrat"/>
          <w:sz w:val="24"/>
        </w:rPr>
        <w:t>know</w:t>
      </w:r>
      <w:r w:rsidR="003E6B53" w:rsidRPr="00471595">
        <w:rPr>
          <w:rFonts w:ascii="Montserrat" w:hAnsi="Montserrat"/>
          <w:sz w:val="24"/>
        </w:rPr>
        <w:t xml:space="preserve"> where she was being taken until she arrived.</w:t>
      </w:r>
    </w:p>
    <w:p w14:paraId="64DB89E9" w14:textId="77777777" w:rsidR="003E6B53" w:rsidRPr="00471595" w:rsidRDefault="003E6B53" w:rsidP="00515B04">
      <w:pPr>
        <w:rPr>
          <w:rFonts w:ascii="Montserrat" w:hAnsi="Montserrat"/>
          <w:sz w:val="24"/>
        </w:rPr>
      </w:pPr>
      <w:r w:rsidRPr="00471595">
        <w:rPr>
          <w:rFonts w:ascii="Montserrat" w:hAnsi="Montserrat"/>
          <w:sz w:val="24"/>
        </w:rPr>
        <w:tab/>
        <w:t>She turned her gaze back to the racing scenery.</w:t>
      </w:r>
    </w:p>
    <w:p w14:paraId="2E760FF8" w14:textId="72E1A2E1" w:rsidR="006075A3" w:rsidRPr="00471595" w:rsidRDefault="005A26E3" w:rsidP="00515B04">
      <w:pPr>
        <w:rPr>
          <w:rFonts w:ascii="Montserrat" w:hAnsi="Montserrat"/>
          <w:sz w:val="24"/>
        </w:rPr>
      </w:pPr>
      <w:r w:rsidRPr="00471595">
        <w:rPr>
          <w:rFonts w:ascii="Montserrat" w:hAnsi="Montserrat"/>
          <w:sz w:val="24"/>
        </w:rPr>
        <w:tab/>
        <w:t xml:space="preserve">Diverting her thoughts from the many ways in which she had been used and abused, </w:t>
      </w:r>
      <w:r w:rsidR="006075A3" w:rsidRPr="00471595">
        <w:rPr>
          <w:rFonts w:ascii="Montserrat" w:hAnsi="Montserrat"/>
          <w:sz w:val="24"/>
        </w:rPr>
        <w:t xml:space="preserve">her mind returned to pondering </w:t>
      </w:r>
      <w:r w:rsidRPr="00471595">
        <w:rPr>
          <w:rFonts w:ascii="Montserrat" w:hAnsi="Montserrat"/>
          <w:sz w:val="24"/>
        </w:rPr>
        <w:t xml:space="preserve">how she had gotten to where she was now. </w:t>
      </w:r>
      <w:r w:rsidR="001744CE" w:rsidRPr="00471595">
        <w:rPr>
          <w:rFonts w:ascii="Montserrat" w:hAnsi="Montserrat"/>
          <w:sz w:val="24"/>
        </w:rPr>
        <w:t>Alone in a car, in the custody of two dangerous men, going God knows where in the end.</w:t>
      </w:r>
    </w:p>
    <w:p w14:paraId="14085698" w14:textId="77777777" w:rsidR="0090265B" w:rsidRPr="00471595" w:rsidRDefault="0090265B" w:rsidP="00515B04">
      <w:pPr>
        <w:rPr>
          <w:rFonts w:ascii="Montserrat" w:hAnsi="Montserrat"/>
          <w:sz w:val="24"/>
        </w:rPr>
      </w:pPr>
    </w:p>
    <w:p w14:paraId="4B34887A" w14:textId="77777777" w:rsidR="00DA17BC" w:rsidRPr="00471595" w:rsidRDefault="00DA17BC" w:rsidP="00515B04">
      <w:pPr>
        <w:pStyle w:val="VerticalBrace"/>
        <w:rPr>
          <w:rFonts w:ascii="Montserrat" w:hAnsi="Montserrat"/>
          <w:sz w:val="24"/>
        </w:rPr>
      </w:pPr>
      <w:r w:rsidRPr="00471595">
        <w:rPr>
          <w:rFonts w:ascii="Montserrat" w:hAnsi="Montserrat"/>
          <w:sz w:val="24"/>
        </w:rPr>
        <w:t>———————— work in progress ————————</w:t>
      </w:r>
    </w:p>
    <w:p w14:paraId="4A60B19B" w14:textId="77777777" w:rsidR="0090265B" w:rsidRPr="00471595" w:rsidRDefault="0090265B" w:rsidP="00515B04">
      <w:pPr>
        <w:rPr>
          <w:rFonts w:ascii="Montserrat" w:hAnsi="Montserrat"/>
          <w:sz w:val="24"/>
        </w:rPr>
      </w:pPr>
    </w:p>
    <w:p w14:paraId="55469146" w14:textId="0E0303FD" w:rsidR="003E6B53" w:rsidRPr="00471595" w:rsidRDefault="003E6B53" w:rsidP="00515B04">
      <w:pPr>
        <w:rPr>
          <w:rFonts w:ascii="Montserrat" w:hAnsi="Montserrat"/>
          <w:sz w:val="24"/>
        </w:rPr>
      </w:pPr>
      <w:r w:rsidRPr="00471595">
        <w:rPr>
          <w:rFonts w:ascii="Montserrat" w:hAnsi="Montserrat"/>
          <w:sz w:val="24"/>
        </w:rPr>
        <w:t xml:space="preserve">One of the men looked at her in the rearview mirror and said, in a flat voice, </w:t>
      </w:r>
      <w:r w:rsidR="000264CD" w:rsidRPr="00471595">
        <w:rPr>
          <w:rFonts w:ascii="Montserrat" w:hAnsi="Montserrat"/>
          <w:sz w:val="24"/>
        </w:rPr>
        <w:t>“</w:t>
      </w:r>
      <w:r w:rsidRPr="00471595">
        <w:rPr>
          <w:rFonts w:ascii="Montserrat" w:hAnsi="Montserrat"/>
          <w:sz w:val="24"/>
        </w:rPr>
        <w:t>We are almost there. Fifteen minutes in this traffic.</w:t>
      </w:r>
      <w:r w:rsidR="000264CD" w:rsidRPr="00471595">
        <w:rPr>
          <w:rFonts w:ascii="Montserrat" w:hAnsi="Montserrat"/>
          <w:sz w:val="24"/>
        </w:rPr>
        <w:t>”</w:t>
      </w:r>
    </w:p>
    <w:p w14:paraId="691E6067" w14:textId="77777777" w:rsidR="005A26E3" w:rsidRPr="00471595" w:rsidRDefault="003E6B53" w:rsidP="00515B04">
      <w:pPr>
        <w:rPr>
          <w:rFonts w:ascii="Montserrat" w:hAnsi="Montserrat"/>
          <w:sz w:val="24"/>
        </w:rPr>
      </w:pPr>
      <w:r w:rsidRPr="00471595">
        <w:rPr>
          <w:rFonts w:ascii="Montserrat" w:hAnsi="Montserrat"/>
          <w:sz w:val="24"/>
        </w:rPr>
        <w:tab/>
        <w:t xml:space="preserve">Phoenix's eyes flicked up to meet his in the mirror. How odd that one of them should volunteer that kind of information. Phoenix had been through this scenario enough times to know the unspoken rules. </w:t>
      </w:r>
    </w:p>
    <w:p w14:paraId="30254E1F" w14:textId="77777777" w:rsidR="005A26E3" w:rsidRPr="00471595" w:rsidRDefault="005A26E3" w:rsidP="00515B04">
      <w:pPr>
        <w:rPr>
          <w:rFonts w:ascii="Montserrat" w:hAnsi="Montserrat"/>
          <w:sz w:val="24"/>
        </w:rPr>
      </w:pPr>
      <w:r w:rsidRPr="00471595">
        <w:rPr>
          <w:rFonts w:ascii="Montserrat" w:hAnsi="Montserrat"/>
          <w:sz w:val="24"/>
        </w:rPr>
        <w:tab/>
      </w:r>
      <w:r w:rsidR="003E6B53" w:rsidRPr="00471595">
        <w:rPr>
          <w:rFonts w:ascii="Montserrat" w:hAnsi="Montserrat"/>
          <w:sz w:val="24"/>
        </w:rPr>
        <w:t>If they did not tell her up front, she never knew her destination until she arrived. Vague as it was, that hint had allowed her to guess where she was going. Looking away from him, Phoenix pressed for more information</w:t>
      </w:r>
      <w:r w:rsidRPr="00471595">
        <w:rPr>
          <w:rFonts w:ascii="Montserrat" w:hAnsi="Montserrat"/>
          <w:sz w:val="24"/>
        </w:rPr>
        <w:t>.</w:t>
      </w:r>
    </w:p>
    <w:p w14:paraId="0F401E46" w14:textId="2232D88D" w:rsidR="003E6B53" w:rsidRPr="00471595" w:rsidRDefault="005A26E3" w:rsidP="00515B04">
      <w:pPr>
        <w:rPr>
          <w:rFonts w:ascii="Montserrat" w:hAnsi="Montserrat"/>
          <w:sz w:val="24"/>
        </w:rPr>
      </w:pPr>
      <w:r w:rsidRPr="00471595">
        <w:rPr>
          <w:rFonts w:ascii="Montserrat" w:hAnsi="Montserrat"/>
          <w:sz w:val="24"/>
        </w:rPr>
        <w:tab/>
      </w:r>
      <w:r w:rsidR="000264CD" w:rsidRPr="00471595">
        <w:rPr>
          <w:rFonts w:ascii="Montserrat" w:hAnsi="Montserrat"/>
          <w:sz w:val="24"/>
        </w:rPr>
        <w:t>“</w:t>
      </w:r>
      <w:r w:rsidR="003E6B53" w:rsidRPr="00471595">
        <w:rPr>
          <w:rFonts w:ascii="Montserrat" w:hAnsi="Montserrat"/>
          <w:sz w:val="24"/>
        </w:rPr>
        <w:t>Why are you taking me to the space port? Am I being removed from the program?</w:t>
      </w:r>
      <w:r w:rsidR="000264CD" w:rsidRPr="00471595">
        <w:rPr>
          <w:rFonts w:ascii="Montserrat" w:hAnsi="Montserrat"/>
          <w:sz w:val="24"/>
        </w:rPr>
        <w:t>”</w:t>
      </w:r>
      <w:r w:rsidR="003E6B53" w:rsidRPr="00471595">
        <w:rPr>
          <w:rFonts w:ascii="Montserrat" w:hAnsi="Montserrat"/>
          <w:sz w:val="24"/>
        </w:rPr>
        <w:t xml:space="preserve"> Phoenix had to ask. She had to push. That was her part in the strange ritual. </w:t>
      </w:r>
    </w:p>
    <w:p w14:paraId="29D60FDD" w14:textId="18D103BA" w:rsidR="003E6B53" w:rsidRPr="00471595" w:rsidRDefault="003E6B53" w:rsidP="00515B04">
      <w:pPr>
        <w:rPr>
          <w:rFonts w:ascii="Montserrat" w:hAnsi="Montserrat"/>
          <w:sz w:val="24"/>
        </w:rPr>
      </w:pPr>
      <w:r w:rsidRPr="00471595">
        <w:rPr>
          <w:rFonts w:ascii="Montserrat" w:hAnsi="Montserrat"/>
          <w:sz w:val="24"/>
        </w:rPr>
        <w:tab/>
        <w:t xml:space="preserve">She did not waste her breath sighing as he repeated for the hundredth time, </w:t>
      </w:r>
      <w:r w:rsidR="000264CD" w:rsidRPr="00471595">
        <w:rPr>
          <w:rFonts w:ascii="Montserrat" w:hAnsi="Montserrat"/>
          <w:sz w:val="24"/>
        </w:rPr>
        <w:t>“</w:t>
      </w:r>
      <w:r w:rsidRPr="00471595">
        <w:rPr>
          <w:rFonts w:ascii="Montserrat" w:hAnsi="Montserrat"/>
          <w:sz w:val="24"/>
        </w:rPr>
        <w:t>I'm sorry. Our instructions are only to deliver you to your contact and keep an eye on you. You will have to ask your contact when you see him.</w:t>
      </w:r>
      <w:r w:rsidR="000264CD" w:rsidRPr="00471595">
        <w:rPr>
          <w:rFonts w:ascii="Montserrat" w:hAnsi="Montserrat"/>
          <w:sz w:val="24"/>
        </w:rPr>
        <w:t>”</w:t>
      </w:r>
    </w:p>
    <w:p w14:paraId="708C0479" w14:textId="77777777" w:rsidR="005A26E3" w:rsidRPr="00471595" w:rsidRDefault="003E6B53" w:rsidP="00515B04">
      <w:pPr>
        <w:rPr>
          <w:rFonts w:ascii="Montserrat" w:hAnsi="Montserrat"/>
          <w:sz w:val="24"/>
        </w:rPr>
      </w:pPr>
      <w:r w:rsidRPr="00471595">
        <w:rPr>
          <w:rFonts w:ascii="Montserrat" w:hAnsi="Montserrat"/>
          <w:sz w:val="24"/>
        </w:rPr>
        <w:tab/>
      </w:r>
      <w:r w:rsidR="005A26E3" w:rsidRPr="00471595">
        <w:rPr>
          <w:rFonts w:ascii="Montserrat" w:hAnsi="Montserrat"/>
          <w:sz w:val="24"/>
        </w:rPr>
        <w:t>‘</w:t>
      </w:r>
      <w:r w:rsidRPr="00471595">
        <w:rPr>
          <w:rFonts w:ascii="Montserrat" w:hAnsi="Montserrat"/>
          <w:sz w:val="24"/>
        </w:rPr>
        <w:t>Damn the man. He's too good</w:t>
      </w:r>
      <w:r w:rsidR="005A26E3" w:rsidRPr="00471595">
        <w:rPr>
          <w:rFonts w:ascii="Montserrat" w:hAnsi="Montserrat"/>
          <w:sz w:val="24"/>
        </w:rPr>
        <w:t>’</w:t>
      </w:r>
      <w:r w:rsidRPr="00471595">
        <w:rPr>
          <w:rFonts w:ascii="Montserrat" w:hAnsi="Montserrat"/>
          <w:sz w:val="24"/>
        </w:rPr>
        <w:t xml:space="preserve">, she thought as her words failed to stir a betraying thought in him. Phoenix leaned her head back against the headrest of her seat and closed her eyes. </w:t>
      </w:r>
    </w:p>
    <w:p w14:paraId="26DFE04A" w14:textId="77777777" w:rsidR="006075A3" w:rsidRPr="00471595" w:rsidRDefault="005A26E3" w:rsidP="00515B04">
      <w:pPr>
        <w:rPr>
          <w:rFonts w:ascii="Montserrat" w:hAnsi="Montserrat"/>
          <w:sz w:val="24"/>
        </w:rPr>
      </w:pPr>
      <w:r w:rsidRPr="00471595">
        <w:rPr>
          <w:rFonts w:ascii="Montserrat" w:hAnsi="Montserrat"/>
          <w:sz w:val="24"/>
        </w:rPr>
        <w:tab/>
      </w:r>
      <w:r w:rsidR="003E6B53" w:rsidRPr="00471595">
        <w:rPr>
          <w:rFonts w:ascii="Montserrat" w:hAnsi="Montserrat"/>
          <w:sz w:val="24"/>
        </w:rPr>
        <w:t xml:space="preserve">She did not know if she wanted to sigh or moan. </w:t>
      </w:r>
    </w:p>
    <w:p w14:paraId="73AF44C8" w14:textId="10D16662" w:rsidR="00EF3845" w:rsidRPr="00471595" w:rsidRDefault="003E6B53" w:rsidP="00515B04">
      <w:pPr>
        <w:rPr>
          <w:rFonts w:ascii="Montserrat" w:hAnsi="Montserrat"/>
          <w:sz w:val="24"/>
        </w:rPr>
      </w:pPr>
      <w:r w:rsidRPr="00471595">
        <w:rPr>
          <w:rFonts w:ascii="Montserrat" w:hAnsi="Montserrat"/>
          <w:sz w:val="24"/>
        </w:rPr>
        <w:tab/>
        <w:t xml:space="preserve">Phoenix perked up as she realized that the car had made the turn off for the international spaceport. </w:t>
      </w:r>
      <w:r w:rsidR="00EF3845" w:rsidRPr="00471595">
        <w:rPr>
          <w:rFonts w:ascii="Montserrat" w:hAnsi="Montserrat"/>
          <w:sz w:val="24"/>
        </w:rPr>
        <w:t>‘</w:t>
      </w:r>
      <w:r w:rsidRPr="00471595">
        <w:rPr>
          <w:rFonts w:ascii="Montserrat" w:hAnsi="Montserrat"/>
          <w:sz w:val="24"/>
        </w:rPr>
        <w:t>Well, I made it this far</w:t>
      </w:r>
      <w:r w:rsidR="00EF3845" w:rsidRPr="00471595">
        <w:rPr>
          <w:rFonts w:ascii="Montserrat" w:hAnsi="Montserrat"/>
          <w:sz w:val="24"/>
        </w:rPr>
        <w:t>’</w:t>
      </w:r>
      <w:r w:rsidRPr="00471595">
        <w:rPr>
          <w:rFonts w:ascii="Montserrat" w:hAnsi="Montserrat"/>
          <w:sz w:val="24"/>
        </w:rPr>
        <w:t xml:space="preserve">, she thought. </w:t>
      </w:r>
      <w:r w:rsidR="00EF3845" w:rsidRPr="00471595">
        <w:rPr>
          <w:rFonts w:ascii="Montserrat" w:hAnsi="Montserrat"/>
          <w:sz w:val="24"/>
        </w:rPr>
        <w:t>‘</w:t>
      </w:r>
      <w:r w:rsidRPr="00471595">
        <w:rPr>
          <w:rFonts w:ascii="Montserrat" w:hAnsi="Montserrat"/>
          <w:sz w:val="24"/>
        </w:rPr>
        <w:t>That doesn't mean that this is really my destination. Gods, what if they really do want to take me off planet?</w:t>
      </w:r>
      <w:r w:rsidR="00EF3845" w:rsidRPr="00471595">
        <w:rPr>
          <w:rFonts w:ascii="Montserrat" w:hAnsi="Montserrat"/>
          <w:sz w:val="24"/>
        </w:rPr>
        <w:t>’</w:t>
      </w:r>
    </w:p>
    <w:p w14:paraId="3584F8A8" w14:textId="25EE8FB7" w:rsidR="003E6B53" w:rsidRPr="00471595" w:rsidRDefault="00EF3845" w:rsidP="00515B04">
      <w:pPr>
        <w:rPr>
          <w:rFonts w:ascii="Montserrat" w:hAnsi="Montserrat"/>
          <w:sz w:val="24"/>
        </w:rPr>
      </w:pPr>
      <w:r w:rsidRPr="00471595">
        <w:rPr>
          <w:rFonts w:ascii="Montserrat" w:hAnsi="Montserrat"/>
          <w:sz w:val="24"/>
        </w:rPr>
        <w:tab/>
      </w:r>
      <w:r w:rsidR="003E6B53" w:rsidRPr="00471595">
        <w:rPr>
          <w:rFonts w:ascii="Montserrat" w:hAnsi="Montserrat"/>
          <w:sz w:val="24"/>
        </w:rPr>
        <w:t>Accidents are so easy to arrange in space…</w:t>
      </w:r>
    </w:p>
    <w:p w14:paraId="4A393188" w14:textId="77777777" w:rsidR="002E07EF" w:rsidRPr="00471595" w:rsidRDefault="003E6B53" w:rsidP="00515B04">
      <w:pPr>
        <w:rPr>
          <w:rFonts w:ascii="Montserrat" w:hAnsi="Montserrat"/>
          <w:sz w:val="24"/>
        </w:rPr>
      </w:pPr>
      <w:r w:rsidRPr="00471595">
        <w:rPr>
          <w:rFonts w:ascii="Montserrat" w:hAnsi="Montserrat"/>
          <w:sz w:val="24"/>
        </w:rPr>
        <w:tab/>
        <w:t xml:space="preserve">As if they would give her this much time to think if they intended to kill her. </w:t>
      </w:r>
      <w:r w:rsidR="00EF3845" w:rsidRPr="00471595">
        <w:rPr>
          <w:rFonts w:ascii="Montserrat" w:hAnsi="Montserrat"/>
          <w:sz w:val="24"/>
        </w:rPr>
        <w:t xml:space="preserve">They knew her well enough to know that she was far from helpless without her psi. </w:t>
      </w:r>
      <w:r w:rsidRPr="00471595">
        <w:rPr>
          <w:rFonts w:ascii="Montserrat" w:hAnsi="Montserrat"/>
          <w:sz w:val="24"/>
        </w:rPr>
        <w:t xml:space="preserve">Her guess was that the Aegis Security and Investigations Agency had simply assigned a couple of agents to escort her to </w:t>
      </w:r>
      <w:r w:rsidR="002E07EF" w:rsidRPr="00471595">
        <w:rPr>
          <w:rFonts w:ascii="Montserrat" w:hAnsi="Montserrat"/>
          <w:sz w:val="24"/>
        </w:rPr>
        <w:t>the port. Hopefully for her transfer to the academy.</w:t>
      </w:r>
    </w:p>
    <w:p w14:paraId="11AF291F" w14:textId="77777777" w:rsidR="002E07EF" w:rsidRPr="00471595" w:rsidRDefault="002E07EF" w:rsidP="00515B04">
      <w:pPr>
        <w:rPr>
          <w:rFonts w:ascii="Montserrat" w:hAnsi="Montserrat"/>
          <w:sz w:val="24"/>
        </w:rPr>
      </w:pPr>
      <w:r w:rsidRPr="00471595">
        <w:rPr>
          <w:rFonts w:ascii="Montserrat" w:hAnsi="Montserrat"/>
          <w:sz w:val="24"/>
        </w:rPr>
        <w:tab/>
        <w:t xml:space="preserve">If that was the plan, it would have been nice to have some notice so she could have her things packed and be ready for them. </w:t>
      </w:r>
    </w:p>
    <w:p w14:paraId="295E5809" w14:textId="77777777" w:rsidR="00A231F3" w:rsidRPr="00471595" w:rsidRDefault="00A231F3" w:rsidP="00515B04">
      <w:pPr>
        <w:rPr>
          <w:rFonts w:ascii="Montserrat" w:hAnsi="Montserrat"/>
          <w:sz w:val="24"/>
        </w:rPr>
      </w:pPr>
    </w:p>
    <w:p w14:paraId="7C71A53E" w14:textId="77777777" w:rsidR="00DA17BC" w:rsidRPr="00471595" w:rsidRDefault="00DA17BC" w:rsidP="00515B04">
      <w:pPr>
        <w:pStyle w:val="VerticalBrace"/>
        <w:rPr>
          <w:rFonts w:ascii="Montserrat" w:hAnsi="Montserrat"/>
          <w:sz w:val="24"/>
        </w:rPr>
      </w:pPr>
      <w:r w:rsidRPr="00471595">
        <w:rPr>
          <w:rFonts w:ascii="Montserrat" w:hAnsi="Montserrat"/>
          <w:sz w:val="24"/>
        </w:rPr>
        <w:t>———————— work in progress ————————</w:t>
      </w:r>
    </w:p>
    <w:p w14:paraId="1D7BD4E2" w14:textId="77777777" w:rsidR="005A26E3" w:rsidRPr="00471595" w:rsidRDefault="005A26E3" w:rsidP="00515B04">
      <w:pPr>
        <w:rPr>
          <w:rFonts w:ascii="Montserrat" w:hAnsi="Montserrat"/>
          <w:sz w:val="24"/>
        </w:rPr>
      </w:pPr>
    </w:p>
    <w:p w14:paraId="5416918E" w14:textId="77777777" w:rsidR="003E6B53" w:rsidRPr="00471595" w:rsidRDefault="003E6B53" w:rsidP="00515B04">
      <w:pPr>
        <w:rPr>
          <w:rFonts w:ascii="Montserrat" w:hAnsi="Montserrat"/>
          <w:sz w:val="24"/>
        </w:rPr>
      </w:pPr>
      <w:r w:rsidRPr="00471595">
        <w:rPr>
          <w:rFonts w:ascii="Montserrat" w:hAnsi="Montserrat"/>
          <w:sz w:val="24"/>
        </w:rPr>
        <w:tab/>
        <w:t>She bit her lower lip. Her apprehension was getting out of control. With an effort, she calmed herself.</w:t>
      </w:r>
    </w:p>
    <w:p w14:paraId="0DA80510" w14:textId="77777777" w:rsidR="000127DD" w:rsidRPr="00471595" w:rsidRDefault="000127DD" w:rsidP="00515B04">
      <w:pPr>
        <w:rPr>
          <w:rFonts w:ascii="Montserrat" w:hAnsi="Montserrat"/>
          <w:sz w:val="24"/>
        </w:rPr>
      </w:pPr>
    </w:p>
    <w:p w14:paraId="0668EB1C" w14:textId="77777777" w:rsidR="000B28BB" w:rsidRPr="00471595" w:rsidRDefault="003E6B53" w:rsidP="00515B04">
      <w:pPr>
        <w:rPr>
          <w:rFonts w:ascii="Montserrat" w:hAnsi="Montserrat"/>
          <w:sz w:val="24"/>
        </w:rPr>
      </w:pPr>
      <w:r w:rsidRPr="00471595">
        <w:rPr>
          <w:rFonts w:ascii="Montserrat" w:hAnsi="Montserrat"/>
          <w:sz w:val="24"/>
        </w:rPr>
        <w:tab/>
        <w:t xml:space="preserve">Within minutes, they were pulling into the customs gate. </w:t>
      </w:r>
    </w:p>
    <w:p w14:paraId="672506A3" w14:textId="021032D2" w:rsidR="003E6B53" w:rsidRPr="00471595" w:rsidRDefault="000B28BB" w:rsidP="00515B04">
      <w:pPr>
        <w:rPr>
          <w:rFonts w:ascii="Montserrat" w:hAnsi="Montserrat"/>
          <w:sz w:val="24"/>
        </w:rPr>
      </w:pPr>
      <w:r w:rsidRPr="00471595">
        <w:rPr>
          <w:rFonts w:ascii="Montserrat" w:hAnsi="Montserrat"/>
          <w:sz w:val="24"/>
        </w:rPr>
        <w:tab/>
      </w:r>
      <w:r w:rsidR="003E6B53" w:rsidRPr="00471595">
        <w:rPr>
          <w:rFonts w:ascii="Montserrat" w:hAnsi="Montserrat"/>
          <w:sz w:val="24"/>
        </w:rPr>
        <w:t>Sam Malthus, the driver, carried her papers and turned them over to the customs agent along with his and his partner's ID’s. She stared without moving through the whole affair, desperate to know what was waiting for her ahead.</w:t>
      </w:r>
    </w:p>
    <w:p w14:paraId="127C7C54" w14:textId="77777777" w:rsidR="003E6B53" w:rsidRPr="00471595" w:rsidRDefault="003E6B53" w:rsidP="00515B04">
      <w:pPr>
        <w:rPr>
          <w:rFonts w:ascii="Montserrat" w:hAnsi="Montserrat"/>
          <w:sz w:val="24"/>
        </w:rPr>
      </w:pPr>
      <w:r w:rsidRPr="00471595">
        <w:rPr>
          <w:rFonts w:ascii="Montserrat" w:hAnsi="Montserrat"/>
          <w:sz w:val="24"/>
        </w:rPr>
        <w:tab/>
        <w:t xml:space="preserve">With my luck this will turn out to be a prank, Phoenix mused as the man waved them through. It had been a long time since she had been in the jurisdiction of the Autonomous Establishments' Aegis. She shivered, as she thought of all the times as a child, she had trusted herself in the keeping of psi control agents, ignorant of their prerogatives. </w:t>
      </w:r>
    </w:p>
    <w:p w14:paraId="10EF3CDD" w14:textId="17576088" w:rsidR="00EF3845" w:rsidRPr="00471595" w:rsidRDefault="003E6B53" w:rsidP="00515B04">
      <w:pPr>
        <w:rPr>
          <w:rFonts w:ascii="Montserrat" w:hAnsi="Montserrat"/>
          <w:sz w:val="24"/>
        </w:rPr>
      </w:pPr>
      <w:r w:rsidRPr="00471595">
        <w:rPr>
          <w:rFonts w:ascii="Montserrat" w:hAnsi="Montserrat"/>
          <w:sz w:val="24"/>
        </w:rPr>
        <w:tab/>
        <w:t xml:space="preserve">The car leapt away from the customs gates, darted across traffic and made the turn off for the Embassy District. </w:t>
      </w:r>
    </w:p>
    <w:p w14:paraId="75A6C2A4" w14:textId="77777777" w:rsidR="00EF3845" w:rsidRPr="00471595" w:rsidRDefault="00EF3845" w:rsidP="00515B04">
      <w:pPr>
        <w:rPr>
          <w:rFonts w:ascii="Montserrat" w:hAnsi="Montserrat"/>
          <w:sz w:val="24"/>
        </w:rPr>
      </w:pPr>
    </w:p>
    <w:p w14:paraId="36FBD75A" w14:textId="77777777" w:rsidR="00D90982" w:rsidRPr="00471595" w:rsidRDefault="00D90982" w:rsidP="00515B04">
      <w:pPr>
        <w:pStyle w:val="VerticalBrace"/>
        <w:rPr>
          <w:rFonts w:ascii="Montserrat" w:hAnsi="Montserrat"/>
          <w:sz w:val="24"/>
        </w:rPr>
      </w:pPr>
      <w:r w:rsidRPr="00471595">
        <w:rPr>
          <w:rFonts w:ascii="Montserrat" w:hAnsi="Montserrat"/>
          <w:sz w:val="24"/>
        </w:rPr>
        <w:t>———————— work in progress ————————</w:t>
      </w:r>
    </w:p>
    <w:p w14:paraId="2C50CE0A" w14:textId="77777777" w:rsidR="003C004B" w:rsidRPr="00471595" w:rsidRDefault="003C004B" w:rsidP="00515B04">
      <w:pPr>
        <w:rPr>
          <w:rFonts w:ascii="Montserrat" w:hAnsi="Montserrat"/>
          <w:sz w:val="24"/>
        </w:rPr>
      </w:pPr>
    </w:p>
    <w:p w14:paraId="183258F6" w14:textId="014417C7" w:rsidR="000B28BB" w:rsidRPr="00471595" w:rsidRDefault="003E6B53" w:rsidP="00515B04">
      <w:pPr>
        <w:rPr>
          <w:rFonts w:ascii="Montserrat" w:hAnsi="Montserrat"/>
          <w:sz w:val="24"/>
        </w:rPr>
      </w:pPr>
      <w:r w:rsidRPr="00471595">
        <w:rPr>
          <w:rFonts w:ascii="Montserrat" w:hAnsi="Montserrat"/>
          <w:sz w:val="24"/>
        </w:rPr>
        <w:t xml:space="preserve">The car reached its destination, turning into the roundabout fronting the stately building that dominated the end of the block. The black sedan prowled to a stop under the awning. </w:t>
      </w:r>
    </w:p>
    <w:p w14:paraId="77083362" w14:textId="3AA2C639" w:rsidR="000B28BB" w:rsidRPr="00471595" w:rsidRDefault="000B28BB" w:rsidP="00515B04">
      <w:pPr>
        <w:rPr>
          <w:rFonts w:ascii="Montserrat" w:hAnsi="Montserrat"/>
          <w:sz w:val="24"/>
        </w:rPr>
      </w:pPr>
      <w:r w:rsidRPr="00471595">
        <w:rPr>
          <w:rFonts w:ascii="Montserrat" w:hAnsi="Montserrat"/>
          <w:sz w:val="24"/>
        </w:rPr>
        <w:tab/>
      </w:r>
      <w:r w:rsidR="003E6B53" w:rsidRPr="00471595">
        <w:rPr>
          <w:rFonts w:ascii="Montserrat" w:hAnsi="Montserrat"/>
          <w:sz w:val="24"/>
        </w:rPr>
        <w:t xml:space="preserve">A couple of the guards bracketing the entrance detached and came forward to check their credentials. One of them held the door as Phoenix got out. His eyes stared as the slanting rain of light </w:t>
      </w:r>
      <w:r w:rsidRPr="00471595">
        <w:rPr>
          <w:rFonts w:ascii="Montserrat" w:hAnsi="Montserrat"/>
          <w:sz w:val="24"/>
        </w:rPr>
        <w:t>brought out the</w:t>
      </w:r>
      <w:r w:rsidR="003E6B53" w:rsidRPr="00471595">
        <w:rPr>
          <w:rFonts w:ascii="Montserrat" w:hAnsi="Montserrat"/>
          <w:sz w:val="24"/>
        </w:rPr>
        <w:t xml:space="preserve"> golden highlights in her blood-red mane. </w:t>
      </w:r>
    </w:p>
    <w:p w14:paraId="389821D0" w14:textId="10A825F3" w:rsidR="003E6B53" w:rsidRPr="00471595" w:rsidRDefault="000B28BB" w:rsidP="00515B04">
      <w:pPr>
        <w:rPr>
          <w:rFonts w:ascii="Montserrat" w:hAnsi="Montserrat"/>
          <w:sz w:val="24"/>
        </w:rPr>
      </w:pPr>
      <w:r w:rsidRPr="00471595">
        <w:rPr>
          <w:rFonts w:ascii="Montserrat" w:hAnsi="Montserrat"/>
          <w:sz w:val="24"/>
        </w:rPr>
        <w:tab/>
      </w:r>
      <w:r w:rsidR="003E6B53" w:rsidRPr="00471595">
        <w:rPr>
          <w:rFonts w:ascii="Montserrat" w:hAnsi="Montserrat"/>
          <w:sz w:val="24"/>
        </w:rPr>
        <w:t>With her hands clasped in front of her, she stepped away from the car towards the sun. She continued to drift away as one of the guards got in and drove off with the car. Finally, the grip of the damping field slipped away.</w:t>
      </w:r>
    </w:p>
    <w:p w14:paraId="0C9B4EFA" w14:textId="77777777" w:rsidR="000B28BB" w:rsidRPr="00471595" w:rsidRDefault="003E6B53" w:rsidP="00515B04">
      <w:pPr>
        <w:rPr>
          <w:rFonts w:ascii="Montserrat" w:hAnsi="Montserrat"/>
          <w:sz w:val="24"/>
        </w:rPr>
      </w:pPr>
      <w:r w:rsidRPr="00471595">
        <w:rPr>
          <w:rFonts w:ascii="Montserrat" w:hAnsi="Montserrat"/>
          <w:sz w:val="24"/>
        </w:rPr>
        <w:tab/>
        <w:t xml:space="preserve">She did not waste time thinking what a dangerous lapse of security that was. Instead, she simply enjoyed it. Her mind opened like a morning bloom. The wings of her perception sprang out of her slender body and stretched in all directions to, over and around the horizons. </w:t>
      </w:r>
    </w:p>
    <w:p w14:paraId="6E6ECB4B" w14:textId="2E3FC89B" w:rsidR="000B28BB" w:rsidRPr="00471595" w:rsidRDefault="003E6B53" w:rsidP="00515B04">
      <w:pPr>
        <w:rPr>
          <w:rFonts w:ascii="Montserrat" w:hAnsi="Montserrat"/>
          <w:sz w:val="24"/>
        </w:rPr>
      </w:pPr>
      <w:r w:rsidRPr="00471595">
        <w:rPr>
          <w:rFonts w:ascii="Montserrat" w:hAnsi="Montserrat"/>
          <w:sz w:val="24"/>
        </w:rPr>
        <w:tab/>
        <w:t xml:space="preserve">It felt like the first breath of fresh air after days spent suffocating in a </w:t>
      </w:r>
      <w:r w:rsidR="000B28BB" w:rsidRPr="00471595">
        <w:rPr>
          <w:rFonts w:ascii="Montserrat" w:hAnsi="Montserrat"/>
          <w:sz w:val="24"/>
        </w:rPr>
        <w:t>box. The</w:t>
      </w:r>
      <w:r w:rsidRPr="00471595">
        <w:rPr>
          <w:rFonts w:ascii="Montserrat" w:hAnsi="Montserrat"/>
          <w:sz w:val="24"/>
        </w:rPr>
        <w:t xml:space="preserve"> sphere of her physical senses shrank, eclipsed by a sphere of awareness that swiftly encompassed the Earth, reaching out to caress the Moon, asserting itself in the heavens. </w:t>
      </w:r>
    </w:p>
    <w:p w14:paraId="62EEAC58" w14:textId="14FF5214" w:rsidR="003E6B53" w:rsidRPr="00471595" w:rsidRDefault="000B28BB" w:rsidP="00515B04">
      <w:pPr>
        <w:rPr>
          <w:rFonts w:ascii="Montserrat" w:hAnsi="Montserrat"/>
          <w:sz w:val="24"/>
        </w:rPr>
      </w:pPr>
      <w:r w:rsidRPr="00471595">
        <w:rPr>
          <w:rFonts w:ascii="Montserrat" w:hAnsi="Montserrat"/>
          <w:sz w:val="24"/>
        </w:rPr>
        <w:tab/>
      </w:r>
      <w:r w:rsidR="003E6B53" w:rsidRPr="00471595">
        <w:rPr>
          <w:rFonts w:ascii="Montserrat" w:hAnsi="Montserrat"/>
          <w:sz w:val="24"/>
        </w:rPr>
        <w:t>For that moment</w:t>
      </w:r>
      <w:r w:rsidRPr="00471595">
        <w:rPr>
          <w:rFonts w:ascii="Montserrat" w:hAnsi="Montserrat"/>
          <w:sz w:val="24"/>
        </w:rPr>
        <w:t>, at that scale of perception,</w:t>
      </w:r>
      <w:r w:rsidR="003E6B53" w:rsidRPr="00471595">
        <w:rPr>
          <w:rFonts w:ascii="Montserrat" w:hAnsi="Montserrat"/>
          <w:sz w:val="24"/>
        </w:rPr>
        <w:t xml:space="preserve"> </w:t>
      </w:r>
      <w:r w:rsidRPr="00471595">
        <w:rPr>
          <w:rFonts w:ascii="Montserrat" w:hAnsi="Montserrat"/>
          <w:sz w:val="24"/>
        </w:rPr>
        <w:t>her body</w:t>
      </w:r>
      <w:r w:rsidR="003E6B53" w:rsidRPr="00471595">
        <w:rPr>
          <w:rFonts w:ascii="Montserrat" w:hAnsi="Montserrat"/>
          <w:sz w:val="24"/>
        </w:rPr>
        <w:t xml:space="preserve"> felt </w:t>
      </w:r>
      <w:r w:rsidRPr="00471595">
        <w:rPr>
          <w:rFonts w:ascii="Montserrat" w:hAnsi="Montserrat"/>
          <w:sz w:val="24"/>
        </w:rPr>
        <w:t>like a</w:t>
      </w:r>
      <w:r w:rsidR="003E6B53" w:rsidRPr="00471595">
        <w:rPr>
          <w:rFonts w:ascii="Montserrat" w:hAnsi="Montserrat"/>
          <w:sz w:val="24"/>
        </w:rPr>
        <w:t xml:space="preserve"> </w:t>
      </w:r>
      <w:r w:rsidRPr="00471595">
        <w:rPr>
          <w:rFonts w:ascii="Montserrat" w:hAnsi="Montserrat"/>
          <w:sz w:val="24"/>
        </w:rPr>
        <w:t xml:space="preserve"> </w:t>
      </w:r>
      <w:r w:rsidR="003E6B53" w:rsidRPr="00471595">
        <w:rPr>
          <w:rFonts w:ascii="Montserrat" w:hAnsi="Montserrat"/>
          <w:sz w:val="24"/>
        </w:rPr>
        <w:t>delicious, glittering mote of dust on the skin of the Earth, before the balance of her perspective shifted</w:t>
      </w:r>
      <w:r w:rsidRPr="00471595">
        <w:rPr>
          <w:rFonts w:ascii="Montserrat" w:hAnsi="Montserrat"/>
          <w:sz w:val="24"/>
        </w:rPr>
        <w:t>, dialing in</w:t>
      </w:r>
      <w:r w:rsidR="003E6B53" w:rsidRPr="00471595">
        <w:rPr>
          <w:rFonts w:ascii="Montserrat" w:hAnsi="Montserrat"/>
          <w:sz w:val="24"/>
        </w:rPr>
        <w:t xml:space="preserve"> to focus once more on </w:t>
      </w:r>
      <w:r w:rsidRPr="00471595">
        <w:rPr>
          <w:rFonts w:ascii="Montserrat" w:hAnsi="Montserrat"/>
          <w:sz w:val="24"/>
        </w:rPr>
        <w:t>her</w:t>
      </w:r>
      <w:r w:rsidR="003E6B53" w:rsidRPr="00471595">
        <w:rPr>
          <w:rFonts w:ascii="Montserrat" w:hAnsi="Montserrat"/>
          <w:sz w:val="24"/>
        </w:rPr>
        <w:t xml:space="preserve"> physical expression.</w:t>
      </w:r>
    </w:p>
    <w:p w14:paraId="708A3B27" w14:textId="77777777" w:rsidR="00AD0DA2" w:rsidRPr="00471595" w:rsidRDefault="003E6B53" w:rsidP="00515B04">
      <w:pPr>
        <w:rPr>
          <w:rFonts w:ascii="Montserrat" w:hAnsi="Montserrat"/>
          <w:sz w:val="24"/>
        </w:rPr>
      </w:pPr>
      <w:r w:rsidRPr="00471595">
        <w:rPr>
          <w:rFonts w:ascii="Montserrat" w:hAnsi="Montserrat"/>
          <w:sz w:val="24"/>
        </w:rPr>
        <w:tab/>
        <w:t xml:space="preserve">Her keepers broke into her moment of respite and nudged her into the building where she could feel built in damping hit her like a blast in the face. Phoenix had finally stretched and refocused her mind. There was no way she would give up that asset once she had it back. </w:t>
      </w:r>
    </w:p>
    <w:p w14:paraId="6F1C2D40" w14:textId="77777777" w:rsidR="000B28BB" w:rsidRPr="00471595" w:rsidRDefault="00AD0DA2" w:rsidP="00515B04">
      <w:pPr>
        <w:rPr>
          <w:rFonts w:ascii="Montserrat" w:hAnsi="Montserrat"/>
          <w:sz w:val="24"/>
        </w:rPr>
      </w:pPr>
      <w:r w:rsidRPr="00471595">
        <w:rPr>
          <w:rFonts w:ascii="Montserrat" w:hAnsi="Montserrat"/>
          <w:sz w:val="24"/>
        </w:rPr>
        <w:tab/>
      </w:r>
      <w:r w:rsidR="003E6B53" w:rsidRPr="00471595">
        <w:rPr>
          <w:rFonts w:ascii="Montserrat" w:hAnsi="Montserrat"/>
          <w:sz w:val="24"/>
        </w:rPr>
        <w:t xml:space="preserve">Guarding her psi potential, she staggered through the perimeter of oblivion, her mind threatening to black out. Her escort grabbed her by the elbows and carried her through the defensive screen. </w:t>
      </w:r>
    </w:p>
    <w:p w14:paraId="766556A7" w14:textId="2700F613" w:rsidR="00AD0DA2" w:rsidRPr="00471595" w:rsidRDefault="000B28BB" w:rsidP="00515B04">
      <w:pPr>
        <w:rPr>
          <w:rFonts w:ascii="Montserrat" w:hAnsi="Montserrat"/>
          <w:sz w:val="24"/>
        </w:rPr>
      </w:pPr>
      <w:r w:rsidRPr="00471595">
        <w:rPr>
          <w:rFonts w:ascii="Montserrat" w:hAnsi="Montserrat"/>
          <w:sz w:val="24"/>
        </w:rPr>
        <w:tab/>
      </w:r>
      <w:r w:rsidR="003E6B53" w:rsidRPr="00471595">
        <w:rPr>
          <w:rFonts w:ascii="Montserrat" w:hAnsi="Montserrat"/>
          <w:sz w:val="24"/>
        </w:rPr>
        <w:t xml:space="preserve">Her mind ignited again on the far side of the entrance, but it was like a fusion fire encased in its magnetic bubble. Phoenix gasped for air, forcing the two agents to pause as she anchored herself in space. </w:t>
      </w:r>
    </w:p>
    <w:p w14:paraId="7956A247" w14:textId="3A9278ED" w:rsidR="003E6B53" w:rsidRPr="00471595" w:rsidRDefault="00AD0DA2" w:rsidP="00515B04">
      <w:pPr>
        <w:rPr>
          <w:rFonts w:ascii="Montserrat" w:hAnsi="Montserrat"/>
          <w:sz w:val="24"/>
        </w:rPr>
      </w:pPr>
      <w:r w:rsidRPr="00471595">
        <w:rPr>
          <w:rFonts w:ascii="Montserrat" w:hAnsi="Montserrat"/>
          <w:sz w:val="24"/>
        </w:rPr>
        <w:tab/>
        <w:t>‘</w:t>
      </w:r>
      <w:r w:rsidR="003E6B53" w:rsidRPr="00471595">
        <w:rPr>
          <w:rFonts w:ascii="Montserrat" w:hAnsi="Montserrat"/>
          <w:sz w:val="24"/>
        </w:rPr>
        <w:t>God, it's been such a long time! I had forgotten what a shock it is to get through class three shielding.</w:t>
      </w:r>
      <w:r w:rsidRPr="00471595">
        <w:rPr>
          <w:rFonts w:ascii="Montserrat" w:hAnsi="Montserrat"/>
          <w:sz w:val="24"/>
        </w:rPr>
        <w:t>’</w:t>
      </w:r>
      <w:r w:rsidR="003E6B53" w:rsidRPr="00471595">
        <w:rPr>
          <w:rFonts w:ascii="Montserrat" w:hAnsi="Montserrat"/>
          <w:sz w:val="24"/>
        </w:rPr>
        <w:t xml:space="preserve"> She </w:t>
      </w:r>
      <w:r w:rsidR="000B28BB" w:rsidRPr="00471595">
        <w:rPr>
          <w:rFonts w:ascii="Montserrat" w:hAnsi="Montserrat"/>
          <w:sz w:val="24"/>
        </w:rPr>
        <w:t>pulled in the wings of</w:t>
      </w:r>
      <w:r w:rsidR="003E6B53" w:rsidRPr="00471595">
        <w:rPr>
          <w:rFonts w:ascii="Montserrat" w:hAnsi="Montserrat"/>
          <w:sz w:val="24"/>
        </w:rPr>
        <w:t xml:space="preserve"> her </w:t>
      </w:r>
      <w:r w:rsidR="000B28BB" w:rsidRPr="00471595">
        <w:rPr>
          <w:rFonts w:ascii="Montserrat" w:hAnsi="Montserrat"/>
          <w:sz w:val="24"/>
        </w:rPr>
        <w:t>mind</w:t>
      </w:r>
      <w:r w:rsidR="003E6B53" w:rsidRPr="00471595">
        <w:rPr>
          <w:rFonts w:ascii="Montserrat" w:hAnsi="Montserrat"/>
          <w:sz w:val="24"/>
        </w:rPr>
        <w:t xml:space="preserve">, dimming the force and density of her attention until her awareness fit comfortably within its new </w:t>
      </w:r>
      <w:r w:rsidR="000B28BB" w:rsidRPr="00471595">
        <w:rPr>
          <w:rFonts w:ascii="Montserrat" w:hAnsi="Montserrat"/>
          <w:sz w:val="24"/>
        </w:rPr>
        <w:t>bounds</w:t>
      </w:r>
      <w:r w:rsidR="003E6B53" w:rsidRPr="00471595">
        <w:rPr>
          <w:rFonts w:ascii="Montserrat" w:hAnsi="Montserrat"/>
          <w:sz w:val="24"/>
        </w:rPr>
        <w:t xml:space="preserve">. </w:t>
      </w:r>
    </w:p>
    <w:p w14:paraId="70D974BD" w14:textId="77777777" w:rsidR="000B28BB" w:rsidRPr="00471595" w:rsidRDefault="003E6B53" w:rsidP="00515B04">
      <w:pPr>
        <w:rPr>
          <w:rFonts w:ascii="Montserrat" w:hAnsi="Montserrat"/>
          <w:sz w:val="24"/>
        </w:rPr>
      </w:pPr>
      <w:r w:rsidRPr="00471595">
        <w:rPr>
          <w:rFonts w:ascii="Montserrat" w:hAnsi="Montserrat"/>
          <w:sz w:val="24"/>
        </w:rPr>
        <w:tab/>
        <w:t xml:space="preserve">She signaled her escort that she was collected again. </w:t>
      </w:r>
    </w:p>
    <w:p w14:paraId="491F41B3" w14:textId="23A3FA32" w:rsidR="000B28BB" w:rsidRPr="00471595" w:rsidRDefault="000B28BB" w:rsidP="00515B04">
      <w:pPr>
        <w:rPr>
          <w:rFonts w:ascii="Montserrat" w:hAnsi="Montserrat"/>
          <w:sz w:val="24"/>
        </w:rPr>
      </w:pPr>
      <w:r w:rsidRPr="00471595">
        <w:rPr>
          <w:rFonts w:ascii="Montserrat" w:hAnsi="Montserrat"/>
          <w:sz w:val="24"/>
        </w:rPr>
        <w:tab/>
      </w:r>
      <w:r w:rsidR="003E6B53" w:rsidRPr="00471595">
        <w:rPr>
          <w:rFonts w:ascii="Montserrat" w:hAnsi="Montserrat"/>
          <w:sz w:val="24"/>
        </w:rPr>
        <w:t xml:space="preserve">Arthur Remington took her elbow, and Samuel Malthus fell in behind them, as Phoenix allowed herself to be guided through </w:t>
      </w:r>
      <w:r w:rsidR="006D4E7B" w:rsidRPr="00471595">
        <w:rPr>
          <w:rFonts w:ascii="Montserrat" w:hAnsi="Montserrat"/>
          <w:sz w:val="24"/>
        </w:rPr>
        <w:t xml:space="preserve">the </w:t>
      </w:r>
      <w:r w:rsidR="003E6B53" w:rsidRPr="00471595">
        <w:rPr>
          <w:rFonts w:ascii="Montserrat" w:hAnsi="Montserrat"/>
          <w:sz w:val="24"/>
        </w:rPr>
        <w:t xml:space="preserve">twists and turns of the building's guts, to reach her destination. </w:t>
      </w:r>
    </w:p>
    <w:p w14:paraId="5C392636" w14:textId="77777777" w:rsidR="00D203CB" w:rsidRPr="00471595" w:rsidRDefault="000B28BB" w:rsidP="00515B04">
      <w:pPr>
        <w:rPr>
          <w:rFonts w:ascii="Montserrat" w:hAnsi="Montserrat"/>
          <w:sz w:val="24"/>
        </w:rPr>
      </w:pPr>
      <w:r w:rsidRPr="00471595">
        <w:rPr>
          <w:rFonts w:ascii="Montserrat" w:hAnsi="Montserrat"/>
          <w:sz w:val="24"/>
        </w:rPr>
        <w:tab/>
      </w:r>
      <w:r w:rsidR="003E6B53" w:rsidRPr="00471595">
        <w:rPr>
          <w:rFonts w:ascii="Montserrat" w:hAnsi="Montserrat"/>
          <w:sz w:val="24"/>
        </w:rPr>
        <w:t xml:space="preserve">They stopped in front of an innocuous looking door. </w:t>
      </w:r>
    </w:p>
    <w:p w14:paraId="5374F2C8" w14:textId="77777777" w:rsidR="00D203CB" w:rsidRPr="00471595" w:rsidRDefault="00D203CB" w:rsidP="00515B04">
      <w:pPr>
        <w:rPr>
          <w:rFonts w:ascii="Montserrat" w:hAnsi="Montserrat"/>
          <w:sz w:val="24"/>
        </w:rPr>
      </w:pPr>
      <w:r w:rsidRPr="00471595">
        <w:rPr>
          <w:rFonts w:ascii="Montserrat" w:hAnsi="Montserrat"/>
          <w:sz w:val="24"/>
        </w:rPr>
        <w:tab/>
      </w:r>
      <w:r w:rsidR="003E6B53" w:rsidRPr="00471595">
        <w:rPr>
          <w:rFonts w:ascii="Montserrat" w:hAnsi="Montserrat"/>
          <w:sz w:val="24"/>
        </w:rPr>
        <w:t xml:space="preserve">Arthur knocked on the paneled wood. Phoenix tried to see what the office held for her, but she could not reach through the walls. A sure sign that her contact was invested within. </w:t>
      </w:r>
    </w:p>
    <w:p w14:paraId="5A2A37B6" w14:textId="77777777" w:rsidR="00D203CB" w:rsidRPr="00471595" w:rsidRDefault="00D203CB" w:rsidP="00515B04">
      <w:pPr>
        <w:rPr>
          <w:rFonts w:ascii="Montserrat" w:hAnsi="Montserrat"/>
          <w:sz w:val="24"/>
        </w:rPr>
      </w:pPr>
      <w:r w:rsidRPr="00471595">
        <w:rPr>
          <w:rFonts w:ascii="Montserrat" w:hAnsi="Montserrat"/>
          <w:sz w:val="24"/>
        </w:rPr>
        <w:tab/>
        <w:t>When t</w:t>
      </w:r>
      <w:r w:rsidR="003E6B53" w:rsidRPr="00471595">
        <w:rPr>
          <w:rFonts w:ascii="Montserrat" w:hAnsi="Montserrat"/>
          <w:sz w:val="24"/>
        </w:rPr>
        <w:t>he door opened and Arthur motioned her through</w:t>
      </w:r>
      <w:r w:rsidRPr="00471595">
        <w:rPr>
          <w:rFonts w:ascii="Montserrat" w:hAnsi="Montserrat"/>
          <w:sz w:val="24"/>
        </w:rPr>
        <w:t xml:space="preserve">, </w:t>
      </w:r>
      <w:r w:rsidR="003E6B53" w:rsidRPr="00471595">
        <w:rPr>
          <w:rFonts w:ascii="Montserrat" w:hAnsi="Montserrat"/>
          <w:sz w:val="24"/>
        </w:rPr>
        <w:t xml:space="preserve">Phoenix steeled herself to cross the shielded threshold. Pressing through the membrane of artificial apathy, Phoenix </w:t>
      </w:r>
      <w:r w:rsidRPr="00471595">
        <w:rPr>
          <w:rFonts w:ascii="Montserrat" w:hAnsi="Montserrat"/>
          <w:sz w:val="24"/>
        </w:rPr>
        <w:t xml:space="preserve">grit her teeth until she </w:t>
      </w:r>
      <w:r w:rsidR="003E6B53" w:rsidRPr="00471595">
        <w:rPr>
          <w:rFonts w:ascii="Montserrat" w:hAnsi="Montserrat"/>
          <w:sz w:val="24"/>
        </w:rPr>
        <w:t xml:space="preserve">surfaced on the other side. </w:t>
      </w:r>
    </w:p>
    <w:p w14:paraId="35BE7F09" w14:textId="77777777" w:rsidR="00D203CB" w:rsidRPr="00471595" w:rsidRDefault="00D203CB" w:rsidP="00515B04">
      <w:pPr>
        <w:rPr>
          <w:rFonts w:ascii="Montserrat" w:hAnsi="Montserrat"/>
          <w:sz w:val="24"/>
        </w:rPr>
      </w:pPr>
      <w:r w:rsidRPr="00471595">
        <w:rPr>
          <w:rFonts w:ascii="Montserrat" w:hAnsi="Montserrat"/>
          <w:sz w:val="24"/>
        </w:rPr>
        <w:tab/>
      </w:r>
      <w:r w:rsidR="003E6B53" w:rsidRPr="00471595">
        <w:rPr>
          <w:rFonts w:ascii="Montserrat" w:hAnsi="Montserrat"/>
          <w:sz w:val="24"/>
        </w:rPr>
        <w:t xml:space="preserve">Once again, she was forced to reign in her field of perception. Before she could take in the identities of the men in the room, one of them greeted her, </w:t>
      </w:r>
    </w:p>
    <w:p w14:paraId="3E50FC9E" w14:textId="681C452C" w:rsidR="00AD0DA2" w:rsidRPr="00471595" w:rsidRDefault="00D203CB" w:rsidP="00515B04">
      <w:pPr>
        <w:rPr>
          <w:rFonts w:ascii="Montserrat" w:hAnsi="Montserrat"/>
          <w:sz w:val="24"/>
        </w:rPr>
      </w:pPr>
      <w:r w:rsidRPr="00471595">
        <w:rPr>
          <w:rFonts w:ascii="Montserrat" w:hAnsi="Montserrat"/>
          <w:sz w:val="24"/>
        </w:rPr>
        <w:tab/>
      </w:r>
      <w:r w:rsidR="000264CD" w:rsidRPr="00471595">
        <w:rPr>
          <w:rFonts w:ascii="Montserrat" w:hAnsi="Montserrat"/>
          <w:sz w:val="24"/>
        </w:rPr>
        <w:t>“</w:t>
      </w:r>
      <w:r w:rsidR="003E6B53" w:rsidRPr="00471595">
        <w:rPr>
          <w:rFonts w:ascii="Montserrat" w:hAnsi="Montserrat"/>
          <w:sz w:val="24"/>
        </w:rPr>
        <w:t>Good morning, Phoenix. It is nice to see you again.</w:t>
      </w:r>
      <w:r w:rsidR="000264CD" w:rsidRPr="00471595">
        <w:rPr>
          <w:rFonts w:ascii="Montserrat" w:hAnsi="Montserrat"/>
          <w:sz w:val="24"/>
        </w:rPr>
        <w:t>”</w:t>
      </w:r>
      <w:r w:rsidR="003E6B53" w:rsidRPr="00471595">
        <w:rPr>
          <w:rFonts w:ascii="Montserrat" w:hAnsi="Montserrat"/>
          <w:sz w:val="24"/>
        </w:rPr>
        <w:t xml:space="preserve"> </w:t>
      </w:r>
    </w:p>
    <w:p w14:paraId="0C839E02" w14:textId="43F80DFE" w:rsidR="003E6B53" w:rsidRPr="00471595" w:rsidRDefault="00AD0DA2" w:rsidP="00515B04">
      <w:pPr>
        <w:rPr>
          <w:rFonts w:ascii="Montserrat" w:hAnsi="Montserrat"/>
          <w:sz w:val="24"/>
        </w:rPr>
      </w:pPr>
      <w:r w:rsidRPr="00471595">
        <w:rPr>
          <w:rFonts w:ascii="Montserrat" w:hAnsi="Montserrat"/>
          <w:sz w:val="24"/>
        </w:rPr>
        <w:tab/>
      </w:r>
      <w:r w:rsidR="003E6B53" w:rsidRPr="00471595">
        <w:rPr>
          <w:rFonts w:ascii="Montserrat" w:hAnsi="Montserrat"/>
          <w:sz w:val="24"/>
        </w:rPr>
        <w:t xml:space="preserve">Phoenix looked over the small group. </w:t>
      </w:r>
    </w:p>
    <w:p w14:paraId="70615991" w14:textId="77777777" w:rsidR="00D203CB" w:rsidRPr="00471595" w:rsidRDefault="003E6B53" w:rsidP="00515B04">
      <w:pPr>
        <w:rPr>
          <w:rFonts w:ascii="Montserrat" w:hAnsi="Montserrat"/>
          <w:sz w:val="24"/>
        </w:rPr>
      </w:pPr>
      <w:r w:rsidRPr="00471595">
        <w:rPr>
          <w:rFonts w:ascii="Montserrat" w:hAnsi="Montserrat"/>
          <w:sz w:val="24"/>
        </w:rPr>
        <w:tab/>
        <w:t xml:space="preserve">All three of them stood as she approached. </w:t>
      </w:r>
    </w:p>
    <w:p w14:paraId="3E11BC6C" w14:textId="773E8188" w:rsidR="00AD0DA2" w:rsidRPr="00471595" w:rsidRDefault="00D203CB" w:rsidP="00515B04">
      <w:pPr>
        <w:rPr>
          <w:rFonts w:ascii="Montserrat" w:hAnsi="Montserrat"/>
          <w:sz w:val="24"/>
        </w:rPr>
      </w:pPr>
      <w:r w:rsidRPr="00471595">
        <w:rPr>
          <w:rFonts w:ascii="Montserrat" w:hAnsi="Montserrat"/>
          <w:sz w:val="24"/>
        </w:rPr>
        <w:tab/>
      </w:r>
      <w:r w:rsidR="003E6B53" w:rsidRPr="00471595">
        <w:rPr>
          <w:rFonts w:ascii="Montserrat" w:hAnsi="Montserrat"/>
          <w:sz w:val="24"/>
        </w:rPr>
        <w:t xml:space="preserve">She recognized them at once. The one who had spoken was Mark Dreyfus, the Imperial Liaison for the Psionic Reservation Compact. Next to him was Martin Craig, Director of Research and Development for the Avatar Project, which once had its main research facilities </w:t>
      </w:r>
      <w:r w:rsidR="003B29E9" w:rsidRPr="00471595">
        <w:rPr>
          <w:rFonts w:ascii="Montserrat" w:hAnsi="Montserrat"/>
          <w:sz w:val="24"/>
        </w:rPr>
        <w:t xml:space="preserve">on her home reservation </w:t>
      </w:r>
      <w:r w:rsidR="003E6B53" w:rsidRPr="00471595">
        <w:rPr>
          <w:rFonts w:ascii="Montserrat" w:hAnsi="Montserrat"/>
          <w:sz w:val="24"/>
        </w:rPr>
        <w:t xml:space="preserve">on Vancouver Island. Across from Craig was Chadwick Powers, Director of the Psionic Control Division of the Solar Authority. </w:t>
      </w:r>
      <w:r w:rsidRPr="00471595">
        <w:rPr>
          <w:rFonts w:ascii="Montserrat" w:hAnsi="Montserrat"/>
          <w:sz w:val="24"/>
        </w:rPr>
        <w:t>As she moved forward to join them, Dreyfus made the obligatory round of introductions.</w:t>
      </w:r>
    </w:p>
    <w:p w14:paraId="79926E32" w14:textId="2AE90EB0" w:rsidR="003B29E9" w:rsidRPr="00471595" w:rsidRDefault="003B29E9" w:rsidP="00515B04">
      <w:pPr>
        <w:rPr>
          <w:rFonts w:ascii="Montserrat" w:hAnsi="Montserrat"/>
          <w:sz w:val="24"/>
        </w:rPr>
      </w:pPr>
      <w:r w:rsidRPr="00471595">
        <w:rPr>
          <w:rFonts w:ascii="Montserrat" w:hAnsi="Montserrat"/>
          <w:sz w:val="24"/>
        </w:rPr>
        <w:tab/>
        <w:t>She</w:t>
      </w:r>
      <w:r w:rsidR="00F373FE" w:rsidRPr="00471595">
        <w:rPr>
          <w:rFonts w:ascii="Montserrat" w:hAnsi="Montserrat"/>
          <w:sz w:val="24"/>
        </w:rPr>
        <w:t xml:space="preserve"> silently</w:t>
      </w:r>
      <w:r w:rsidRPr="00471595">
        <w:rPr>
          <w:rFonts w:ascii="Montserrat" w:hAnsi="Montserrat"/>
          <w:sz w:val="24"/>
        </w:rPr>
        <w:t xml:space="preserve"> met eyes with each man in turn</w:t>
      </w:r>
      <w:r w:rsidR="00F373FE" w:rsidRPr="00471595">
        <w:rPr>
          <w:rFonts w:ascii="Montserrat" w:hAnsi="Montserrat"/>
          <w:sz w:val="24"/>
        </w:rPr>
        <w:t>, breaking contact with a brief nod of acknowledgement</w:t>
      </w:r>
      <w:r w:rsidRPr="00471595">
        <w:rPr>
          <w:rFonts w:ascii="Montserrat" w:hAnsi="Montserrat"/>
          <w:sz w:val="24"/>
        </w:rPr>
        <w:t xml:space="preserve">, for the moment unwilling to speak. </w:t>
      </w:r>
    </w:p>
    <w:p w14:paraId="3CA64507" w14:textId="76B2D152" w:rsidR="00AD0DA2" w:rsidRPr="00471595" w:rsidRDefault="00AD0DA2" w:rsidP="00515B04">
      <w:pPr>
        <w:rPr>
          <w:rFonts w:ascii="Montserrat" w:hAnsi="Montserrat"/>
          <w:sz w:val="24"/>
        </w:rPr>
      </w:pPr>
      <w:r w:rsidRPr="00471595">
        <w:rPr>
          <w:rFonts w:ascii="Montserrat" w:hAnsi="Montserrat"/>
          <w:sz w:val="24"/>
        </w:rPr>
        <w:tab/>
      </w:r>
      <w:r w:rsidR="003E6B53" w:rsidRPr="00471595">
        <w:rPr>
          <w:rFonts w:ascii="Montserrat" w:hAnsi="Montserrat"/>
          <w:sz w:val="24"/>
        </w:rPr>
        <w:t xml:space="preserve">Phoenix had not seen Dreyfus since the first week after her mother's death. Craig had been present throughout the </w:t>
      </w:r>
      <w:r w:rsidR="00F373FE" w:rsidRPr="00471595">
        <w:rPr>
          <w:rFonts w:ascii="Montserrat" w:hAnsi="Montserrat"/>
          <w:sz w:val="24"/>
        </w:rPr>
        <w:t>tragedy,</w:t>
      </w:r>
      <w:r w:rsidR="003B29E9" w:rsidRPr="00471595">
        <w:rPr>
          <w:rFonts w:ascii="Montserrat" w:hAnsi="Montserrat"/>
          <w:sz w:val="24"/>
        </w:rPr>
        <w:t xml:space="preserve"> </w:t>
      </w:r>
      <w:r w:rsidR="00F373FE" w:rsidRPr="00471595">
        <w:rPr>
          <w:rFonts w:ascii="Montserrat" w:hAnsi="Montserrat"/>
          <w:sz w:val="24"/>
        </w:rPr>
        <w:t xml:space="preserve">and </w:t>
      </w:r>
      <w:r w:rsidR="003B29E9" w:rsidRPr="00471595">
        <w:rPr>
          <w:rFonts w:ascii="Montserrat" w:hAnsi="Montserrat"/>
          <w:sz w:val="24"/>
        </w:rPr>
        <w:t>an uncomfortable fixture during her long convalescence</w:t>
      </w:r>
      <w:r w:rsidR="003E6B53" w:rsidRPr="00471595">
        <w:rPr>
          <w:rFonts w:ascii="Montserrat" w:hAnsi="Montserrat"/>
          <w:sz w:val="24"/>
        </w:rPr>
        <w:t xml:space="preserve">. Powers was a man she had only seen on the worst days of her life. </w:t>
      </w:r>
    </w:p>
    <w:p w14:paraId="046395F6" w14:textId="28F1EC3F" w:rsidR="00AD0DA2" w:rsidRPr="00471595" w:rsidRDefault="00AD0DA2" w:rsidP="00515B04">
      <w:pPr>
        <w:rPr>
          <w:rFonts w:ascii="Montserrat" w:hAnsi="Montserrat"/>
          <w:sz w:val="24"/>
        </w:rPr>
      </w:pPr>
      <w:r w:rsidRPr="00471595">
        <w:rPr>
          <w:rFonts w:ascii="Montserrat" w:hAnsi="Montserrat"/>
          <w:sz w:val="24"/>
        </w:rPr>
        <w:tab/>
      </w:r>
      <w:r w:rsidR="003E6B53" w:rsidRPr="00471595">
        <w:rPr>
          <w:rFonts w:ascii="Montserrat" w:hAnsi="Montserrat"/>
          <w:sz w:val="24"/>
        </w:rPr>
        <w:t>A sick sensation rolled within her. The sight of these three men</w:t>
      </w:r>
      <w:r w:rsidR="003B29E9" w:rsidRPr="00471595">
        <w:rPr>
          <w:rFonts w:ascii="Montserrat" w:hAnsi="Montserrat"/>
          <w:sz w:val="24"/>
        </w:rPr>
        <w:t>, together,</w:t>
      </w:r>
      <w:r w:rsidR="003E6B53" w:rsidRPr="00471595">
        <w:rPr>
          <w:rFonts w:ascii="Montserrat" w:hAnsi="Montserrat"/>
          <w:sz w:val="24"/>
        </w:rPr>
        <w:t xml:space="preserve"> brought the memory of her mother's death unbearably close to the surface.</w:t>
      </w:r>
      <w:r w:rsidRPr="00471595">
        <w:rPr>
          <w:rFonts w:ascii="Montserrat" w:hAnsi="Montserrat"/>
          <w:sz w:val="24"/>
        </w:rPr>
        <w:t xml:space="preserve"> </w:t>
      </w:r>
      <w:r w:rsidR="003E6B53" w:rsidRPr="00471595">
        <w:rPr>
          <w:rFonts w:ascii="Montserrat" w:hAnsi="Montserrat"/>
          <w:sz w:val="24"/>
        </w:rPr>
        <w:t xml:space="preserve">She hid her reaction and greeted each of them in turn. </w:t>
      </w:r>
    </w:p>
    <w:p w14:paraId="3C7A59B2" w14:textId="7B7CBE47" w:rsidR="003E6B53" w:rsidRPr="00471595" w:rsidRDefault="00AD0DA2" w:rsidP="00515B04">
      <w:pPr>
        <w:rPr>
          <w:rFonts w:ascii="Montserrat" w:hAnsi="Montserrat"/>
          <w:sz w:val="24"/>
        </w:rPr>
      </w:pPr>
      <w:r w:rsidRPr="00471595">
        <w:rPr>
          <w:rFonts w:ascii="Montserrat" w:hAnsi="Montserrat"/>
          <w:sz w:val="24"/>
        </w:rPr>
        <w:tab/>
      </w:r>
      <w:r w:rsidR="003E6B53" w:rsidRPr="00471595">
        <w:rPr>
          <w:rFonts w:ascii="Montserrat" w:hAnsi="Montserrat"/>
          <w:sz w:val="24"/>
        </w:rPr>
        <w:t>Dreyfus gestured for her to take a seat.</w:t>
      </w:r>
    </w:p>
    <w:p w14:paraId="3CCFCA7F" w14:textId="780DA828" w:rsidR="003E6B53" w:rsidRPr="00471595" w:rsidRDefault="003E6B53" w:rsidP="00515B04">
      <w:p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It's been a long time Miss Nin,</w:t>
      </w:r>
      <w:r w:rsidR="000264CD" w:rsidRPr="00471595">
        <w:rPr>
          <w:rFonts w:ascii="Montserrat" w:hAnsi="Montserrat"/>
          <w:sz w:val="24"/>
        </w:rPr>
        <w:t>”</w:t>
      </w:r>
      <w:r w:rsidRPr="00471595">
        <w:rPr>
          <w:rFonts w:ascii="Montserrat" w:hAnsi="Montserrat"/>
          <w:sz w:val="24"/>
        </w:rPr>
        <w:t xml:space="preserve"> spoke Director Powers. </w:t>
      </w:r>
    </w:p>
    <w:p w14:paraId="2522E229" w14:textId="34B8B1F9" w:rsidR="003B29E9" w:rsidRPr="00471595" w:rsidRDefault="003E6B53" w:rsidP="00515B04">
      <w:pPr>
        <w:rPr>
          <w:rFonts w:ascii="Montserrat" w:hAnsi="Montserrat"/>
          <w:sz w:val="24"/>
        </w:rPr>
      </w:pPr>
      <w:r w:rsidRPr="00471595">
        <w:rPr>
          <w:rFonts w:ascii="Montserrat" w:hAnsi="Montserrat"/>
          <w:sz w:val="24"/>
        </w:rPr>
        <w:tab/>
        <w:t>Phoenix gave a</w:t>
      </w:r>
      <w:r w:rsidR="00F373FE" w:rsidRPr="00471595">
        <w:rPr>
          <w:rFonts w:ascii="Montserrat" w:hAnsi="Montserrat"/>
          <w:sz w:val="24"/>
        </w:rPr>
        <w:t>nother</w:t>
      </w:r>
      <w:r w:rsidRPr="00471595">
        <w:rPr>
          <w:rFonts w:ascii="Montserrat" w:hAnsi="Montserrat"/>
          <w:sz w:val="24"/>
        </w:rPr>
        <w:t xml:space="preserve"> nod as she settled stiffly into the chair. </w:t>
      </w:r>
      <w:r w:rsidR="003B29E9" w:rsidRPr="00471595">
        <w:rPr>
          <w:rFonts w:ascii="Montserrat" w:hAnsi="Montserrat"/>
          <w:sz w:val="24"/>
        </w:rPr>
        <w:t xml:space="preserve">It was amazing, she felt—as she absorbed the atmosphere of the room, that such a sense of age and dignity had been worked into the furnishings of the office. </w:t>
      </w:r>
    </w:p>
    <w:p w14:paraId="04E0F9AF" w14:textId="77777777" w:rsidR="003B29E9" w:rsidRPr="00471595" w:rsidRDefault="003B29E9" w:rsidP="00515B04">
      <w:pPr>
        <w:rPr>
          <w:rFonts w:ascii="Montserrat" w:hAnsi="Montserrat"/>
          <w:sz w:val="24"/>
        </w:rPr>
      </w:pPr>
      <w:r w:rsidRPr="00471595">
        <w:rPr>
          <w:rFonts w:ascii="Montserrat" w:hAnsi="Montserrat"/>
          <w:sz w:val="24"/>
        </w:rPr>
        <w:tab/>
        <w:t xml:space="preserve">Tapestry curtains cut the morning light into a few slender shafts, slanted across the deeply shadowed interior. Hand-worked oriental rugs blanketed the dark, hardwood floor. Richly sculpted mahogany furnishings cluttered the room, giving it a cozy closeness. Books covered the walls—heavy, leather-bound texts, filled with the distilled essence of thousands of years of wisdom. </w:t>
      </w:r>
    </w:p>
    <w:p w14:paraId="43D95151" w14:textId="5106FA1C" w:rsidR="00AD0DA2" w:rsidRPr="00471595" w:rsidRDefault="003B29E9" w:rsidP="00515B04">
      <w:pPr>
        <w:rPr>
          <w:rFonts w:ascii="Montserrat" w:hAnsi="Montserrat"/>
          <w:sz w:val="24"/>
        </w:rPr>
      </w:pPr>
      <w:r w:rsidRPr="00471595">
        <w:rPr>
          <w:rFonts w:ascii="Montserrat" w:hAnsi="Montserrat"/>
          <w:sz w:val="24"/>
        </w:rPr>
        <w:tab/>
        <w:t xml:space="preserve">In self-conscious awareness of the room’s </w:t>
      </w:r>
      <w:r w:rsidR="00F373FE" w:rsidRPr="00471595">
        <w:rPr>
          <w:rFonts w:ascii="Montserrat" w:hAnsi="Montserrat"/>
          <w:sz w:val="24"/>
        </w:rPr>
        <w:t>nobility</w:t>
      </w:r>
      <w:r w:rsidRPr="00471595">
        <w:rPr>
          <w:rFonts w:ascii="Montserrat" w:hAnsi="Montserrat"/>
          <w:sz w:val="24"/>
        </w:rPr>
        <w:t xml:space="preserve">, she corrected her posture. </w:t>
      </w:r>
      <w:r w:rsidR="003E6B53" w:rsidRPr="00471595">
        <w:rPr>
          <w:rFonts w:ascii="Montserrat" w:hAnsi="Montserrat"/>
          <w:sz w:val="24"/>
        </w:rPr>
        <w:t xml:space="preserve">She sat erect, perched almost on the edge of her seat as if afraid to commit her body to its soft, engulfing embrace. </w:t>
      </w:r>
      <w:r w:rsidRPr="00471595">
        <w:rPr>
          <w:rFonts w:ascii="Montserrat" w:hAnsi="Montserrat"/>
          <w:sz w:val="24"/>
        </w:rPr>
        <w:t>Phoenix fussed with her skirt, before finally folding her hands together on top of her knees and looking again at Director Powers.</w:t>
      </w:r>
    </w:p>
    <w:p w14:paraId="5BCD0656" w14:textId="0E941CBC" w:rsidR="00AD0DA2" w:rsidRPr="00471595" w:rsidRDefault="003E6B53" w:rsidP="00515B04">
      <w:pPr>
        <w:rPr>
          <w:rFonts w:ascii="Montserrat" w:hAnsi="Montserrat"/>
          <w:sz w:val="24"/>
        </w:rPr>
      </w:pPr>
      <w:r w:rsidRPr="00471595">
        <w:rPr>
          <w:rFonts w:ascii="Montserrat" w:hAnsi="Montserrat"/>
          <w:sz w:val="24"/>
        </w:rPr>
        <w:tab/>
      </w:r>
      <w:r w:rsidR="00F373FE" w:rsidRPr="00471595">
        <w:rPr>
          <w:rFonts w:ascii="Montserrat" w:hAnsi="Montserrat"/>
          <w:sz w:val="24"/>
        </w:rPr>
        <w:t>Her chair</w:t>
      </w:r>
      <w:r w:rsidRPr="00471595">
        <w:rPr>
          <w:rFonts w:ascii="Montserrat" w:hAnsi="Montserrat"/>
          <w:sz w:val="24"/>
        </w:rPr>
        <w:t xml:space="preserve"> was set right in the fall of light from the centermost tier of windows. Phoenix's face, hair and hands glowed from within the muting greys of her suit-dress. </w:t>
      </w:r>
    </w:p>
    <w:p w14:paraId="0BE53CFB" w14:textId="1A995CFC" w:rsidR="003E6B53" w:rsidRPr="00471595" w:rsidRDefault="00AD0DA2" w:rsidP="00515B04">
      <w:pPr>
        <w:rPr>
          <w:rFonts w:ascii="Montserrat" w:hAnsi="Montserrat"/>
          <w:sz w:val="24"/>
        </w:rPr>
      </w:pPr>
      <w:r w:rsidRPr="00471595">
        <w:rPr>
          <w:rFonts w:ascii="Montserrat" w:hAnsi="Montserrat"/>
          <w:sz w:val="24"/>
        </w:rPr>
        <w:tab/>
      </w:r>
      <w:r w:rsidR="003E6B53" w:rsidRPr="00471595">
        <w:rPr>
          <w:rFonts w:ascii="Montserrat" w:hAnsi="Montserrat"/>
          <w:sz w:val="24"/>
        </w:rPr>
        <w:t>The rich, musty aroma of a cigar incensed the sitting area. Powers sucked on the thick pug, watching her carefully.</w:t>
      </w:r>
      <w:r w:rsidR="00F373FE" w:rsidRPr="00471595">
        <w:rPr>
          <w:rFonts w:ascii="Montserrat" w:hAnsi="Montserrat"/>
          <w:sz w:val="24"/>
        </w:rPr>
        <w:t xml:space="preserve"> In spite of herself, his slow, deliberate inhalation and release of smoke drew her attention. Seeing this, he took one more drag before speaking. </w:t>
      </w:r>
    </w:p>
    <w:p w14:paraId="38B8967C" w14:textId="77777777" w:rsidR="00F373FE" w:rsidRPr="00471595" w:rsidRDefault="00F373FE" w:rsidP="00515B04">
      <w:pPr>
        <w:rPr>
          <w:rFonts w:ascii="Montserrat" w:hAnsi="Montserrat"/>
          <w:sz w:val="24"/>
        </w:rPr>
      </w:pPr>
      <w:r w:rsidRPr="00471595">
        <w:rPr>
          <w:rFonts w:ascii="Montserrat" w:hAnsi="Montserrat"/>
          <w:sz w:val="24"/>
        </w:rPr>
        <w:tab/>
        <w:t xml:space="preserve">“Yes,” he said slowly, examining the smoldering cherry, “Much too long really, to do without your unique talents. Especially considering what we've invested in rehabilitating you. </w:t>
      </w:r>
    </w:p>
    <w:p w14:paraId="29E175A4" w14:textId="52FC51C0" w:rsidR="00F373FE" w:rsidRPr="00471595" w:rsidRDefault="00F373FE" w:rsidP="00515B04">
      <w:pPr>
        <w:rPr>
          <w:rFonts w:ascii="Montserrat" w:hAnsi="Montserrat"/>
          <w:sz w:val="24"/>
        </w:rPr>
      </w:pPr>
      <w:r w:rsidRPr="00471595">
        <w:rPr>
          <w:rFonts w:ascii="Montserrat" w:hAnsi="Montserrat"/>
          <w:sz w:val="24"/>
        </w:rPr>
        <w:tab/>
      </w:r>
      <w:r w:rsidRPr="00471595">
        <w:rPr>
          <w:rFonts w:ascii="Montserrat" w:hAnsi="Montserrat"/>
          <w:sz w:val="24"/>
          <w:szCs w:val="18"/>
        </w:rPr>
        <w:t>“</w:t>
      </w:r>
      <w:r w:rsidRPr="00471595">
        <w:rPr>
          <w:rFonts w:ascii="Montserrat" w:hAnsi="Montserrat"/>
          <w:sz w:val="24"/>
        </w:rPr>
        <w:t xml:space="preserve">Your doctor says you've made remarkable progress. For years, mind you, you've been making remarkable progress, but you have been completely out of circulation.” </w:t>
      </w:r>
      <w:r w:rsidR="006218D7" w:rsidRPr="00471595">
        <w:rPr>
          <w:rFonts w:ascii="Montserrat" w:hAnsi="Montserrat"/>
          <w:sz w:val="24"/>
        </w:rPr>
        <w:t xml:space="preserve">He looked at the two other men, adding, “I truly do hope you have yourself put back together.” </w:t>
      </w:r>
      <w:r w:rsidRPr="00471595">
        <w:rPr>
          <w:rFonts w:ascii="Montserrat" w:hAnsi="Montserrat"/>
          <w:sz w:val="24"/>
        </w:rPr>
        <w:t>He tapped a chunk of ash into an ashtray in his other hand, before piercing her with a stern look. He held her eyes through another deep drag and let the smoke boil out as he continued gravely, “We cannot wait any longer, I'm afraid.”</w:t>
      </w:r>
    </w:p>
    <w:p w14:paraId="09174B73" w14:textId="562F915F" w:rsidR="006218D7" w:rsidRPr="00471595" w:rsidRDefault="006218D7" w:rsidP="00515B04">
      <w:pPr>
        <w:rPr>
          <w:rFonts w:ascii="Montserrat" w:hAnsi="Montserrat"/>
          <w:sz w:val="24"/>
        </w:rPr>
      </w:pPr>
      <w:r w:rsidRPr="00471595">
        <w:rPr>
          <w:rFonts w:ascii="Montserrat" w:hAnsi="Montserrat"/>
          <w:sz w:val="24"/>
        </w:rPr>
        <w:tab/>
        <w:t xml:space="preserve">It was painful to be reminded that she still was not fully recovered from the trauma. It was frightening to have her recovery questioned. There was something particularly alarming about those remarks coming from this man. Her rehabilitation had never been his concern. He had actually been something of a detriment to her recovery from her mother's death, investigating the first manifestation of her psionic potential. </w:t>
      </w:r>
    </w:p>
    <w:p w14:paraId="5EEC26BD" w14:textId="77777777" w:rsidR="002C48C0" w:rsidRPr="00471595" w:rsidRDefault="002C48C0" w:rsidP="00515B04">
      <w:pPr>
        <w:rPr>
          <w:rFonts w:ascii="Montserrat" w:hAnsi="Montserrat"/>
          <w:sz w:val="24"/>
        </w:rPr>
      </w:pPr>
      <w:r w:rsidRPr="00471595">
        <w:rPr>
          <w:rFonts w:ascii="Montserrat" w:hAnsi="Montserrat"/>
          <w:sz w:val="24"/>
        </w:rPr>
        <w:tab/>
        <w:t>Dreyfus spoke, drawing her attention away from Powers. “We have done everything in our power to give you the time you needed to heal, Phoenix. I admit I can barely fathom what you suffered, and I respect your pain.” He smoothed a crease in his pants, looking down at his hand before looking her in the eye. “Like Director Powers, I hope that it has been enough.”</w:t>
      </w:r>
    </w:p>
    <w:p w14:paraId="4D50CCFB" w14:textId="23B95174" w:rsidR="00547080" w:rsidRPr="00471595" w:rsidRDefault="00547080" w:rsidP="00515B04">
      <w:pPr>
        <w:rPr>
          <w:rFonts w:ascii="Montserrat" w:hAnsi="Montserrat"/>
          <w:sz w:val="24"/>
        </w:rPr>
      </w:pPr>
      <w:r w:rsidRPr="00471595">
        <w:rPr>
          <w:rFonts w:ascii="Montserrat" w:hAnsi="Montserrat"/>
          <w:sz w:val="24"/>
        </w:rPr>
        <w:tab/>
      </w:r>
      <w:r w:rsidR="00226F7E" w:rsidRPr="00471595">
        <w:rPr>
          <w:rFonts w:ascii="Montserrat" w:hAnsi="Montserrat"/>
          <w:sz w:val="24"/>
        </w:rPr>
        <w:t xml:space="preserve">A great politician, he seemed so sincere, and she didn’t believe it for a heart-beat. She kept it off her face, though and made an appreciative nod. She did appreciate him cutting </w:t>
      </w:r>
      <w:r w:rsidR="008928D0" w:rsidRPr="00471595">
        <w:rPr>
          <w:rFonts w:ascii="Montserrat" w:hAnsi="Montserrat"/>
          <w:sz w:val="24"/>
        </w:rPr>
        <w:t>Powers</w:t>
      </w:r>
      <w:r w:rsidR="00226F7E" w:rsidRPr="00471595">
        <w:rPr>
          <w:rFonts w:ascii="Montserrat" w:hAnsi="Montserrat"/>
          <w:sz w:val="24"/>
        </w:rPr>
        <w:t xml:space="preserve"> off, after all.</w:t>
      </w:r>
    </w:p>
    <w:p w14:paraId="25189E41" w14:textId="555D23CA" w:rsidR="00F373FE" w:rsidRPr="00471595" w:rsidRDefault="00F373FE" w:rsidP="00515B04">
      <w:pPr>
        <w:rPr>
          <w:rFonts w:ascii="Montserrat" w:hAnsi="Montserrat"/>
          <w:sz w:val="24"/>
        </w:rPr>
      </w:pPr>
      <w:r w:rsidRPr="00471595">
        <w:rPr>
          <w:rFonts w:ascii="Montserrat" w:hAnsi="Montserrat"/>
          <w:sz w:val="24"/>
        </w:rPr>
        <w:tab/>
      </w:r>
      <w:r w:rsidR="002C48C0" w:rsidRPr="00471595">
        <w:rPr>
          <w:rFonts w:ascii="Montserrat" w:hAnsi="Montserrat"/>
          <w:sz w:val="24"/>
        </w:rPr>
        <w:t xml:space="preserve">He nodded and leaned forward, elbows on his knees as he knit the fingers of his hands together to rest his chin on. As if to underscore the gravity of his next words. </w:t>
      </w:r>
      <w:r w:rsidRPr="00471595">
        <w:rPr>
          <w:rFonts w:ascii="Montserrat" w:hAnsi="Montserrat"/>
          <w:sz w:val="24"/>
        </w:rPr>
        <w:t>“We are in a desperate situation and your help is essential to being able to take the right action. Are you ready to serve the Aegis now?”</w:t>
      </w:r>
    </w:p>
    <w:p w14:paraId="3C7BE57A" w14:textId="300B7A09" w:rsidR="00F373FE" w:rsidRPr="00471595" w:rsidRDefault="00F373FE" w:rsidP="00515B04">
      <w:pPr>
        <w:rPr>
          <w:rFonts w:ascii="Montserrat" w:hAnsi="Montserrat"/>
          <w:sz w:val="24"/>
        </w:rPr>
      </w:pPr>
      <w:r w:rsidRPr="00471595">
        <w:rPr>
          <w:rFonts w:ascii="Montserrat" w:hAnsi="Montserrat"/>
          <w:sz w:val="24"/>
        </w:rPr>
        <w:tab/>
      </w:r>
      <w:r w:rsidR="00C52963" w:rsidRPr="00471595">
        <w:rPr>
          <w:rFonts w:ascii="Montserrat" w:hAnsi="Montserrat"/>
          <w:sz w:val="24"/>
        </w:rPr>
        <w:t xml:space="preserve">Phoenix took a deep breath. The sensation of space constricting around her, as the damping field pulled apart the edges of her attention, numbed her thoughts. </w:t>
      </w:r>
      <w:r w:rsidRPr="00471595">
        <w:rPr>
          <w:rFonts w:ascii="Montserrat" w:hAnsi="Montserrat"/>
          <w:sz w:val="24"/>
        </w:rPr>
        <w:t xml:space="preserve">She really did not know what he was asking, the surface of his mind was blurred by the cotton threading into her mind. </w:t>
      </w:r>
    </w:p>
    <w:p w14:paraId="781F4632" w14:textId="2A5A66A5" w:rsidR="00F373FE" w:rsidRPr="00471595" w:rsidRDefault="00F373FE" w:rsidP="00515B04">
      <w:pPr>
        <w:rPr>
          <w:rFonts w:ascii="Montserrat" w:hAnsi="Montserrat"/>
          <w:sz w:val="24"/>
        </w:rPr>
      </w:pPr>
      <w:r w:rsidRPr="00471595">
        <w:rPr>
          <w:rFonts w:ascii="Montserrat" w:hAnsi="Montserrat"/>
          <w:sz w:val="24"/>
        </w:rPr>
        <w:tab/>
        <w:t>“Do I take that question at face value?” She asked</w:t>
      </w:r>
      <w:r w:rsidR="00D00916" w:rsidRPr="00471595">
        <w:rPr>
          <w:rFonts w:ascii="Montserrat" w:hAnsi="Montserrat"/>
          <w:sz w:val="24"/>
        </w:rPr>
        <w:t>, after a moment of consideration</w:t>
      </w:r>
      <w:r w:rsidRPr="00471595">
        <w:rPr>
          <w:rFonts w:ascii="Montserrat" w:hAnsi="Montserrat"/>
          <w:sz w:val="24"/>
        </w:rPr>
        <w:t xml:space="preserve">. “I suppose if you are asking me to go back to </w:t>
      </w:r>
      <w:r w:rsidR="005D22EA" w:rsidRPr="00471595">
        <w:rPr>
          <w:rFonts w:ascii="Montserrat" w:hAnsi="Montserrat"/>
          <w:sz w:val="24"/>
        </w:rPr>
        <w:t xml:space="preserve">the </w:t>
      </w:r>
      <w:r w:rsidRPr="00471595">
        <w:rPr>
          <w:rFonts w:ascii="Montserrat" w:hAnsi="Montserrat"/>
          <w:sz w:val="24"/>
        </w:rPr>
        <w:t xml:space="preserve">ISP, I can give it my best shot. I have been learning new skills. I would prefer to continue to pursue the medical applications of my abilities. That training has played a large part in my own healing. </w:t>
      </w:r>
    </w:p>
    <w:p w14:paraId="62D4D3F0" w14:textId="73ADB5A1" w:rsidR="00F373FE" w:rsidRPr="00471595" w:rsidRDefault="00F373FE" w:rsidP="00515B04">
      <w:pPr>
        <w:rPr>
          <w:rFonts w:ascii="Montserrat" w:hAnsi="Montserrat"/>
          <w:sz w:val="24"/>
        </w:rPr>
      </w:pPr>
      <w:r w:rsidRPr="00471595">
        <w:rPr>
          <w:rFonts w:ascii="Montserrat" w:hAnsi="Montserrat"/>
          <w:sz w:val="24"/>
        </w:rPr>
        <w:tab/>
        <w:t>“I do not want to go back to what I was doing before</w:t>
      </w:r>
      <w:r w:rsidR="005D22EA" w:rsidRPr="00471595">
        <w:rPr>
          <w:rFonts w:ascii="Montserrat" w:hAnsi="Montserrat"/>
          <w:sz w:val="24"/>
        </w:rPr>
        <w:t>,” she admitted after a quick breath</w:t>
      </w:r>
      <w:r w:rsidRPr="00471595">
        <w:rPr>
          <w:rFonts w:ascii="Montserrat" w:hAnsi="Montserrat"/>
          <w:sz w:val="24"/>
        </w:rPr>
        <w:t xml:space="preserve">. </w:t>
      </w:r>
      <w:r w:rsidR="005D22EA" w:rsidRPr="00471595">
        <w:rPr>
          <w:rFonts w:ascii="Montserrat" w:hAnsi="Montserrat"/>
          <w:sz w:val="24"/>
        </w:rPr>
        <w:t>“</w:t>
      </w:r>
      <w:r w:rsidRPr="00471595">
        <w:rPr>
          <w:rFonts w:ascii="Montserrat" w:hAnsi="Montserrat"/>
          <w:sz w:val="24"/>
        </w:rPr>
        <w:t xml:space="preserve">It is not the work, but the associations are so strong...” Her voice trembled for a moment, before she got it back under control. “I'm sorry. Going back to </w:t>
      </w:r>
      <w:r w:rsidR="005D22EA" w:rsidRPr="00471595">
        <w:rPr>
          <w:rFonts w:ascii="Montserrat" w:hAnsi="Montserrat"/>
          <w:sz w:val="24"/>
        </w:rPr>
        <w:t xml:space="preserve">the </w:t>
      </w:r>
      <w:r w:rsidRPr="00471595">
        <w:rPr>
          <w:rFonts w:ascii="Montserrat" w:hAnsi="Montserrat"/>
          <w:sz w:val="24"/>
        </w:rPr>
        <w:t>ISP is not going to let me get over it.” She put a finger to the inner corner of her eye.</w:t>
      </w:r>
    </w:p>
    <w:p w14:paraId="19D38E0F" w14:textId="4F3E680D" w:rsidR="00F373FE" w:rsidRPr="00471595" w:rsidRDefault="00F373FE" w:rsidP="00515B04">
      <w:pPr>
        <w:rPr>
          <w:rFonts w:ascii="Montserrat" w:hAnsi="Montserrat"/>
          <w:sz w:val="24"/>
        </w:rPr>
      </w:pPr>
      <w:r w:rsidRPr="00471595">
        <w:rPr>
          <w:rFonts w:ascii="Montserrat" w:hAnsi="Montserrat"/>
          <w:sz w:val="24"/>
        </w:rPr>
        <w:tab/>
        <w:t>Dreyfus and Powers averted their eyes, but Craig stared at her intently. He had been there when she had come apart at the seams. He had witnessed, with his own eyes, as her mind lashed out in grief and tore apart the building around her</w:t>
      </w:r>
      <w:r w:rsidR="008D5914" w:rsidRPr="00471595">
        <w:rPr>
          <w:rFonts w:ascii="Montserrat" w:hAnsi="Montserrat"/>
          <w:sz w:val="24"/>
        </w:rPr>
        <w:t>;</w:t>
      </w:r>
      <w:r w:rsidRPr="00471595">
        <w:rPr>
          <w:rFonts w:ascii="Montserrat" w:hAnsi="Montserrat"/>
          <w:sz w:val="24"/>
        </w:rPr>
        <w:t xml:space="preserve"> and the ten-years-worth of work it had contained. </w:t>
      </w:r>
    </w:p>
    <w:p w14:paraId="63FD9031" w14:textId="77777777" w:rsidR="00F373FE" w:rsidRPr="00471595" w:rsidRDefault="00F373FE" w:rsidP="00515B04">
      <w:pPr>
        <w:rPr>
          <w:rFonts w:ascii="Montserrat" w:hAnsi="Montserrat"/>
          <w:sz w:val="24"/>
        </w:rPr>
      </w:pPr>
      <w:r w:rsidRPr="00471595">
        <w:rPr>
          <w:rFonts w:ascii="Montserrat" w:hAnsi="Montserrat"/>
          <w:sz w:val="24"/>
        </w:rPr>
        <w:tab/>
        <w:t xml:space="preserve">A slow, agonizingly tortured explosion as she tried to push the world away from her to escape the madness of her pain. Not a living soul had been harmed by her gentle devastation, but concrete and steel had been twisted and fused into monstrous contortions. </w:t>
      </w:r>
    </w:p>
    <w:p w14:paraId="1191913A" w14:textId="3FD59AEB" w:rsidR="00F373FE" w:rsidRPr="00471595" w:rsidRDefault="00F373FE" w:rsidP="00515B04">
      <w:pPr>
        <w:rPr>
          <w:rFonts w:ascii="Montserrat" w:hAnsi="Montserrat"/>
          <w:sz w:val="24"/>
        </w:rPr>
      </w:pPr>
      <w:r w:rsidRPr="00471595">
        <w:rPr>
          <w:rFonts w:ascii="Montserrat" w:hAnsi="Montserrat"/>
          <w:sz w:val="24"/>
        </w:rPr>
        <w:tab/>
        <w:t xml:space="preserve">A nightmare landscape which he had seen in his own troubled dreams far too many times in the </w:t>
      </w:r>
      <w:r w:rsidR="004E0E1A" w:rsidRPr="00471595">
        <w:rPr>
          <w:rFonts w:ascii="Montserrat" w:hAnsi="Montserrat"/>
          <w:sz w:val="24"/>
        </w:rPr>
        <w:t>six years hence</w:t>
      </w:r>
      <w:r w:rsidRPr="00471595">
        <w:rPr>
          <w:rFonts w:ascii="Montserrat" w:hAnsi="Montserrat"/>
          <w:sz w:val="24"/>
        </w:rPr>
        <w:t xml:space="preserve">. </w:t>
      </w:r>
      <w:r w:rsidR="00BF7287" w:rsidRPr="00471595">
        <w:rPr>
          <w:rFonts w:ascii="Montserrat" w:hAnsi="Montserrat"/>
          <w:sz w:val="24"/>
        </w:rPr>
        <w:t>At the time, n</w:t>
      </w:r>
      <w:r w:rsidRPr="00471595">
        <w:rPr>
          <w:rFonts w:ascii="Montserrat" w:hAnsi="Montserrat"/>
          <w:sz w:val="24"/>
        </w:rPr>
        <w:t xml:space="preserve">o one had known what had happened, they had to infer from the last words </w:t>
      </w:r>
      <w:r w:rsidR="004E0E1A" w:rsidRPr="00471595">
        <w:rPr>
          <w:rFonts w:ascii="Montserrat" w:hAnsi="Montserrat"/>
          <w:sz w:val="24"/>
        </w:rPr>
        <w:t>Phoenix</w:t>
      </w:r>
      <w:r w:rsidRPr="00471595">
        <w:rPr>
          <w:rFonts w:ascii="Montserrat" w:hAnsi="Montserrat"/>
          <w:sz w:val="24"/>
        </w:rPr>
        <w:t xml:space="preserve"> had relayed from her mother</w:t>
      </w:r>
      <w:r w:rsidR="004E0E1A" w:rsidRPr="00471595">
        <w:rPr>
          <w:rFonts w:ascii="Montserrat" w:hAnsi="Montserrat"/>
          <w:sz w:val="24"/>
        </w:rPr>
        <w:t xml:space="preserve"> before she perished</w:t>
      </w:r>
      <w:r w:rsidRPr="00471595">
        <w:rPr>
          <w:rFonts w:ascii="Montserrat" w:hAnsi="Montserrat"/>
          <w:sz w:val="24"/>
        </w:rPr>
        <w:t xml:space="preserve">. </w:t>
      </w:r>
    </w:p>
    <w:p w14:paraId="187D275A" w14:textId="5D67A4E6" w:rsidR="00F373FE" w:rsidRPr="00471595" w:rsidRDefault="00F373FE" w:rsidP="00515B04">
      <w:pPr>
        <w:rPr>
          <w:rFonts w:ascii="Montserrat" w:hAnsi="Montserrat"/>
          <w:sz w:val="24"/>
        </w:rPr>
      </w:pPr>
      <w:r w:rsidRPr="00471595">
        <w:rPr>
          <w:rFonts w:ascii="Montserrat" w:hAnsi="Montserrat"/>
          <w:sz w:val="24"/>
        </w:rPr>
        <w:tab/>
        <w:t>It had been a year before her mind had unclenched from the death grip on her soul. It had been a</w:t>
      </w:r>
      <w:r w:rsidR="008D5914" w:rsidRPr="00471595">
        <w:rPr>
          <w:rFonts w:ascii="Montserrat" w:hAnsi="Montserrat"/>
          <w:sz w:val="24"/>
        </w:rPr>
        <w:t>nother</w:t>
      </w:r>
      <w:r w:rsidRPr="00471595">
        <w:rPr>
          <w:rFonts w:ascii="Montserrat" w:hAnsi="Montserrat"/>
          <w:sz w:val="24"/>
        </w:rPr>
        <w:t xml:space="preserve"> year before </w:t>
      </w:r>
      <w:r w:rsidR="008D5914" w:rsidRPr="00471595">
        <w:rPr>
          <w:rFonts w:ascii="Montserrat" w:hAnsi="Montserrat"/>
          <w:sz w:val="24"/>
        </w:rPr>
        <w:t>their</w:t>
      </w:r>
      <w:r w:rsidRPr="00471595">
        <w:rPr>
          <w:rFonts w:ascii="Montserrat" w:hAnsi="Montserrat"/>
          <w:sz w:val="24"/>
        </w:rPr>
        <w:t xml:space="preserve"> awful suspicion</w:t>
      </w:r>
      <w:r w:rsidR="0078095C" w:rsidRPr="00471595">
        <w:rPr>
          <w:rFonts w:ascii="Montserrat" w:hAnsi="Montserrat"/>
          <w:sz w:val="24"/>
        </w:rPr>
        <w:t>s</w:t>
      </w:r>
      <w:r w:rsidRPr="00471595">
        <w:rPr>
          <w:rFonts w:ascii="Montserrat" w:hAnsi="Montserrat"/>
          <w:sz w:val="24"/>
        </w:rPr>
        <w:t xml:space="preserve"> could be confirmed. The debriefing </w:t>
      </w:r>
      <w:r w:rsidR="00597C98" w:rsidRPr="00471595">
        <w:rPr>
          <w:rFonts w:ascii="Montserrat" w:hAnsi="Montserrat"/>
          <w:sz w:val="24"/>
        </w:rPr>
        <w:t xml:space="preserve">they forced her through </w:t>
      </w:r>
      <w:r w:rsidRPr="00471595">
        <w:rPr>
          <w:rFonts w:ascii="Montserrat" w:hAnsi="Montserrat"/>
          <w:sz w:val="24"/>
        </w:rPr>
        <w:t xml:space="preserve">put her back into deep withdrawal and resulted in the strangest suicide watch he had ever heard of. </w:t>
      </w:r>
    </w:p>
    <w:p w14:paraId="145B73E6" w14:textId="77777777" w:rsidR="00F373FE" w:rsidRPr="00471595" w:rsidRDefault="00F373FE" w:rsidP="00515B04">
      <w:pPr>
        <w:rPr>
          <w:rFonts w:ascii="Montserrat" w:hAnsi="Montserrat"/>
          <w:sz w:val="24"/>
        </w:rPr>
      </w:pPr>
      <w:r w:rsidRPr="00471595">
        <w:rPr>
          <w:rFonts w:ascii="Montserrat" w:hAnsi="Montserrat"/>
          <w:sz w:val="24"/>
        </w:rPr>
        <w:tab/>
        <w:t>It frightened him to his core to see that pain still simmering behind her eyes as he stared at her. It frightened him more as he considered what they had met here to demand of her. Suddenly she looked at him and her words stabbed him to the quick.</w:t>
      </w:r>
    </w:p>
    <w:p w14:paraId="137A0DFB" w14:textId="1B88BF54" w:rsidR="00F373FE" w:rsidRPr="00471595" w:rsidRDefault="00F373FE" w:rsidP="00515B04">
      <w:pPr>
        <w:rPr>
          <w:rFonts w:ascii="Montserrat" w:hAnsi="Montserrat"/>
          <w:sz w:val="24"/>
        </w:rPr>
      </w:pPr>
      <w:r w:rsidRPr="00471595">
        <w:rPr>
          <w:rFonts w:ascii="Montserrat" w:hAnsi="Montserrat"/>
          <w:sz w:val="24"/>
        </w:rPr>
        <w:tab/>
        <w:t xml:space="preserve">“But you didn't bring me here to ask me to come back to </w:t>
      </w:r>
      <w:r w:rsidR="008928D0" w:rsidRPr="00471595">
        <w:rPr>
          <w:rFonts w:ascii="Montserrat" w:hAnsi="Montserrat"/>
          <w:sz w:val="24"/>
        </w:rPr>
        <w:t xml:space="preserve">the </w:t>
      </w:r>
      <w:r w:rsidRPr="00471595">
        <w:rPr>
          <w:rFonts w:ascii="Montserrat" w:hAnsi="Montserrat"/>
          <w:sz w:val="24"/>
        </w:rPr>
        <w:t>ISP</w:t>
      </w:r>
      <w:r w:rsidR="00A85CF5" w:rsidRPr="00471595">
        <w:rPr>
          <w:rFonts w:ascii="Montserrat" w:hAnsi="Montserrat"/>
          <w:sz w:val="24"/>
        </w:rPr>
        <w:t>,</w:t>
      </w:r>
      <w:r w:rsidRPr="00471595">
        <w:rPr>
          <w:rFonts w:ascii="Montserrat" w:hAnsi="Montserrat"/>
          <w:sz w:val="24"/>
        </w:rPr>
        <w:t xml:space="preserve"> Director Craig,” she said to him. </w:t>
      </w:r>
    </w:p>
    <w:p w14:paraId="4C771E57" w14:textId="11D6D59F" w:rsidR="00F373FE" w:rsidRPr="00471595" w:rsidRDefault="00F373FE" w:rsidP="00515B04">
      <w:pPr>
        <w:rPr>
          <w:rFonts w:ascii="Montserrat" w:hAnsi="Montserrat"/>
          <w:sz w:val="24"/>
        </w:rPr>
      </w:pPr>
      <w:r w:rsidRPr="00471595">
        <w:rPr>
          <w:rFonts w:ascii="Montserrat" w:hAnsi="Montserrat"/>
          <w:sz w:val="24"/>
        </w:rPr>
        <w:tab/>
        <w:t>‘Good Lord in Heaven!’ He thought, before willing his surface mind to go blank. Her next words suggested tha</w:t>
      </w:r>
      <w:r w:rsidR="000127DD" w:rsidRPr="00471595">
        <w:rPr>
          <w:rFonts w:ascii="Montserrat" w:hAnsi="Montserrat"/>
          <w:sz w:val="24"/>
        </w:rPr>
        <w:t>t</w:t>
      </w:r>
      <w:r w:rsidRPr="00471595">
        <w:rPr>
          <w:rFonts w:ascii="Montserrat" w:hAnsi="Montserrat"/>
          <w:sz w:val="24"/>
        </w:rPr>
        <w:t xml:space="preserve"> she </w:t>
      </w:r>
      <w:r w:rsidR="000127DD" w:rsidRPr="00471595">
        <w:rPr>
          <w:rFonts w:ascii="Montserrat" w:hAnsi="Montserrat"/>
          <w:sz w:val="24"/>
        </w:rPr>
        <w:t>may not have</w:t>
      </w:r>
      <w:r w:rsidRPr="00471595">
        <w:rPr>
          <w:rFonts w:ascii="Montserrat" w:hAnsi="Montserrat"/>
          <w:sz w:val="24"/>
        </w:rPr>
        <w:t xml:space="preserve"> been eavesdropping</w:t>
      </w:r>
      <w:r w:rsidR="000127DD" w:rsidRPr="00471595">
        <w:rPr>
          <w:rFonts w:ascii="Montserrat" w:hAnsi="Montserrat"/>
          <w:sz w:val="24"/>
        </w:rPr>
        <w:t xml:space="preserve"> after all</w:t>
      </w:r>
      <w:r w:rsidRPr="00471595">
        <w:rPr>
          <w:rFonts w:ascii="Montserrat" w:hAnsi="Montserrat"/>
          <w:sz w:val="24"/>
        </w:rPr>
        <w:t xml:space="preserve">. </w:t>
      </w:r>
    </w:p>
    <w:p w14:paraId="10D3C660" w14:textId="77777777" w:rsidR="00F373FE" w:rsidRPr="00471595" w:rsidRDefault="00F373FE" w:rsidP="00515B04">
      <w:pPr>
        <w:rPr>
          <w:rFonts w:ascii="Montserrat" w:hAnsi="Montserrat"/>
          <w:sz w:val="24"/>
        </w:rPr>
      </w:pPr>
      <w:r w:rsidRPr="00471595">
        <w:rPr>
          <w:rFonts w:ascii="Montserrat" w:hAnsi="Montserrat"/>
          <w:sz w:val="24"/>
        </w:rPr>
        <w:tab/>
        <w:t>“You could have asked that when I saw you in Oregon. Why am I here? I am not a child any longer, I understand that these are dangerous times, filled with dangerous minds,” she pointed out. “What is it you're asking me to do?”</w:t>
      </w:r>
    </w:p>
    <w:p w14:paraId="276E1164" w14:textId="77777777" w:rsidR="00F373FE" w:rsidRPr="00471595" w:rsidRDefault="00F373FE" w:rsidP="00515B04">
      <w:pPr>
        <w:rPr>
          <w:rFonts w:ascii="Montserrat" w:hAnsi="Montserrat"/>
          <w:sz w:val="24"/>
        </w:rPr>
      </w:pPr>
      <w:r w:rsidRPr="00471595">
        <w:rPr>
          <w:rFonts w:ascii="Montserrat" w:hAnsi="Montserrat"/>
          <w:sz w:val="24"/>
        </w:rPr>
        <w:tab/>
        <w:t xml:space="preserve">“Perhaps the situation should be explained to you first,” Dreyfus said, cutting off Craig's undoubtedly hasty response. </w:t>
      </w:r>
    </w:p>
    <w:p w14:paraId="449DEBDD" w14:textId="3A91629E" w:rsidR="00F373FE" w:rsidRPr="00471595" w:rsidRDefault="00F373FE" w:rsidP="00515B04">
      <w:pPr>
        <w:rPr>
          <w:rFonts w:ascii="Montserrat" w:hAnsi="Montserrat"/>
          <w:sz w:val="24"/>
        </w:rPr>
      </w:pPr>
      <w:r w:rsidRPr="00471595">
        <w:rPr>
          <w:rFonts w:ascii="Montserrat" w:hAnsi="Montserrat"/>
          <w:sz w:val="24"/>
        </w:rPr>
        <w:tab/>
        <w:t>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w:t>
      </w:r>
      <w:r w:rsidR="000127DD" w:rsidRPr="00471595">
        <w:rPr>
          <w:rFonts w:ascii="Montserrat" w:hAnsi="Montserrat"/>
          <w:sz w:val="24"/>
        </w:rPr>
        <w:t xml:space="preserve">. Except </w:t>
      </w:r>
      <w:r w:rsidRPr="00471595">
        <w:rPr>
          <w:rFonts w:ascii="Montserrat" w:hAnsi="Montserrat"/>
          <w:sz w:val="24"/>
        </w:rPr>
        <w:t xml:space="preserve">in response to your own request. </w:t>
      </w:r>
    </w:p>
    <w:p w14:paraId="796E6283" w14:textId="77777777" w:rsidR="00F373FE" w:rsidRPr="00471595" w:rsidRDefault="00F373FE" w:rsidP="00515B04">
      <w:pPr>
        <w:rPr>
          <w:rFonts w:ascii="Montserrat" w:hAnsi="Montserrat"/>
          <w:sz w:val="24"/>
        </w:rPr>
      </w:pPr>
      <w:r w:rsidRPr="00471595">
        <w:rPr>
          <w:rFonts w:ascii="Montserrat" w:hAnsi="Montserrat"/>
          <w:sz w:val="24"/>
        </w:rPr>
        <w:tab/>
        <w:t>“For the past six years, you have been out of the loop,” he pointed out. “We saw no reason to trouble you with this information. Keeping you abreast of developments, following the disaster which forced your breakdown, would have been distressing and cruel to you.”</w:t>
      </w:r>
    </w:p>
    <w:p w14:paraId="1AC624A4" w14:textId="77777777" w:rsidR="00F373FE" w:rsidRPr="00471595" w:rsidRDefault="00F373FE" w:rsidP="00515B04">
      <w:pPr>
        <w:rPr>
          <w:rFonts w:ascii="Montserrat" w:hAnsi="Montserrat"/>
          <w:sz w:val="24"/>
        </w:rPr>
      </w:pPr>
      <w:r w:rsidRPr="00471595">
        <w:rPr>
          <w:rFonts w:ascii="Montserrat" w:hAnsi="Montserrat"/>
          <w:sz w:val="24"/>
        </w:rPr>
        <w:tab/>
        <w:t xml:space="preserve">Phoenix was biting her lip, trying not to jump to any conclusions. Willing herself not to read the worst into this careful infusion of information. </w:t>
      </w:r>
    </w:p>
    <w:p w14:paraId="1CB11F0D" w14:textId="527C80F6" w:rsidR="00AD0DA2" w:rsidRPr="00471595" w:rsidRDefault="003E6B53" w:rsidP="00515B04">
      <w:p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 xml:space="preserve">No doubt you </w:t>
      </w:r>
      <w:r w:rsidR="000127DD" w:rsidRPr="00471595">
        <w:rPr>
          <w:rFonts w:ascii="Montserrat" w:hAnsi="Montserrat"/>
          <w:sz w:val="24"/>
        </w:rPr>
        <w:t xml:space="preserve">came in here </w:t>
      </w:r>
      <w:r w:rsidRPr="00471595">
        <w:rPr>
          <w:rFonts w:ascii="Montserrat" w:hAnsi="Montserrat"/>
          <w:sz w:val="24"/>
        </w:rPr>
        <w:t>wondering why your trip to the Academy was pre-empted,</w:t>
      </w:r>
      <w:r w:rsidR="000264CD" w:rsidRPr="00471595">
        <w:rPr>
          <w:rFonts w:ascii="Montserrat" w:hAnsi="Montserrat"/>
          <w:sz w:val="24"/>
        </w:rPr>
        <w:t>”</w:t>
      </w:r>
      <w:r w:rsidRPr="00471595">
        <w:rPr>
          <w:rFonts w:ascii="Montserrat" w:hAnsi="Montserrat"/>
          <w:sz w:val="24"/>
        </w:rPr>
        <w:t xml:space="preserve"> Dreyfus </w:t>
      </w:r>
      <w:r w:rsidR="000127DD" w:rsidRPr="00471595">
        <w:rPr>
          <w:rFonts w:ascii="Montserrat" w:hAnsi="Montserrat"/>
          <w:sz w:val="24"/>
        </w:rPr>
        <w:t>redirected</w:t>
      </w:r>
      <w:r w:rsidRPr="00471595">
        <w:rPr>
          <w:rFonts w:ascii="Montserrat" w:hAnsi="Montserrat"/>
          <w:sz w:val="24"/>
        </w:rPr>
        <w:t>, with a wry smile</w:t>
      </w:r>
      <w:r w:rsidR="00F373FE" w:rsidRPr="00471595">
        <w:rPr>
          <w:rFonts w:ascii="Montserrat" w:hAnsi="Montserrat"/>
          <w:sz w:val="24"/>
        </w:rPr>
        <w:t>, pulling her gaze back to him</w:t>
      </w:r>
      <w:r w:rsidRPr="00471595">
        <w:rPr>
          <w:rFonts w:ascii="Montserrat" w:hAnsi="Montserrat"/>
          <w:sz w:val="24"/>
        </w:rPr>
        <w:t xml:space="preserve">. </w:t>
      </w:r>
      <w:r w:rsidR="000264CD" w:rsidRPr="00471595">
        <w:rPr>
          <w:rFonts w:ascii="Montserrat" w:hAnsi="Montserrat"/>
          <w:sz w:val="24"/>
        </w:rPr>
        <w:t>“</w:t>
      </w:r>
      <w:r w:rsidRPr="00471595">
        <w:rPr>
          <w:rFonts w:ascii="Montserrat" w:hAnsi="Montserrat"/>
          <w:sz w:val="24"/>
        </w:rPr>
        <w:t>Under normal circumstances, we would have refrained from interfering in your admission to the Academy. In this instance, however, it was impossible.</w:t>
      </w:r>
      <w:r w:rsidR="000264CD" w:rsidRPr="00471595">
        <w:rPr>
          <w:rFonts w:ascii="Montserrat" w:hAnsi="Montserrat"/>
          <w:sz w:val="24"/>
        </w:rPr>
        <w:t>”</w:t>
      </w:r>
      <w:r w:rsidRPr="00471595">
        <w:rPr>
          <w:rFonts w:ascii="Montserrat" w:hAnsi="Montserrat"/>
          <w:sz w:val="24"/>
        </w:rPr>
        <w:t xml:space="preserve"> </w:t>
      </w:r>
    </w:p>
    <w:p w14:paraId="74612F17" w14:textId="5200F077" w:rsidR="003E6B53" w:rsidRPr="00471595" w:rsidRDefault="00AD0DA2" w:rsidP="00515B04">
      <w:pPr>
        <w:rPr>
          <w:rFonts w:ascii="Montserrat" w:hAnsi="Montserrat"/>
          <w:sz w:val="24"/>
        </w:rPr>
      </w:pPr>
      <w:r w:rsidRPr="00471595">
        <w:rPr>
          <w:rFonts w:ascii="Montserrat" w:hAnsi="Montserrat"/>
          <w:sz w:val="24"/>
        </w:rPr>
        <w:tab/>
      </w:r>
      <w:r w:rsidR="003E6B53" w:rsidRPr="00471595">
        <w:rPr>
          <w:rFonts w:ascii="Montserrat" w:hAnsi="Montserrat"/>
          <w:sz w:val="24"/>
        </w:rPr>
        <w:t xml:space="preserve">He cleared his throat and continued, </w:t>
      </w:r>
      <w:r w:rsidR="000264CD" w:rsidRPr="00471595">
        <w:rPr>
          <w:rFonts w:ascii="Montserrat" w:hAnsi="Montserrat"/>
          <w:sz w:val="24"/>
        </w:rPr>
        <w:t>“</w:t>
      </w:r>
      <w:r w:rsidR="003E6B53" w:rsidRPr="00471595">
        <w:rPr>
          <w:rFonts w:ascii="Montserrat" w:hAnsi="Montserrat"/>
          <w:sz w:val="24"/>
        </w:rPr>
        <w:t>Before I go on with that, let me first assure you, your admission has not been jeopardized. Everything is on hold, but you will be able to resume your enrollment without penalty when the Aegis no longer needs your immediate services.</w:t>
      </w:r>
      <w:r w:rsidR="000264CD" w:rsidRPr="00471595">
        <w:rPr>
          <w:rFonts w:ascii="Montserrat" w:hAnsi="Montserrat"/>
          <w:sz w:val="24"/>
        </w:rPr>
        <w:t>”</w:t>
      </w:r>
      <w:r w:rsidR="003E6B53" w:rsidRPr="00471595">
        <w:rPr>
          <w:rFonts w:ascii="Montserrat" w:hAnsi="Montserrat"/>
          <w:sz w:val="24"/>
        </w:rPr>
        <w:t xml:space="preserve"> When he paused and looked at her, she gestured for him to go on.</w:t>
      </w:r>
    </w:p>
    <w:p w14:paraId="4F587140" w14:textId="19626181" w:rsidR="003E6B53" w:rsidRPr="00471595" w:rsidRDefault="003E6B53" w:rsidP="00515B04">
      <w:p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Your mother,</w:t>
      </w:r>
      <w:r w:rsidR="000264CD" w:rsidRPr="00471595">
        <w:rPr>
          <w:rFonts w:ascii="Montserrat" w:hAnsi="Montserrat"/>
          <w:sz w:val="24"/>
        </w:rPr>
        <w:t>”</w:t>
      </w:r>
      <w:r w:rsidRPr="00471595">
        <w:rPr>
          <w:rFonts w:ascii="Montserrat" w:hAnsi="Montserrat"/>
          <w:sz w:val="24"/>
        </w:rPr>
        <w:t xml:space="preserve"> he began, </w:t>
      </w:r>
      <w:r w:rsidR="000264CD" w:rsidRPr="00471595">
        <w:rPr>
          <w:rFonts w:ascii="Montserrat" w:hAnsi="Montserrat"/>
          <w:sz w:val="24"/>
        </w:rPr>
        <w:t>“</w:t>
      </w:r>
      <w:r w:rsidRPr="00471595">
        <w:rPr>
          <w:rFonts w:ascii="Montserrat" w:hAnsi="Montserrat"/>
          <w:sz w:val="24"/>
        </w:rPr>
        <w:t xml:space="preserve">performed a number of important functions as part of her contract with the Aegis. The most sensitive of which most people remained totally unaware </w:t>
      </w:r>
      <w:r w:rsidR="00AD0DA2" w:rsidRPr="00471595">
        <w:rPr>
          <w:rFonts w:ascii="Montserrat" w:hAnsi="Montserrat"/>
          <w:sz w:val="24"/>
        </w:rPr>
        <w:t>of.</w:t>
      </w:r>
      <w:r w:rsidR="0020110C" w:rsidRPr="00471595">
        <w:rPr>
          <w:rFonts w:ascii="Montserrat" w:hAnsi="Montserrat"/>
          <w:sz w:val="24"/>
        </w:rPr>
        <w:t xml:space="preserve"> </w:t>
      </w:r>
      <w:r w:rsidR="0007773E" w:rsidRPr="00471595">
        <w:rPr>
          <w:rFonts w:ascii="Montserrat" w:hAnsi="Montserrat"/>
          <w:sz w:val="24"/>
        </w:rPr>
        <w:t>Even being her daughter, you probably do not know much more tha</w:t>
      </w:r>
      <w:r w:rsidR="00DF1AFD" w:rsidRPr="00471595">
        <w:rPr>
          <w:rFonts w:ascii="Montserrat" w:hAnsi="Montserrat"/>
          <w:sz w:val="24"/>
        </w:rPr>
        <w:t>n the</w:t>
      </w:r>
      <w:r w:rsidR="0007773E" w:rsidRPr="00471595">
        <w:rPr>
          <w:rFonts w:ascii="Montserrat" w:hAnsi="Montserrat"/>
          <w:sz w:val="24"/>
        </w:rPr>
        <w:t xml:space="preserve"> general staff she worked with.</w:t>
      </w:r>
      <w:r w:rsidR="00AD0DA2" w:rsidRPr="00471595">
        <w:rPr>
          <w:rFonts w:ascii="Montserrat" w:hAnsi="Montserrat"/>
          <w:sz w:val="24"/>
        </w:rPr>
        <w:t>”</w:t>
      </w:r>
      <w:r w:rsidRPr="00471595">
        <w:rPr>
          <w:rFonts w:ascii="Montserrat" w:hAnsi="Montserrat"/>
          <w:sz w:val="24"/>
        </w:rPr>
        <w:t xml:space="preserve"> </w:t>
      </w:r>
    </w:p>
    <w:p w14:paraId="26C60E7F" w14:textId="5D779F97" w:rsidR="000127DD" w:rsidRPr="00471595" w:rsidRDefault="00C151B2" w:rsidP="00515B04">
      <w:pPr>
        <w:rPr>
          <w:rFonts w:ascii="Montserrat" w:hAnsi="Montserrat"/>
          <w:sz w:val="24"/>
        </w:rPr>
      </w:pPr>
      <w:r w:rsidRPr="00471595">
        <w:rPr>
          <w:rFonts w:ascii="Montserrat" w:hAnsi="Montserrat"/>
          <w:sz w:val="24"/>
        </w:rPr>
        <w:tab/>
        <w:t xml:space="preserve">“I honestly can’t say” she admitted grudgingly. She could hardly explain </w:t>
      </w:r>
      <w:r w:rsidR="00DF1AFD" w:rsidRPr="00471595">
        <w:rPr>
          <w:rFonts w:ascii="Montserrat" w:hAnsi="Montserrat"/>
          <w:sz w:val="24"/>
        </w:rPr>
        <w:t>that</w:t>
      </w:r>
      <w:r w:rsidRPr="00471595">
        <w:rPr>
          <w:rFonts w:ascii="Montserrat" w:hAnsi="Montserrat"/>
          <w:sz w:val="24"/>
        </w:rPr>
        <w:t>, with their minds open to each other to relay information back home, it felt like everything her mother was had been seared into her brain</w:t>
      </w:r>
      <w:r w:rsidR="00DF1AFD" w:rsidRPr="00471595">
        <w:rPr>
          <w:rFonts w:ascii="Montserrat" w:hAnsi="Montserrat"/>
          <w:sz w:val="24"/>
        </w:rPr>
        <w:t>;</w:t>
      </w:r>
      <w:r w:rsidRPr="00471595">
        <w:rPr>
          <w:rFonts w:ascii="Montserrat" w:hAnsi="Montserrat"/>
          <w:sz w:val="24"/>
        </w:rPr>
        <w:t xml:space="preserve"> but the trauma that came with it left her mind in such a mess, she still couldn’t make heads or tails of it. Apart from that, w</w:t>
      </w:r>
      <w:r w:rsidR="000127DD" w:rsidRPr="00471595">
        <w:rPr>
          <w:rFonts w:ascii="Montserrat" w:hAnsi="Montserrat"/>
          <w:sz w:val="24"/>
        </w:rPr>
        <w:t xml:space="preserve">hile Ember had been a loving parent, she had also been very private about her history. In spite of the rapport they shared, Phoenix had never really known much about the woman who had given birth to her, and in whose image she had been conceived. </w:t>
      </w:r>
    </w:p>
    <w:p w14:paraId="1726DE81" w14:textId="7E22D5F1" w:rsidR="000127DD" w:rsidRPr="00471595" w:rsidRDefault="000127DD" w:rsidP="00515B04">
      <w:pPr>
        <w:rPr>
          <w:rFonts w:ascii="Montserrat" w:hAnsi="Montserrat"/>
          <w:sz w:val="24"/>
        </w:rPr>
      </w:pPr>
      <w:r w:rsidRPr="00471595">
        <w:rPr>
          <w:rFonts w:ascii="Montserrat" w:hAnsi="Montserrat"/>
          <w:sz w:val="24"/>
        </w:rPr>
        <w:tab/>
        <w:t xml:space="preserve">Phoenix understood that she had been involved in human-avon relations; to the point where she had spoken the language and adopted the culture at home. Alien as they both were, to the common citizens she had later grown up with, </w:t>
      </w:r>
      <w:r w:rsidR="00C151B2" w:rsidRPr="00471595">
        <w:rPr>
          <w:rFonts w:ascii="Montserrat" w:hAnsi="Montserrat"/>
          <w:sz w:val="24"/>
        </w:rPr>
        <w:t>Phoenix</w:t>
      </w:r>
      <w:r w:rsidRPr="00471595">
        <w:rPr>
          <w:rFonts w:ascii="Montserrat" w:hAnsi="Montserrat"/>
          <w:sz w:val="24"/>
        </w:rPr>
        <w:t xml:space="preserve"> had become accustomed to it all before she could speak.</w:t>
      </w:r>
      <w:r w:rsidR="00C151B2" w:rsidRPr="00471595">
        <w:rPr>
          <w:rFonts w:ascii="Montserrat" w:hAnsi="Montserrat"/>
          <w:sz w:val="24"/>
        </w:rPr>
        <w:t xml:space="preserve"> “I do know that she was a liaison between us and them,” she offered, not needing to be more specific.</w:t>
      </w:r>
    </w:p>
    <w:p w14:paraId="72230145" w14:textId="55792326" w:rsidR="00C151B2" w:rsidRPr="00471595" w:rsidRDefault="00C151B2" w:rsidP="00515B04">
      <w:pPr>
        <w:rPr>
          <w:rFonts w:ascii="Montserrat" w:hAnsi="Montserrat"/>
          <w:sz w:val="24"/>
        </w:rPr>
      </w:pPr>
      <w:r w:rsidRPr="00471595">
        <w:rPr>
          <w:rFonts w:ascii="Montserrat" w:hAnsi="Montserrat"/>
          <w:sz w:val="24"/>
        </w:rPr>
        <w:tab/>
        <w:t>A round of nods acknowledged it.</w:t>
      </w:r>
    </w:p>
    <w:p w14:paraId="10BB0DFD" w14:textId="34691012" w:rsidR="00F373FE" w:rsidRPr="00471595" w:rsidRDefault="00F373FE" w:rsidP="00515B04">
      <w:pPr>
        <w:rPr>
          <w:rFonts w:ascii="Montserrat" w:hAnsi="Montserrat"/>
          <w:sz w:val="24"/>
        </w:rPr>
      </w:pPr>
    </w:p>
    <w:p w14:paraId="4338E067" w14:textId="00174E29" w:rsidR="008F2B9E" w:rsidRPr="00471595" w:rsidRDefault="00AD0DA2" w:rsidP="00515B04">
      <w:pPr>
        <w:pStyle w:val="VerticalBrace"/>
        <w:rPr>
          <w:rFonts w:ascii="Montserrat" w:hAnsi="Montserrat"/>
          <w:sz w:val="24"/>
        </w:rPr>
      </w:pPr>
      <w:r w:rsidRPr="00471595">
        <w:rPr>
          <w:rFonts w:ascii="Montserrat" w:hAnsi="Montserrat"/>
          <w:sz w:val="24"/>
        </w:rPr>
        <w:t>————————</w:t>
      </w:r>
      <w:r w:rsidR="008F2B9E" w:rsidRPr="00471595">
        <w:rPr>
          <w:rFonts w:ascii="Montserrat" w:hAnsi="Montserrat"/>
          <w:sz w:val="24"/>
        </w:rPr>
        <w:t xml:space="preserve"> work in progress ————————</w:t>
      </w:r>
    </w:p>
    <w:p w14:paraId="51845609" w14:textId="7805B671" w:rsidR="00AD0DA2" w:rsidRPr="00471595" w:rsidRDefault="00AD0DA2" w:rsidP="00515B04">
      <w:pPr>
        <w:pStyle w:val="VerticalBrace"/>
        <w:rPr>
          <w:rFonts w:ascii="Montserrat" w:hAnsi="Montserrat"/>
          <w:sz w:val="24"/>
        </w:rPr>
      </w:pPr>
    </w:p>
    <w:p w14:paraId="5CE573E1" w14:textId="3D9A4A19" w:rsidR="00AD0DA2" w:rsidRPr="00471595" w:rsidRDefault="00F5295F" w:rsidP="00515B04">
      <w:pPr>
        <w:rPr>
          <w:rFonts w:ascii="Montserrat" w:hAnsi="Montserrat"/>
          <w:sz w:val="24"/>
        </w:rPr>
      </w:pPr>
      <w:r w:rsidRPr="00471595">
        <w:rPr>
          <w:rFonts w:ascii="Montserrat" w:hAnsi="Montserrat"/>
          <w:sz w:val="24"/>
        </w:rPr>
        <w:t>|&gt;</w:t>
      </w:r>
    </w:p>
    <w:p w14:paraId="7832081E" w14:textId="77777777" w:rsidR="00AD0DA2" w:rsidRPr="00471595" w:rsidRDefault="00AD0DA2" w:rsidP="00515B04">
      <w:pPr>
        <w:rPr>
          <w:rFonts w:ascii="Montserrat" w:hAnsi="Montserrat"/>
          <w:sz w:val="24"/>
        </w:rPr>
      </w:pPr>
    </w:p>
    <w:p w14:paraId="0EFD93AC" w14:textId="77777777" w:rsidR="003E6B53" w:rsidRPr="00471595" w:rsidRDefault="003E6B53" w:rsidP="00515B04">
      <w:pPr>
        <w:rPr>
          <w:rFonts w:ascii="Montserrat" w:hAnsi="Montserrat"/>
          <w:sz w:val="24"/>
        </w:rPr>
      </w:pPr>
    </w:p>
    <w:p w14:paraId="1AE4BD6F" w14:textId="55076E60" w:rsidR="00EF3845" w:rsidRPr="00471595" w:rsidRDefault="003E6B53" w:rsidP="00515B04">
      <w:pPr>
        <w:pStyle w:val="VerticalBrace"/>
        <w:rPr>
          <w:rFonts w:ascii="Montserrat" w:hAnsi="Montserrat"/>
          <w:sz w:val="24"/>
        </w:rPr>
      </w:pPr>
      <w:r w:rsidRPr="00471595">
        <w:rPr>
          <w:rFonts w:ascii="Montserrat" w:hAnsi="Montserrat"/>
          <w:vanish/>
          <w:sz w:val="24"/>
        </w:rPr>
        <w:br w:type="page"/>
      </w:r>
      <w:r w:rsidR="000264CD" w:rsidRPr="00471595">
        <w:rPr>
          <w:rFonts w:ascii="Montserrat" w:hAnsi="Montserrat"/>
          <w:vanish/>
          <w:sz w:val="24"/>
        </w:rPr>
        <w:br w:type="page"/>
      </w:r>
      <w:r w:rsidRPr="00471595">
        <w:rPr>
          <w:rFonts w:ascii="Montserrat" w:hAnsi="Montserrat"/>
          <w:sz w:val="24"/>
        </w:rPr>
        <w:br w:type="page"/>
      </w:r>
      <w:r w:rsidR="00EF3845" w:rsidRPr="00471595">
        <w:rPr>
          <w:rFonts w:ascii="Montserrat" w:hAnsi="Montserrat"/>
          <w:sz w:val="24"/>
        </w:rPr>
        <w:t>————————</w:t>
      </w:r>
      <w:r w:rsidR="00F5295F" w:rsidRPr="00471595">
        <w:rPr>
          <w:rFonts w:ascii="Montserrat" w:hAnsi="Montserrat"/>
          <w:sz w:val="24"/>
        </w:rPr>
        <w:t xml:space="preserve"> notes ————————</w:t>
      </w:r>
    </w:p>
    <w:p w14:paraId="54440F22" w14:textId="77777777" w:rsidR="00EF3845" w:rsidRPr="00471595" w:rsidRDefault="00EF3845" w:rsidP="00515B04">
      <w:pPr>
        <w:rPr>
          <w:rFonts w:ascii="Montserrat" w:hAnsi="Montserrat"/>
          <w:sz w:val="24"/>
        </w:rPr>
      </w:pPr>
    </w:p>
    <w:p w14:paraId="7D35FAD5" w14:textId="24E6D092" w:rsidR="00EF3845" w:rsidRPr="00471595" w:rsidRDefault="00F5295F" w:rsidP="00515B04">
      <w:pPr>
        <w:rPr>
          <w:rFonts w:ascii="Montserrat" w:hAnsi="Montserrat"/>
          <w:sz w:val="24"/>
        </w:rPr>
      </w:pPr>
      <w:r w:rsidRPr="00471595">
        <w:rPr>
          <w:rFonts w:ascii="Montserrat" w:hAnsi="Montserrat"/>
          <w:sz w:val="24"/>
        </w:rPr>
        <w:t>|&gt;</w:t>
      </w:r>
    </w:p>
    <w:p w14:paraId="2538E42C" w14:textId="77777777" w:rsidR="00AD35EB" w:rsidRPr="00471595" w:rsidRDefault="00AD35EB" w:rsidP="00515B04">
      <w:pPr>
        <w:pStyle w:val="Hidden"/>
        <w:numPr>
          <w:ins w:id="29" w:author="Unknown"/>
        </w:numPr>
        <w:rPr>
          <w:rFonts w:ascii="Montserrat" w:hAnsi="Montserrat"/>
          <w:sz w:val="24"/>
        </w:rPr>
      </w:pPr>
    </w:p>
    <w:p w14:paraId="53A3C2A2" w14:textId="4C6EA062" w:rsidR="00AD0DA2" w:rsidRPr="00471595" w:rsidRDefault="00AD0DA2" w:rsidP="00515B04">
      <w:pPr>
        <w:pStyle w:val="Hidden"/>
        <w:numPr>
          <w:ins w:id="30" w:author="Unknown"/>
        </w:numPr>
        <w:rPr>
          <w:rFonts w:ascii="Montserrat" w:hAnsi="Montserrat"/>
          <w:sz w:val="24"/>
        </w:rPr>
      </w:pPr>
    </w:p>
    <w:p w14:paraId="49FBCC06" w14:textId="441E25FA" w:rsidR="00AD35EB" w:rsidRPr="00471595" w:rsidRDefault="00AD35EB" w:rsidP="00515B04">
      <w:pPr>
        <w:numPr>
          <w:ins w:id="31" w:author="Unknown"/>
        </w:numPr>
        <w:rPr>
          <w:rFonts w:ascii="Montserrat" w:hAnsi="Montserrat"/>
          <w:sz w:val="24"/>
        </w:rPr>
      </w:pPr>
    </w:p>
    <w:p w14:paraId="09EBEC3A" w14:textId="77777777" w:rsidR="003E6B53" w:rsidRPr="00471595" w:rsidRDefault="003E6B53" w:rsidP="00515B04">
      <w:pPr>
        <w:pStyle w:val="VerticalBrace"/>
        <w:rPr>
          <w:rFonts w:ascii="Montserrat" w:hAnsi="Montserrat"/>
          <w:sz w:val="24"/>
        </w:rPr>
      </w:pPr>
      <w:r w:rsidRPr="00471595">
        <w:rPr>
          <w:rFonts w:ascii="Montserrat" w:hAnsi="Montserrat"/>
          <w:sz w:val="24"/>
        </w:rPr>
        <w:br w:type="page"/>
        <w:t>————————— work in progress —————————</w:t>
      </w:r>
    </w:p>
    <w:p w14:paraId="3AD212FC" w14:textId="77777777" w:rsidR="003E6B53" w:rsidRPr="00471595" w:rsidRDefault="003E6B53" w:rsidP="00515B04">
      <w:pPr>
        <w:rPr>
          <w:rFonts w:ascii="Montserrat" w:hAnsi="Montserrat"/>
          <w:sz w:val="24"/>
        </w:rPr>
      </w:pPr>
    </w:p>
    <w:p w14:paraId="282F23F1" w14:textId="77777777" w:rsidR="003E6B53" w:rsidRPr="00471595" w:rsidRDefault="003E6B53" w:rsidP="00515B04">
      <w:pPr>
        <w:rPr>
          <w:rFonts w:ascii="Montserrat" w:hAnsi="Montserrat"/>
          <w:sz w:val="24"/>
        </w:rPr>
      </w:pPr>
      <w:r w:rsidRPr="00471595">
        <w:rPr>
          <w:rFonts w:ascii="Montserrat" w:hAnsi="Montserrat"/>
          <w:sz w:val="24"/>
        </w:rPr>
        <w:t xml:space="preserve">Note: At this point, given Phoenix's age, it is more appropriate to establish her as an academy prep student, on her way to the academy itself. The eight-year term mentioned would in fact be spent entirely at the Academy, at which point she would become a licensed psionic, with an obligatory eight-year tour in the Psionic Corps. At that point she would be on active duty as an Avatar, serving the Imperial Aegis. </w:t>
      </w:r>
    </w:p>
    <w:p w14:paraId="33829896" w14:textId="77777777" w:rsidR="003E6B53" w:rsidRPr="00471595" w:rsidRDefault="003E6B53" w:rsidP="00515B04">
      <w:pPr>
        <w:rPr>
          <w:rFonts w:ascii="Montserrat" w:hAnsi="Montserrat"/>
          <w:sz w:val="24"/>
        </w:rPr>
      </w:pPr>
    </w:p>
    <w:p w14:paraId="5BCEE83B" w14:textId="5D3D7813" w:rsidR="00AD35EB" w:rsidRPr="00471595" w:rsidRDefault="003E6B53" w:rsidP="00515B04">
      <w:pPr>
        <w:pStyle w:val="VerticalBrace"/>
        <w:numPr>
          <w:ins w:id="32" w:author="Unknown"/>
        </w:numPr>
        <w:rPr>
          <w:rFonts w:ascii="Montserrat" w:hAnsi="Montserrat"/>
          <w:sz w:val="24"/>
        </w:rPr>
      </w:pPr>
      <w:r w:rsidRPr="00471595">
        <w:rPr>
          <w:rFonts w:ascii="Montserrat" w:hAnsi="Montserrat"/>
          <w:sz w:val="24"/>
        </w:rPr>
        <w:t>—————————</w:t>
      </w:r>
      <w:r w:rsidR="00AD35EB" w:rsidRPr="00471595">
        <w:rPr>
          <w:rFonts w:ascii="Montserrat" w:hAnsi="Montserrat"/>
          <w:sz w:val="24"/>
        </w:rPr>
        <w:t xml:space="preserve"> </w:t>
      </w:r>
      <w:r w:rsidR="00515B04" w:rsidRPr="00471595">
        <w:rPr>
          <w:rFonts w:ascii="Montserrat" w:hAnsi="Montserrat"/>
          <w:sz w:val="24"/>
        </w:rPr>
        <w:t>displaced</w:t>
      </w:r>
      <w:r w:rsidR="00AD35EB" w:rsidRPr="00471595">
        <w:rPr>
          <w:rFonts w:ascii="Montserrat" w:hAnsi="Montserrat"/>
          <w:sz w:val="24"/>
        </w:rPr>
        <w:t xml:space="preserve"> material </w:t>
      </w:r>
      <w:r w:rsidRPr="00471595">
        <w:rPr>
          <w:rFonts w:ascii="Montserrat" w:hAnsi="Montserrat"/>
          <w:sz w:val="24"/>
        </w:rPr>
        <w:t>—————————</w:t>
      </w:r>
    </w:p>
    <w:p w14:paraId="1A0EE574" w14:textId="77777777" w:rsidR="00AD35EB" w:rsidRPr="00471595" w:rsidRDefault="00AD35EB" w:rsidP="00515B04">
      <w:pPr>
        <w:rPr>
          <w:rFonts w:ascii="Montserrat" w:hAnsi="Montserrat"/>
          <w:sz w:val="24"/>
        </w:rPr>
      </w:pPr>
    </w:p>
    <w:p w14:paraId="4712DD2E" w14:textId="50610CA6" w:rsidR="00F12275" w:rsidRPr="00471595" w:rsidRDefault="00F12275" w:rsidP="00515B04">
      <w:pPr>
        <w:rPr>
          <w:rFonts w:ascii="Montserrat" w:hAnsi="Montserrat"/>
          <w:sz w:val="24"/>
        </w:rPr>
      </w:pPr>
      <w:r w:rsidRPr="00471595">
        <w:rPr>
          <w:rFonts w:ascii="Montserrat" w:hAnsi="Montserrat"/>
          <w:sz w:val="24"/>
        </w:rPr>
        <w:t xml:space="preserve">… That training had given her an edge in gymnastics competition and had accounted for her recent return to her mother’s home reservation. </w:t>
      </w:r>
    </w:p>
    <w:p w14:paraId="39BC030E" w14:textId="77777777" w:rsidR="00F12275" w:rsidRPr="00471595" w:rsidRDefault="00F12275" w:rsidP="00515B04">
      <w:pPr>
        <w:rPr>
          <w:rFonts w:ascii="Montserrat" w:hAnsi="Montserrat"/>
          <w:sz w:val="24"/>
        </w:rPr>
      </w:pPr>
    </w:p>
    <w:p w14:paraId="7E26A016" w14:textId="77777777" w:rsidR="00F12275" w:rsidRPr="00471595" w:rsidRDefault="00F12275" w:rsidP="00515B04">
      <w:pPr>
        <w:rPr>
          <w:rFonts w:ascii="Montserrat" w:hAnsi="Montserrat"/>
          <w:sz w:val="24"/>
        </w:rPr>
      </w:pPr>
      <w:r w:rsidRPr="00471595">
        <w:rPr>
          <w:rFonts w:ascii="Montserrat" w:hAnsi="Montserrat"/>
          <w:sz w:val="24"/>
        </w:rPr>
        <w:t xml:space="preserve">It had been six years since she had been taken from her old home. </w:t>
      </w:r>
    </w:p>
    <w:p w14:paraId="2AD85891" w14:textId="77777777" w:rsidR="00F12275" w:rsidRPr="00471595" w:rsidRDefault="00F12275" w:rsidP="00515B04">
      <w:pPr>
        <w:rPr>
          <w:rFonts w:ascii="Montserrat" w:hAnsi="Montserrat"/>
          <w:sz w:val="24"/>
        </w:rPr>
      </w:pPr>
    </w:p>
    <w:p w14:paraId="0BD45FEE" w14:textId="77777777" w:rsidR="00F12275" w:rsidRPr="00471595" w:rsidRDefault="00F12275" w:rsidP="00515B04">
      <w:pPr>
        <w:rPr>
          <w:rFonts w:ascii="Montserrat" w:hAnsi="Montserrat"/>
          <w:sz w:val="24"/>
        </w:rPr>
      </w:pPr>
      <w:r w:rsidRPr="00471595">
        <w:rPr>
          <w:rFonts w:ascii="Montserrat" w:hAnsi="Montserrat"/>
          <w:sz w:val="24"/>
        </w:rPr>
        <w:t>If she went back, would the memories still be waiting?</w:t>
      </w:r>
    </w:p>
    <w:p w14:paraId="6D70EC79" w14:textId="77777777" w:rsidR="00F12275" w:rsidRPr="00471595" w:rsidRDefault="00F12275" w:rsidP="00515B04">
      <w:pPr>
        <w:rPr>
          <w:rFonts w:ascii="Montserrat" w:hAnsi="Montserrat"/>
          <w:sz w:val="24"/>
        </w:rPr>
      </w:pPr>
    </w:p>
    <w:p w14:paraId="202CD4F2" w14:textId="77777777" w:rsidR="00F12275" w:rsidRPr="00471595" w:rsidRDefault="00F12275" w:rsidP="00515B04">
      <w:pPr>
        <w:rPr>
          <w:rFonts w:ascii="Montserrat" w:hAnsi="Montserrat"/>
          <w:sz w:val="24"/>
        </w:rPr>
      </w:pPr>
      <w:r w:rsidRPr="00471595">
        <w:rPr>
          <w:rFonts w:ascii="Montserrat" w:hAnsi="Montserrat"/>
          <w:sz w:val="24"/>
        </w:rPr>
        <w:t xml:space="preserve">Was she ready for that? </w:t>
      </w:r>
    </w:p>
    <w:p w14:paraId="72F20C78" w14:textId="77777777" w:rsidR="00F12275" w:rsidRPr="00471595" w:rsidRDefault="00F12275" w:rsidP="00515B04">
      <w:pPr>
        <w:rPr>
          <w:rFonts w:ascii="Montserrat" w:hAnsi="Montserrat"/>
          <w:sz w:val="24"/>
        </w:rPr>
      </w:pPr>
    </w:p>
    <w:p w14:paraId="22C5A4E2" w14:textId="77777777" w:rsidR="00F12275" w:rsidRPr="00471595" w:rsidRDefault="00F12275" w:rsidP="00515B04">
      <w:pPr>
        <w:rPr>
          <w:rFonts w:ascii="Montserrat" w:hAnsi="Montserrat"/>
          <w:sz w:val="24"/>
        </w:rPr>
      </w:pPr>
      <w:r w:rsidRPr="00471595">
        <w:rPr>
          <w:rFonts w:ascii="Montserrat" w:hAnsi="Montserrat"/>
          <w:sz w:val="24"/>
        </w:rPr>
        <w:t>At the time she had been with her step-father on Venus.</w:t>
      </w:r>
    </w:p>
    <w:p w14:paraId="13533983" w14:textId="77777777" w:rsidR="00F12275" w:rsidRPr="00471595" w:rsidRDefault="00F12275" w:rsidP="00515B04">
      <w:pPr>
        <w:rPr>
          <w:rFonts w:ascii="Montserrat" w:hAnsi="Montserrat"/>
          <w:sz w:val="24"/>
        </w:rPr>
      </w:pPr>
    </w:p>
    <w:p w14:paraId="7AD20E09" w14:textId="77777777" w:rsidR="00F12275" w:rsidRPr="00471595" w:rsidRDefault="00F12275" w:rsidP="00515B04">
      <w:pPr>
        <w:rPr>
          <w:rFonts w:ascii="Montserrat" w:hAnsi="Montserrat"/>
          <w:sz w:val="24"/>
        </w:rPr>
      </w:pPr>
      <w:r w:rsidRPr="00471595">
        <w:rPr>
          <w:rFonts w:ascii="Montserrat" w:hAnsi="Montserrat"/>
          <w:sz w:val="24"/>
        </w:rPr>
        <w:t xml:space="preserve">…from her father's beautiful home on Venus, </w:t>
      </w:r>
    </w:p>
    <w:p w14:paraId="677158FE" w14:textId="77777777" w:rsidR="00F12275" w:rsidRPr="00471595" w:rsidRDefault="00F12275" w:rsidP="00515B04">
      <w:pPr>
        <w:rPr>
          <w:rFonts w:ascii="Montserrat" w:hAnsi="Montserrat"/>
          <w:sz w:val="24"/>
        </w:rPr>
      </w:pPr>
    </w:p>
    <w:p w14:paraId="749A3D6D" w14:textId="142B2DB2" w:rsidR="00F12275" w:rsidRPr="00471595" w:rsidRDefault="00F12275" w:rsidP="00515B04">
      <w:pPr>
        <w:rPr>
          <w:rFonts w:ascii="Montserrat" w:hAnsi="Montserrat"/>
          <w:sz w:val="24"/>
        </w:rPr>
      </w:pPr>
      <w:r w:rsidRPr="00471595">
        <w:rPr>
          <w:rFonts w:ascii="Montserrat" w:hAnsi="Montserrat"/>
          <w:sz w:val="24"/>
        </w:rPr>
        <w:t xml:space="preserve">…her step-father on Venus, who would be able to return her—if not back to her home on the reservation—at least to her… </w:t>
      </w:r>
    </w:p>
    <w:p w14:paraId="6EEBBBC1" w14:textId="77777777" w:rsidR="00F12275" w:rsidRPr="00471595" w:rsidRDefault="00F12275" w:rsidP="00515B04">
      <w:pPr>
        <w:rPr>
          <w:rFonts w:ascii="Montserrat" w:hAnsi="Montserrat"/>
          <w:sz w:val="24"/>
        </w:rPr>
      </w:pPr>
    </w:p>
    <w:p w14:paraId="7ABB6E68" w14:textId="321F4EA0" w:rsidR="00F12275" w:rsidRPr="00471595" w:rsidRDefault="00F12275" w:rsidP="00515B04">
      <w:pPr>
        <w:rPr>
          <w:rFonts w:ascii="Montserrat" w:hAnsi="Montserrat"/>
          <w:sz w:val="24"/>
        </w:rPr>
      </w:pPr>
      <w:r w:rsidRPr="00471595">
        <w:rPr>
          <w:rFonts w:ascii="Montserrat" w:hAnsi="Montserrat"/>
          <w:sz w:val="24"/>
        </w:rPr>
        <w:t>…so that was where she would be stuck until she became licensed.</w:t>
      </w:r>
    </w:p>
    <w:p w14:paraId="5BE4114F" w14:textId="77777777" w:rsidR="00F12275" w:rsidRPr="00471595" w:rsidRDefault="00F12275" w:rsidP="00515B04">
      <w:pPr>
        <w:rPr>
          <w:rFonts w:ascii="Montserrat" w:hAnsi="Montserrat"/>
          <w:sz w:val="24"/>
        </w:rPr>
      </w:pPr>
    </w:p>
    <w:p w14:paraId="3650072B" w14:textId="623877C9" w:rsidR="00F12275" w:rsidRPr="00471595" w:rsidRDefault="00F12275" w:rsidP="00515B04">
      <w:pPr>
        <w:rPr>
          <w:rFonts w:ascii="Montserrat" w:hAnsi="Montserrat"/>
          <w:sz w:val="24"/>
        </w:rPr>
      </w:pPr>
      <w:r w:rsidRPr="00471595">
        <w:rPr>
          <w:rFonts w:ascii="Montserrat" w:hAnsi="Montserrat"/>
          <w:sz w:val="24"/>
        </w:rPr>
        <w:t>… At least until her fever had forced her to withdraw.</w:t>
      </w:r>
    </w:p>
    <w:p w14:paraId="372FC12E" w14:textId="77777777" w:rsidR="00F12275" w:rsidRPr="00471595" w:rsidRDefault="00F12275" w:rsidP="00515B04">
      <w:pPr>
        <w:rPr>
          <w:rFonts w:ascii="Montserrat" w:hAnsi="Montserrat"/>
          <w:sz w:val="24"/>
        </w:rPr>
      </w:pPr>
    </w:p>
    <w:p w14:paraId="2BB00869" w14:textId="0817F496" w:rsidR="00AD35EB" w:rsidRPr="00471595" w:rsidRDefault="00AD35EB" w:rsidP="00515B04">
      <w:pPr>
        <w:numPr>
          <w:ins w:id="33" w:author="Unknown"/>
        </w:numPr>
        <w:rPr>
          <w:rFonts w:ascii="Montserrat" w:hAnsi="Montserrat"/>
          <w:sz w:val="24"/>
        </w:rPr>
      </w:pPr>
      <w:r w:rsidRPr="00471595">
        <w:rPr>
          <w:rFonts w:ascii="Montserrat" w:hAnsi="Montserrat"/>
          <w:sz w:val="24"/>
        </w:rPr>
        <w:t xml:space="preserve">Am I ready for that? It had been a long time since she had been exposed to vacuum. </w:t>
      </w:r>
    </w:p>
    <w:p w14:paraId="1B3F69FB" w14:textId="77777777" w:rsidR="00AD35EB" w:rsidRPr="00471595" w:rsidRDefault="00AD35EB" w:rsidP="00515B04">
      <w:pPr>
        <w:numPr>
          <w:ins w:id="34" w:author="Unknown"/>
        </w:numPr>
        <w:rPr>
          <w:rFonts w:ascii="Montserrat" w:hAnsi="Montserrat"/>
          <w:sz w:val="24"/>
        </w:rPr>
      </w:pPr>
    </w:p>
    <w:p w14:paraId="1EDFA814" w14:textId="167D31F5" w:rsidR="00AD35EB" w:rsidRPr="00471595" w:rsidRDefault="00AD35EB" w:rsidP="00515B04">
      <w:pPr>
        <w:numPr>
          <w:ins w:id="35" w:author="Unknown"/>
        </w:numPr>
        <w:rPr>
          <w:rFonts w:ascii="Montserrat" w:hAnsi="Montserrat"/>
          <w:sz w:val="24"/>
        </w:rPr>
      </w:pPr>
      <w:r w:rsidRPr="00471595">
        <w:rPr>
          <w:rFonts w:ascii="Montserrat" w:hAnsi="Montserrat"/>
          <w:sz w:val="24"/>
        </w:rPr>
        <w:t xml:space="preserve">She averted her thoughts from the many ways in which she had been used and reflected once more on how she had gotten to where she was. After she had been drafted into the </w:t>
      </w:r>
      <w:r w:rsidR="000D7F8D" w:rsidRPr="00471595">
        <w:rPr>
          <w:rFonts w:ascii="Montserrat" w:hAnsi="Montserrat"/>
          <w:sz w:val="24"/>
        </w:rPr>
        <w:t>Avatar Project</w:t>
      </w:r>
      <w:r w:rsidRPr="00471595">
        <w:rPr>
          <w:rFonts w:ascii="Montserrat" w:hAnsi="Montserrat"/>
          <w:sz w:val="24"/>
        </w:rPr>
        <w:t xml:space="preserve">, she had been moved to Olympia, where the Academy's affiliate campus and facilities had been relocated after the destruction of its research facilities on Vancouver Island. In the four years of accelerated learning and intense psionic training, she had also been studying an exotic form of martial arts under her father. That training had given her an edge in </w:t>
      </w:r>
      <w:r w:rsidR="00295153" w:rsidRPr="00471595">
        <w:rPr>
          <w:rFonts w:ascii="Montserrat" w:hAnsi="Montserrat"/>
          <w:sz w:val="24"/>
        </w:rPr>
        <w:t>gymnastics</w:t>
      </w:r>
      <w:r w:rsidRPr="00471595">
        <w:rPr>
          <w:rFonts w:ascii="Montserrat" w:hAnsi="Montserrat"/>
          <w:sz w:val="24"/>
        </w:rPr>
        <w:t xml:space="preserve"> competition. </w:t>
      </w:r>
    </w:p>
    <w:p w14:paraId="053FCB14" w14:textId="77777777" w:rsidR="00AD35EB" w:rsidRPr="00471595" w:rsidRDefault="00AD35EB" w:rsidP="00515B04">
      <w:pPr>
        <w:numPr>
          <w:ins w:id="36" w:author="Unknown"/>
        </w:numPr>
        <w:rPr>
          <w:rFonts w:ascii="Montserrat" w:hAnsi="Montserrat"/>
          <w:sz w:val="24"/>
        </w:rPr>
      </w:pPr>
      <w:r w:rsidRPr="00471595">
        <w:rPr>
          <w:rFonts w:ascii="Montserrat" w:hAnsi="Montserrat"/>
          <w:sz w:val="24"/>
        </w:rPr>
        <w:tab/>
        <w:t>At least until her fever had forced her to withdraw.</w:t>
      </w:r>
    </w:p>
    <w:p w14:paraId="7B5E8080" w14:textId="77777777" w:rsidR="00AD35EB" w:rsidRPr="00471595" w:rsidRDefault="00AD35EB" w:rsidP="00515B04">
      <w:pPr>
        <w:numPr>
          <w:ins w:id="37" w:author="Unknown"/>
        </w:numPr>
        <w:rPr>
          <w:rFonts w:ascii="Montserrat" w:hAnsi="Montserrat"/>
          <w:sz w:val="24"/>
        </w:rPr>
      </w:pPr>
    </w:p>
    <w:p w14:paraId="73749E37" w14:textId="0C39D269" w:rsidR="00AD35EB" w:rsidRPr="00471595" w:rsidRDefault="00AD35EB" w:rsidP="00515B04">
      <w:pPr>
        <w:numPr>
          <w:ins w:id="38" w:author="Unknown"/>
        </w:numPr>
        <w:rPr>
          <w:rFonts w:ascii="Montserrat" w:hAnsi="Montserrat"/>
          <w:sz w:val="24"/>
        </w:rPr>
      </w:pPr>
      <w:r w:rsidRPr="00471595">
        <w:rPr>
          <w:rFonts w:ascii="Montserrat" w:hAnsi="Montserrat"/>
          <w:sz w:val="24"/>
        </w:rPr>
        <w:t xml:space="preserve">It had been a long time since she had been in the jurisdiction of the Amaranth Empire's Aegis. She was surprised that she still had clearance. She considered the yet unanswered questions. The AEA represented too many interests for her to guess the purpose of her enforced visit. Still, ending up here eliminated a couple of unpleasant possibilities. Why would they take her into free territory unless her summons had something to do with the space program? They wouldn't. Which meant that it was the Project, not Control, jerking </w:t>
      </w:r>
      <w:r w:rsidR="00295153" w:rsidRPr="00471595">
        <w:rPr>
          <w:rFonts w:ascii="Montserrat" w:hAnsi="Montserrat"/>
          <w:sz w:val="24"/>
        </w:rPr>
        <w:t>its</w:t>
      </w:r>
      <w:r w:rsidRPr="00471595">
        <w:rPr>
          <w:rFonts w:ascii="Montserrat" w:hAnsi="Montserrat"/>
          <w:sz w:val="24"/>
        </w:rPr>
        <w:t xml:space="preserve"> hand on her leash. </w:t>
      </w:r>
    </w:p>
    <w:p w14:paraId="5BE69D96" w14:textId="1088EAB1" w:rsidR="00AD35EB" w:rsidRPr="00471595" w:rsidRDefault="00AD35EB" w:rsidP="00515B04">
      <w:pPr>
        <w:numPr>
          <w:ins w:id="39" w:author="Unknown"/>
        </w:numPr>
        <w:rPr>
          <w:rFonts w:ascii="Montserrat" w:hAnsi="Montserrat"/>
          <w:sz w:val="24"/>
        </w:rPr>
      </w:pPr>
      <w:r w:rsidRPr="00471595">
        <w:rPr>
          <w:rFonts w:ascii="Montserrat" w:hAnsi="Montserrat"/>
          <w:sz w:val="24"/>
        </w:rPr>
        <w:tab/>
        <w:t xml:space="preserve">Thank God. With that in mind, she felt less afraid of her </w:t>
      </w:r>
      <w:r w:rsidR="00295153" w:rsidRPr="00471595">
        <w:rPr>
          <w:rFonts w:ascii="Montserrat" w:hAnsi="Montserrat"/>
          <w:sz w:val="24"/>
        </w:rPr>
        <w:t>bodyguards</w:t>
      </w:r>
      <w:r w:rsidRPr="00471595">
        <w:rPr>
          <w:rFonts w:ascii="Montserrat" w:hAnsi="Montserrat"/>
          <w:sz w:val="24"/>
        </w:rPr>
        <w:t xml:space="preserve"> with their thought-control training and their damping equipment. She shivered, as she thought of all the times as a </w:t>
      </w:r>
      <w:r w:rsidR="00295153" w:rsidRPr="00471595">
        <w:rPr>
          <w:rFonts w:ascii="Montserrat" w:hAnsi="Montserrat"/>
          <w:sz w:val="24"/>
        </w:rPr>
        <w:t>child,</w:t>
      </w:r>
      <w:r w:rsidRPr="00471595">
        <w:rPr>
          <w:rFonts w:ascii="Montserrat" w:hAnsi="Montserrat"/>
          <w:sz w:val="24"/>
        </w:rPr>
        <w:t xml:space="preserve"> she had trusted herself in the keeping of psi control agents, ignorant of their prerogatives.</w:t>
      </w:r>
    </w:p>
    <w:p w14:paraId="3D794A29" w14:textId="77777777" w:rsidR="003E6B53" w:rsidRPr="00471595" w:rsidRDefault="003E6B53" w:rsidP="00515B04">
      <w:pPr>
        <w:rPr>
          <w:rFonts w:ascii="Montserrat" w:hAnsi="Montserrat"/>
          <w:sz w:val="24"/>
        </w:rPr>
      </w:pPr>
    </w:p>
    <w:p w14:paraId="3BE84AA1" w14:textId="77777777" w:rsidR="00AD0DA2" w:rsidRPr="00471595" w:rsidRDefault="00AD0DA2" w:rsidP="00515B04">
      <w:pPr>
        <w:pStyle w:val="VerticalBrace"/>
        <w:rPr>
          <w:rFonts w:ascii="Montserrat" w:hAnsi="Montserrat"/>
          <w:sz w:val="24"/>
        </w:rPr>
      </w:pPr>
      <w:r w:rsidRPr="00471595">
        <w:rPr>
          <w:rFonts w:ascii="Montserrat" w:hAnsi="Montserrat"/>
          <w:sz w:val="24"/>
        </w:rPr>
        <w:t>————————</w:t>
      </w:r>
    </w:p>
    <w:p w14:paraId="198E1B1A" w14:textId="77777777" w:rsidR="00F373FE" w:rsidRPr="00471595" w:rsidRDefault="00F373FE" w:rsidP="00515B04">
      <w:pPr>
        <w:rPr>
          <w:rFonts w:ascii="Montserrat" w:hAnsi="Montserrat"/>
          <w:sz w:val="24"/>
        </w:rPr>
      </w:pPr>
      <w:r w:rsidRPr="00471595">
        <w:rPr>
          <w:rFonts w:ascii="Montserrat" w:hAnsi="Montserrat"/>
          <w:sz w:val="24"/>
        </w:rPr>
        <w:t>|&gt;</w:t>
      </w:r>
    </w:p>
    <w:p w14:paraId="1D33A3EC" w14:textId="0D6C3E7A" w:rsidR="004F19C7" w:rsidRPr="00471595" w:rsidRDefault="004F19C7" w:rsidP="00515B04">
      <w:pPr>
        <w:rPr>
          <w:rFonts w:ascii="Montserrat" w:hAnsi="Montserrat"/>
          <w:sz w:val="24"/>
        </w:rPr>
      </w:pPr>
      <w:r w:rsidRPr="00471595">
        <w:rPr>
          <w:rFonts w:ascii="Montserrat" w:hAnsi="Montserrat"/>
          <w:sz w:val="24"/>
        </w:rPr>
        <w:tab/>
        <w:t>Dreyfus</w:t>
      </w:r>
      <w:r w:rsidR="00AD35EB" w:rsidRPr="00471595">
        <w:rPr>
          <w:rFonts w:ascii="Montserrat" w:hAnsi="Montserrat"/>
          <w:sz w:val="24"/>
        </w:rPr>
        <w:t xml:space="preserve"> cleared his throat and went on, </w:t>
      </w:r>
      <w:r w:rsidR="000264CD" w:rsidRPr="00471595">
        <w:rPr>
          <w:rFonts w:ascii="Montserrat" w:hAnsi="Montserrat"/>
          <w:sz w:val="24"/>
        </w:rPr>
        <w:t>“</w:t>
      </w:r>
      <w:r w:rsidR="00AD35EB" w:rsidRPr="00471595">
        <w:rPr>
          <w:rFonts w:ascii="Montserrat" w:hAnsi="Montserrat"/>
          <w:sz w:val="24"/>
        </w:rPr>
        <w:t xml:space="preserve">Shortly after you first told us what happened to the Adventure, we noticed that certain explorers had failed to make their return dates. But space is </w:t>
      </w:r>
      <w:r w:rsidRPr="00471595">
        <w:rPr>
          <w:rFonts w:ascii="Montserrat" w:hAnsi="Montserrat"/>
          <w:sz w:val="24"/>
        </w:rPr>
        <w:t>deep,</w:t>
      </w:r>
      <w:r w:rsidR="00AD35EB" w:rsidRPr="00471595">
        <w:rPr>
          <w:rFonts w:ascii="Montserrat" w:hAnsi="Montserrat"/>
          <w:sz w:val="24"/>
        </w:rPr>
        <w:t xml:space="preserve"> and communication is difficult at best. There could be any number of reasons why these ships should be delayed</w:t>
      </w:r>
      <w:r w:rsidRPr="00471595">
        <w:rPr>
          <w:rFonts w:ascii="Montserrat" w:hAnsi="Montserrat"/>
          <w:sz w:val="24"/>
        </w:rPr>
        <w:t>.</w:t>
      </w:r>
      <w:r w:rsidR="00AD35EB" w:rsidRPr="00471595">
        <w:rPr>
          <w:rFonts w:ascii="Montserrat" w:hAnsi="Montserrat"/>
          <w:sz w:val="24"/>
        </w:rPr>
        <w:t xml:space="preserve"> </w:t>
      </w:r>
      <w:r w:rsidRPr="00471595">
        <w:rPr>
          <w:rFonts w:ascii="Montserrat" w:hAnsi="Montserrat"/>
          <w:sz w:val="24"/>
        </w:rPr>
        <w:t>S</w:t>
      </w:r>
      <w:r w:rsidR="00AD35EB" w:rsidRPr="00471595">
        <w:rPr>
          <w:rFonts w:ascii="Montserrat" w:hAnsi="Montserrat"/>
          <w:sz w:val="24"/>
        </w:rPr>
        <w:t>o</w:t>
      </w:r>
      <w:r w:rsidRPr="00471595">
        <w:rPr>
          <w:rFonts w:ascii="Montserrat" w:hAnsi="Montserrat"/>
          <w:sz w:val="24"/>
        </w:rPr>
        <w:t>,</w:t>
      </w:r>
      <w:r w:rsidR="00AD35EB" w:rsidRPr="00471595">
        <w:rPr>
          <w:rFonts w:ascii="Montserrat" w:hAnsi="Montserrat"/>
          <w:sz w:val="24"/>
        </w:rPr>
        <w:t xml:space="preserve"> we had to wait. </w:t>
      </w:r>
    </w:p>
    <w:p w14:paraId="66327C94" w14:textId="4D4295C6" w:rsidR="004F19C7" w:rsidRPr="00471595" w:rsidRDefault="004F19C7" w:rsidP="00515B04">
      <w:pPr>
        <w:rPr>
          <w:rFonts w:ascii="Montserrat" w:hAnsi="Montserrat"/>
          <w:sz w:val="24"/>
        </w:rPr>
      </w:pPr>
      <w:r w:rsidRPr="00471595">
        <w:rPr>
          <w:rFonts w:ascii="Montserrat" w:hAnsi="Montserrat"/>
          <w:sz w:val="24"/>
        </w:rPr>
        <w:tab/>
      </w:r>
      <w:r w:rsidR="000264CD" w:rsidRPr="00471595">
        <w:rPr>
          <w:rFonts w:ascii="Montserrat" w:hAnsi="Montserrat"/>
          <w:sz w:val="24"/>
        </w:rPr>
        <w:t>“</w:t>
      </w:r>
      <w:r w:rsidR="00AD35EB" w:rsidRPr="00471595">
        <w:rPr>
          <w:rFonts w:ascii="Montserrat" w:hAnsi="Montserrat"/>
          <w:sz w:val="24"/>
        </w:rPr>
        <w:t xml:space="preserve">Soon other ships turned up missing and other ships were sent out to investigate. In the space of five </w:t>
      </w:r>
      <w:r w:rsidRPr="00471595">
        <w:rPr>
          <w:rFonts w:ascii="Montserrat" w:hAnsi="Montserrat"/>
          <w:sz w:val="24"/>
        </w:rPr>
        <w:t>years,</w:t>
      </w:r>
      <w:r w:rsidR="00AD35EB" w:rsidRPr="00471595">
        <w:rPr>
          <w:rFonts w:ascii="Montserrat" w:hAnsi="Montserrat"/>
          <w:sz w:val="24"/>
        </w:rPr>
        <w:t xml:space="preserve"> we have lost thirteen ships to unknown causes. We had no clues as to their fates and feared the worst. </w:t>
      </w:r>
    </w:p>
    <w:p w14:paraId="775A3C70" w14:textId="44B1301A" w:rsidR="004F19C7" w:rsidRPr="00471595" w:rsidRDefault="004F19C7" w:rsidP="00515B04">
      <w:pPr>
        <w:rPr>
          <w:rFonts w:ascii="Montserrat" w:hAnsi="Montserrat"/>
          <w:sz w:val="24"/>
        </w:rPr>
      </w:pPr>
      <w:r w:rsidRPr="00471595">
        <w:rPr>
          <w:rFonts w:ascii="Montserrat" w:hAnsi="Montserrat"/>
          <w:sz w:val="24"/>
        </w:rPr>
        <w:tab/>
      </w:r>
      <w:r w:rsidR="000264CD" w:rsidRPr="00471595">
        <w:rPr>
          <w:rFonts w:ascii="Montserrat" w:hAnsi="Montserrat"/>
          <w:sz w:val="24"/>
        </w:rPr>
        <w:t>“</w:t>
      </w:r>
      <w:r w:rsidR="00AD35EB" w:rsidRPr="00471595">
        <w:rPr>
          <w:rFonts w:ascii="Montserrat" w:hAnsi="Montserrat"/>
          <w:sz w:val="24"/>
        </w:rPr>
        <w:t>One week ago, a ship returned to Earth carrying a survivor from one of those ships. She was the pilot of the Intrepid. Whatever she experienced out there, it catalyzed her psionic potential, enabling her to escape from her ship as it was destroyed</w:t>
      </w:r>
      <w:r w:rsidR="00295153" w:rsidRPr="00471595">
        <w:rPr>
          <w:rFonts w:ascii="Montserrat" w:hAnsi="Montserrat"/>
          <w:sz w:val="24"/>
        </w:rPr>
        <w:t xml:space="preserve"> and</w:t>
      </w:r>
      <w:r w:rsidR="00AD35EB" w:rsidRPr="00471595">
        <w:rPr>
          <w:rFonts w:ascii="Montserrat" w:hAnsi="Montserrat"/>
          <w:sz w:val="24"/>
        </w:rPr>
        <w:t xml:space="preserve"> </w:t>
      </w:r>
      <w:r w:rsidRPr="00471595">
        <w:rPr>
          <w:rFonts w:ascii="Montserrat" w:hAnsi="Montserrat"/>
          <w:sz w:val="24"/>
        </w:rPr>
        <w:t xml:space="preserve">to </w:t>
      </w:r>
      <w:r w:rsidR="00AD35EB" w:rsidRPr="00471595">
        <w:rPr>
          <w:rFonts w:ascii="Montserrat" w:hAnsi="Montserrat"/>
          <w:sz w:val="24"/>
        </w:rPr>
        <w:t xml:space="preserve">survive for months in the void. </w:t>
      </w:r>
    </w:p>
    <w:p w14:paraId="6FCF0648" w14:textId="7C271469" w:rsidR="00AD35EB" w:rsidRPr="00471595" w:rsidRDefault="004F19C7" w:rsidP="00515B04">
      <w:pPr>
        <w:rPr>
          <w:rFonts w:ascii="Montserrat" w:hAnsi="Montserrat"/>
          <w:sz w:val="24"/>
        </w:rPr>
      </w:pPr>
      <w:r w:rsidRPr="00471595">
        <w:rPr>
          <w:rFonts w:ascii="Montserrat" w:hAnsi="Montserrat"/>
          <w:sz w:val="24"/>
        </w:rPr>
        <w:tab/>
      </w:r>
      <w:r w:rsidR="000264CD" w:rsidRPr="00471595">
        <w:rPr>
          <w:rFonts w:ascii="Montserrat" w:hAnsi="Montserrat"/>
          <w:sz w:val="24"/>
        </w:rPr>
        <w:t>“</w:t>
      </w:r>
      <w:r w:rsidR="00AD35EB" w:rsidRPr="00471595">
        <w:rPr>
          <w:rFonts w:ascii="Montserrat" w:hAnsi="Montserrat"/>
          <w:sz w:val="24"/>
        </w:rPr>
        <w:t>According to her account, her ship was attacked while coming to the aid of another explorer. Aside from that, her account verifies yours in every detail</w:t>
      </w:r>
      <w:r w:rsidRPr="00471595">
        <w:rPr>
          <w:rFonts w:ascii="Montserrat" w:hAnsi="Montserrat"/>
          <w:sz w:val="24"/>
        </w:rPr>
        <w:t>,</w:t>
      </w:r>
      <w:r w:rsidR="00AD35EB" w:rsidRPr="00471595">
        <w:rPr>
          <w:rFonts w:ascii="Montserrat" w:hAnsi="Montserrat"/>
          <w:sz w:val="24"/>
        </w:rPr>
        <w:t xml:space="preserve"> with regard to the hostile contact that she saw vaporize her ship.</w:t>
      </w:r>
    </w:p>
    <w:p w14:paraId="0F3359D8" w14:textId="732FE459" w:rsidR="00510559" w:rsidRPr="00471595" w:rsidRDefault="00AD35EB" w:rsidP="00515B04">
      <w:pPr>
        <w:numPr>
          <w:ins w:id="4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Phoenix,</w:t>
      </w:r>
      <w:r w:rsidR="000264CD" w:rsidRPr="00471595">
        <w:rPr>
          <w:rFonts w:ascii="Montserrat" w:hAnsi="Montserrat"/>
          <w:sz w:val="24"/>
        </w:rPr>
        <w:t>”</w:t>
      </w:r>
      <w:r w:rsidRPr="00471595">
        <w:rPr>
          <w:rFonts w:ascii="Montserrat" w:hAnsi="Montserrat"/>
          <w:sz w:val="24"/>
        </w:rPr>
        <w:t xml:space="preserve"> he caught her eyes and held them, </w:t>
      </w:r>
      <w:r w:rsidR="000264CD" w:rsidRPr="00471595">
        <w:rPr>
          <w:rFonts w:ascii="Montserrat" w:hAnsi="Montserrat"/>
          <w:sz w:val="24"/>
        </w:rPr>
        <w:t>“</w:t>
      </w:r>
      <w:r w:rsidRPr="00471595">
        <w:rPr>
          <w:rFonts w:ascii="Montserrat" w:hAnsi="Montserrat"/>
          <w:sz w:val="24"/>
        </w:rPr>
        <w:t>we have been able to compare the course data filed on each of the missing ships. Accounting for their intended positions in time and space</w:t>
      </w:r>
      <w:r w:rsidR="00295153" w:rsidRPr="00471595">
        <w:rPr>
          <w:rFonts w:ascii="Montserrat" w:hAnsi="Montserrat"/>
          <w:sz w:val="24"/>
        </w:rPr>
        <w:t xml:space="preserve"> and</w:t>
      </w:r>
      <w:r w:rsidRPr="00471595">
        <w:rPr>
          <w:rFonts w:ascii="Montserrat" w:hAnsi="Montserrat"/>
          <w:sz w:val="24"/>
        </w:rPr>
        <w:t xml:space="preserve"> checked against a stretch of space</w:t>
      </w:r>
      <w:r w:rsidR="00510559" w:rsidRPr="00471595">
        <w:rPr>
          <w:rFonts w:ascii="Montserrat" w:hAnsi="Montserrat"/>
          <w:sz w:val="24"/>
        </w:rPr>
        <w:t>,</w:t>
      </w:r>
      <w:r w:rsidRPr="00471595">
        <w:rPr>
          <w:rFonts w:ascii="Montserrat" w:hAnsi="Montserrat"/>
          <w:sz w:val="24"/>
        </w:rPr>
        <w:t xml:space="preserve"> approaching the core systems of the Aegis</w:t>
      </w:r>
      <w:r w:rsidR="00510559" w:rsidRPr="00471595">
        <w:rPr>
          <w:rFonts w:ascii="Montserrat" w:hAnsi="Montserrat"/>
          <w:sz w:val="24"/>
        </w:rPr>
        <w:t>.</w:t>
      </w:r>
      <w:r w:rsidRPr="00471595">
        <w:rPr>
          <w:rFonts w:ascii="Montserrat" w:hAnsi="Montserrat"/>
          <w:sz w:val="24"/>
        </w:rPr>
        <w:t xml:space="preserve"> </w:t>
      </w:r>
      <w:r w:rsidR="00510559" w:rsidRPr="00471595">
        <w:rPr>
          <w:rFonts w:ascii="Montserrat" w:hAnsi="Montserrat"/>
          <w:sz w:val="24"/>
        </w:rPr>
        <w:t xml:space="preserve">From </w:t>
      </w:r>
      <w:r w:rsidRPr="00471595">
        <w:rPr>
          <w:rFonts w:ascii="Montserrat" w:hAnsi="Montserrat"/>
          <w:sz w:val="24"/>
        </w:rPr>
        <w:t>the vicinity where Adventure was destroyed, there is a window of opportunity in each case where interception by the contact was possible.</w:t>
      </w:r>
      <w:r w:rsidR="000264CD" w:rsidRPr="00471595">
        <w:rPr>
          <w:rFonts w:ascii="Montserrat" w:hAnsi="Montserrat"/>
          <w:sz w:val="24"/>
        </w:rPr>
        <w:t>”</w:t>
      </w:r>
      <w:r w:rsidRPr="00471595">
        <w:rPr>
          <w:rFonts w:ascii="Montserrat" w:hAnsi="Montserrat"/>
          <w:sz w:val="24"/>
        </w:rPr>
        <w:t xml:space="preserve"> </w:t>
      </w:r>
    </w:p>
    <w:p w14:paraId="7430E82C" w14:textId="052FB971" w:rsidR="00AD35EB" w:rsidRPr="00471595" w:rsidRDefault="00510559"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There was a moment of silence before he asked, </w:t>
      </w:r>
      <w:r w:rsidR="000264CD" w:rsidRPr="00471595">
        <w:rPr>
          <w:rFonts w:ascii="Montserrat" w:hAnsi="Montserrat"/>
          <w:sz w:val="24"/>
        </w:rPr>
        <w:t>“</w:t>
      </w:r>
      <w:r w:rsidR="00AD35EB" w:rsidRPr="00471595">
        <w:rPr>
          <w:rFonts w:ascii="Montserrat" w:hAnsi="Montserrat"/>
          <w:sz w:val="24"/>
        </w:rPr>
        <w:t>You do understand what this means, don't you?</w:t>
      </w:r>
      <w:r w:rsidR="000264CD" w:rsidRPr="00471595">
        <w:rPr>
          <w:rFonts w:ascii="Montserrat" w:hAnsi="Montserrat"/>
          <w:sz w:val="24"/>
        </w:rPr>
        <w:t>”</w:t>
      </w:r>
    </w:p>
    <w:p w14:paraId="1347CF1B" w14:textId="54092E47" w:rsidR="00AD35EB" w:rsidRPr="00471595" w:rsidRDefault="00AD35EB" w:rsidP="00515B04">
      <w:pPr>
        <w:numPr>
          <w:ins w:id="41" w:author="Unknown"/>
        </w:numPr>
        <w:rPr>
          <w:rFonts w:ascii="Montserrat" w:hAnsi="Montserrat"/>
          <w:sz w:val="24"/>
        </w:rPr>
      </w:pPr>
      <w:r w:rsidRPr="00471595">
        <w:rPr>
          <w:rFonts w:ascii="Montserrat" w:hAnsi="Montserrat"/>
          <w:sz w:val="24"/>
        </w:rPr>
        <w:tab/>
        <w:t>Phoenix's hand had risen to her mouth</w:t>
      </w:r>
      <w:r w:rsidR="00295153" w:rsidRPr="00471595">
        <w:rPr>
          <w:rFonts w:ascii="Montserrat" w:hAnsi="Montserrat"/>
          <w:sz w:val="24"/>
        </w:rPr>
        <w:t xml:space="preserve"> and</w:t>
      </w:r>
      <w:r w:rsidRPr="00471595">
        <w:rPr>
          <w:rFonts w:ascii="Montserrat" w:hAnsi="Montserrat"/>
          <w:sz w:val="24"/>
        </w:rPr>
        <w:t xml:space="preserve"> pain pulled at the corner</w:t>
      </w:r>
      <w:r w:rsidR="00D82D7D" w:rsidRPr="00471595">
        <w:rPr>
          <w:rFonts w:ascii="Montserrat" w:hAnsi="Montserrat"/>
          <w:sz w:val="24"/>
        </w:rPr>
        <w:t>s</w:t>
      </w:r>
      <w:r w:rsidRPr="00471595">
        <w:rPr>
          <w:rFonts w:ascii="Montserrat" w:hAnsi="Montserrat"/>
          <w:sz w:val="24"/>
        </w:rPr>
        <w:t xml:space="preserve"> of her eyes. There was a fevered </w:t>
      </w:r>
      <w:r w:rsidR="00510559" w:rsidRPr="00471595">
        <w:rPr>
          <w:rFonts w:ascii="Montserrat" w:hAnsi="Montserrat"/>
          <w:sz w:val="24"/>
        </w:rPr>
        <w:t>flush</w:t>
      </w:r>
      <w:r w:rsidRPr="00471595">
        <w:rPr>
          <w:rFonts w:ascii="Montserrat" w:hAnsi="Montserrat"/>
          <w:sz w:val="24"/>
        </w:rPr>
        <w:t xml:space="preserve"> in her face as the implications roared through her mind. </w:t>
      </w:r>
      <w:r w:rsidR="000264CD" w:rsidRPr="00471595">
        <w:rPr>
          <w:rFonts w:ascii="Montserrat" w:hAnsi="Montserrat"/>
          <w:sz w:val="24"/>
        </w:rPr>
        <w:t>“</w:t>
      </w:r>
      <w:r w:rsidRPr="00471595">
        <w:rPr>
          <w:rFonts w:ascii="Montserrat" w:hAnsi="Montserrat"/>
          <w:sz w:val="24"/>
        </w:rPr>
        <w:t>It's back-tracking. It's looking for us,</w:t>
      </w:r>
      <w:r w:rsidR="000264CD" w:rsidRPr="00471595">
        <w:rPr>
          <w:rFonts w:ascii="Montserrat" w:hAnsi="Montserrat"/>
          <w:sz w:val="24"/>
        </w:rPr>
        <w:t>”</w:t>
      </w:r>
      <w:r w:rsidRPr="00471595">
        <w:rPr>
          <w:rFonts w:ascii="Montserrat" w:hAnsi="Montserrat"/>
          <w:sz w:val="24"/>
        </w:rPr>
        <w:t xml:space="preserve"> she said in a stricken whisper.</w:t>
      </w:r>
    </w:p>
    <w:p w14:paraId="44E100AC" w14:textId="2093BE1A" w:rsidR="00AD35EB" w:rsidRPr="00471595" w:rsidRDefault="00AD35EB" w:rsidP="00515B04">
      <w:pPr>
        <w:numPr>
          <w:ins w:id="4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The young woman who was recovered has gone into shock and withdrawal from her ordeal,</w:t>
      </w:r>
      <w:r w:rsidR="000264CD" w:rsidRPr="00471595">
        <w:rPr>
          <w:rFonts w:ascii="Montserrat" w:hAnsi="Montserrat"/>
          <w:sz w:val="24"/>
        </w:rPr>
        <w:t>”</w:t>
      </w:r>
      <w:r w:rsidRPr="00471595">
        <w:rPr>
          <w:rFonts w:ascii="Montserrat" w:hAnsi="Montserrat"/>
          <w:sz w:val="24"/>
        </w:rPr>
        <w:t xml:space="preserve"> Powers announced, catching her attention. </w:t>
      </w:r>
      <w:r w:rsidR="000264CD" w:rsidRPr="00471595">
        <w:rPr>
          <w:rFonts w:ascii="Montserrat" w:hAnsi="Montserrat"/>
          <w:sz w:val="24"/>
        </w:rPr>
        <w:t>“</w:t>
      </w:r>
      <w:r w:rsidRPr="00471595">
        <w:rPr>
          <w:rFonts w:ascii="Montserrat" w:hAnsi="Montserrat"/>
          <w:sz w:val="24"/>
        </w:rPr>
        <w:t>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rehabilitation.</w:t>
      </w:r>
      <w:r w:rsidR="000264CD" w:rsidRPr="00471595">
        <w:rPr>
          <w:rFonts w:ascii="Montserrat" w:hAnsi="Montserrat"/>
          <w:sz w:val="24"/>
        </w:rPr>
        <w:t>”</w:t>
      </w:r>
    </w:p>
    <w:p w14:paraId="06E3935D" w14:textId="4BEB32D6" w:rsidR="00AD35EB" w:rsidRPr="00471595" w:rsidRDefault="00AD35EB" w:rsidP="00515B04">
      <w:pPr>
        <w:numPr>
          <w:ins w:id="43" w:author="Unknown"/>
        </w:numPr>
        <w:rPr>
          <w:rFonts w:ascii="Montserrat" w:hAnsi="Montserrat"/>
          <w:sz w:val="24"/>
        </w:rPr>
      </w:pPr>
      <w:r w:rsidRPr="00471595">
        <w:rPr>
          <w:rFonts w:ascii="Montserrat" w:hAnsi="Montserrat"/>
          <w:sz w:val="24"/>
        </w:rPr>
        <w:tab/>
        <w:t xml:space="preserve">Phoenix looked at them all and said firmly, </w:t>
      </w:r>
      <w:r w:rsidR="000264CD" w:rsidRPr="00471595">
        <w:rPr>
          <w:rFonts w:ascii="Montserrat" w:hAnsi="Montserrat"/>
          <w:sz w:val="24"/>
        </w:rPr>
        <w:t>“</w:t>
      </w:r>
      <w:r w:rsidRPr="00471595">
        <w:rPr>
          <w:rFonts w:ascii="Montserrat" w:hAnsi="Montserrat"/>
          <w:sz w:val="24"/>
        </w:rPr>
        <w:t>You can count on me.</w:t>
      </w:r>
      <w:r w:rsidR="000264CD" w:rsidRPr="00471595">
        <w:rPr>
          <w:rFonts w:ascii="Montserrat" w:hAnsi="Montserrat"/>
          <w:sz w:val="24"/>
        </w:rPr>
        <w:t>”</w:t>
      </w:r>
    </w:p>
    <w:p w14:paraId="6C8221F9" w14:textId="68882B66" w:rsidR="00571BD9" w:rsidRPr="00471595" w:rsidRDefault="00AD35EB" w:rsidP="00515B04">
      <w:pPr>
        <w:numPr>
          <w:ins w:id="4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Thank you,</w:t>
      </w:r>
      <w:r w:rsidR="000264CD" w:rsidRPr="00471595">
        <w:rPr>
          <w:rFonts w:ascii="Montserrat" w:hAnsi="Montserrat"/>
          <w:sz w:val="24"/>
        </w:rPr>
        <w:t>”</w:t>
      </w:r>
      <w:r w:rsidRPr="00471595">
        <w:rPr>
          <w:rFonts w:ascii="Montserrat" w:hAnsi="Montserrat"/>
          <w:sz w:val="24"/>
        </w:rPr>
        <w:t xml:space="preserve"> Dreyfus said emphatically</w:t>
      </w:r>
      <w:r w:rsidR="00295153" w:rsidRPr="00471595">
        <w:rPr>
          <w:rFonts w:ascii="Montserrat" w:hAnsi="Montserrat"/>
          <w:sz w:val="24"/>
        </w:rPr>
        <w:t xml:space="preserve"> and</w:t>
      </w:r>
      <w:r w:rsidRPr="00471595">
        <w:rPr>
          <w:rFonts w:ascii="Montserrat" w:hAnsi="Montserrat"/>
          <w:sz w:val="24"/>
        </w:rPr>
        <w:t xml:space="preserve"> then he took a deep breath. </w:t>
      </w:r>
      <w:r w:rsidR="000264CD" w:rsidRPr="00471595">
        <w:rPr>
          <w:rFonts w:ascii="Montserrat" w:hAnsi="Montserrat"/>
          <w:sz w:val="24"/>
        </w:rPr>
        <w:t>“</w:t>
      </w:r>
      <w:r w:rsidRPr="00471595">
        <w:rPr>
          <w:rFonts w:ascii="Montserrat" w:hAnsi="Montserrat"/>
          <w:sz w:val="24"/>
        </w:rPr>
        <w:t>However, there is another thing we must stress,</w:t>
      </w:r>
      <w:r w:rsidR="000264CD" w:rsidRPr="00471595">
        <w:rPr>
          <w:rFonts w:ascii="Montserrat" w:hAnsi="Montserrat"/>
          <w:sz w:val="24"/>
        </w:rPr>
        <w:t>”</w:t>
      </w:r>
      <w:r w:rsidRPr="00471595">
        <w:rPr>
          <w:rFonts w:ascii="Montserrat" w:hAnsi="Montserrat"/>
          <w:sz w:val="24"/>
        </w:rPr>
        <w:t xml:space="preserve"> Phoenix raised an eyebrow questioningly. </w:t>
      </w:r>
      <w:r w:rsidR="000264CD" w:rsidRPr="00471595">
        <w:rPr>
          <w:rFonts w:ascii="Montserrat" w:hAnsi="Montserrat"/>
          <w:sz w:val="24"/>
        </w:rPr>
        <w:t>“</w:t>
      </w:r>
      <w:r w:rsidRPr="00471595">
        <w:rPr>
          <w:rFonts w:ascii="Montserrat" w:hAnsi="Montserrat"/>
          <w:sz w:val="24"/>
        </w:rPr>
        <w:t>Without any question, the world has to be told. There is no way the disappearance of fourteen ships</w:t>
      </w:r>
      <w:r w:rsidR="00571BD9" w:rsidRPr="00471595">
        <w:rPr>
          <w:rFonts w:ascii="Montserrat" w:hAnsi="Montserrat"/>
          <w:sz w:val="24"/>
        </w:rPr>
        <w:t>,</w:t>
      </w:r>
      <w:r w:rsidRPr="00471595">
        <w:rPr>
          <w:rFonts w:ascii="Montserrat" w:hAnsi="Montserrat"/>
          <w:sz w:val="24"/>
        </w:rPr>
        <w:t xml:space="preserve"> and several thousand astronauts</w:t>
      </w:r>
      <w:r w:rsidR="00571BD9" w:rsidRPr="00471595">
        <w:rPr>
          <w:rFonts w:ascii="Montserrat" w:hAnsi="Montserrat"/>
          <w:sz w:val="24"/>
        </w:rPr>
        <w:t>,</w:t>
      </w:r>
      <w:r w:rsidRPr="00471595">
        <w:rPr>
          <w:rFonts w:ascii="Montserrat" w:hAnsi="Montserrat"/>
          <w:sz w:val="24"/>
        </w:rPr>
        <w:t xml:space="preserve"> can be kept from the public. Even at risk of starting a panic, it would be unspeakable to hide the fact that a hostile and alien civilization has declared war on the human race.</w:t>
      </w:r>
      <w:r w:rsidR="000264CD" w:rsidRPr="00471595">
        <w:rPr>
          <w:rFonts w:ascii="Montserrat" w:hAnsi="Montserrat"/>
          <w:sz w:val="24"/>
        </w:rPr>
        <w:t>”</w:t>
      </w:r>
      <w:r w:rsidRPr="00471595">
        <w:rPr>
          <w:rFonts w:ascii="Montserrat" w:hAnsi="Montserrat"/>
          <w:sz w:val="24"/>
        </w:rPr>
        <w:t xml:space="preserve"> </w:t>
      </w:r>
    </w:p>
    <w:p w14:paraId="602AFFF3" w14:textId="77777777" w:rsidR="00571BD9" w:rsidRPr="00471595" w:rsidRDefault="00571BD9"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Phoenix nodded. It only made sense. </w:t>
      </w:r>
    </w:p>
    <w:p w14:paraId="63991832" w14:textId="48652796" w:rsidR="00AD35EB" w:rsidRPr="00471595" w:rsidRDefault="00571BD9" w:rsidP="00515B04">
      <w:pPr>
        <w:rPr>
          <w:rFonts w:ascii="Montserrat" w:hAnsi="Montserrat"/>
          <w:sz w:val="24"/>
        </w:rPr>
      </w:pPr>
      <w:r w:rsidRPr="00471595">
        <w:rPr>
          <w:rFonts w:ascii="Montserrat" w:hAnsi="Montserrat"/>
          <w:sz w:val="24"/>
        </w:rPr>
        <w:tab/>
      </w:r>
      <w:r w:rsidR="000264CD" w:rsidRPr="00471595">
        <w:rPr>
          <w:rFonts w:ascii="Montserrat" w:hAnsi="Montserrat"/>
          <w:sz w:val="24"/>
        </w:rPr>
        <w:t>“</w:t>
      </w:r>
      <w:r w:rsidR="00AD35EB" w:rsidRPr="00471595">
        <w:rPr>
          <w:rFonts w:ascii="Montserrat" w:hAnsi="Montserrat"/>
          <w:sz w:val="24"/>
        </w:rPr>
        <w:t>That is why you had to be brought here today,</w:t>
      </w:r>
      <w:r w:rsidR="000264CD" w:rsidRPr="00471595">
        <w:rPr>
          <w:rFonts w:ascii="Montserrat" w:hAnsi="Montserrat"/>
          <w:sz w:val="24"/>
        </w:rPr>
        <w:t>”</w:t>
      </w:r>
      <w:r w:rsidR="00AD35EB" w:rsidRPr="00471595">
        <w:rPr>
          <w:rFonts w:ascii="Montserrat" w:hAnsi="Montserrat"/>
          <w:sz w:val="24"/>
        </w:rPr>
        <w:t xml:space="preserve"> he finished. He handed her a binder. </w:t>
      </w:r>
      <w:r w:rsidR="000264CD" w:rsidRPr="00471595">
        <w:rPr>
          <w:rFonts w:ascii="Montserrat" w:hAnsi="Montserrat"/>
          <w:sz w:val="24"/>
        </w:rPr>
        <w:t>“</w:t>
      </w:r>
      <w:r w:rsidR="00AD35EB" w:rsidRPr="00471595">
        <w:rPr>
          <w:rFonts w:ascii="Montserrat" w:hAnsi="Montserrat"/>
          <w:sz w:val="24"/>
        </w:rPr>
        <w:t>This contains the details of the presentation we want you to make to the media,</w:t>
      </w:r>
      <w:r w:rsidR="000264CD" w:rsidRPr="00471595">
        <w:rPr>
          <w:rFonts w:ascii="Montserrat" w:hAnsi="Montserrat"/>
          <w:sz w:val="24"/>
        </w:rPr>
        <w:t>”</w:t>
      </w:r>
      <w:r w:rsidR="00AD35EB" w:rsidRPr="00471595">
        <w:rPr>
          <w:rFonts w:ascii="Montserrat" w:hAnsi="Montserrat"/>
          <w:sz w:val="24"/>
        </w:rPr>
        <w:t xml:space="preserve"> he explained.</w:t>
      </w:r>
    </w:p>
    <w:p w14:paraId="034225F6" w14:textId="198A0795" w:rsidR="00AD35EB" w:rsidRPr="00471595" w:rsidRDefault="00AD35EB" w:rsidP="00515B04">
      <w:pPr>
        <w:numPr>
          <w:ins w:id="45"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Me?!</w:t>
      </w:r>
      <w:r w:rsidR="000264CD" w:rsidRPr="00471595">
        <w:rPr>
          <w:rFonts w:ascii="Montserrat" w:hAnsi="Montserrat"/>
          <w:sz w:val="24"/>
        </w:rPr>
        <w:t>”</w:t>
      </w:r>
      <w:r w:rsidRPr="00471595">
        <w:rPr>
          <w:rFonts w:ascii="Montserrat" w:hAnsi="Montserrat"/>
          <w:sz w:val="24"/>
        </w:rPr>
        <w:t xml:space="preserve"> She </w:t>
      </w:r>
      <w:r w:rsidR="00571BD9" w:rsidRPr="00471595">
        <w:rPr>
          <w:rFonts w:ascii="Montserrat" w:hAnsi="Montserrat"/>
          <w:sz w:val="24"/>
        </w:rPr>
        <w:t>exploded</w:t>
      </w:r>
      <w:r w:rsidRPr="00471595">
        <w:rPr>
          <w:rFonts w:ascii="Montserrat" w:hAnsi="Montserrat"/>
          <w:sz w:val="24"/>
        </w:rPr>
        <w:t xml:space="preserve">. She flipped the binder open and scanned the pages within, hand at her throat. As she saw the gist of it, her throat clenched strangling her words, </w:t>
      </w:r>
      <w:r w:rsidR="000264CD" w:rsidRPr="00471595">
        <w:rPr>
          <w:rFonts w:ascii="Montserrat" w:hAnsi="Montserrat"/>
          <w:sz w:val="24"/>
        </w:rPr>
        <w:t>“</w:t>
      </w:r>
      <w:r w:rsidRPr="00471595">
        <w:rPr>
          <w:rFonts w:ascii="Montserrat" w:hAnsi="Montserrat"/>
          <w:sz w:val="24"/>
        </w:rPr>
        <w:t>No. No, no, no. I can't do this.</w:t>
      </w:r>
      <w:r w:rsidR="000264CD" w:rsidRPr="00471595">
        <w:rPr>
          <w:rFonts w:ascii="Montserrat" w:hAnsi="Montserrat"/>
          <w:sz w:val="24"/>
        </w:rPr>
        <w:t>”</w:t>
      </w:r>
      <w:r w:rsidRPr="00471595">
        <w:rPr>
          <w:rFonts w:ascii="Montserrat" w:hAnsi="Montserrat"/>
          <w:sz w:val="24"/>
        </w:rPr>
        <w:t xml:space="preserve"> She tried to give the binder back.</w:t>
      </w:r>
    </w:p>
    <w:p w14:paraId="534CBB99" w14:textId="64A8661E" w:rsidR="00571BD9" w:rsidRPr="00471595" w:rsidRDefault="00AD35EB" w:rsidP="00515B04">
      <w:pPr>
        <w:numPr>
          <w:ins w:id="4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Phoenix, please. Who else? You are the only '</w:t>
      </w:r>
      <w:r w:rsidR="00571BD9" w:rsidRPr="00471595">
        <w:rPr>
          <w:rFonts w:ascii="Montserrat" w:hAnsi="Montserrat"/>
          <w:sz w:val="24"/>
        </w:rPr>
        <w:t>eyewitness</w:t>
      </w:r>
      <w:r w:rsidRPr="00471595">
        <w:rPr>
          <w:rFonts w:ascii="Montserrat" w:hAnsi="Montserrat"/>
          <w:sz w:val="24"/>
        </w:rPr>
        <w:t>' available. You are the obvious choice. You are the only choice,</w:t>
      </w:r>
      <w:r w:rsidR="000264CD" w:rsidRPr="00471595">
        <w:rPr>
          <w:rFonts w:ascii="Montserrat" w:hAnsi="Montserrat"/>
          <w:sz w:val="24"/>
        </w:rPr>
        <w:t>”</w:t>
      </w:r>
      <w:r w:rsidRPr="00471595">
        <w:rPr>
          <w:rFonts w:ascii="Montserrat" w:hAnsi="Montserrat"/>
          <w:sz w:val="24"/>
        </w:rPr>
        <w:t xml:space="preserve"> he stressed, refusing to take the document back. </w:t>
      </w:r>
    </w:p>
    <w:p w14:paraId="1BB70225" w14:textId="13754374" w:rsidR="00AD35EB" w:rsidRPr="00471595" w:rsidRDefault="00571BD9"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He sighed heavily as she stared at him full of fear and anger. </w:t>
      </w:r>
      <w:r w:rsidR="000264CD" w:rsidRPr="00471595">
        <w:rPr>
          <w:rFonts w:ascii="Montserrat" w:hAnsi="Montserrat"/>
          <w:sz w:val="24"/>
        </w:rPr>
        <w:t>“</w:t>
      </w:r>
      <w:r w:rsidR="00AD35EB" w:rsidRPr="00471595">
        <w:rPr>
          <w:rFonts w:ascii="Montserrat" w:hAnsi="Montserrat"/>
          <w:sz w:val="24"/>
        </w:rPr>
        <w:t>Do you think this was an easy decision for us? Anyone can say that this horrible thing has happened</w:t>
      </w:r>
      <w:r w:rsidR="00295153" w:rsidRPr="00471595">
        <w:rPr>
          <w:rFonts w:ascii="Montserrat" w:hAnsi="Montserrat"/>
          <w:sz w:val="24"/>
        </w:rPr>
        <w:t xml:space="preserve"> but</w:t>
      </w:r>
      <w:r w:rsidR="00AD35EB" w:rsidRPr="00471595">
        <w:rPr>
          <w:rFonts w:ascii="Montserrat" w:hAnsi="Montserrat"/>
          <w:sz w:val="24"/>
        </w:rPr>
        <w:t xml:space="preserve"> only you can make them understand what this horrible thing is! Only you can tell them what really happened!</w:t>
      </w:r>
      <w:r w:rsidR="000264CD" w:rsidRPr="00471595">
        <w:rPr>
          <w:rFonts w:ascii="Montserrat" w:hAnsi="Montserrat"/>
          <w:sz w:val="24"/>
        </w:rPr>
        <w:t>”</w:t>
      </w:r>
    </w:p>
    <w:p w14:paraId="56DA0CA0" w14:textId="0652ED73" w:rsidR="00AD35EB" w:rsidRPr="00471595" w:rsidRDefault="00AD35EB" w:rsidP="00515B04">
      <w:pPr>
        <w:numPr>
          <w:ins w:id="47" w:author="Unknown"/>
        </w:numPr>
        <w:rPr>
          <w:rFonts w:ascii="Montserrat" w:hAnsi="Montserrat"/>
          <w:sz w:val="24"/>
        </w:rPr>
      </w:pPr>
      <w:r w:rsidRPr="00471595">
        <w:rPr>
          <w:rFonts w:ascii="Montserrat" w:hAnsi="Montserrat"/>
          <w:sz w:val="24"/>
        </w:rPr>
        <w:tab/>
        <w:t xml:space="preserve">That horrible thing lived in her memory, forever waiting to accuse her of her part in it. Phoenix's head swam as it hit her. It clawed inside her </w:t>
      </w:r>
      <w:r w:rsidR="00571BD9" w:rsidRPr="00471595">
        <w:rPr>
          <w:rFonts w:ascii="Montserrat" w:hAnsi="Montserrat"/>
          <w:sz w:val="24"/>
        </w:rPr>
        <w:t>guts;</w:t>
      </w:r>
      <w:r w:rsidRPr="00471595">
        <w:rPr>
          <w:rFonts w:ascii="Montserrat" w:hAnsi="Montserrat"/>
          <w:sz w:val="24"/>
        </w:rPr>
        <w:t xml:space="preserve"> it gnawed at the depths of her soul</w:t>
      </w:r>
      <w:r w:rsidR="00295153" w:rsidRPr="00471595">
        <w:rPr>
          <w:rFonts w:ascii="Montserrat" w:hAnsi="Montserrat"/>
          <w:sz w:val="24"/>
        </w:rPr>
        <w:t xml:space="preserve"> and</w:t>
      </w:r>
      <w:r w:rsidRPr="00471595">
        <w:rPr>
          <w:rFonts w:ascii="Montserrat" w:hAnsi="Montserrat"/>
          <w:sz w:val="24"/>
        </w:rPr>
        <w:t xml:space="preserve"> the very idea of opening that door</w:t>
      </w:r>
      <w:r w:rsidR="00571BD9" w:rsidRPr="00471595">
        <w:rPr>
          <w:rFonts w:ascii="Montserrat" w:hAnsi="Montserrat"/>
          <w:sz w:val="24"/>
        </w:rPr>
        <w:t>,</w:t>
      </w:r>
      <w:r w:rsidRPr="00471595">
        <w:rPr>
          <w:rFonts w:ascii="Montserrat" w:hAnsi="Montserrat"/>
          <w:sz w:val="24"/>
        </w:rPr>
        <w:t xml:space="preserve"> in the back of her mind</w:t>
      </w:r>
      <w:r w:rsidR="00571BD9" w:rsidRPr="00471595">
        <w:rPr>
          <w:rFonts w:ascii="Montserrat" w:hAnsi="Montserrat"/>
          <w:sz w:val="24"/>
        </w:rPr>
        <w:t>,</w:t>
      </w:r>
      <w:r w:rsidRPr="00471595">
        <w:rPr>
          <w:rFonts w:ascii="Montserrat" w:hAnsi="Montserrat"/>
          <w:sz w:val="24"/>
        </w:rPr>
        <w:t xml:space="preserve"> forced a cry of pure animal pain from her throat. Without thought, instinct kicked in. Before the startled eyes of the three men, her body unraveled and twisted out of existence. </w:t>
      </w:r>
    </w:p>
    <w:p w14:paraId="7EFE1136" w14:textId="77777777" w:rsidR="00AD0DA2" w:rsidRPr="00471595" w:rsidRDefault="00AD0DA2" w:rsidP="00515B04">
      <w:pPr>
        <w:rPr>
          <w:rFonts w:ascii="Montserrat" w:hAnsi="Montserrat"/>
          <w:sz w:val="24"/>
        </w:rPr>
      </w:pPr>
    </w:p>
    <w:p w14:paraId="73E73262" w14:textId="77777777" w:rsidR="00AD0DA2" w:rsidRPr="00471595" w:rsidRDefault="00AD0DA2" w:rsidP="00515B04">
      <w:pPr>
        <w:pStyle w:val="VerticalBrace"/>
        <w:rPr>
          <w:rFonts w:ascii="Montserrat" w:hAnsi="Montserrat"/>
          <w:sz w:val="24"/>
        </w:rPr>
      </w:pPr>
      <w:r w:rsidRPr="00471595">
        <w:rPr>
          <w:rFonts w:ascii="Montserrat" w:hAnsi="Montserrat"/>
          <w:sz w:val="24"/>
        </w:rPr>
        <w:t>————————</w:t>
      </w:r>
    </w:p>
    <w:p w14:paraId="0784DDDB" w14:textId="77777777" w:rsidR="00AD0DA2" w:rsidRPr="00471595" w:rsidRDefault="00AD0DA2" w:rsidP="00515B04">
      <w:pPr>
        <w:rPr>
          <w:rFonts w:ascii="Montserrat" w:hAnsi="Montserrat"/>
          <w:sz w:val="24"/>
        </w:rPr>
      </w:pPr>
    </w:p>
    <w:p w14:paraId="507D7DF6" w14:textId="77777777" w:rsidR="00525C5A" w:rsidRPr="00471595" w:rsidRDefault="00AD35EB" w:rsidP="00515B04">
      <w:pPr>
        <w:numPr>
          <w:ins w:id="48" w:author="Unknown"/>
        </w:numPr>
        <w:rPr>
          <w:rFonts w:ascii="Montserrat" w:hAnsi="Montserrat"/>
          <w:sz w:val="24"/>
        </w:rPr>
      </w:pPr>
      <w:r w:rsidRPr="00471595">
        <w:rPr>
          <w:rFonts w:ascii="Montserrat" w:hAnsi="Montserrat"/>
          <w:sz w:val="24"/>
        </w:rPr>
        <w:t xml:space="preserve">In another room down the hall, there had been a moment's warning as the sound of her cry penetrated the barrier her mind could not. The two men charged with the protection and restraint of the young psionic leapt to the control panels. </w:t>
      </w:r>
    </w:p>
    <w:p w14:paraId="73ECB8A4" w14:textId="7D413198" w:rsidR="00525C5A" w:rsidRPr="00471595" w:rsidRDefault="00525C5A"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Arthur barked at once, </w:t>
      </w:r>
      <w:r w:rsidR="000264CD" w:rsidRPr="00471595">
        <w:rPr>
          <w:rFonts w:ascii="Montserrat" w:hAnsi="Montserrat"/>
          <w:sz w:val="24"/>
        </w:rPr>
        <w:t>“</w:t>
      </w:r>
      <w:r w:rsidR="00AD35EB" w:rsidRPr="00471595">
        <w:rPr>
          <w:rFonts w:ascii="Montserrat" w:hAnsi="Montserrat"/>
          <w:sz w:val="24"/>
        </w:rPr>
        <w:t>Block her damn it!</w:t>
      </w:r>
      <w:r w:rsidR="000264CD" w:rsidRPr="00471595">
        <w:rPr>
          <w:rFonts w:ascii="Montserrat" w:hAnsi="Montserrat"/>
          <w:sz w:val="24"/>
        </w:rPr>
        <w:t>”</w:t>
      </w:r>
      <w:r w:rsidR="00AD35EB" w:rsidRPr="00471595">
        <w:rPr>
          <w:rFonts w:ascii="Montserrat" w:hAnsi="Montserrat"/>
          <w:sz w:val="24"/>
        </w:rPr>
        <w:t xml:space="preserve"> </w:t>
      </w:r>
    </w:p>
    <w:p w14:paraId="0FDCBDEE" w14:textId="5B7469FB" w:rsidR="00AD35EB" w:rsidRPr="00471595" w:rsidRDefault="00525C5A"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His younger partner slammed his hand down on the panic button, forcing the damping field to fill in and flood the interior of the office with its mind deadening effect.</w:t>
      </w:r>
    </w:p>
    <w:p w14:paraId="4F204DFA" w14:textId="04D8E6C6" w:rsidR="00525C5A" w:rsidRPr="00471595" w:rsidRDefault="00AD35EB" w:rsidP="00515B04">
      <w:pPr>
        <w:numPr>
          <w:ins w:id="4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She's going to rabbit,</w:t>
      </w:r>
      <w:r w:rsidR="000264CD" w:rsidRPr="00471595">
        <w:rPr>
          <w:rFonts w:ascii="Montserrat" w:hAnsi="Montserrat"/>
          <w:sz w:val="24"/>
        </w:rPr>
        <w:t>”</w:t>
      </w:r>
      <w:r w:rsidRPr="00471595">
        <w:rPr>
          <w:rFonts w:ascii="Montserrat" w:hAnsi="Montserrat"/>
          <w:sz w:val="24"/>
        </w:rPr>
        <w:t xml:space="preserve"> he said as the system adjusted to execute the damping flood. He had barely begun to draw another breath when he saw her form disintegrate on camera. </w:t>
      </w:r>
    </w:p>
    <w:p w14:paraId="226F11F4" w14:textId="255C46D0" w:rsidR="00AD35EB" w:rsidRPr="00471595" w:rsidRDefault="00525C5A"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He felt a moment of alarm at the thought of what might happen if the field interrupted her power while she was </w:t>
      </w:r>
      <w:r w:rsidRPr="00471595">
        <w:rPr>
          <w:rFonts w:ascii="Montserrat" w:hAnsi="Montserrat"/>
          <w:sz w:val="24"/>
        </w:rPr>
        <w:t>incorporeal</w:t>
      </w:r>
      <w:r w:rsidR="00AD35EB" w:rsidRPr="00471595">
        <w:rPr>
          <w:rFonts w:ascii="Montserrat" w:hAnsi="Montserrat"/>
          <w:sz w:val="24"/>
        </w:rPr>
        <w:t xml:space="preserve">. He watched the graphic model of the field filling in with one eye as the other kept tabs on the </w:t>
      </w:r>
      <w:r w:rsidRPr="00471595">
        <w:rPr>
          <w:rFonts w:ascii="Montserrat" w:hAnsi="Montserrat"/>
          <w:sz w:val="24"/>
        </w:rPr>
        <w:t>real-world</w:t>
      </w:r>
      <w:r w:rsidR="00AD35EB" w:rsidRPr="00471595">
        <w:rPr>
          <w:rFonts w:ascii="Montserrat" w:hAnsi="Montserrat"/>
          <w:sz w:val="24"/>
        </w:rPr>
        <w:t xml:space="preserve"> effect it should be having. </w:t>
      </w:r>
    </w:p>
    <w:p w14:paraId="314F6FB9" w14:textId="77777777" w:rsidR="00525C5A" w:rsidRPr="00471595" w:rsidRDefault="00AD35EB" w:rsidP="00515B04">
      <w:pPr>
        <w:numPr>
          <w:ins w:id="50" w:author="Unknown"/>
        </w:numPr>
        <w:rPr>
          <w:rFonts w:ascii="Montserrat" w:hAnsi="Montserrat"/>
          <w:sz w:val="24"/>
        </w:rPr>
      </w:pPr>
      <w:r w:rsidRPr="00471595">
        <w:rPr>
          <w:rFonts w:ascii="Montserrat" w:hAnsi="Montserrat"/>
          <w:sz w:val="24"/>
        </w:rPr>
        <w:tab/>
        <w:t xml:space="preserve">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w:t>
      </w:r>
    </w:p>
    <w:p w14:paraId="1A1083DA" w14:textId="39574252" w:rsidR="00AD35EB" w:rsidRPr="00471595" w:rsidRDefault="00525C5A"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He quickly announced, </w:t>
      </w:r>
      <w:r w:rsidR="000264CD" w:rsidRPr="00471595">
        <w:rPr>
          <w:rFonts w:ascii="Montserrat" w:hAnsi="Montserrat"/>
          <w:sz w:val="24"/>
        </w:rPr>
        <w:t>“</w:t>
      </w:r>
      <w:r w:rsidR="00AD35EB" w:rsidRPr="00471595">
        <w:rPr>
          <w:rFonts w:ascii="Montserrat" w:hAnsi="Montserrat"/>
          <w:sz w:val="24"/>
        </w:rPr>
        <w:t>I've got her.</w:t>
      </w:r>
      <w:r w:rsidR="000264CD" w:rsidRPr="00471595">
        <w:rPr>
          <w:rFonts w:ascii="Montserrat" w:hAnsi="Montserrat"/>
          <w:sz w:val="24"/>
        </w:rPr>
        <w:t>”</w:t>
      </w:r>
    </w:p>
    <w:p w14:paraId="74945404" w14:textId="231AA168" w:rsidR="00525C5A" w:rsidRPr="00471595" w:rsidRDefault="00AD35EB" w:rsidP="00515B04">
      <w:pPr>
        <w:numPr>
          <w:ins w:id="51" w:author="Unknown"/>
        </w:numPr>
        <w:rPr>
          <w:rFonts w:ascii="Montserrat" w:hAnsi="Montserrat"/>
          <w:sz w:val="24"/>
        </w:rPr>
      </w:pPr>
      <w:r w:rsidRPr="00471595">
        <w:rPr>
          <w:rFonts w:ascii="Montserrat" w:hAnsi="Montserrat"/>
          <w:sz w:val="24"/>
        </w:rPr>
        <w:tab/>
        <w:t xml:space="preserve">Arthur glanced at the screens while speaking into his sleeve cuff, </w:t>
      </w:r>
      <w:r w:rsidR="000264CD" w:rsidRPr="00471595">
        <w:rPr>
          <w:rFonts w:ascii="Montserrat" w:hAnsi="Montserrat"/>
          <w:sz w:val="24"/>
        </w:rPr>
        <w:t>“</w:t>
      </w:r>
      <w:r w:rsidRPr="00471595">
        <w:rPr>
          <w:rFonts w:ascii="Montserrat" w:hAnsi="Montserrat"/>
          <w:sz w:val="24"/>
        </w:rPr>
        <w:t>OK, the genie is back in the bottle, tell Control.</w:t>
      </w:r>
      <w:r w:rsidR="000264CD" w:rsidRPr="00471595">
        <w:rPr>
          <w:rFonts w:ascii="Montserrat" w:hAnsi="Montserrat"/>
          <w:sz w:val="24"/>
        </w:rPr>
        <w:t>”</w:t>
      </w:r>
      <w:r w:rsidRPr="00471595">
        <w:rPr>
          <w:rFonts w:ascii="Montserrat" w:hAnsi="Montserrat"/>
          <w:sz w:val="24"/>
        </w:rPr>
        <w:t xml:space="preserve"> </w:t>
      </w:r>
    </w:p>
    <w:p w14:paraId="40357356" w14:textId="77777777" w:rsidR="00525C5A" w:rsidRPr="00471595" w:rsidRDefault="00525C5A"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Arthur stepped to the door as security rushed up in response to the panic button alarm. </w:t>
      </w:r>
    </w:p>
    <w:p w14:paraId="069EFD3E" w14:textId="5D9693E4" w:rsidR="00AD35EB" w:rsidRPr="00471595" w:rsidRDefault="00525C5A"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While Arthur conferred with the resident security and control agents, Malthus was staring at the status readouts on the field.</w:t>
      </w:r>
    </w:p>
    <w:p w14:paraId="493A094B" w14:textId="1C506E91" w:rsidR="00525C5A" w:rsidRPr="00471595" w:rsidRDefault="00AD35EB" w:rsidP="00515B04">
      <w:pPr>
        <w:numPr>
          <w:ins w:id="5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Damn,</w:t>
      </w:r>
      <w:r w:rsidR="000264CD" w:rsidRPr="00471595">
        <w:rPr>
          <w:rFonts w:ascii="Montserrat" w:hAnsi="Montserrat"/>
          <w:sz w:val="24"/>
        </w:rPr>
        <w:t>”</w:t>
      </w:r>
      <w:r w:rsidRPr="00471595">
        <w:rPr>
          <w:rFonts w:ascii="Montserrat" w:hAnsi="Montserrat"/>
          <w:sz w:val="24"/>
        </w:rPr>
        <w:t xml:space="preserve"> he breathed, watching the numbers flicker on the screen. </w:t>
      </w:r>
      <w:r w:rsidR="000264CD" w:rsidRPr="00471595">
        <w:rPr>
          <w:rFonts w:ascii="Montserrat" w:hAnsi="Montserrat"/>
          <w:sz w:val="24"/>
        </w:rPr>
        <w:t>“</w:t>
      </w:r>
      <w:r w:rsidRPr="00471595">
        <w:rPr>
          <w:rFonts w:ascii="Montserrat" w:hAnsi="Montserrat"/>
          <w:sz w:val="24"/>
        </w:rPr>
        <w:t>Look at this reading,</w:t>
      </w:r>
      <w:r w:rsidR="000264CD" w:rsidRPr="00471595">
        <w:rPr>
          <w:rFonts w:ascii="Montserrat" w:hAnsi="Montserrat"/>
          <w:sz w:val="24"/>
        </w:rPr>
        <w:t>”</w:t>
      </w:r>
      <w:r w:rsidRPr="00471595">
        <w:rPr>
          <w:rFonts w:ascii="Montserrat" w:hAnsi="Montserrat"/>
          <w:sz w:val="24"/>
        </w:rPr>
        <w:t xml:space="preserve"> he said in a louder voice, aimed at his partner. </w:t>
      </w:r>
    </w:p>
    <w:p w14:paraId="5242CDB4" w14:textId="77777777" w:rsidR="00525C5A" w:rsidRPr="00471595" w:rsidRDefault="00525C5A"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He saw the numbers rising as the field array reported the absorbed power readings. His eyes dropped from the power conversion in kilowatts to the force conversion in newtons. </w:t>
      </w:r>
    </w:p>
    <w:p w14:paraId="1C65EC19" w14:textId="1534CF4C" w:rsidR="00AD35EB" w:rsidRPr="00471595" w:rsidRDefault="00525C5A"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To himself he silently prayed, </w:t>
      </w:r>
      <w:r w:rsidR="000264CD" w:rsidRPr="00471595">
        <w:rPr>
          <w:rFonts w:ascii="Montserrat" w:hAnsi="Montserrat"/>
          <w:sz w:val="24"/>
        </w:rPr>
        <w:t>“</w:t>
      </w:r>
      <w:r w:rsidR="00AD35EB" w:rsidRPr="00471595">
        <w:rPr>
          <w:rFonts w:ascii="Montserrat" w:hAnsi="Montserrat"/>
          <w:sz w:val="24"/>
        </w:rPr>
        <w:t>God, this better hold.</w:t>
      </w:r>
      <w:r w:rsidR="000264CD" w:rsidRPr="00471595">
        <w:rPr>
          <w:rFonts w:ascii="Montserrat" w:hAnsi="Montserrat"/>
          <w:sz w:val="24"/>
        </w:rPr>
        <w:t>”</w:t>
      </w:r>
    </w:p>
    <w:p w14:paraId="0D1F33E2" w14:textId="3B681ED7" w:rsidR="00AD35EB" w:rsidRPr="00471595" w:rsidRDefault="00AD35EB" w:rsidP="00515B04">
      <w:pPr>
        <w:numPr>
          <w:ins w:id="53" w:author="Unknown"/>
        </w:numPr>
        <w:rPr>
          <w:rFonts w:ascii="Montserrat" w:hAnsi="Montserrat"/>
          <w:sz w:val="24"/>
        </w:rPr>
      </w:pPr>
      <w:r w:rsidRPr="00471595">
        <w:rPr>
          <w:rFonts w:ascii="Montserrat" w:hAnsi="Montserrat"/>
          <w:sz w:val="24"/>
        </w:rPr>
        <w:tab/>
        <w:t xml:space="preserve">Arthur came back from the door and laid a hand on his shoulder. </w:t>
      </w:r>
      <w:r w:rsidR="000264CD" w:rsidRPr="00471595">
        <w:rPr>
          <w:rFonts w:ascii="Montserrat" w:hAnsi="Montserrat"/>
          <w:sz w:val="24"/>
        </w:rPr>
        <w:t>“</w:t>
      </w:r>
      <w:r w:rsidRPr="00471595">
        <w:rPr>
          <w:rFonts w:ascii="Montserrat" w:hAnsi="Montserrat"/>
          <w:sz w:val="24"/>
        </w:rPr>
        <w:t>We've got a second perimeter around the building,</w:t>
      </w:r>
      <w:r w:rsidR="000264CD" w:rsidRPr="00471595">
        <w:rPr>
          <w:rFonts w:ascii="Montserrat" w:hAnsi="Montserrat"/>
          <w:sz w:val="24"/>
        </w:rPr>
        <w:t>”</w:t>
      </w:r>
      <w:r w:rsidRPr="00471595">
        <w:rPr>
          <w:rFonts w:ascii="Montserrat" w:hAnsi="Montserrat"/>
          <w:sz w:val="24"/>
        </w:rPr>
        <w:t xml:space="preserve"> he reminded Malthus, having overheard the younger man's last remark.</w:t>
      </w:r>
    </w:p>
    <w:p w14:paraId="68BCB7A3" w14:textId="77777777" w:rsidR="00525C5A" w:rsidRPr="00471595" w:rsidRDefault="00AD35EB" w:rsidP="00515B04">
      <w:pPr>
        <w:numPr>
          <w:ins w:id="54" w:author="Unknown"/>
        </w:numPr>
        <w:rPr>
          <w:rFonts w:ascii="Montserrat" w:hAnsi="Montserrat"/>
          <w:sz w:val="24"/>
        </w:rPr>
      </w:pPr>
      <w:r w:rsidRPr="00471595">
        <w:rPr>
          <w:rFonts w:ascii="Montserrat" w:hAnsi="Montserrat"/>
          <w:sz w:val="24"/>
        </w:rPr>
        <w:tab/>
        <w:t xml:space="preserve">Malthus gave a nod. His eyes were glued to the flickering numbers. </w:t>
      </w:r>
    </w:p>
    <w:p w14:paraId="5806777C" w14:textId="2ADDD610" w:rsidR="00525C5A" w:rsidRPr="00471595" w:rsidRDefault="00525C5A"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They were still climbing</w:t>
      </w:r>
      <w:r w:rsidRPr="00471595">
        <w:rPr>
          <w:rFonts w:ascii="Montserrat" w:hAnsi="Montserrat"/>
          <w:sz w:val="24"/>
        </w:rPr>
        <w:t xml:space="preserve">. </w:t>
      </w:r>
    </w:p>
    <w:p w14:paraId="768E05F5" w14:textId="1B26BEE8" w:rsidR="00525C5A" w:rsidRPr="00471595" w:rsidRDefault="00525C5A" w:rsidP="00515B04">
      <w:pPr>
        <w:rPr>
          <w:rFonts w:ascii="Montserrat" w:hAnsi="Montserrat"/>
          <w:sz w:val="24"/>
        </w:rPr>
      </w:pPr>
      <w:r w:rsidRPr="00471595">
        <w:rPr>
          <w:rFonts w:ascii="Montserrat" w:hAnsi="Montserrat"/>
          <w:sz w:val="24"/>
        </w:rPr>
        <w:tab/>
        <w:t xml:space="preserve">All of a sudden, the count blanked and then came back in a different display format. </w:t>
      </w:r>
      <w:r w:rsidR="000264CD" w:rsidRPr="00471595">
        <w:rPr>
          <w:rFonts w:ascii="Montserrat" w:hAnsi="Montserrat"/>
          <w:sz w:val="24"/>
        </w:rPr>
        <w:t>“</w:t>
      </w:r>
      <w:r w:rsidR="00AD35EB" w:rsidRPr="00471595">
        <w:rPr>
          <w:rFonts w:ascii="Montserrat" w:hAnsi="Montserrat"/>
          <w:sz w:val="24"/>
        </w:rPr>
        <w:t>God damn!</w:t>
      </w:r>
      <w:r w:rsidR="000264CD" w:rsidRPr="00471595">
        <w:rPr>
          <w:rFonts w:ascii="Montserrat" w:hAnsi="Montserrat"/>
          <w:sz w:val="24"/>
        </w:rPr>
        <w:t>”</w:t>
      </w:r>
      <w:r w:rsidR="00AD35EB" w:rsidRPr="00471595">
        <w:rPr>
          <w:rFonts w:ascii="Montserrat" w:hAnsi="Montserrat"/>
          <w:sz w:val="24"/>
        </w:rPr>
        <w:t xml:space="preserve"> He exclaimed as he recognized the new scale. </w:t>
      </w:r>
    </w:p>
    <w:p w14:paraId="5427A49B" w14:textId="77777777" w:rsidR="00525C5A" w:rsidRPr="00471595" w:rsidRDefault="00525C5A"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Geometric growth. </w:t>
      </w:r>
    </w:p>
    <w:p w14:paraId="5458DD88" w14:textId="2DA07DA5" w:rsidR="00525C5A" w:rsidRPr="00471595" w:rsidRDefault="00525C5A"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His jaw went slack. </w:t>
      </w:r>
      <w:r w:rsidR="000264CD" w:rsidRPr="00471595">
        <w:rPr>
          <w:rFonts w:ascii="Montserrat" w:hAnsi="Montserrat"/>
          <w:sz w:val="24"/>
        </w:rPr>
        <w:t>“</w:t>
      </w:r>
      <w:r w:rsidR="00AD35EB" w:rsidRPr="00471595">
        <w:rPr>
          <w:rFonts w:ascii="Montserrat" w:hAnsi="Montserrat"/>
          <w:sz w:val="24"/>
        </w:rPr>
        <w:t>Look at this reading!</w:t>
      </w:r>
      <w:r w:rsidR="000264CD" w:rsidRPr="00471595">
        <w:rPr>
          <w:rFonts w:ascii="Montserrat" w:hAnsi="Montserrat"/>
          <w:sz w:val="24"/>
        </w:rPr>
        <w:t>”</w:t>
      </w:r>
      <w:r w:rsidR="00AD35EB" w:rsidRPr="00471595">
        <w:rPr>
          <w:rFonts w:ascii="Montserrat" w:hAnsi="Montserrat"/>
          <w:sz w:val="24"/>
        </w:rPr>
        <w:t xml:space="preserve"> </w:t>
      </w:r>
      <w:r w:rsidR="00761223" w:rsidRPr="00471595">
        <w:rPr>
          <w:rFonts w:ascii="Montserrat" w:hAnsi="Montserrat"/>
          <w:sz w:val="24"/>
        </w:rPr>
        <w:t>h</w:t>
      </w:r>
      <w:r w:rsidR="00AD35EB" w:rsidRPr="00471595">
        <w:rPr>
          <w:rFonts w:ascii="Montserrat" w:hAnsi="Montserrat"/>
          <w:sz w:val="24"/>
        </w:rPr>
        <w:t xml:space="preserve">e </w:t>
      </w:r>
      <w:r w:rsidRPr="00471595">
        <w:rPr>
          <w:rFonts w:ascii="Montserrat" w:hAnsi="Montserrat"/>
          <w:sz w:val="24"/>
        </w:rPr>
        <w:t>gasped,</w:t>
      </w:r>
      <w:r w:rsidR="00AD35EB" w:rsidRPr="00471595">
        <w:rPr>
          <w:rFonts w:ascii="Montserrat" w:hAnsi="Montserrat"/>
          <w:sz w:val="24"/>
        </w:rPr>
        <w:t xml:space="preserve"> grabbing his partner by the sleeve. He remembered a story he had heard once</w:t>
      </w:r>
      <w:r w:rsidRPr="00471595">
        <w:rPr>
          <w:rFonts w:ascii="Montserrat" w:hAnsi="Montserrat"/>
          <w:sz w:val="24"/>
        </w:rPr>
        <w:t>,</w:t>
      </w:r>
      <w:r w:rsidR="00AD35EB" w:rsidRPr="00471595">
        <w:rPr>
          <w:rFonts w:ascii="Montserrat" w:hAnsi="Montserrat"/>
          <w:sz w:val="24"/>
        </w:rPr>
        <w:t xml:space="preserve"> about doubling grains of rice on the squares of a chessboard. </w:t>
      </w:r>
    </w:p>
    <w:p w14:paraId="01160C71" w14:textId="0887F2C0" w:rsidR="00AD35EB" w:rsidRPr="00471595" w:rsidRDefault="00525C5A"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He watched the numbers climbing past a hundred iterations of doubling and still </w:t>
      </w:r>
      <w:r w:rsidRPr="00471595">
        <w:rPr>
          <w:rFonts w:ascii="Montserrat" w:hAnsi="Montserrat"/>
          <w:sz w:val="24"/>
        </w:rPr>
        <w:t>they</w:t>
      </w:r>
      <w:r w:rsidR="00AD35EB" w:rsidRPr="00471595">
        <w:rPr>
          <w:rFonts w:ascii="Montserrat" w:hAnsi="Montserrat"/>
          <w:sz w:val="24"/>
        </w:rPr>
        <w:t xml:space="preserve"> kept rising. The only difference was that the number increased with a slow, menacingly relentless impetus.</w:t>
      </w:r>
    </w:p>
    <w:p w14:paraId="45E80C63" w14:textId="7CEE1D7B" w:rsidR="00AD35EB" w:rsidRPr="00471595" w:rsidRDefault="00AD35EB" w:rsidP="00515B04">
      <w:pPr>
        <w:numPr>
          <w:ins w:id="55" w:author="Unknown"/>
        </w:numPr>
        <w:rPr>
          <w:rFonts w:ascii="Montserrat" w:hAnsi="Montserrat"/>
          <w:sz w:val="24"/>
        </w:rPr>
      </w:pPr>
      <w:r w:rsidRPr="00471595">
        <w:rPr>
          <w:rFonts w:ascii="Montserrat" w:hAnsi="Montserrat"/>
          <w:sz w:val="24"/>
        </w:rPr>
        <w:tab/>
        <w:t xml:space="preserve">Arthur squeezed his shoulder, saying gently and firmly, </w:t>
      </w:r>
      <w:r w:rsidR="000264CD" w:rsidRPr="00471595">
        <w:rPr>
          <w:rFonts w:ascii="Montserrat" w:hAnsi="Montserrat"/>
          <w:sz w:val="24"/>
        </w:rPr>
        <w:t>“</w:t>
      </w:r>
      <w:r w:rsidRPr="00471595">
        <w:rPr>
          <w:rFonts w:ascii="Montserrat" w:hAnsi="Montserrat"/>
          <w:sz w:val="24"/>
        </w:rPr>
        <w:t>Just do your job, Sam.</w:t>
      </w:r>
      <w:r w:rsidR="000264CD" w:rsidRPr="00471595">
        <w:rPr>
          <w:rFonts w:ascii="Montserrat" w:hAnsi="Montserrat"/>
          <w:sz w:val="24"/>
        </w:rPr>
        <w:t>”</w:t>
      </w:r>
    </w:p>
    <w:p w14:paraId="41666404" w14:textId="77777777" w:rsidR="00525C5A" w:rsidRPr="00471595" w:rsidRDefault="00AD35EB" w:rsidP="00515B04">
      <w:pPr>
        <w:numPr>
          <w:ins w:id="56" w:author="Unknown"/>
        </w:numPr>
        <w:rPr>
          <w:rFonts w:ascii="Montserrat" w:hAnsi="Montserrat"/>
          <w:sz w:val="24"/>
        </w:rPr>
      </w:pPr>
      <w:r w:rsidRPr="00471595">
        <w:rPr>
          <w:rFonts w:ascii="Montserrat" w:hAnsi="Montserrat"/>
          <w:sz w:val="24"/>
        </w:rPr>
        <w:tab/>
        <w:t xml:space="preserve">Malthus could not take his eyes from the screen, wiping a faint sheen of sweat with the back of his hand while his mind reeled. He couldn't even conceive of the power that was being siphoned away from her mind. </w:t>
      </w:r>
    </w:p>
    <w:p w14:paraId="72301ACA" w14:textId="1895F20D" w:rsidR="00AD35EB" w:rsidRPr="00471595" w:rsidRDefault="00525C5A"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In a desperate and pained </w:t>
      </w:r>
      <w:r w:rsidRPr="00471595">
        <w:rPr>
          <w:rFonts w:ascii="Montserrat" w:hAnsi="Montserrat"/>
          <w:sz w:val="24"/>
        </w:rPr>
        <w:t>voice,</w:t>
      </w:r>
      <w:r w:rsidR="00AD35EB" w:rsidRPr="00471595">
        <w:rPr>
          <w:rFonts w:ascii="Montserrat" w:hAnsi="Montserrat"/>
          <w:sz w:val="24"/>
        </w:rPr>
        <w:t xml:space="preserve"> he cried, </w:t>
      </w:r>
      <w:r w:rsidR="000264CD" w:rsidRPr="00471595">
        <w:rPr>
          <w:rFonts w:ascii="Montserrat" w:hAnsi="Montserrat"/>
          <w:sz w:val="24"/>
        </w:rPr>
        <w:t>“</w:t>
      </w:r>
      <w:r w:rsidR="00AD35EB" w:rsidRPr="00471595">
        <w:rPr>
          <w:rFonts w:ascii="Montserrat" w:hAnsi="Montserrat"/>
          <w:sz w:val="24"/>
        </w:rPr>
        <w:t>Jesus H. Christ, she's just a kid!</w:t>
      </w:r>
      <w:r w:rsidR="000264CD" w:rsidRPr="00471595">
        <w:rPr>
          <w:rFonts w:ascii="Montserrat" w:hAnsi="Montserrat"/>
          <w:sz w:val="24"/>
        </w:rPr>
        <w:t>”</w:t>
      </w:r>
      <w:r w:rsidRPr="00471595">
        <w:rPr>
          <w:rFonts w:ascii="Montserrat" w:hAnsi="Montserrat"/>
          <w:sz w:val="24"/>
        </w:rPr>
        <w:t xml:space="preserve"> Eyes wide in disbelief, he tried to pretend his emotional rush was not sheer, animal terror. He had been trained better than that! </w:t>
      </w:r>
      <w:r w:rsidR="000A7F65" w:rsidRPr="00471595">
        <w:rPr>
          <w:rFonts w:ascii="Montserrat" w:hAnsi="Montserrat"/>
          <w:sz w:val="24"/>
        </w:rPr>
        <w:t>The man beside him counted on it.</w:t>
      </w:r>
    </w:p>
    <w:p w14:paraId="4256FD0A" w14:textId="2F012169" w:rsidR="00525C5A" w:rsidRPr="00471595" w:rsidRDefault="00AD35EB" w:rsidP="00515B04">
      <w:pPr>
        <w:numPr>
          <w:ins w:id="57" w:author="Unknown"/>
        </w:numPr>
        <w:rPr>
          <w:rFonts w:ascii="Montserrat" w:hAnsi="Montserrat"/>
          <w:sz w:val="24"/>
        </w:rPr>
      </w:pPr>
      <w:r w:rsidRPr="00471595">
        <w:rPr>
          <w:rFonts w:ascii="Montserrat" w:hAnsi="Montserrat"/>
          <w:sz w:val="24"/>
        </w:rPr>
        <w:tab/>
        <w:t xml:space="preserve">Arthur Remington moved his hand to grasp the back of Malthus's neck. </w:t>
      </w:r>
      <w:r w:rsidR="000264CD" w:rsidRPr="00471595">
        <w:rPr>
          <w:rFonts w:ascii="Montserrat" w:hAnsi="Montserrat"/>
          <w:sz w:val="24"/>
        </w:rPr>
        <w:t>“</w:t>
      </w:r>
      <w:r w:rsidRPr="00471595">
        <w:rPr>
          <w:rFonts w:ascii="Montserrat" w:hAnsi="Montserrat"/>
          <w:sz w:val="24"/>
        </w:rPr>
        <w:t>Just stow it, Sam,</w:t>
      </w:r>
      <w:r w:rsidR="000264CD" w:rsidRPr="00471595">
        <w:rPr>
          <w:rFonts w:ascii="Montserrat" w:hAnsi="Montserrat"/>
          <w:sz w:val="24"/>
        </w:rPr>
        <w:t>”</w:t>
      </w:r>
      <w:r w:rsidRPr="00471595">
        <w:rPr>
          <w:rFonts w:ascii="Montserrat" w:hAnsi="Montserrat"/>
          <w:sz w:val="24"/>
        </w:rPr>
        <w:t xml:space="preserve"> he ordered giving his partner a tight little shake. </w:t>
      </w:r>
    </w:p>
    <w:p w14:paraId="2BFF1C23" w14:textId="19FB04EE" w:rsidR="00525C5A" w:rsidRPr="00471595" w:rsidRDefault="00525C5A"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The younger man leaned back and tried to shake off the shock. He knew better. He had been told not to try to imagine the power some actives could tap. He </w:t>
      </w:r>
      <w:r w:rsidR="000A7F65" w:rsidRPr="00471595">
        <w:rPr>
          <w:rFonts w:ascii="Montserrat" w:hAnsi="Montserrat"/>
          <w:sz w:val="24"/>
        </w:rPr>
        <w:t>shuddered when</w:t>
      </w:r>
      <w:r w:rsidR="00AD35EB" w:rsidRPr="00471595">
        <w:rPr>
          <w:rFonts w:ascii="Montserrat" w:hAnsi="Montserrat"/>
          <w:sz w:val="24"/>
        </w:rPr>
        <w:t xml:space="preserve"> he noticed that the numbers had peaked and begun to regress. </w:t>
      </w:r>
    </w:p>
    <w:p w14:paraId="66760AC7" w14:textId="77777777" w:rsidR="000A7F65" w:rsidRPr="00471595" w:rsidRDefault="00525C5A"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Over seven hundred iterations, geometric doubling</w:t>
      </w:r>
      <w:r w:rsidR="000A7F65" w:rsidRPr="00471595">
        <w:rPr>
          <w:rFonts w:ascii="Montserrat" w:hAnsi="Montserrat"/>
          <w:sz w:val="24"/>
        </w:rPr>
        <w:t>.</w:t>
      </w:r>
      <w:r w:rsidR="00AD35EB" w:rsidRPr="00471595">
        <w:rPr>
          <w:rFonts w:ascii="Montserrat" w:hAnsi="Montserrat"/>
          <w:sz w:val="24"/>
        </w:rPr>
        <w:t xml:space="preserve"> </w:t>
      </w:r>
    </w:p>
    <w:p w14:paraId="3A80A11B" w14:textId="3BFA190E" w:rsidR="00AD35EB" w:rsidRPr="00471595" w:rsidRDefault="000A7F65" w:rsidP="00515B04">
      <w:pPr>
        <w:rPr>
          <w:rFonts w:ascii="Montserrat" w:hAnsi="Montserrat"/>
          <w:sz w:val="24"/>
        </w:rPr>
      </w:pPr>
      <w:r w:rsidRPr="00471595">
        <w:rPr>
          <w:rFonts w:ascii="Montserrat" w:hAnsi="Montserrat"/>
          <w:sz w:val="24"/>
        </w:rPr>
        <w:tab/>
        <w:t xml:space="preserve">From </w:t>
      </w:r>
      <w:r w:rsidR="00AD35EB" w:rsidRPr="00471595">
        <w:rPr>
          <w:rFonts w:ascii="Montserrat" w:hAnsi="Montserrat"/>
          <w:sz w:val="24"/>
        </w:rPr>
        <w:t xml:space="preserve">a one-newton grain of rice. </w:t>
      </w:r>
    </w:p>
    <w:p w14:paraId="27C0FFDE" w14:textId="77777777" w:rsidR="00AD0DA2" w:rsidRPr="00471595" w:rsidRDefault="00AD0DA2" w:rsidP="00515B04">
      <w:pPr>
        <w:rPr>
          <w:rFonts w:ascii="Montserrat" w:hAnsi="Montserrat"/>
          <w:sz w:val="24"/>
        </w:rPr>
      </w:pPr>
    </w:p>
    <w:p w14:paraId="3224B520" w14:textId="77777777" w:rsidR="00AD0DA2" w:rsidRPr="00471595" w:rsidRDefault="00AD0DA2" w:rsidP="00515B04">
      <w:pPr>
        <w:pStyle w:val="VerticalBrace"/>
        <w:rPr>
          <w:rFonts w:ascii="Montserrat" w:hAnsi="Montserrat"/>
          <w:sz w:val="24"/>
        </w:rPr>
      </w:pPr>
      <w:r w:rsidRPr="00471595">
        <w:rPr>
          <w:rFonts w:ascii="Montserrat" w:hAnsi="Montserrat"/>
          <w:sz w:val="24"/>
        </w:rPr>
        <w:t>————————</w:t>
      </w:r>
    </w:p>
    <w:p w14:paraId="45455F6C" w14:textId="77777777" w:rsidR="00AD0DA2" w:rsidRPr="00471595" w:rsidRDefault="00AD0DA2" w:rsidP="00515B04">
      <w:pPr>
        <w:rPr>
          <w:rFonts w:ascii="Montserrat" w:hAnsi="Montserrat"/>
          <w:sz w:val="24"/>
        </w:rPr>
      </w:pPr>
    </w:p>
    <w:p w14:paraId="0B9072EF" w14:textId="77777777" w:rsidR="000A7F65" w:rsidRPr="00471595" w:rsidRDefault="00AD35EB" w:rsidP="00515B04">
      <w:pPr>
        <w:numPr>
          <w:ins w:id="58" w:author="Unknown"/>
        </w:numPr>
        <w:rPr>
          <w:rFonts w:ascii="Montserrat" w:hAnsi="Montserrat"/>
          <w:sz w:val="24"/>
        </w:rPr>
      </w:pPr>
      <w:r w:rsidRPr="00471595">
        <w:rPr>
          <w:rFonts w:ascii="Montserrat" w:hAnsi="Montserrat"/>
          <w:sz w:val="24"/>
        </w:rPr>
        <w:t xml:space="preserve">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w:t>
      </w:r>
    </w:p>
    <w:p w14:paraId="3B8526AB" w14:textId="6020DD06" w:rsidR="000A7F65" w:rsidRPr="00471595" w:rsidRDefault="000A7F65"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She struggled to deal with the terror still awake inside her as she dragged herself to her feet. </w:t>
      </w:r>
    </w:p>
    <w:p w14:paraId="451D118D" w14:textId="77777777" w:rsidR="000A7F65" w:rsidRPr="00471595" w:rsidRDefault="000A7F65"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The men were looking at her with utterly blank expressions. </w:t>
      </w:r>
    </w:p>
    <w:p w14:paraId="435FDBEB" w14:textId="44F30698" w:rsidR="000A7F65" w:rsidRPr="00471595" w:rsidRDefault="000A7F65"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Phoenix took a deep, ragged breath as she turned to face them again. </w:t>
      </w:r>
      <w:r w:rsidR="000264CD" w:rsidRPr="00471595">
        <w:rPr>
          <w:rFonts w:ascii="Montserrat" w:hAnsi="Montserrat"/>
          <w:sz w:val="24"/>
        </w:rPr>
        <w:t>“</w:t>
      </w:r>
      <w:r w:rsidR="00AD35EB" w:rsidRPr="00471595">
        <w:rPr>
          <w:rFonts w:ascii="Montserrat" w:hAnsi="Montserrat"/>
          <w:sz w:val="24"/>
        </w:rPr>
        <w:t>You have no idea what you are asking me to do,</w:t>
      </w:r>
      <w:r w:rsidR="000264CD" w:rsidRPr="00471595">
        <w:rPr>
          <w:rFonts w:ascii="Montserrat" w:hAnsi="Montserrat"/>
          <w:sz w:val="24"/>
        </w:rPr>
        <w:t>”</w:t>
      </w:r>
      <w:r w:rsidR="00AD35EB" w:rsidRPr="00471595">
        <w:rPr>
          <w:rFonts w:ascii="Montserrat" w:hAnsi="Montserrat"/>
          <w:sz w:val="24"/>
        </w:rPr>
        <w:t xml:space="preserve"> she panted. Her hands fisted as she tried to master the shaking that still tortured her body. </w:t>
      </w:r>
    </w:p>
    <w:p w14:paraId="78D73851" w14:textId="029BB6D8" w:rsidR="00AD35EB" w:rsidRPr="00471595" w:rsidRDefault="000A7F65" w:rsidP="00515B04">
      <w:pPr>
        <w:rPr>
          <w:rFonts w:ascii="Montserrat" w:hAnsi="Montserrat"/>
          <w:sz w:val="24"/>
        </w:rPr>
      </w:pPr>
      <w:r w:rsidRPr="00471595">
        <w:rPr>
          <w:rFonts w:ascii="Montserrat" w:hAnsi="Montserrat"/>
          <w:sz w:val="24"/>
        </w:rPr>
        <w:tab/>
      </w:r>
      <w:r w:rsidR="000264CD" w:rsidRPr="00471595">
        <w:rPr>
          <w:rFonts w:ascii="Montserrat" w:hAnsi="Montserrat"/>
          <w:sz w:val="24"/>
        </w:rPr>
        <w:t>“</w:t>
      </w:r>
      <w:r w:rsidR="00AD35EB" w:rsidRPr="00471595">
        <w:rPr>
          <w:rFonts w:ascii="Montserrat" w:hAnsi="Montserrat"/>
          <w:sz w:val="24"/>
        </w:rPr>
        <w:t>I can't do it.</w:t>
      </w:r>
      <w:r w:rsidR="000264CD" w:rsidRPr="00471595">
        <w:rPr>
          <w:rFonts w:ascii="Montserrat" w:hAnsi="Montserrat"/>
          <w:sz w:val="24"/>
        </w:rPr>
        <w:t>”</w:t>
      </w:r>
    </w:p>
    <w:p w14:paraId="3F5714A7" w14:textId="5C04F597" w:rsidR="000A7F65" w:rsidRPr="00471595" w:rsidRDefault="00AD35EB" w:rsidP="00515B04">
      <w:pPr>
        <w:numPr>
          <w:ins w:id="5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You have to. Do you think this is easy for any of us?</w:t>
      </w:r>
      <w:r w:rsidR="000264CD" w:rsidRPr="00471595">
        <w:rPr>
          <w:rFonts w:ascii="Montserrat" w:hAnsi="Montserrat"/>
          <w:sz w:val="24"/>
        </w:rPr>
        <w:t>”</w:t>
      </w:r>
      <w:r w:rsidRPr="00471595">
        <w:rPr>
          <w:rFonts w:ascii="Montserrat" w:hAnsi="Montserrat"/>
          <w:sz w:val="24"/>
        </w:rPr>
        <w:t xml:space="preserve"> Powers demanded. </w:t>
      </w:r>
      <w:r w:rsidR="000264CD" w:rsidRPr="00471595">
        <w:rPr>
          <w:rFonts w:ascii="Montserrat" w:hAnsi="Montserrat"/>
          <w:sz w:val="24"/>
        </w:rPr>
        <w:t>“</w:t>
      </w:r>
      <w:r w:rsidRPr="00471595">
        <w:rPr>
          <w:rFonts w:ascii="Montserrat" w:hAnsi="Montserrat"/>
          <w:sz w:val="24"/>
        </w:rPr>
        <w:t xml:space="preserve">Do you realize the risk we face? </w:t>
      </w:r>
    </w:p>
    <w:p w14:paraId="0B926788" w14:textId="737858F5" w:rsidR="000A7F65" w:rsidRPr="00471595" w:rsidRDefault="000A7F65" w:rsidP="00515B04">
      <w:pPr>
        <w:rPr>
          <w:rFonts w:ascii="Montserrat" w:hAnsi="Montserrat"/>
          <w:sz w:val="24"/>
        </w:rPr>
      </w:pPr>
      <w:r w:rsidRPr="00471595">
        <w:rPr>
          <w:rFonts w:ascii="Montserrat" w:hAnsi="Montserrat"/>
          <w:sz w:val="24"/>
        </w:rPr>
        <w:tab/>
      </w:r>
      <w:r w:rsidR="000264CD" w:rsidRPr="00471595">
        <w:rPr>
          <w:rFonts w:ascii="Montserrat" w:hAnsi="Montserrat"/>
          <w:sz w:val="24"/>
        </w:rPr>
        <w:t>“</w:t>
      </w:r>
      <w:r w:rsidR="00AD35EB" w:rsidRPr="00471595">
        <w:rPr>
          <w:rFonts w:ascii="Montserrat" w:hAnsi="Montserrat"/>
          <w:sz w:val="24"/>
        </w:rPr>
        <w:t xml:space="preserve">For almost a thousand years, we have denied the existence of active psionics while using psionic actives to build everything our future as a species depends on! Everything was fine when we simply evaded the truth. Do you think we want to reveal the existence of people like you to the Aegis at large? </w:t>
      </w:r>
    </w:p>
    <w:p w14:paraId="73986EBD" w14:textId="6790A29A" w:rsidR="00AD35EB" w:rsidRPr="00471595" w:rsidRDefault="000A7F65" w:rsidP="00515B04">
      <w:pPr>
        <w:rPr>
          <w:rFonts w:ascii="Montserrat" w:hAnsi="Montserrat"/>
          <w:sz w:val="24"/>
        </w:rPr>
      </w:pPr>
      <w:r w:rsidRPr="00471595">
        <w:rPr>
          <w:rFonts w:ascii="Montserrat" w:hAnsi="Montserrat"/>
          <w:sz w:val="24"/>
        </w:rPr>
        <w:tab/>
      </w:r>
      <w:r w:rsidR="000264CD" w:rsidRPr="00471595">
        <w:rPr>
          <w:rFonts w:ascii="Montserrat" w:hAnsi="Montserrat"/>
          <w:sz w:val="24"/>
        </w:rPr>
        <w:t>“</w:t>
      </w:r>
      <w:r w:rsidR="00AD35EB" w:rsidRPr="00471595">
        <w:rPr>
          <w:rFonts w:ascii="Montserrat" w:hAnsi="Montserrat"/>
          <w:sz w:val="24"/>
        </w:rPr>
        <w:t>Do you realize how much effort has gone into trying to prevent this stage of transition in human evolution from exploding into the greatest conflict mankind has ever conceived of? Do you really understand the terrible thing we are really asking you to do?</w:t>
      </w:r>
      <w:r w:rsidR="000264CD" w:rsidRPr="00471595">
        <w:rPr>
          <w:rFonts w:ascii="Montserrat" w:hAnsi="Montserrat"/>
          <w:sz w:val="24"/>
        </w:rPr>
        <w:t>”</w:t>
      </w:r>
      <w:r w:rsidR="00AD35EB" w:rsidRPr="00471595">
        <w:rPr>
          <w:rFonts w:ascii="Montserrat" w:hAnsi="Montserrat"/>
          <w:sz w:val="24"/>
        </w:rPr>
        <w:t xml:space="preserve"> </w:t>
      </w:r>
      <w:r w:rsidR="00917A4C" w:rsidRPr="00471595">
        <w:rPr>
          <w:rFonts w:ascii="Montserrat" w:hAnsi="Montserrat"/>
          <w:sz w:val="24"/>
        </w:rPr>
        <w:t>h</w:t>
      </w:r>
      <w:r w:rsidR="00AD35EB" w:rsidRPr="00471595">
        <w:rPr>
          <w:rFonts w:ascii="Montserrat" w:hAnsi="Montserrat"/>
          <w:sz w:val="24"/>
        </w:rPr>
        <w:t>e challenged</w:t>
      </w:r>
      <w:r w:rsidRPr="00471595">
        <w:rPr>
          <w:rFonts w:ascii="Montserrat" w:hAnsi="Montserrat"/>
          <w:sz w:val="24"/>
        </w:rPr>
        <w:t>,</w:t>
      </w:r>
      <w:r w:rsidR="00AD35EB" w:rsidRPr="00471595">
        <w:rPr>
          <w:rFonts w:ascii="Montserrat" w:hAnsi="Montserrat"/>
          <w:sz w:val="24"/>
        </w:rPr>
        <w:t xml:space="preserve"> fiercely.</w:t>
      </w:r>
    </w:p>
    <w:p w14:paraId="39DD377B" w14:textId="77777777" w:rsidR="00AD35EB" w:rsidRPr="00471595" w:rsidRDefault="00AD35EB" w:rsidP="00515B04">
      <w:pPr>
        <w:numPr>
          <w:ins w:id="60" w:author="Unknown"/>
        </w:numPr>
        <w:rPr>
          <w:rFonts w:ascii="Montserrat" w:hAnsi="Montserrat"/>
          <w:sz w:val="24"/>
        </w:rPr>
      </w:pPr>
      <w:r w:rsidRPr="00471595">
        <w:rPr>
          <w:rFonts w:ascii="Montserrat" w:hAnsi="Montserrat"/>
          <w:sz w:val="24"/>
        </w:rPr>
        <w:tab/>
        <w:t>Phoenix looked at him and her mouth worked as she tried to find a response.</w:t>
      </w:r>
    </w:p>
    <w:p w14:paraId="76A63608" w14:textId="2E4CFDFF" w:rsidR="00AD35EB" w:rsidRPr="00471595" w:rsidRDefault="00AD35EB" w:rsidP="00515B04">
      <w:pPr>
        <w:numPr>
          <w:ins w:id="61" w:author="Unknown"/>
        </w:numPr>
        <w:rPr>
          <w:rFonts w:ascii="Montserrat" w:hAnsi="Montserrat"/>
          <w:sz w:val="24"/>
        </w:rPr>
      </w:pPr>
      <w:r w:rsidRPr="00471595">
        <w:rPr>
          <w:rFonts w:ascii="Montserrat" w:hAnsi="Montserrat"/>
          <w:sz w:val="24"/>
        </w:rPr>
        <w:tab/>
        <w:t xml:space="preserve">Craig interrupted her before she could, declaring, </w:t>
      </w:r>
      <w:r w:rsidR="000264CD" w:rsidRPr="00471595">
        <w:rPr>
          <w:rFonts w:ascii="Montserrat" w:hAnsi="Montserrat"/>
          <w:sz w:val="24"/>
        </w:rPr>
        <w:t>“</w:t>
      </w:r>
      <w:r w:rsidRPr="00471595">
        <w:rPr>
          <w:rFonts w:ascii="Montserrat" w:hAnsi="Montserrat"/>
          <w:sz w:val="24"/>
        </w:rPr>
        <w:t>Of course you don't understand! You are so caught up in your personal feelings that you haven't even thought of it! How do we know about the aliens?</w:t>
      </w:r>
      <w:r w:rsidR="000264CD" w:rsidRPr="00471595">
        <w:rPr>
          <w:rFonts w:ascii="Montserrat" w:hAnsi="Montserrat"/>
          <w:sz w:val="24"/>
        </w:rPr>
        <w:t>”</w:t>
      </w:r>
      <w:r w:rsidRPr="00471595">
        <w:rPr>
          <w:rFonts w:ascii="Montserrat" w:hAnsi="Montserrat"/>
          <w:sz w:val="24"/>
        </w:rPr>
        <w:t xml:space="preserve"> He challenged her. </w:t>
      </w:r>
      <w:r w:rsidR="000264CD" w:rsidRPr="00471595">
        <w:rPr>
          <w:rFonts w:ascii="Montserrat" w:hAnsi="Montserrat"/>
          <w:sz w:val="24"/>
        </w:rPr>
        <w:t>“</w:t>
      </w:r>
      <w:r w:rsidRPr="00471595">
        <w:rPr>
          <w:rFonts w:ascii="Montserrat" w:hAnsi="Montserrat"/>
          <w:sz w:val="24"/>
        </w:rPr>
        <w:t>Do we have a single piece of hard evidence? Do we have a single photo, a single sensor reading? Do we have any communication logs from the ships that have disappeared? Is there anything we can tell the people, to warn them of the danger, that does not come solely out of your head?! You are the evidence. Not just what you know</w:t>
      </w:r>
      <w:r w:rsidR="000A7F65" w:rsidRPr="00471595">
        <w:rPr>
          <w:rFonts w:ascii="Montserrat" w:hAnsi="Montserrat"/>
          <w:sz w:val="24"/>
        </w:rPr>
        <w:t>,</w:t>
      </w:r>
      <w:r w:rsidR="00295153" w:rsidRPr="00471595">
        <w:rPr>
          <w:rFonts w:ascii="Montserrat" w:hAnsi="Montserrat"/>
          <w:sz w:val="24"/>
        </w:rPr>
        <w:t xml:space="preserve"> but</w:t>
      </w:r>
      <w:r w:rsidRPr="00471595">
        <w:rPr>
          <w:rFonts w:ascii="Montserrat" w:hAnsi="Montserrat"/>
          <w:sz w:val="24"/>
        </w:rPr>
        <w:t xml:space="preserve"> what you are!</w:t>
      </w:r>
      <w:r w:rsidR="000264CD" w:rsidRPr="00471595">
        <w:rPr>
          <w:rFonts w:ascii="Montserrat" w:hAnsi="Montserrat"/>
          <w:sz w:val="24"/>
        </w:rPr>
        <w:t>”</w:t>
      </w:r>
    </w:p>
    <w:p w14:paraId="1118C3C3" w14:textId="7B851ED2" w:rsidR="000A7F65" w:rsidRPr="00471595" w:rsidRDefault="00AD35EB" w:rsidP="00515B04">
      <w:pPr>
        <w:numPr>
          <w:ins w:id="6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Phoenix,</w:t>
      </w:r>
      <w:r w:rsidR="000264CD" w:rsidRPr="00471595">
        <w:rPr>
          <w:rFonts w:ascii="Montserrat" w:hAnsi="Montserrat"/>
          <w:sz w:val="24"/>
        </w:rPr>
        <w:t>”</w:t>
      </w:r>
      <w:r w:rsidRPr="00471595">
        <w:rPr>
          <w:rFonts w:ascii="Montserrat" w:hAnsi="Montserrat"/>
          <w:sz w:val="24"/>
        </w:rPr>
        <w:t xml:space="preserve"> Dreyfus stood and came up to her, taking her hands in his. </w:t>
      </w:r>
      <w:r w:rsidR="000264CD" w:rsidRPr="00471595">
        <w:rPr>
          <w:rFonts w:ascii="Montserrat" w:hAnsi="Montserrat"/>
          <w:sz w:val="24"/>
        </w:rPr>
        <w:t>“</w:t>
      </w:r>
      <w:r w:rsidRPr="00471595">
        <w:rPr>
          <w:rFonts w:ascii="Montserrat" w:hAnsi="Montserrat"/>
          <w:sz w:val="24"/>
        </w:rPr>
        <w:t xml:space="preserve">The problem we face is not as simple as it sounds. Yes, the world has to be told. Yes, something has to be done. But we have no hope if we can't make the people believe what we know. </w:t>
      </w:r>
    </w:p>
    <w:p w14:paraId="1FD0B1EC" w14:textId="442643D0" w:rsidR="000A7F65" w:rsidRPr="00471595" w:rsidRDefault="000A7F65" w:rsidP="00515B04">
      <w:pPr>
        <w:rPr>
          <w:rFonts w:ascii="Montserrat" w:hAnsi="Montserrat"/>
          <w:sz w:val="24"/>
        </w:rPr>
      </w:pPr>
      <w:r w:rsidRPr="00471595">
        <w:rPr>
          <w:rFonts w:ascii="Montserrat" w:hAnsi="Montserrat"/>
          <w:sz w:val="24"/>
        </w:rPr>
        <w:tab/>
      </w:r>
      <w:r w:rsidR="000264CD" w:rsidRPr="00471595">
        <w:rPr>
          <w:rFonts w:ascii="Montserrat" w:hAnsi="Montserrat"/>
          <w:sz w:val="24"/>
        </w:rPr>
        <w:t>“</w:t>
      </w:r>
      <w:r w:rsidR="00AD35EB" w:rsidRPr="00471595">
        <w:rPr>
          <w:rFonts w:ascii="Montserrat" w:hAnsi="Montserrat"/>
          <w:sz w:val="24"/>
        </w:rPr>
        <w:t>We are extremely vulnerable here on Earth. But we also have a problem. There are more psionic actives alive today than we can possibly hope to hide from discovery. There is no way that the reservation system can keep up with the growth of your population.</w:t>
      </w:r>
      <w:r w:rsidR="000264CD" w:rsidRPr="00471595">
        <w:rPr>
          <w:rFonts w:ascii="Montserrat" w:hAnsi="Montserrat"/>
          <w:sz w:val="24"/>
        </w:rPr>
        <w:t>”</w:t>
      </w:r>
      <w:r w:rsidR="00AD35EB" w:rsidRPr="00471595">
        <w:rPr>
          <w:rFonts w:ascii="Montserrat" w:hAnsi="Montserrat"/>
          <w:sz w:val="24"/>
        </w:rPr>
        <w:t xml:space="preserve"> </w:t>
      </w:r>
    </w:p>
    <w:p w14:paraId="26A77230" w14:textId="77DF2425" w:rsidR="000A7F65" w:rsidRPr="00471595" w:rsidRDefault="000A7F65" w:rsidP="00515B04">
      <w:pPr>
        <w:rPr>
          <w:rFonts w:ascii="Montserrat" w:hAnsi="Montserrat"/>
          <w:sz w:val="24"/>
        </w:rPr>
      </w:pPr>
      <w:r w:rsidRPr="00471595">
        <w:rPr>
          <w:rFonts w:ascii="Montserrat" w:hAnsi="Montserrat"/>
          <w:sz w:val="24"/>
        </w:rPr>
        <w:tab/>
        <w:t>He watched her eyes, seeing her process his words. He took</w:t>
      </w:r>
      <w:r w:rsidR="00917A4C" w:rsidRPr="00471595">
        <w:rPr>
          <w:rFonts w:ascii="Montserrat" w:hAnsi="Montserrat"/>
          <w:sz w:val="24"/>
        </w:rPr>
        <w:t xml:space="preserve"> </w:t>
      </w:r>
      <w:r w:rsidRPr="00471595">
        <w:rPr>
          <w:rFonts w:ascii="Montserrat" w:hAnsi="Montserrat"/>
          <w:sz w:val="24"/>
        </w:rPr>
        <w:t xml:space="preserve">a deep breath, and let it out is a hard sigh. </w:t>
      </w:r>
      <w:r w:rsidR="000264CD" w:rsidRPr="00471595">
        <w:rPr>
          <w:rFonts w:ascii="Montserrat" w:hAnsi="Montserrat"/>
          <w:sz w:val="24"/>
        </w:rPr>
        <w:t>“</w:t>
      </w:r>
      <w:r w:rsidR="00AD35EB" w:rsidRPr="00471595">
        <w:rPr>
          <w:rFonts w:ascii="Montserrat" w:hAnsi="Montserrat"/>
          <w:sz w:val="24"/>
        </w:rPr>
        <w:t xml:space="preserve">There are more people aware of your secret now than we can hope to regulate, just in the projects and control agencies alone. </w:t>
      </w:r>
    </w:p>
    <w:p w14:paraId="7CF5D8E9" w14:textId="7E1E19F1" w:rsidR="000A7F65" w:rsidRPr="00471595" w:rsidRDefault="000A7F65" w:rsidP="00515B04">
      <w:pPr>
        <w:rPr>
          <w:rFonts w:ascii="Montserrat" w:hAnsi="Montserrat"/>
          <w:sz w:val="24"/>
        </w:rPr>
      </w:pPr>
      <w:r w:rsidRPr="00471595">
        <w:rPr>
          <w:rFonts w:ascii="Montserrat" w:hAnsi="Montserrat"/>
          <w:sz w:val="24"/>
        </w:rPr>
        <w:tab/>
      </w:r>
      <w:r w:rsidR="000264CD" w:rsidRPr="00471595">
        <w:rPr>
          <w:rFonts w:ascii="Montserrat" w:hAnsi="Montserrat"/>
          <w:sz w:val="24"/>
        </w:rPr>
        <w:t>“</w:t>
      </w:r>
      <w:r w:rsidR="00AD35EB" w:rsidRPr="00471595">
        <w:rPr>
          <w:rFonts w:ascii="Montserrat" w:hAnsi="Montserrat"/>
          <w:sz w:val="24"/>
        </w:rPr>
        <w:t>We had plans to deal with this problem</w:t>
      </w:r>
      <w:r w:rsidR="00295153" w:rsidRPr="00471595">
        <w:rPr>
          <w:rFonts w:ascii="Montserrat" w:hAnsi="Montserrat"/>
          <w:sz w:val="24"/>
        </w:rPr>
        <w:t xml:space="preserve"> but</w:t>
      </w:r>
      <w:r w:rsidR="00AD35EB" w:rsidRPr="00471595">
        <w:rPr>
          <w:rFonts w:ascii="Montserrat" w:hAnsi="Montserrat"/>
          <w:sz w:val="24"/>
        </w:rPr>
        <w:t xml:space="preserve"> in light of this new threat, there is no time to carry through with them</w:t>
      </w:r>
      <w:r w:rsidRPr="00471595">
        <w:rPr>
          <w:rFonts w:ascii="Montserrat" w:hAnsi="Montserrat"/>
          <w:sz w:val="24"/>
        </w:rPr>
        <w:t>.</w:t>
      </w:r>
      <w:r w:rsidR="00AD35EB" w:rsidRPr="00471595">
        <w:rPr>
          <w:rFonts w:ascii="Montserrat" w:hAnsi="Montserrat"/>
          <w:sz w:val="24"/>
        </w:rPr>
        <w:t xml:space="preserve"> </w:t>
      </w:r>
      <w:r w:rsidRPr="00471595">
        <w:rPr>
          <w:rFonts w:ascii="Montserrat" w:hAnsi="Montserrat"/>
          <w:sz w:val="24"/>
        </w:rPr>
        <w:t xml:space="preserve">We </w:t>
      </w:r>
      <w:r w:rsidR="00AD35EB" w:rsidRPr="00471595">
        <w:rPr>
          <w:rFonts w:ascii="Montserrat" w:hAnsi="Montserrat"/>
          <w:sz w:val="24"/>
        </w:rPr>
        <w:t>have to devote so much of our resources to answering that threat, that the psionic situation will get completely out of control</w:t>
      </w:r>
      <w:r w:rsidRPr="00471595">
        <w:rPr>
          <w:rFonts w:ascii="Montserrat" w:hAnsi="Montserrat"/>
          <w:sz w:val="24"/>
        </w:rPr>
        <w:t xml:space="preserve"> if we can’t get a handle on it immediately</w:t>
      </w:r>
      <w:r w:rsidR="00AD35EB" w:rsidRPr="00471595">
        <w:rPr>
          <w:rFonts w:ascii="Montserrat" w:hAnsi="Montserrat"/>
          <w:sz w:val="24"/>
        </w:rPr>
        <w:t xml:space="preserve">. </w:t>
      </w:r>
    </w:p>
    <w:p w14:paraId="6173D4A1" w14:textId="250D0285" w:rsidR="00AD35EB" w:rsidRPr="00471595" w:rsidRDefault="000A7F65" w:rsidP="00515B04">
      <w:pPr>
        <w:rPr>
          <w:rFonts w:ascii="Montserrat" w:hAnsi="Montserrat"/>
          <w:sz w:val="24"/>
        </w:rPr>
      </w:pPr>
      <w:r w:rsidRPr="00471595">
        <w:rPr>
          <w:rFonts w:ascii="Montserrat" w:hAnsi="Montserrat"/>
          <w:sz w:val="24"/>
        </w:rPr>
        <w:tab/>
      </w:r>
      <w:r w:rsidR="000264CD" w:rsidRPr="00471595">
        <w:rPr>
          <w:rFonts w:ascii="Montserrat" w:hAnsi="Montserrat"/>
          <w:sz w:val="24"/>
        </w:rPr>
        <w:t>“</w:t>
      </w:r>
      <w:r w:rsidR="00AD35EB" w:rsidRPr="00471595">
        <w:rPr>
          <w:rFonts w:ascii="Montserrat" w:hAnsi="Montserrat"/>
          <w:sz w:val="24"/>
        </w:rPr>
        <w:t>Even if we could doctor up some evidence,</w:t>
      </w:r>
      <w:r w:rsidR="000264CD" w:rsidRPr="00471595">
        <w:rPr>
          <w:rFonts w:ascii="Montserrat" w:hAnsi="Montserrat"/>
          <w:sz w:val="24"/>
        </w:rPr>
        <w:t>”</w:t>
      </w:r>
      <w:r w:rsidRPr="00471595">
        <w:rPr>
          <w:rFonts w:ascii="Montserrat" w:hAnsi="Montserrat"/>
          <w:sz w:val="24"/>
        </w:rPr>
        <w:t xml:space="preserve"> he hammered on,</w:t>
      </w:r>
      <w:r w:rsidR="00AD35EB" w:rsidRPr="00471595">
        <w:rPr>
          <w:rFonts w:ascii="Montserrat" w:hAnsi="Montserrat"/>
          <w:sz w:val="24"/>
        </w:rPr>
        <w:t xml:space="preserve"> </w:t>
      </w:r>
      <w:r w:rsidR="000264CD" w:rsidRPr="00471595">
        <w:rPr>
          <w:rFonts w:ascii="Montserrat" w:hAnsi="Montserrat"/>
          <w:sz w:val="24"/>
        </w:rPr>
        <w:t>“</w:t>
      </w:r>
      <w:r w:rsidR="00AD35EB" w:rsidRPr="00471595">
        <w:rPr>
          <w:rFonts w:ascii="Montserrat" w:hAnsi="Montserrat"/>
          <w:sz w:val="24"/>
        </w:rPr>
        <w:t>even if we could manipulate the media to get the warning out, we dare not lie in light of the fact that</w:t>
      </w:r>
      <w:r w:rsidRPr="00471595">
        <w:rPr>
          <w:rFonts w:ascii="Montserrat" w:hAnsi="Montserrat"/>
          <w:sz w:val="24"/>
        </w:rPr>
        <w:t>,</w:t>
      </w:r>
      <w:r w:rsidR="00AD35EB" w:rsidRPr="00471595">
        <w:rPr>
          <w:rFonts w:ascii="Montserrat" w:hAnsi="Montserrat"/>
          <w:sz w:val="24"/>
        </w:rPr>
        <w:t xml:space="preserve"> what we are hiding from the population at large represents at least as great a threat to human survival as </w:t>
      </w:r>
      <w:r w:rsidRPr="00471595">
        <w:rPr>
          <w:rFonts w:ascii="Montserrat" w:hAnsi="Montserrat"/>
          <w:sz w:val="24"/>
        </w:rPr>
        <w:t>whatever</w:t>
      </w:r>
      <w:r w:rsidR="00AD35EB" w:rsidRPr="00471595">
        <w:rPr>
          <w:rFonts w:ascii="Montserrat" w:hAnsi="Montserrat"/>
          <w:sz w:val="24"/>
        </w:rPr>
        <w:t xml:space="preserve"> we have stumbled across out there.</w:t>
      </w:r>
      <w:r w:rsidR="000264CD" w:rsidRPr="00471595">
        <w:rPr>
          <w:rFonts w:ascii="Montserrat" w:hAnsi="Montserrat"/>
          <w:sz w:val="24"/>
        </w:rPr>
        <w:t>”</w:t>
      </w:r>
      <w:r w:rsidR="00AD35EB" w:rsidRPr="00471595">
        <w:rPr>
          <w:rFonts w:ascii="Montserrat" w:hAnsi="Montserrat"/>
          <w:sz w:val="24"/>
        </w:rPr>
        <w:t xml:space="preserve"> </w:t>
      </w:r>
    </w:p>
    <w:p w14:paraId="33B10AEB" w14:textId="11113BBE" w:rsidR="00AD35EB" w:rsidRPr="00471595" w:rsidRDefault="00AD35EB" w:rsidP="00515B04">
      <w:pPr>
        <w:numPr>
          <w:ins w:id="63"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But why does it have to be me?</w:t>
      </w:r>
      <w:r w:rsidR="000264CD" w:rsidRPr="00471595">
        <w:rPr>
          <w:rFonts w:ascii="Montserrat" w:hAnsi="Montserrat"/>
          <w:sz w:val="24"/>
        </w:rPr>
        <w:t>”</w:t>
      </w:r>
      <w:r w:rsidRPr="00471595">
        <w:rPr>
          <w:rFonts w:ascii="Montserrat" w:hAnsi="Montserrat"/>
          <w:sz w:val="24"/>
        </w:rPr>
        <w:t xml:space="preserve"> She demanded</w:t>
      </w:r>
      <w:r w:rsidR="000A7F65" w:rsidRPr="00471595">
        <w:rPr>
          <w:rFonts w:ascii="Montserrat" w:hAnsi="Montserrat"/>
          <w:sz w:val="24"/>
        </w:rPr>
        <w:t xml:space="preserve"> softly</w:t>
      </w:r>
      <w:r w:rsidRPr="00471595">
        <w:rPr>
          <w:rFonts w:ascii="Montserrat" w:hAnsi="Montserrat"/>
          <w:sz w:val="24"/>
        </w:rPr>
        <w:t xml:space="preserve">. </w:t>
      </w:r>
      <w:r w:rsidR="000264CD" w:rsidRPr="00471595">
        <w:rPr>
          <w:rFonts w:ascii="Montserrat" w:hAnsi="Montserrat"/>
          <w:sz w:val="24"/>
        </w:rPr>
        <w:t>“</w:t>
      </w:r>
      <w:r w:rsidRPr="00471595">
        <w:rPr>
          <w:rFonts w:ascii="Montserrat" w:hAnsi="Montserrat"/>
          <w:sz w:val="24"/>
        </w:rPr>
        <w:t>God, there has to be at least a dozen people who went into me and dug out that memory! There are thousands of people who can prove that telepathy is real.</w:t>
      </w:r>
      <w:r w:rsidR="000264CD" w:rsidRPr="00471595">
        <w:rPr>
          <w:rFonts w:ascii="Montserrat" w:hAnsi="Montserrat"/>
          <w:sz w:val="24"/>
        </w:rPr>
        <w:t>”</w:t>
      </w:r>
      <w:r w:rsidRPr="00471595">
        <w:rPr>
          <w:rFonts w:ascii="Montserrat" w:hAnsi="Montserrat"/>
          <w:sz w:val="24"/>
        </w:rPr>
        <w:t xml:space="preserve"> </w:t>
      </w:r>
      <w:r w:rsidR="000A7F65" w:rsidRPr="00471595">
        <w:rPr>
          <w:rFonts w:ascii="Montserrat" w:hAnsi="Montserrat"/>
          <w:sz w:val="24"/>
        </w:rPr>
        <w:t xml:space="preserve">Her eyes focused and held his, anguish smoldering deep within them. </w:t>
      </w:r>
      <w:r w:rsidR="000264CD" w:rsidRPr="00471595">
        <w:rPr>
          <w:rFonts w:ascii="Montserrat" w:hAnsi="Montserrat"/>
          <w:sz w:val="24"/>
        </w:rPr>
        <w:t>“</w:t>
      </w:r>
      <w:r w:rsidRPr="00471595">
        <w:rPr>
          <w:rFonts w:ascii="Montserrat" w:hAnsi="Montserrat"/>
          <w:sz w:val="24"/>
        </w:rPr>
        <w:t>Why ask me to tear myself apart over this just when I can finally make it through a day without falling apart?</w:t>
      </w:r>
      <w:r w:rsidR="000264CD" w:rsidRPr="00471595">
        <w:rPr>
          <w:rFonts w:ascii="Montserrat" w:hAnsi="Montserrat"/>
          <w:sz w:val="24"/>
        </w:rPr>
        <w:t>”</w:t>
      </w:r>
    </w:p>
    <w:p w14:paraId="56B3BDE7" w14:textId="660F5E4B" w:rsidR="000A7F65" w:rsidRPr="00471595" w:rsidRDefault="00AD35EB" w:rsidP="00515B04">
      <w:pPr>
        <w:numPr>
          <w:ins w:id="6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 understand that this is going to be hard for you</w:t>
      </w:r>
      <w:r w:rsidR="000A7F65" w:rsidRPr="00471595">
        <w:rPr>
          <w:rFonts w:ascii="Montserrat" w:hAnsi="Montserrat"/>
          <w:sz w:val="24"/>
        </w:rPr>
        <w:t>,</w:t>
      </w:r>
      <w:r w:rsidR="00295153" w:rsidRPr="00471595">
        <w:rPr>
          <w:rFonts w:ascii="Montserrat" w:hAnsi="Montserrat"/>
          <w:sz w:val="24"/>
        </w:rPr>
        <w:t xml:space="preserve"> but</w:t>
      </w:r>
      <w:r w:rsidRPr="00471595">
        <w:rPr>
          <w:rFonts w:ascii="Montserrat" w:hAnsi="Montserrat"/>
          <w:sz w:val="24"/>
        </w:rPr>
        <w:t xml:space="preserve"> listen to me, Phoenix,</w:t>
      </w:r>
      <w:r w:rsidR="000264CD" w:rsidRPr="00471595">
        <w:rPr>
          <w:rFonts w:ascii="Montserrat" w:hAnsi="Montserrat"/>
          <w:sz w:val="24"/>
        </w:rPr>
        <w:t>”</w:t>
      </w:r>
      <w:r w:rsidRPr="00471595">
        <w:rPr>
          <w:rFonts w:ascii="Montserrat" w:hAnsi="Montserrat"/>
          <w:sz w:val="24"/>
        </w:rPr>
        <w:t xml:space="preserve"> Dreyfus pleaded, while Powers and Craig scowled at her. </w:t>
      </w:r>
      <w:r w:rsidR="000264CD" w:rsidRPr="00471595">
        <w:rPr>
          <w:rFonts w:ascii="Montserrat" w:hAnsi="Montserrat"/>
          <w:sz w:val="24"/>
        </w:rPr>
        <w:t>“</w:t>
      </w:r>
      <w:r w:rsidRPr="00471595">
        <w:rPr>
          <w:rFonts w:ascii="Montserrat" w:hAnsi="Montserrat"/>
          <w:sz w:val="24"/>
        </w:rPr>
        <w:t>We have faced the necessity of telling the world about the disaster</w:t>
      </w:r>
      <w:r w:rsidR="000A7F65" w:rsidRPr="00471595">
        <w:rPr>
          <w:rFonts w:ascii="Montserrat" w:hAnsi="Montserrat"/>
          <w:sz w:val="24"/>
        </w:rPr>
        <w:t>.</w:t>
      </w:r>
      <w:r w:rsidRPr="00471595">
        <w:rPr>
          <w:rFonts w:ascii="Montserrat" w:hAnsi="Montserrat"/>
          <w:sz w:val="24"/>
        </w:rPr>
        <w:t xml:space="preserve"> </w:t>
      </w:r>
      <w:r w:rsidR="000A7F65" w:rsidRPr="00471595">
        <w:rPr>
          <w:rFonts w:ascii="Montserrat" w:hAnsi="Montserrat"/>
          <w:sz w:val="24"/>
        </w:rPr>
        <w:t xml:space="preserve">We </w:t>
      </w:r>
      <w:r w:rsidRPr="00471595">
        <w:rPr>
          <w:rFonts w:ascii="Montserrat" w:hAnsi="Montserrat"/>
          <w:sz w:val="24"/>
        </w:rPr>
        <w:t xml:space="preserve">have accepted the necessity of revealing the source of our knowledge of the hostile contact. We still face the necessity of controlling the consequences of this disclosure. </w:t>
      </w:r>
    </w:p>
    <w:p w14:paraId="29FC9876" w14:textId="10EA9B87" w:rsidR="00AD35EB" w:rsidRPr="00471595" w:rsidRDefault="000A7F65" w:rsidP="00515B04">
      <w:pPr>
        <w:rPr>
          <w:rFonts w:ascii="Montserrat" w:hAnsi="Montserrat"/>
          <w:sz w:val="24"/>
        </w:rPr>
      </w:pPr>
      <w:r w:rsidRPr="00471595">
        <w:rPr>
          <w:rFonts w:ascii="Montserrat" w:hAnsi="Montserrat"/>
          <w:sz w:val="24"/>
        </w:rPr>
        <w:tab/>
      </w:r>
      <w:r w:rsidR="000264CD" w:rsidRPr="00471595">
        <w:rPr>
          <w:rFonts w:ascii="Montserrat" w:hAnsi="Montserrat"/>
          <w:sz w:val="24"/>
        </w:rPr>
        <w:t>“</w:t>
      </w:r>
      <w:r w:rsidR="00AD35EB" w:rsidRPr="00471595">
        <w:rPr>
          <w:rFonts w:ascii="Montserrat" w:hAnsi="Montserrat"/>
          <w:sz w:val="24"/>
        </w:rPr>
        <w:t>There are too many sides to this issue that have to be explained</w:t>
      </w:r>
      <w:r w:rsidRPr="00471595">
        <w:rPr>
          <w:rFonts w:ascii="Montserrat" w:hAnsi="Montserrat"/>
          <w:sz w:val="24"/>
        </w:rPr>
        <w:t>,</w:t>
      </w:r>
      <w:r w:rsidR="000264CD" w:rsidRPr="00471595">
        <w:rPr>
          <w:rFonts w:ascii="Montserrat" w:hAnsi="Montserrat"/>
          <w:sz w:val="24"/>
        </w:rPr>
        <w:t>”</w:t>
      </w:r>
      <w:r w:rsidRPr="00471595">
        <w:rPr>
          <w:rFonts w:ascii="Montserrat" w:hAnsi="Montserrat"/>
          <w:sz w:val="24"/>
        </w:rPr>
        <w:t xml:space="preserve"> he argued</w:t>
      </w:r>
      <w:r w:rsidR="00AD35EB" w:rsidRPr="00471595">
        <w:rPr>
          <w:rFonts w:ascii="Montserrat" w:hAnsi="Montserrat"/>
          <w:sz w:val="24"/>
        </w:rPr>
        <w:t xml:space="preserve">. </w:t>
      </w:r>
      <w:r w:rsidR="000264CD" w:rsidRPr="00471595">
        <w:rPr>
          <w:rFonts w:ascii="Montserrat" w:hAnsi="Montserrat"/>
          <w:sz w:val="24"/>
        </w:rPr>
        <w:t>“</w:t>
      </w:r>
      <w:r w:rsidR="00AD35EB" w:rsidRPr="00471595">
        <w:rPr>
          <w:rFonts w:ascii="Montserrat" w:hAnsi="Montserrat"/>
          <w:sz w:val="24"/>
        </w:rPr>
        <w:t>You have the experience with the technology</w:t>
      </w:r>
      <w:r w:rsidRPr="00471595">
        <w:rPr>
          <w:rFonts w:ascii="Montserrat" w:hAnsi="Montserrat"/>
          <w:sz w:val="24"/>
        </w:rPr>
        <w:t>.</w:t>
      </w:r>
      <w:r w:rsidR="00AD35EB" w:rsidRPr="00471595">
        <w:rPr>
          <w:rFonts w:ascii="Montserrat" w:hAnsi="Montserrat"/>
          <w:sz w:val="24"/>
        </w:rPr>
        <w:t xml:space="preserve"> </w:t>
      </w:r>
      <w:r w:rsidRPr="00471595">
        <w:rPr>
          <w:rFonts w:ascii="Montserrat" w:hAnsi="Montserrat"/>
          <w:sz w:val="24"/>
        </w:rPr>
        <w:t>You</w:t>
      </w:r>
      <w:r w:rsidR="00AD35EB" w:rsidRPr="00471595">
        <w:rPr>
          <w:rFonts w:ascii="Montserrat" w:hAnsi="Montserrat"/>
          <w:sz w:val="24"/>
        </w:rPr>
        <w:t xml:space="preserve"> understand its capabilities and the nature of its development. You are trained in dealing with the latent population</w:t>
      </w:r>
      <w:r w:rsidR="00295153" w:rsidRPr="00471595">
        <w:rPr>
          <w:rFonts w:ascii="Montserrat" w:hAnsi="Montserrat"/>
          <w:sz w:val="24"/>
        </w:rPr>
        <w:t xml:space="preserve"> and</w:t>
      </w:r>
      <w:r w:rsidR="00AD35EB" w:rsidRPr="00471595">
        <w:rPr>
          <w:rFonts w:ascii="Montserrat" w:hAnsi="Montserrat"/>
          <w:sz w:val="24"/>
        </w:rPr>
        <w:t xml:space="preserve"> are more fully aware of the reality of universe at large than most of your peers. You, by yourself, can meet the needs of this situation and represent the least over-all exposure we can hope to manage.</w:t>
      </w:r>
      <w:r w:rsidR="000264CD" w:rsidRPr="00471595">
        <w:rPr>
          <w:rFonts w:ascii="Montserrat" w:hAnsi="Montserrat"/>
          <w:sz w:val="24"/>
        </w:rPr>
        <w:t>”</w:t>
      </w:r>
    </w:p>
    <w:p w14:paraId="5A71BE75" w14:textId="781F0D8E" w:rsidR="00AD35EB" w:rsidRPr="00471595" w:rsidRDefault="00AD35EB" w:rsidP="00515B04">
      <w:pPr>
        <w:numPr>
          <w:ins w:id="65"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But I don't want to be exposed! God, all I've ever wanted was to be able to go through life like any normal person! You can't do this to me!</w:t>
      </w:r>
      <w:r w:rsidR="000264CD" w:rsidRPr="00471595">
        <w:rPr>
          <w:rFonts w:ascii="Montserrat" w:hAnsi="Montserrat"/>
          <w:sz w:val="24"/>
        </w:rPr>
        <w:t>”</w:t>
      </w:r>
      <w:r w:rsidRPr="00471595">
        <w:rPr>
          <w:rFonts w:ascii="Montserrat" w:hAnsi="Montserrat"/>
          <w:sz w:val="24"/>
        </w:rPr>
        <w:t xml:space="preserve"> She cried.</w:t>
      </w:r>
    </w:p>
    <w:p w14:paraId="58A4754E" w14:textId="0BE66EB7" w:rsidR="00AD35EB" w:rsidRPr="00471595" w:rsidRDefault="00AD35EB" w:rsidP="00515B04">
      <w:pPr>
        <w:numPr>
          <w:ins w:id="6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Phoenix, you've got to face this down,</w:t>
      </w:r>
      <w:r w:rsidR="000264CD" w:rsidRPr="00471595">
        <w:rPr>
          <w:rFonts w:ascii="Montserrat" w:hAnsi="Montserrat"/>
          <w:sz w:val="24"/>
        </w:rPr>
        <w:t>”</w:t>
      </w:r>
      <w:r w:rsidRPr="00471595">
        <w:rPr>
          <w:rFonts w:ascii="Montserrat" w:hAnsi="Montserrat"/>
          <w:sz w:val="24"/>
        </w:rPr>
        <w:t xml:space="preserve"> Dreyfus said. </w:t>
      </w:r>
      <w:r w:rsidR="000264CD" w:rsidRPr="00471595">
        <w:rPr>
          <w:rFonts w:ascii="Montserrat" w:hAnsi="Montserrat"/>
          <w:sz w:val="24"/>
        </w:rPr>
        <w:t>“</w:t>
      </w:r>
      <w:r w:rsidRPr="00471595">
        <w:rPr>
          <w:rFonts w:ascii="Montserrat" w:hAnsi="Montserrat"/>
          <w:sz w:val="24"/>
        </w:rPr>
        <w:t>You have to be strong enough to look it in the eye. If you can't face it without breaking down, you will never stop being broken. You will remain crippled for the rest of your life! Stop running away from yourself!</w:t>
      </w:r>
      <w:r w:rsidR="000264CD" w:rsidRPr="00471595">
        <w:rPr>
          <w:rFonts w:ascii="Montserrat" w:hAnsi="Montserrat"/>
          <w:sz w:val="24"/>
        </w:rPr>
        <w:t>”</w:t>
      </w:r>
    </w:p>
    <w:p w14:paraId="38351345" w14:textId="3F2D0517" w:rsidR="00AD35EB" w:rsidRPr="00471595" w:rsidRDefault="00AD35EB" w:rsidP="00515B04">
      <w:pPr>
        <w:numPr>
          <w:ins w:id="6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You are not giving me any choice!</w:t>
      </w:r>
      <w:r w:rsidR="000264CD" w:rsidRPr="00471595">
        <w:rPr>
          <w:rFonts w:ascii="Montserrat" w:hAnsi="Montserrat"/>
          <w:sz w:val="24"/>
        </w:rPr>
        <w:t>”</w:t>
      </w:r>
      <w:r w:rsidRPr="00471595">
        <w:rPr>
          <w:rFonts w:ascii="Montserrat" w:hAnsi="Montserrat"/>
          <w:sz w:val="24"/>
        </w:rPr>
        <w:t xml:space="preserve"> She accused. </w:t>
      </w:r>
      <w:r w:rsidR="000264CD" w:rsidRPr="00471595">
        <w:rPr>
          <w:rFonts w:ascii="Montserrat" w:hAnsi="Montserrat"/>
          <w:sz w:val="24"/>
        </w:rPr>
        <w:t>“</w:t>
      </w:r>
      <w:r w:rsidRPr="00471595">
        <w:rPr>
          <w:rFonts w:ascii="Montserrat" w:hAnsi="Montserrat"/>
          <w:sz w:val="24"/>
        </w:rPr>
        <w:t>Let me face it on my own, in my own way. You just...</w:t>
      </w:r>
      <w:r w:rsidR="000264CD" w:rsidRPr="00471595">
        <w:rPr>
          <w:rFonts w:ascii="Montserrat" w:hAnsi="Montserrat"/>
          <w:sz w:val="24"/>
        </w:rPr>
        <w:t>”</w:t>
      </w:r>
      <w:r w:rsidRPr="00471595">
        <w:rPr>
          <w:rFonts w:ascii="Montserrat" w:hAnsi="Montserrat"/>
          <w:sz w:val="24"/>
        </w:rPr>
        <w:t xml:space="preserve"> She choked, </w:t>
      </w:r>
      <w:r w:rsidR="000264CD" w:rsidRPr="00471595">
        <w:rPr>
          <w:rFonts w:ascii="Montserrat" w:hAnsi="Montserrat"/>
          <w:sz w:val="24"/>
        </w:rPr>
        <w:t>“</w:t>
      </w:r>
      <w:r w:rsidRPr="00471595">
        <w:rPr>
          <w:rFonts w:ascii="Montserrat" w:hAnsi="Montserrat"/>
          <w:sz w:val="24"/>
        </w:rPr>
        <w:t>you just don't have any idea what you are asking me.</w:t>
      </w:r>
      <w:r w:rsidR="000264CD" w:rsidRPr="00471595">
        <w:rPr>
          <w:rFonts w:ascii="Montserrat" w:hAnsi="Montserrat"/>
          <w:sz w:val="24"/>
        </w:rPr>
        <w:t>”</w:t>
      </w:r>
    </w:p>
    <w:p w14:paraId="6731010D" w14:textId="67BA89BD" w:rsidR="00AD35EB" w:rsidRPr="00471595" w:rsidRDefault="00AD35EB" w:rsidP="00515B04">
      <w:pPr>
        <w:numPr>
          <w:ins w:id="6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You are right, Phoenix,</w:t>
      </w:r>
      <w:r w:rsidR="000264CD" w:rsidRPr="00471595">
        <w:rPr>
          <w:rFonts w:ascii="Montserrat" w:hAnsi="Montserrat"/>
          <w:sz w:val="24"/>
        </w:rPr>
        <w:t>”</w:t>
      </w:r>
      <w:r w:rsidRPr="00471595">
        <w:rPr>
          <w:rFonts w:ascii="Montserrat" w:hAnsi="Montserrat"/>
          <w:sz w:val="24"/>
        </w:rPr>
        <w:t xml:space="preserve"> Craig said suddenly, </w:t>
      </w:r>
      <w:r w:rsidR="000264CD" w:rsidRPr="00471595">
        <w:rPr>
          <w:rFonts w:ascii="Montserrat" w:hAnsi="Montserrat"/>
          <w:sz w:val="24"/>
        </w:rPr>
        <w:t>“</w:t>
      </w:r>
      <w:r w:rsidRPr="00471595">
        <w:rPr>
          <w:rFonts w:ascii="Montserrat" w:hAnsi="Montserrat"/>
          <w:sz w:val="24"/>
        </w:rPr>
        <w:t>You don't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test of your resolve</w:t>
      </w:r>
      <w:r w:rsidR="00295153" w:rsidRPr="00471595">
        <w:rPr>
          <w:rFonts w:ascii="Montserrat" w:hAnsi="Montserrat"/>
          <w:sz w:val="24"/>
        </w:rPr>
        <w:t xml:space="preserve"> and</w:t>
      </w:r>
      <w:r w:rsidRPr="00471595">
        <w:rPr>
          <w:rFonts w:ascii="Montserrat" w:hAnsi="Montserrat"/>
          <w:sz w:val="24"/>
        </w:rPr>
        <w:t xml:space="preserve"> the proof of your rehabilitation.</w:t>
      </w:r>
      <w:r w:rsidR="000264CD" w:rsidRPr="00471595">
        <w:rPr>
          <w:rFonts w:ascii="Montserrat" w:hAnsi="Montserrat"/>
          <w:sz w:val="24"/>
        </w:rPr>
        <w:t>”</w:t>
      </w:r>
    </w:p>
    <w:p w14:paraId="009B440C" w14:textId="77777777" w:rsidR="000A7F65" w:rsidRPr="00471595" w:rsidRDefault="00AD35EB" w:rsidP="00515B04">
      <w:pPr>
        <w:numPr>
          <w:ins w:id="69" w:author="Unknown"/>
        </w:numPr>
        <w:rPr>
          <w:rFonts w:ascii="Montserrat" w:hAnsi="Montserrat"/>
          <w:sz w:val="24"/>
        </w:rPr>
      </w:pPr>
      <w:r w:rsidRPr="00471595">
        <w:rPr>
          <w:rFonts w:ascii="Montserrat" w:hAnsi="Montserrat"/>
          <w:sz w:val="24"/>
        </w:rPr>
        <w:tab/>
        <w:t xml:space="preserve">Phoenix suddenly stopped trembling. She looked away from Dreyfus to study Craig and Powers. </w:t>
      </w:r>
    </w:p>
    <w:p w14:paraId="66EE61D6" w14:textId="77777777" w:rsidR="000A7F65" w:rsidRPr="00471595" w:rsidRDefault="000A7F65"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She didn't need to read their minds to recognize the threat behind those words. There was a kind of approval for Craig's declaration in Powers' face. Phoenix was well aware of the fate of an unstable psi. </w:t>
      </w:r>
    </w:p>
    <w:p w14:paraId="6EE747D8" w14:textId="77777777" w:rsidR="000A7F65" w:rsidRPr="00471595" w:rsidRDefault="000A7F65"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The defeated look in Dreyfus's eyes only added to the sense of betrayal, as she realized that for all of his warmth and support, he too stood above her. A carrot in one hand did not disguise the stick in the other. </w:t>
      </w:r>
    </w:p>
    <w:p w14:paraId="341B1475" w14:textId="77777777" w:rsidR="000A7F65" w:rsidRPr="00471595" w:rsidRDefault="000A7F65"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It took this cold slap to awaken at last to the reality she had denied for so long. With a sudden calm, she leaned down and picked up the binder from where it had dropped out of her disintegrating hands only moments ago. </w:t>
      </w:r>
    </w:p>
    <w:p w14:paraId="14EB8583" w14:textId="77777777" w:rsidR="000A7F65" w:rsidRPr="00471595" w:rsidRDefault="000A7F65"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She had nothing </w:t>
      </w:r>
      <w:r w:rsidRPr="00471595">
        <w:rPr>
          <w:rFonts w:ascii="Montserrat" w:hAnsi="Montserrat"/>
          <w:sz w:val="24"/>
        </w:rPr>
        <w:t xml:space="preserve">more </w:t>
      </w:r>
      <w:r w:rsidR="00AD35EB" w:rsidRPr="00471595">
        <w:rPr>
          <w:rFonts w:ascii="Montserrat" w:hAnsi="Montserrat"/>
          <w:sz w:val="24"/>
        </w:rPr>
        <w:t>to say to any of these men</w:t>
      </w:r>
      <w:r w:rsidRPr="00471595">
        <w:rPr>
          <w:rFonts w:ascii="Montserrat" w:hAnsi="Montserrat"/>
          <w:sz w:val="24"/>
        </w:rPr>
        <w:t>. They</w:t>
      </w:r>
      <w:r w:rsidR="00AD35EB" w:rsidRPr="00471595">
        <w:rPr>
          <w:rFonts w:ascii="Montserrat" w:hAnsi="Montserrat"/>
          <w:sz w:val="24"/>
        </w:rPr>
        <w:t xml:space="preserve"> </w:t>
      </w:r>
      <w:r w:rsidRPr="00471595">
        <w:rPr>
          <w:rFonts w:ascii="Montserrat" w:hAnsi="Montserrat"/>
          <w:sz w:val="24"/>
        </w:rPr>
        <w:t xml:space="preserve">would </w:t>
      </w:r>
      <w:r w:rsidR="00AD35EB" w:rsidRPr="00471595">
        <w:rPr>
          <w:rFonts w:ascii="Montserrat" w:hAnsi="Montserrat"/>
          <w:sz w:val="24"/>
        </w:rPr>
        <w:t>never, could never</w:t>
      </w:r>
      <w:r w:rsidRPr="00471595">
        <w:rPr>
          <w:rFonts w:ascii="Montserrat" w:hAnsi="Montserrat"/>
          <w:sz w:val="24"/>
        </w:rPr>
        <w:t>,</w:t>
      </w:r>
      <w:r w:rsidR="00AD35EB" w:rsidRPr="00471595">
        <w:rPr>
          <w:rFonts w:ascii="Montserrat" w:hAnsi="Montserrat"/>
          <w:sz w:val="24"/>
        </w:rPr>
        <w:t xml:space="preserve"> be her friends. </w:t>
      </w:r>
    </w:p>
    <w:p w14:paraId="5E023865" w14:textId="5886D0EC" w:rsidR="00AD35EB" w:rsidRPr="00471595" w:rsidRDefault="000A7F65"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As she slammed out of the office the men looked at each other and nursed their isolated thoughts.</w:t>
      </w:r>
    </w:p>
    <w:p w14:paraId="2EF4420B" w14:textId="77777777" w:rsidR="00515B04" w:rsidRPr="00471595" w:rsidRDefault="00515B04" w:rsidP="00515B04">
      <w:pPr>
        <w:rPr>
          <w:rFonts w:ascii="Montserrat" w:hAnsi="Montserrat"/>
          <w:sz w:val="24"/>
        </w:rPr>
      </w:pPr>
    </w:p>
    <w:p w14:paraId="08DE6132" w14:textId="77777777" w:rsidR="00AD0DA2" w:rsidRPr="00471595" w:rsidRDefault="00AD0DA2" w:rsidP="00515B04">
      <w:pPr>
        <w:pStyle w:val="VerticalBrace"/>
        <w:rPr>
          <w:rFonts w:ascii="Montserrat" w:hAnsi="Montserrat"/>
          <w:sz w:val="24"/>
        </w:rPr>
      </w:pPr>
      <w:r w:rsidRPr="00471595">
        <w:rPr>
          <w:rFonts w:ascii="Montserrat" w:hAnsi="Montserrat"/>
          <w:sz w:val="24"/>
        </w:rPr>
        <w:t>————————</w:t>
      </w:r>
    </w:p>
    <w:p w14:paraId="56437AA1" w14:textId="77777777" w:rsidR="00AD0DA2" w:rsidRPr="00471595" w:rsidRDefault="00AD0DA2" w:rsidP="00515B04">
      <w:pPr>
        <w:rPr>
          <w:rFonts w:ascii="Montserrat" w:hAnsi="Montserrat"/>
          <w:sz w:val="24"/>
        </w:rPr>
      </w:pPr>
    </w:p>
    <w:p w14:paraId="5B1C6549" w14:textId="75C4468E" w:rsidR="00AD35EB" w:rsidRPr="00471595" w:rsidRDefault="000264CD" w:rsidP="00515B04">
      <w:pPr>
        <w:numPr>
          <w:ins w:id="70" w:author="Unknown"/>
        </w:numPr>
        <w:rPr>
          <w:rFonts w:ascii="Montserrat" w:hAnsi="Montserrat"/>
          <w:sz w:val="24"/>
        </w:rPr>
      </w:pPr>
      <w:r w:rsidRPr="00471595">
        <w:rPr>
          <w:rFonts w:ascii="Montserrat" w:hAnsi="Montserrat"/>
          <w:sz w:val="24"/>
        </w:rPr>
        <w:t>“</w:t>
      </w:r>
      <w:r w:rsidR="00AD35EB" w:rsidRPr="00471595">
        <w:rPr>
          <w:rFonts w:ascii="Montserrat" w:hAnsi="Montserrat"/>
          <w:sz w:val="24"/>
        </w:rPr>
        <w:t>OK, she's heading back stage,</w:t>
      </w:r>
      <w:r w:rsidRPr="00471595">
        <w:rPr>
          <w:rFonts w:ascii="Montserrat" w:hAnsi="Montserrat"/>
          <w:sz w:val="24"/>
        </w:rPr>
        <w:t>”</w:t>
      </w:r>
      <w:r w:rsidR="00AD35EB" w:rsidRPr="00471595">
        <w:rPr>
          <w:rFonts w:ascii="Montserrat" w:hAnsi="Montserrat"/>
          <w:sz w:val="24"/>
        </w:rPr>
        <w:t xml:space="preserve"> Arthur Remington said, shaking his partner. The two of them got up and moved out of the control room to pick up the tail on their charge. As they departed, the resident security detail turned their attention to the boards. The senior man present went over to the technician who was running a diagnostic program through the damping system.</w:t>
      </w:r>
    </w:p>
    <w:p w14:paraId="6B66938F" w14:textId="11D72557" w:rsidR="00AD35EB" w:rsidRPr="00471595" w:rsidRDefault="00AD35EB" w:rsidP="00515B04">
      <w:pPr>
        <w:numPr>
          <w:ins w:id="71"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What's the status on that thing?</w:t>
      </w:r>
      <w:r w:rsidR="000264CD" w:rsidRPr="00471595">
        <w:rPr>
          <w:rFonts w:ascii="Montserrat" w:hAnsi="Montserrat"/>
          <w:sz w:val="24"/>
        </w:rPr>
        <w:t>”</w:t>
      </w:r>
      <w:r w:rsidRPr="00471595">
        <w:rPr>
          <w:rFonts w:ascii="Montserrat" w:hAnsi="Montserrat"/>
          <w:sz w:val="24"/>
        </w:rPr>
        <w:t xml:space="preserve"> He asked the young woman.</w:t>
      </w:r>
    </w:p>
    <w:p w14:paraId="5937C052" w14:textId="75BBB01C" w:rsidR="00AD35EB" w:rsidRPr="00471595" w:rsidRDefault="00AD35EB" w:rsidP="00515B04">
      <w:pPr>
        <w:numPr>
          <w:ins w:id="7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Tap and damping matrix look pretty fried,</w:t>
      </w:r>
      <w:r w:rsidR="000264CD" w:rsidRPr="00471595">
        <w:rPr>
          <w:rFonts w:ascii="Montserrat" w:hAnsi="Montserrat"/>
          <w:sz w:val="24"/>
        </w:rPr>
        <w:t>”</w:t>
      </w:r>
      <w:r w:rsidRPr="00471595">
        <w:rPr>
          <w:rFonts w:ascii="Montserrat" w:hAnsi="Montserrat"/>
          <w:sz w:val="24"/>
        </w:rPr>
        <w:t xml:space="preserve"> she said. She was quite impressed with the log she was reviewing as she made out her report. One of the other technicians was cracking open the generator housing on the main unit. The stench of fried molecular circuits filled the room. It bore a striking resemblance to burnt flesh. </w:t>
      </w:r>
    </w:p>
    <w:p w14:paraId="4AD9EEDE" w14:textId="2A6DDBD4" w:rsidR="00AD35EB" w:rsidRPr="00471595" w:rsidRDefault="00AD35EB" w:rsidP="00515B04">
      <w:pPr>
        <w:numPr>
          <w:ins w:id="73"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We need a bigger unit,</w:t>
      </w:r>
      <w:r w:rsidR="000264CD" w:rsidRPr="00471595">
        <w:rPr>
          <w:rFonts w:ascii="Montserrat" w:hAnsi="Montserrat"/>
          <w:sz w:val="24"/>
        </w:rPr>
        <w:t>”</w:t>
      </w:r>
      <w:r w:rsidRPr="00471595">
        <w:rPr>
          <w:rFonts w:ascii="Montserrat" w:hAnsi="Montserrat"/>
          <w:sz w:val="24"/>
        </w:rPr>
        <w:t xml:space="preserve"> the man said as he pulled out his tools and set to examining the circuit grain. </w:t>
      </w:r>
      <w:r w:rsidR="000264CD" w:rsidRPr="00471595">
        <w:rPr>
          <w:rFonts w:ascii="Montserrat" w:hAnsi="Montserrat"/>
          <w:sz w:val="24"/>
        </w:rPr>
        <w:t>“</w:t>
      </w:r>
      <w:r w:rsidRPr="00471595">
        <w:rPr>
          <w:rFonts w:ascii="Montserrat" w:hAnsi="Montserrat"/>
          <w:sz w:val="24"/>
        </w:rPr>
        <w:t>Something with more lateral arrays,</w:t>
      </w:r>
      <w:r w:rsidR="000264CD" w:rsidRPr="00471595">
        <w:rPr>
          <w:rFonts w:ascii="Montserrat" w:hAnsi="Montserrat"/>
          <w:sz w:val="24"/>
        </w:rPr>
        <w:t>”</w:t>
      </w:r>
      <w:r w:rsidRPr="00471595">
        <w:rPr>
          <w:rFonts w:ascii="Montserrat" w:hAnsi="Montserrat"/>
          <w:sz w:val="24"/>
        </w:rPr>
        <w:t xml:space="preserve"> he added, addressing the female technician. </w:t>
      </w:r>
    </w:p>
    <w:p w14:paraId="25AD95C3" w14:textId="0FB5BCB6" w:rsidR="00AD35EB" w:rsidRPr="00471595" w:rsidRDefault="00AD35EB" w:rsidP="00515B04">
      <w:pPr>
        <w:numPr>
          <w:ins w:id="7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Do you really think that'll hel</w:t>
      </w:r>
      <w:r w:rsidR="00F94444" w:rsidRPr="00471595">
        <w:rPr>
          <w:rFonts w:ascii="Montserrat" w:hAnsi="Montserrat"/>
          <w:sz w:val="24"/>
        </w:rPr>
        <w:t>p</w:t>
      </w:r>
      <w:r w:rsidR="00EC780C" w:rsidRPr="00471595">
        <w:rPr>
          <w:rFonts w:ascii="Montserrat" w:hAnsi="Montserrat"/>
          <w:sz w:val="24"/>
        </w:rPr>
        <w:t>!?</w:t>
      </w:r>
      <w:r w:rsidR="00F94444" w:rsidRPr="00471595">
        <w:rPr>
          <w:rFonts w:ascii="Montserrat" w:hAnsi="Montserrat"/>
          <w:sz w:val="24"/>
        </w:rPr>
        <w:t>” she demanded in exasperation.</w:t>
      </w:r>
      <w:r w:rsidRPr="00471595">
        <w:rPr>
          <w:rFonts w:ascii="Montserrat" w:hAnsi="Montserrat"/>
          <w:sz w:val="24"/>
        </w:rPr>
        <w:t xml:space="preserve"> </w:t>
      </w:r>
      <w:r w:rsidR="00F94444" w:rsidRPr="00471595">
        <w:rPr>
          <w:rFonts w:ascii="Montserrat" w:hAnsi="Montserrat"/>
          <w:sz w:val="24"/>
        </w:rPr>
        <w:t xml:space="preserve">“That </w:t>
      </w:r>
      <w:r w:rsidRPr="00471595">
        <w:rPr>
          <w:rFonts w:ascii="Montserrat" w:hAnsi="Montserrat"/>
          <w:sz w:val="24"/>
        </w:rPr>
        <w:t>unit is fifty times more efficient than the human brain. And yet she harnessed enough raw power to slag its solid state molecular neural net. Her skull should be filled with a fine dry powder!</w:t>
      </w:r>
      <w:r w:rsidR="000264CD" w:rsidRPr="00471595">
        <w:rPr>
          <w:rFonts w:ascii="Montserrat" w:hAnsi="Montserrat"/>
          <w:sz w:val="24"/>
        </w:rPr>
        <w:t>”</w:t>
      </w:r>
      <w:r w:rsidRPr="00471595">
        <w:rPr>
          <w:rFonts w:ascii="Montserrat" w:hAnsi="Montserrat"/>
          <w:sz w:val="24"/>
        </w:rPr>
        <w:t xml:space="preserve"> </w:t>
      </w:r>
      <w:r w:rsidR="00EC780C" w:rsidRPr="00471595">
        <w:rPr>
          <w:rFonts w:ascii="Montserrat" w:hAnsi="Montserrat"/>
          <w:sz w:val="24"/>
        </w:rPr>
        <w:t xml:space="preserve">She slammed her pen down on the desk and glared at him, </w:t>
      </w:r>
      <w:r w:rsidR="000264CD" w:rsidRPr="00471595">
        <w:rPr>
          <w:rFonts w:ascii="Montserrat" w:hAnsi="Montserrat"/>
          <w:sz w:val="24"/>
        </w:rPr>
        <w:t>“</w:t>
      </w:r>
      <w:r w:rsidRPr="00471595">
        <w:rPr>
          <w:rFonts w:ascii="Montserrat" w:hAnsi="Montserrat"/>
          <w:sz w:val="24"/>
        </w:rPr>
        <w:t>It is almost as if she processes data somewhere besides in her brain,</w:t>
      </w:r>
      <w:r w:rsidR="000264CD" w:rsidRPr="00471595">
        <w:rPr>
          <w:rFonts w:ascii="Montserrat" w:hAnsi="Montserrat"/>
          <w:sz w:val="24"/>
        </w:rPr>
        <w:t>”</w:t>
      </w:r>
      <w:r w:rsidRPr="00471595">
        <w:rPr>
          <w:rFonts w:ascii="Montserrat" w:hAnsi="Montserrat"/>
          <w:sz w:val="24"/>
        </w:rPr>
        <w:t xml:space="preserve"> the technician argued. She made her last note in her report and handed it to the senior security officer. </w:t>
      </w:r>
    </w:p>
    <w:p w14:paraId="0F572EE3" w14:textId="169F5235" w:rsidR="00AD35EB" w:rsidRPr="00471595" w:rsidRDefault="00AD35EB" w:rsidP="00515B04">
      <w:pPr>
        <w:numPr>
          <w:ins w:id="75"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Don't tell my you buy into that 'imaginary neural architecture' crap. How can you have an objective structure of pure thought?</w:t>
      </w:r>
      <w:r w:rsidR="000264CD" w:rsidRPr="00471595">
        <w:rPr>
          <w:rFonts w:ascii="Montserrat" w:hAnsi="Montserrat"/>
          <w:sz w:val="24"/>
        </w:rPr>
        <w:t>”</w:t>
      </w:r>
      <w:r w:rsidRPr="00471595">
        <w:rPr>
          <w:rFonts w:ascii="Montserrat" w:hAnsi="Montserrat"/>
          <w:sz w:val="24"/>
        </w:rPr>
        <w:t xml:space="preserve"> The man asked as he accepted it. She shrugged. He perused the highlights, before initialing the report and handing it to his number two man. He shook out his sleeve and cupped his hand over his ear. </w:t>
      </w:r>
      <w:r w:rsidR="000264CD" w:rsidRPr="00471595">
        <w:rPr>
          <w:rFonts w:ascii="Montserrat" w:hAnsi="Montserrat"/>
          <w:sz w:val="24"/>
        </w:rPr>
        <w:t>“</w:t>
      </w:r>
      <w:r w:rsidRPr="00471595">
        <w:rPr>
          <w:rFonts w:ascii="Montserrat" w:hAnsi="Montserrat"/>
          <w:sz w:val="24"/>
        </w:rPr>
        <w:t>Control, be advised, Active Nin burned the office perimeter damper,</w:t>
      </w:r>
      <w:r w:rsidR="000264CD" w:rsidRPr="00471595">
        <w:rPr>
          <w:rFonts w:ascii="Montserrat" w:hAnsi="Montserrat"/>
          <w:sz w:val="24"/>
        </w:rPr>
        <w:t>”</w:t>
      </w:r>
      <w:r w:rsidRPr="00471595">
        <w:rPr>
          <w:rFonts w:ascii="Montserrat" w:hAnsi="Montserrat"/>
          <w:sz w:val="24"/>
        </w:rPr>
        <w:t xml:space="preserve"> he said into his shirt cuff. </w:t>
      </w:r>
      <w:r w:rsidR="000264CD" w:rsidRPr="00471595">
        <w:rPr>
          <w:rFonts w:ascii="Montserrat" w:hAnsi="Montserrat"/>
          <w:sz w:val="24"/>
        </w:rPr>
        <w:t>“</w:t>
      </w:r>
      <w:r w:rsidRPr="00471595">
        <w:rPr>
          <w:rFonts w:ascii="Montserrat" w:hAnsi="Montserrat"/>
          <w:sz w:val="24"/>
        </w:rPr>
        <w:t>The personal detail has left to rejoin Nin. A report of the incident is on its way up to you now.</w:t>
      </w:r>
      <w:r w:rsidR="000264CD" w:rsidRPr="00471595">
        <w:rPr>
          <w:rFonts w:ascii="Montserrat" w:hAnsi="Montserrat"/>
          <w:sz w:val="24"/>
        </w:rPr>
        <w:t>”</w:t>
      </w:r>
      <w:r w:rsidRPr="00471595">
        <w:rPr>
          <w:rFonts w:ascii="Montserrat" w:hAnsi="Montserrat"/>
          <w:sz w:val="24"/>
        </w:rPr>
        <w:t xml:space="preserve"> He took a last look around the room, his eyes lingering on the screen where the power curve was still on display. With a heavy shake of his head, he exited the room, leaving the technicians to their work.</w:t>
      </w:r>
    </w:p>
    <w:p w14:paraId="5083A575" w14:textId="77777777" w:rsidR="00AD35EB" w:rsidRPr="00471595" w:rsidRDefault="00AD35EB" w:rsidP="00515B04">
      <w:pPr>
        <w:numPr>
          <w:ins w:id="76" w:author="Unknown"/>
        </w:numPr>
        <w:rPr>
          <w:rFonts w:ascii="Montserrat" w:hAnsi="Montserrat"/>
          <w:sz w:val="24"/>
        </w:rPr>
      </w:pPr>
      <w:r w:rsidRPr="00471595">
        <w:rPr>
          <w:rFonts w:ascii="Montserrat" w:hAnsi="Montserrat"/>
          <w:sz w:val="24"/>
        </w:rPr>
        <w:br w:type="page"/>
      </w:r>
    </w:p>
    <w:p w14:paraId="30972106" w14:textId="0DEDEA71" w:rsidR="00AD35EB" w:rsidRPr="00471595" w:rsidRDefault="00AD35EB" w:rsidP="00515B04">
      <w:pPr>
        <w:numPr>
          <w:ins w:id="77" w:author="Unknown"/>
        </w:numPr>
        <w:rPr>
          <w:rFonts w:ascii="Montserrat" w:hAnsi="Montserrat"/>
          <w:sz w:val="24"/>
        </w:rPr>
      </w:pPr>
      <w:r w:rsidRPr="00471595">
        <w:rPr>
          <w:rFonts w:ascii="Montserrat" w:hAnsi="Montserrat"/>
          <w:sz w:val="24"/>
        </w:rPr>
        <w:t>0</w:t>
      </w:r>
      <w:r w:rsidR="008E4B16" w:rsidRPr="00471595">
        <w:rPr>
          <w:rFonts w:ascii="Montserrat" w:hAnsi="Montserrat"/>
          <w:sz w:val="24"/>
        </w:rPr>
        <w:t>3</w:t>
      </w:r>
    </w:p>
    <w:p w14:paraId="30DAAA23" w14:textId="77777777" w:rsidR="00AD35EB" w:rsidRPr="00471595" w:rsidRDefault="00AD35EB" w:rsidP="00515B04">
      <w:pPr>
        <w:numPr>
          <w:ins w:id="78" w:author="Unknown"/>
        </w:numPr>
        <w:rPr>
          <w:rFonts w:ascii="Montserrat" w:hAnsi="Montserrat"/>
          <w:sz w:val="24"/>
        </w:rPr>
      </w:pPr>
    </w:p>
    <w:p w14:paraId="4FBDDB14" w14:textId="34F3998B" w:rsidR="00AD35EB" w:rsidRPr="00471595" w:rsidRDefault="00AD35EB" w:rsidP="00515B04">
      <w:pPr>
        <w:numPr>
          <w:ins w:id="79" w:author="Unknown"/>
        </w:numPr>
        <w:rPr>
          <w:rFonts w:ascii="Montserrat" w:hAnsi="Montserrat"/>
          <w:sz w:val="24"/>
        </w:rPr>
      </w:pPr>
      <w:r w:rsidRPr="00471595">
        <w:rPr>
          <w:rFonts w:ascii="Montserrat" w:hAnsi="Montserrat"/>
          <w:sz w:val="24"/>
        </w:rPr>
        <w:t xml:space="preserve">Phoenix stood in the wings off stage, imperceptibly quaking, breaking into a cold sweat. Her eyes skittered over the dull lacquer of the stage, the piercing glare of lights, the girders and scaffolding of the overhead, all assailing her with a crispness of detail that she could not take in. A storm raged within her. A whirling chaos of emotion, which reality could not quite penetrate. Yet, somehow, her mind was calm and clear. The idea of stepping into the auditorium and opening herself to the horror lurking within her memory ought to be terrifying. Instead, the cold thought of her only alternative—the price she would have to pay to escape her pain—had numbed her. The pair of shadows attached to her were manifestations of that threat. She could feel the peculiar blank attention of her </w:t>
      </w:r>
      <w:r w:rsidR="009D081C" w:rsidRPr="00471595">
        <w:rPr>
          <w:rFonts w:ascii="Montserrat" w:hAnsi="Montserrat"/>
          <w:sz w:val="24"/>
        </w:rPr>
        <w:t>bodyguards</w:t>
      </w:r>
      <w:r w:rsidRPr="00471595">
        <w:rPr>
          <w:rFonts w:ascii="Montserrat" w:hAnsi="Montserrat"/>
          <w:sz w:val="24"/>
        </w:rPr>
        <w:t xml:space="preserve"> hovering near</w:t>
      </w:r>
      <w:r w:rsidR="00295153" w:rsidRPr="00471595">
        <w:rPr>
          <w:rFonts w:ascii="Montserrat" w:hAnsi="Montserrat"/>
          <w:sz w:val="24"/>
        </w:rPr>
        <w:t xml:space="preserve"> and</w:t>
      </w:r>
      <w:r w:rsidRPr="00471595">
        <w:rPr>
          <w:rFonts w:ascii="Montserrat" w:hAnsi="Montserrat"/>
          <w:sz w:val="24"/>
        </w:rPr>
        <w:t xml:space="preserve"> she strove to ignore them. </w:t>
      </w:r>
    </w:p>
    <w:p w14:paraId="418A6A5A" w14:textId="05D86925" w:rsidR="00AD35EB" w:rsidRPr="00471595" w:rsidRDefault="00AD35EB" w:rsidP="00515B04">
      <w:pPr>
        <w:numPr>
          <w:ins w:id="80" w:author="Unknown"/>
        </w:numPr>
        <w:rPr>
          <w:rFonts w:ascii="Montserrat" w:hAnsi="Montserrat"/>
          <w:sz w:val="24"/>
        </w:rPr>
      </w:pPr>
      <w:r w:rsidRPr="00471595">
        <w:rPr>
          <w:rFonts w:ascii="Montserrat" w:hAnsi="Montserrat"/>
          <w:sz w:val="24"/>
        </w:rPr>
        <w:tab/>
        <w:t xml:space="preserve">Aimlessly, she turned her back on the </w:t>
      </w:r>
      <w:r w:rsidR="009D081C" w:rsidRPr="00471595">
        <w:rPr>
          <w:rFonts w:ascii="Montserrat" w:hAnsi="Montserrat"/>
          <w:sz w:val="24"/>
        </w:rPr>
        <w:t>altar</w:t>
      </w:r>
      <w:r w:rsidRPr="00471595">
        <w:rPr>
          <w:rFonts w:ascii="Montserrat" w:hAnsi="Montserrat"/>
          <w:sz w:val="24"/>
        </w:rPr>
        <w:t xml:space="preserve"> where she was to be sacrificed to the media. Rather than dwell on what loomed ahead, she sought out a quiet corner and opened the stiff cover of the binder. She forced her eyes to absorb the material inside it, without letting it touch her conscious thoughts. Pouring herself into memorizing the words, she let the information seep into her skull</w:t>
      </w:r>
      <w:r w:rsidR="009F75DF" w:rsidRPr="00471595">
        <w:rPr>
          <w:rFonts w:ascii="Montserrat" w:hAnsi="Montserrat"/>
          <w:sz w:val="24"/>
        </w:rPr>
        <w:t>,</w:t>
      </w:r>
      <w:r w:rsidRPr="00471595">
        <w:rPr>
          <w:rFonts w:ascii="Montserrat" w:hAnsi="Montserrat"/>
          <w:sz w:val="24"/>
        </w:rPr>
        <w:t xml:space="preserve"> detail by detail, where it would await the unavoidable necessity of coming back out, dredging her pain up with it.</w:t>
      </w:r>
    </w:p>
    <w:p w14:paraId="761EE199" w14:textId="421E48D9" w:rsidR="00AD35EB" w:rsidRPr="00471595" w:rsidRDefault="00AD35EB" w:rsidP="00515B04">
      <w:pPr>
        <w:numPr>
          <w:ins w:id="81" w:author="Unknown"/>
        </w:numPr>
        <w:rPr>
          <w:rFonts w:ascii="Montserrat" w:hAnsi="Montserrat"/>
          <w:sz w:val="24"/>
        </w:rPr>
      </w:pPr>
      <w:r w:rsidRPr="00471595">
        <w:rPr>
          <w:rFonts w:ascii="Montserrat" w:hAnsi="Montserrat"/>
          <w:sz w:val="24"/>
        </w:rPr>
        <w:tab/>
        <w:t>The most intense study she could bear to make still left her with too much time to kill. In a daze she dragged her unhappy chaperones back and forth through the building, observing the increasing pitch of activity. In a sense, she was enjoying the last moments of her invisibility, moving namelessly through crowds of people that in a short time would know her for what she was</w:t>
      </w:r>
      <w:r w:rsidR="00295153" w:rsidRPr="00471595">
        <w:rPr>
          <w:rFonts w:ascii="Montserrat" w:hAnsi="Montserrat"/>
          <w:sz w:val="24"/>
        </w:rPr>
        <w:t xml:space="preserve"> and</w:t>
      </w:r>
      <w:r w:rsidRPr="00471595">
        <w:rPr>
          <w:rFonts w:ascii="Montserrat" w:hAnsi="Montserrat"/>
          <w:sz w:val="24"/>
        </w:rPr>
        <w:t xml:space="preserve"> would think unbearable thoughts about her that she could not help but overhear from their undisciplined minds. A once uncritical—or at least impersonal—mirror would become filled with distorted reflections of herself that would plague her for the rest of her life.</w:t>
      </w:r>
    </w:p>
    <w:p w14:paraId="19C1A1CC" w14:textId="31EC1886" w:rsidR="00AD35EB" w:rsidRPr="00471595" w:rsidRDefault="00AD35EB" w:rsidP="00515B04">
      <w:pPr>
        <w:numPr>
          <w:ins w:id="82" w:author="Unknown"/>
        </w:numPr>
        <w:rPr>
          <w:rFonts w:ascii="Montserrat" w:hAnsi="Montserrat"/>
          <w:sz w:val="24"/>
        </w:rPr>
      </w:pPr>
      <w:r w:rsidRPr="00471595">
        <w:rPr>
          <w:rFonts w:ascii="Montserrat" w:hAnsi="Montserrat"/>
          <w:sz w:val="24"/>
        </w:rPr>
        <w:tab/>
        <w:t>Inevitably, she wandered back stage again where the sound of the assembling reporters carried over the stage to assault her nerves. Her physical and mental senses threatened to dissolve in the piercing chaos. Out of habit, she struggled to distance herself from it. The subdued roar of human voices was accented with the harsh, metallic snaps and clicks of equipment being set up</w:t>
      </w:r>
      <w:r w:rsidR="00295153" w:rsidRPr="00471595">
        <w:rPr>
          <w:rFonts w:ascii="Montserrat" w:hAnsi="Montserrat"/>
          <w:sz w:val="24"/>
        </w:rPr>
        <w:t xml:space="preserve"> and</w:t>
      </w:r>
      <w:r w:rsidRPr="00471595">
        <w:rPr>
          <w:rFonts w:ascii="Montserrat" w:hAnsi="Montserrat"/>
          <w:sz w:val="24"/>
        </w:rPr>
        <w:t xml:space="preserve"> the microphones whining as they picked up and amplified the white noise into whale-song shrieks of random feedback. The smell of too many bodies had begun to weigh in the air. A disturbing gruel of musk and spice underscored by the hot, intimate flavor of predominantly healthy, well maintained bodies that she had always found at once appealing and appalling. </w:t>
      </w:r>
    </w:p>
    <w:p w14:paraId="3468C249" w14:textId="77777777" w:rsidR="00AD35EB" w:rsidRPr="00471595" w:rsidRDefault="00AD35EB" w:rsidP="00515B04">
      <w:pPr>
        <w:numPr>
          <w:ins w:id="83" w:author="Unknown"/>
        </w:numPr>
        <w:rPr>
          <w:rFonts w:ascii="Montserrat" w:hAnsi="Montserrat"/>
          <w:sz w:val="24"/>
        </w:rPr>
      </w:pPr>
      <w:r w:rsidRPr="00471595">
        <w:rPr>
          <w:rFonts w:ascii="Montserrat" w:hAnsi="Montserrat"/>
          <w:sz w:val="24"/>
        </w:rPr>
        <w:tab/>
        <w:t>The busy tension of thoughts and the disorienting flurry of activity around her finally broke through her defenses. Phoenix reeled as she was overwhelmed. Instead of recoiling, she suddenly leaned into it, begging it to press harder against her to stifle the tide of her own thoughts. Still it was not enough. She bit her lip as her haunted eyes peered out from the shelter of the wings. Her thoughts surfaced like the peal of a mourning bell, a desperate cry that was futile to voice. I don't want to be here. She strangled it even as she thought it. She could not think of anything more ridiculous than the idea that what she wanted carried any weight in the world. God help her, if she ever gave in to the need to take what she wanted—to do what was right for herself. Such insubordination would never be tolerated. Self-interest was a luxury a person like her could not afford.</w:t>
      </w:r>
    </w:p>
    <w:p w14:paraId="31F246AF" w14:textId="44FFABE3" w:rsidR="00AD35EB" w:rsidRPr="00471595" w:rsidRDefault="00AD35EB" w:rsidP="00515B04">
      <w:pPr>
        <w:numPr>
          <w:ins w:id="84" w:author="Unknown"/>
        </w:numPr>
        <w:rPr>
          <w:rFonts w:ascii="Montserrat" w:hAnsi="Montserrat"/>
          <w:sz w:val="24"/>
        </w:rPr>
      </w:pPr>
      <w:r w:rsidRPr="00471595">
        <w:rPr>
          <w:rFonts w:ascii="Montserrat" w:hAnsi="Montserrat"/>
          <w:sz w:val="24"/>
        </w:rPr>
        <w:tab/>
        <w:t xml:space="preserve">Arthur interrupted her desperate thoughts to comment, </w:t>
      </w:r>
      <w:r w:rsidR="000264CD" w:rsidRPr="00471595">
        <w:rPr>
          <w:rFonts w:ascii="Montserrat" w:hAnsi="Montserrat"/>
          <w:sz w:val="24"/>
        </w:rPr>
        <w:t>“</w:t>
      </w:r>
      <w:r w:rsidRPr="00471595">
        <w:rPr>
          <w:rFonts w:ascii="Montserrat" w:hAnsi="Montserrat"/>
          <w:sz w:val="24"/>
        </w:rPr>
        <w:t>These lights are too intense for your complexion. You'll look like a drowned corpse out there. I don't know why no one else thought of it. Well,</w:t>
      </w:r>
      <w:r w:rsidR="000264CD" w:rsidRPr="00471595">
        <w:rPr>
          <w:rFonts w:ascii="Montserrat" w:hAnsi="Montserrat"/>
          <w:sz w:val="24"/>
        </w:rPr>
        <w:t>”</w:t>
      </w:r>
      <w:r w:rsidRPr="00471595">
        <w:rPr>
          <w:rFonts w:ascii="Montserrat" w:hAnsi="Montserrat"/>
          <w:sz w:val="24"/>
        </w:rPr>
        <w:t xml:space="preserve"> he sighed, </w:t>
      </w:r>
      <w:r w:rsidR="000264CD" w:rsidRPr="00471595">
        <w:rPr>
          <w:rFonts w:ascii="Montserrat" w:hAnsi="Montserrat"/>
          <w:sz w:val="24"/>
        </w:rPr>
        <w:t>“</w:t>
      </w:r>
      <w:r w:rsidRPr="00471595">
        <w:rPr>
          <w:rFonts w:ascii="Montserrat" w:hAnsi="Montserrat"/>
          <w:sz w:val="24"/>
        </w:rPr>
        <w:t>There's time if you want to do anything about it.</w:t>
      </w:r>
      <w:r w:rsidR="000264CD" w:rsidRPr="00471595">
        <w:rPr>
          <w:rFonts w:ascii="Montserrat" w:hAnsi="Montserrat"/>
          <w:sz w:val="24"/>
        </w:rPr>
        <w:t>”</w:t>
      </w:r>
    </w:p>
    <w:p w14:paraId="368E6B16" w14:textId="77777777" w:rsidR="00AD35EB" w:rsidRPr="00471595" w:rsidRDefault="00AD35EB" w:rsidP="00515B04">
      <w:pPr>
        <w:numPr>
          <w:ins w:id="85" w:author="Unknown"/>
        </w:numPr>
        <w:rPr>
          <w:rFonts w:ascii="Montserrat" w:hAnsi="Montserrat"/>
          <w:sz w:val="24"/>
        </w:rPr>
      </w:pPr>
      <w:r w:rsidRPr="00471595">
        <w:rPr>
          <w:rFonts w:ascii="Montserrat" w:hAnsi="Montserrat"/>
          <w:sz w:val="24"/>
        </w:rPr>
        <w:tab/>
        <w:t>Phoenix looked at him. He did not care about her public appearance any more than she did. She did not have to be able to read his mind to see that. The comment was as out of place as the hints he had dropped on the way in. Phoenix had no idea why he had clued her into her destination. Nor could she guess why he would bother to think up a way for her to distract herself. It showed a curious empathy for a control agent. She allowed him to lead her into the cramped dressing rooms where a woman sat smoking a cigarette. The make-up artist looked up at their entrance and Arthur quickly explained that Phoenix was going to be speaking in front of the cameras but someone had neglected to arrange for her makeup to be applied. The woman crushed out her cigarette and examined Phoenix's skin in the harsh lights glaring around the mirror.</w:t>
      </w:r>
    </w:p>
    <w:p w14:paraId="10AEF7B9" w14:textId="27F53033" w:rsidR="00AD35EB" w:rsidRPr="00471595" w:rsidRDefault="00AD35EB" w:rsidP="00515B04">
      <w:pPr>
        <w:numPr>
          <w:ins w:id="8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Oh, ghastly!</w:t>
      </w:r>
      <w:r w:rsidR="000264CD" w:rsidRPr="00471595">
        <w:rPr>
          <w:rFonts w:ascii="Montserrat" w:hAnsi="Montserrat"/>
          <w:sz w:val="24"/>
        </w:rPr>
        <w:t>”</w:t>
      </w:r>
      <w:r w:rsidRPr="00471595">
        <w:rPr>
          <w:rFonts w:ascii="Montserrat" w:hAnsi="Montserrat"/>
          <w:sz w:val="24"/>
        </w:rPr>
        <w:t xml:space="preserve"> She exclaimed sweetly. </w:t>
      </w:r>
      <w:r w:rsidR="000264CD" w:rsidRPr="00471595">
        <w:rPr>
          <w:rFonts w:ascii="Montserrat" w:hAnsi="Montserrat"/>
          <w:sz w:val="24"/>
        </w:rPr>
        <w:t>“</w:t>
      </w:r>
      <w:r w:rsidRPr="00471595">
        <w:rPr>
          <w:rFonts w:ascii="Montserrat" w:hAnsi="Montserrat"/>
          <w:sz w:val="24"/>
        </w:rPr>
        <w:t>Don't worry, dear, we can take care of that in no time.</w:t>
      </w:r>
      <w:r w:rsidR="000264CD" w:rsidRPr="00471595">
        <w:rPr>
          <w:rFonts w:ascii="Montserrat" w:hAnsi="Montserrat"/>
          <w:sz w:val="24"/>
        </w:rPr>
        <w:t>”</w:t>
      </w:r>
      <w:r w:rsidRPr="00471595">
        <w:rPr>
          <w:rFonts w:ascii="Montserrat" w:hAnsi="Montserrat"/>
          <w:sz w:val="24"/>
        </w:rPr>
        <w:t xml:space="preserve"> She grabbed Arthur and shoved him out the door before grabbing Phoenix by the hand, dragging her over to the stools and making her sit down. She smiled, saying, </w:t>
      </w:r>
      <w:r w:rsidR="000264CD" w:rsidRPr="00471595">
        <w:rPr>
          <w:rFonts w:ascii="Montserrat" w:hAnsi="Montserrat"/>
          <w:sz w:val="24"/>
        </w:rPr>
        <w:t>“</w:t>
      </w:r>
      <w:r w:rsidRPr="00471595">
        <w:rPr>
          <w:rFonts w:ascii="Montserrat" w:hAnsi="Montserrat"/>
          <w:sz w:val="24"/>
        </w:rPr>
        <w:t>There, now we have a little privacy.</w:t>
      </w:r>
      <w:r w:rsidR="000264CD" w:rsidRPr="00471595">
        <w:rPr>
          <w:rFonts w:ascii="Montserrat" w:hAnsi="Montserrat"/>
          <w:sz w:val="24"/>
        </w:rPr>
        <w:t>”</w:t>
      </w:r>
      <w:r w:rsidRPr="00471595">
        <w:rPr>
          <w:rFonts w:ascii="Montserrat" w:hAnsi="Montserrat"/>
          <w:sz w:val="24"/>
        </w:rPr>
        <w:t xml:space="preserve"> As she arranged the tools and materials of her craft, she studied Phoenix's face. </w:t>
      </w:r>
      <w:r w:rsidR="000264CD" w:rsidRPr="00471595">
        <w:rPr>
          <w:rFonts w:ascii="Montserrat" w:hAnsi="Montserrat"/>
          <w:sz w:val="24"/>
        </w:rPr>
        <w:t>“</w:t>
      </w:r>
      <w:r w:rsidRPr="00471595">
        <w:rPr>
          <w:rFonts w:ascii="Montserrat" w:hAnsi="Montserrat"/>
          <w:sz w:val="24"/>
        </w:rPr>
        <w:t>It doesn't look like you wear makeup much, if at all. Very clear, healthy skin. Let me know if you have any allergies before I start</w:t>
      </w:r>
      <w:r w:rsidR="00295153" w:rsidRPr="00471595">
        <w:rPr>
          <w:rFonts w:ascii="Montserrat" w:hAnsi="Montserrat"/>
          <w:sz w:val="24"/>
        </w:rPr>
        <w:t xml:space="preserve"> and</w:t>
      </w:r>
      <w:r w:rsidRPr="00471595">
        <w:rPr>
          <w:rFonts w:ascii="Montserrat" w:hAnsi="Montserrat"/>
          <w:sz w:val="24"/>
        </w:rPr>
        <w:t xml:space="preserve"> be sure to come back in here afterwards and get this crap cleaned off. It would be a shame to ruin your complexion by forgetting,</w:t>
      </w:r>
      <w:r w:rsidR="000264CD" w:rsidRPr="00471595">
        <w:rPr>
          <w:rFonts w:ascii="Montserrat" w:hAnsi="Montserrat"/>
          <w:sz w:val="24"/>
        </w:rPr>
        <w:t>”</w:t>
      </w:r>
      <w:r w:rsidRPr="00471595">
        <w:rPr>
          <w:rFonts w:ascii="Montserrat" w:hAnsi="Montserrat"/>
          <w:sz w:val="24"/>
        </w:rPr>
        <w:t xml:space="preserve"> she rattled off, as she selected her pallet.</w:t>
      </w:r>
    </w:p>
    <w:p w14:paraId="236227AF" w14:textId="77777777" w:rsidR="00AD35EB" w:rsidRPr="00471595" w:rsidRDefault="00AD35EB" w:rsidP="00515B04">
      <w:pPr>
        <w:numPr>
          <w:ins w:id="87" w:author="Unknown"/>
        </w:numPr>
        <w:rPr>
          <w:rFonts w:ascii="Montserrat" w:hAnsi="Montserrat"/>
          <w:sz w:val="24"/>
        </w:rPr>
      </w:pPr>
      <w:r w:rsidRPr="00471595">
        <w:rPr>
          <w:rFonts w:ascii="Montserrat" w:hAnsi="Montserrat"/>
          <w:sz w:val="24"/>
        </w:rPr>
        <w:tab/>
        <w:t>Phoenix felt herself smile as she nerved herself to tolerate the stranger's touch. Among the scars of her convalescence was maimed trust. During her convalescence, her mind had been forced open. The depths of her agony probed by strangers who prized her repressed memories more than they valued her sanity. Not once. Not a mere dozen penetrations. Her mind had been raped, under the guise of necessity, upwards of a thousand times before she had pulled enough of herself together to oppose these horrible invasions. Even now that she had come so far, her damaged psyche could not bear the touch of the unknown. No one who touched her could remain a stranger, when the slightest contact could provoke a self-defensive telepathic probe. It took strict concentration for her to quell the reflex. Restrict it to a passive glimpse of surface thoughts and emotions.</w:t>
      </w:r>
    </w:p>
    <w:p w14:paraId="07993640" w14:textId="59E136FE" w:rsidR="00AD35EB" w:rsidRPr="00471595" w:rsidRDefault="00AD35EB" w:rsidP="00515B04">
      <w:pPr>
        <w:numPr>
          <w:ins w:id="88" w:author="Unknown"/>
        </w:numPr>
        <w:rPr>
          <w:rFonts w:ascii="Montserrat" w:hAnsi="Montserrat"/>
          <w:sz w:val="24"/>
        </w:rPr>
      </w:pPr>
      <w:r w:rsidRPr="00471595">
        <w:rPr>
          <w:rFonts w:ascii="Montserrat" w:hAnsi="Montserrat"/>
          <w:sz w:val="24"/>
        </w:rPr>
        <w:tab/>
        <w:t xml:space="preserve">Fortunately, the woman did not seem possessed of any of the </w:t>
      </w:r>
      <w:r w:rsidR="000264CD" w:rsidRPr="00471595">
        <w:rPr>
          <w:rFonts w:ascii="Montserrat" w:hAnsi="Montserrat"/>
          <w:sz w:val="24"/>
        </w:rPr>
        <w:t>“</w:t>
      </w:r>
      <w:r w:rsidRPr="00471595">
        <w:rPr>
          <w:rFonts w:ascii="Montserrat" w:hAnsi="Montserrat"/>
          <w:sz w:val="24"/>
        </w:rPr>
        <w:t>dangerous</w:t>
      </w:r>
      <w:r w:rsidR="000264CD" w:rsidRPr="00471595">
        <w:rPr>
          <w:rFonts w:ascii="Montserrat" w:hAnsi="Montserrat"/>
          <w:sz w:val="24"/>
        </w:rPr>
        <w:t>”</w:t>
      </w:r>
      <w:r w:rsidRPr="00471595">
        <w:rPr>
          <w:rFonts w:ascii="Montserrat" w:hAnsi="Montserrat"/>
          <w:sz w:val="24"/>
        </w:rPr>
        <w:t xml:space="preserve"> flavors of attention. Phoenix managed to relax a little. She spared a thought in gratitude that she had mastered the reflex best in her hands. Her face was peculiarly vulnerable, though. Phoenix could not imagine how the reflex would react if a stranger tried to touch her in more intimate areas</w:t>
      </w:r>
      <w:r w:rsidR="00295153" w:rsidRPr="00471595">
        <w:rPr>
          <w:rFonts w:ascii="Montserrat" w:hAnsi="Montserrat"/>
          <w:sz w:val="24"/>
        </w:rPr>
        <w:t xml:space="preserve"> but</w:t>
      </w:r>
      <w:r w:rsidRPr="00471595">
        <w:rPr>
          <w:rFonts w:ascii="Montserrat" w:hAnsi="Montserrat"/>
          <w:sz w:val="24"/>
        </w:rPr>
        <w:t xml:space="preserve"> she knew from experience that the way some people had simply looked at her had triggered it violently. It kinda takes the fun out of being a teenager! She thought sardonically. Having made it through the worst part, Phoenix was able to surrender herself to the woman's ministrations.</w:t>
      </w:r>
    </w:p>
    <w:p w14:paraId="1BC2E847" w14:textId="7ABD8AF7" w:rsidR="00AD35EB" w:rsidRPr="00471595" w:rsidRDefault="00AD35EB" w:rsidP="00515B04">
      <w:pPr>
        <w:numPr>
          <w:ins w:id="89" w:author="Unknown"/>
        </w:numPr>
        <w:rPr>
          <w:rFonts w:ascii="Montserrat" w:hAnsi="Montserrat"/>
          <w:sz w:val="24"/>
        </w:rPr>
      </w:pPr>
      <w:r w:rsidRPr="00471595">
        <w:rPr>
          <w:rFonts w:ascii="Montserrat" w:hAnsi="Montserrat"/>
          <w:sz w:val="24"/>
        </w:rPr>
        <w:tab/>
        <w:t>Her anxiety was lulled by the almost ritual feel of having her face washed with a mild astringent and then painted by cold, wet</w:t>
      </w:r>
      <w:r w:rsidR="00295153" w:rsidRPr="00471595">
        <w:rPr>
          <w:rFonts w:ascii="Montserrat" w:hAnsi="Montserrat"/>
          <w:sz w:val="24"/>
        </w:rPr>
        <w:t xml:space="preserve"> and</w:t>
      </w:r>
      <w:r w:rsidRPr="00471595">
        <w:rPr>
          <w:rFonts w:ascii="Montserrat" w:hAnsi="Montserrat"/>
          <w:sz w:val="24"/>
        </w:rPr>
        <w:t xml:space="preserve"> curiously heavy foundation. The make up was applied in firm deft strokes with a smooth sponge</w:t>
      </w:r>
      <w:r w:rsidR="00295153" w:rsidRPr="00471595">
        <w:rPr>
          <w:rFonts w:ascii="Montserrat" w:hAnsi="Montserrat"/>
          <w:sz w:val="24"/>
        </w:rPr>
        <w:t xml:space="preserve"> and</w:t>
      </w:r>
      <w:r w:rsidRPr="00471595">
        <w:rPr>
          <w:rFonts w:ascii="Montserrat" w:hAnsi="Montserrat"/>
          <w:sz w:val="24"/>
        </w:rPr>
        <w:t xml:space="preserve"> her face was cradled and guided by the strong fingers of the artist's other hand. As she worked, the woman talked. There was a strange sort of intimacy to the whole exchange, cloaked in the professional distance of an individual—whether masseuse, hair stylist, physical therapist or doctor—who works intimately with the body in a culture that rarely condones such contact between strangers. For Phoenix, incapable of being touched without that touch echoing back on a deeper level, her submission was accompanied by a heightened receptivity. A sensual awareness of other. A suggestion of something as powerful and innate to life as sex</w:t>
      </w:r>
      <w:r w:rsidR="00295153" w:rsidRPr="00471595">
        <w:rPr>
          <w:rFonts w:ascii="Montserrat" w:hAnsi="Montserrat"/>
          <w:sz w:val="24"/>
        </w:rPr>
        <w:t xml:space="preserve"> and</w:t>
      </w:r>
      <w:r w:rsidRPr="00471595">
        <w:rPr>
          <w:rFonts w:ascii="Montserrat" w:hAnsi="Montserrat"/>
          <w:sz w:val="24"/>
        </w:rPr>
        <w:t xml:space="preserve"> yet something she knew almost nothing about. </w:t>
      </w:r>
    </w:p>
    <w:p w14:paraId="1F55BA05" w14:textId="77777777" w:rsidR="00AD35EB" w:rsidRPr="00471595" w:rsidRDefault="00AD35EB" w:rsidP="00515B04">
      <w:pPr>
        <w:numPr>
          <w:ins w:id="90" w:author="Unknown"/>
        </w:numPr>
        <w:rPr>
          <w:rFonts w:ascii="Montserrat" w:hAnsi="Montserrat"/>
          <w:sz w:val="24"/>
        </w:rPr>
      </w:pPr>
      <w:r w:rsidRPr="00471595">
        <w:rPr>
          <w:rFonts w:ascii="Montserrat" w:hAnsi="Montserrat"/>
          <w:sz w:val="24"/>
        </w:rPr>
        <w:tab/>
        <w:t>Trying to figure out what it was almost distracted her.</w:t>
      </w:r>
    </w:p>
    <w:p w14:paraId="36CE1D92" w14:textId="4A3B151B" w:rsidR="00AD35EB" w:rsidRPr="00471595" w:rsidRDefault="00AD35EB" w:rsidP="00515B04">
      <w:pPr>
        <w:numPr>
          <w:ins w:id="91" w:author="Unknown"/>
        </w:numPr>
        <w:rPr>
          <w:rFonts w:ascii="Montserrat" w:hAnsi="Montserrat"/>
          <w:sz w:val="24"/>
        </w:rPr>
      </w:pPr>
      <w:r w:rsidRPr="00471595">
        <w:rPr>
          <w:rFonts w:ascii="Montserrat" w:hAnsi="Montserrat"/>
          <w:sz w:val="24"/>
        </w:rPr>
        <w:tab/>
        <w:t>The calming effect of releasing herself to this physical manipulation was countered by an omnipresent sense of being dressed for a feast</w:t>
      </w:r>
      <w:r w:rsidR="00295153" w:rsidRPr="00471595">
        <w:rPr>
          <w:rFonts w:ascii="Montserrat" w:hAnsi="Montserrat"/>
          <w:sz w:val="24"/>
        </w:rPr>
        <w:t xml:space="preserve"> and</w:t>
      </w:r>
      <w:r w:rsidRPr="00471595">
        <w:rPr>
          <w:rFonts w:ascii="Montserrat" w:hAnsi="Montserrat"/>
          <w:sz w:val="24"/>
        </w:rPr>
        <w:t xml:space="preserve"> realizing that she was the main course. She could not help feeling that peculiar vulnerability as she thought of herself being made pretty for </w:t>
      </w:r>
      <w:r w:rsidR="000264CD" w:rsidRPr="00471595">
        <w:rPr>
          <w:rFonts w:ascii="Montserrat" w:hAnsi="Montserrat"/>
          <w:sz w:val="24"/>
        </w:rPr>
        <w:t>“</w:t>
      </w:r>
      <w:r w:rsidRPr="00471595">
        <w:rPr>
          <w:rFonts w:ascii="Montserrat" w:hAnsi="Montserrat"/>
          <w:sz w:val="24"/>
        </w:rPr>
        <w:t>public consumption</w:t>
      </w:r>
      <w:r w:rsidR="000264CD" w:rsidRPr="00471595">
        <w:rPr>
          <w:rFonts w:ascii="Montserrat" w:hAnsi="Montserrat"/>
          <w:sz w:val="24"/>
        </w:rPr>
        <w:t>”</w:t>
      </w:r>
      <w:r w:rsidRPr="00471595">
        <w:rPr>
          <w:rFonts w:ascii="Montserrat" w:hAnsi="Montserrat"/>
          <w:sz w:val="24"/>
        </w:rPr>
        <w:t>. It told her something about the media and entertainment professions, that such a euphemism had evolved. Not that it made any difference to her. She was already being devoured by her own angst.</w:t>
      </w:r>
      <w:r w:rsidRPr="00471595">
        <w:rPr>
          <w:rFonts w:ascii="Montserrat" w:hAnsi="Montserrat"/>
          <w:sz w:val="24"/>
        </w:rPr>
        <w:tab/>
      </w:r>
    </w:p>
    <w:p w14:paraId="5B8FFAD6" w14:textId="77777777" w:rsidR="00AD0DA2" w:rsidRPr="00471595" w:rsidRDefault="00AD0DA2" w:rsidP="00515B04">
      <w:pPr>
        <w:rPr>
          <w:rFonts w:ascii="Montserrat" w:hAnsi="Montserrat"/>
          <w:sz w:val="24"/>
        </w:rPr>
      </w:pPr>
    </w:p>
    <w:p w14:paraId="3D96DC3A" w14:textId="77777777" w:rsidR="00AD0DA2" w:rsidRPr="00471595" w:rsidRDefault="00AD0DA2" w:rsidP="00515B04">
      <w:pPr>
        <w:pStyle w:val="VerticalBrace"/>
        <w:rPr>
          <w:rFonts w:ascii="Montserrat" w:hAnsi="Montserrat"/>
          <w:sz w:val="24"/>
        </w:rPr>
      </w:pPr>
      <w:r w:rsidRPr="00471595">
        <w:rPr>
          <w:rFonts w:ascii="Montserrat" w:hAnsi="Montserrat"/>
          <w:sz w:val="24"/>
        </w:rPr>
        <w:t>————————</w:t>
      </w:r>
    </w:p>
    <w:p w14:paraId="5F8B79E8" w14:textId="77777777" w:rsidR="00AD0DA2" w:rsidRPr="00471595" w:rsidRDefault="00AD0DA2" w:rsidP="00515B04">
      <w:pPr>
        <w:rPr>
          <w:rFonts w:ascii="Montserrat" w:hAnsi="Montserrat"/>
          <w:sz w:val="24"/>
        </w:rPr>
      </w:pPr>
    </w:p>
    <w:p w14:paraId="72921855" w14:textId="5B14F8C4" w:rsidR="00AD35EB" w:rsidRPr="00471595" w:rsidRDefault="00AD35EB" w:rsidP="00515B04">
      <w:pPr>
        <w:numPr>
          <w:ins w:id="92" w:author="Unknown"/>
        </w:numPr>
        <w:rPr>
          <w:rFonts w:ascii="Montserrat" w:hAnsi="Montserrat"/>
          <w:sz w:val="24"/>
        </w:rPr>
      </w:pPr>
      <w:r w:rsidRPr="00471595">
        <w:rPr>
          <w:rFonts w:ascii="Montserrat" w:hAnsi="Montserrat"/>
          <w:sz w:val="24"/>
        </w:rPr>
        <w:t>Mark Dreyfus poured himself a tumbler full of brandy, half wincing as he considered the early hour</w:t>
      </w:r>
      <w:r w:rsidR="00295153" w:rsidRPr="00471595">
        <w:rPr>
          <w:rFonts w:ascii="Montserrat" w:hAnsi="Montserrat"/>
          <w:sz w:val="24"/>
        </w:rPr>
        <w:t xml:space="preserve"> but</w:t>
      </w:r>
      <w:r w:rsidRPr="00471595">
        <w:rPr>
          <w:rFonts w:ascii="Montserrat" w:hAnsi="Montserrat"/>
          <w:sz w:val="24"/>
        </w:rPr>
        <w:t xml:space="preserve"> the discussion was beginning to eat away at his nerves. Powers was chewing another cigar while he reviewed the reports that had come up to him as the senior control agent on site. Martin Craig was still commenting aloud, </w:t>
      </w:r>
      <w:r w:rsidR="000264CD" w:rsidRPr="00471595">
        <w:rPr>
          <w:rFonts w:ascii="Montserrat" w:hAnsi="Montserrat"/>
          <w:sz w:val="24"/>
        </w:rPr>
        <w:t>“</w:t>
      </w:r>
      <w:r w:rsidRPr="00471595">
        <w:rPr>
          <w:rFonts w:ascii="Montserrat" w:hAnsi="Montserrat"/>
          <w:sz w:val="24"/>
        </w:rPr>
        <w:t>I tell you, what we witnessed is nothing. After you've seen one of them teleport a few times it almost becomes unremarkable. It just doesn't compare to having the world torn apart around you.</w:t>
      </w:r>
      <w:r w:rsidR="000264CD" w:rsidRPr="00471595">
        <w:rPr>
          <w:rFonts w:ascii="Montserrat" w:hAnsi="Montserrat"/>
          <w:sz w:val="24"/>
        </w:rPr>
        <w:t>”</w:t>
      </w:r>
      <w:r w:rsidRPr="00471595">
        <w:rPr>
          <w:rFonts w:ascii="Montserrat" w:hAnsi="Montserrat"/>
          <w:sz w:val="24"/>
        </w:rPr>
        <w:t xml:space="preserve"> Craig had also helped himself to a drink. He took a painful swallow and continued, </w:t>
      </w:r>
      <w:r w:rsidR="000264CD" w:rsidRPr="00471595">
        <w:rPr>
          <w:rFonts w:ascii="Montserrat" w:hAnsi="Montserrat"/>
          <w:sz w:val="24"/>
        </w:rPr>
        <w:t>“</w:t>
      </w:r>
      <w:r w:rsidRPr="00471595">
        <w:rPr>
          <w:rFonts w:ascii="Montserrat" w:hAnsi="Montserrat"/>
          <w:sz w:val="24"/>
        </w:rPr>
        <w:t>It is just inconceivable to think what she could do to the entire world if she ever completely lost control.</w:t>
      </w:r>
      <w:r w:rsidR="000264CD" w:rsidRPr="00471595">
        <w:rPr>
          <w:rFonts w:ascii="Montserrat" w:hAnsi="Montserrat"/>
          <w:sz w:val="24"/>
        </w:rPr>
        <w:t>”</w:t>
      </w:r>
    </w:p>
    <w:p w14:paraId="69BC6FC2" w14:textId="67E79FB4" w:rsidR="00AD35EB" w:rsidRPr="00471595" w:rsidRDefault="00AD35EB" w:rsidP="00515B04">
      <w:pPr>
        <w:numPr>
          <w:ins w:id="93" w:author="Unknown"/>
        </w:numPr>
        <w:rPr>
          <w:rFonts w:ascii="Montserrat" w:hAnsi="Montserrat"/>
          <w:sz w:val="24"/>
        </w:rPr>
      </w:pPr>
      <w:r w:rsidRPr="00471595">
        <w:rPr>
          <w:rFonts w:ascii="Montserrat" w:hAnsi="Montserrat"/>
          <w:sz w:val="24"/>
        </w:rPr>
        <w:tab/>
        <w:t xml:space="preserve">Dreyfus stiffly lowered himself into his chair, responding, </w:t>
      </w:r>
      <w:r w:rsidR="000264CD" w:rsidRPr="00471595">
        <w:rPr>
          <w:rFonts w:ascii="Montserrat" w:hAnsi="Montserrat"/>
          <w:sz w:val="24"/>
        </w:rPr>
        <w:t>“</w:t>
      </w:r>
      <w:r w:rsidRPr="00471595">
        <w:rPr>
          <w:rFonts w:ascii="Montserrat" w:hAnsi="Montserrat"/>
          <w:sz w:val="24"/>
        </w:rPr>
        <w:t>You are looking at it from the wrong end, Marty. Taken in context to anything as small as a planet, that slip of a girl has god-like powers and capabilities. Her abilities seem excessive, beyond any human need. However, if you really look at it, any species that is bound to a planetary environment is ultimately doomed. Look at the obstacles for human survival, the relentless depletion of planetary resources, the age old threat of famine and war caused by overpopulation, the possibility of extinction through some celestial event</w:t>
      </w:r>
      <w:r w:rsidR="00295153" w:rsidRPr="00471595">
        <w:rPr>
          <w:rFonts w:ascii="Montserrat" w:hAnsi="Montserrat"/>
          <w:sz w:val="24"/>
        </w:rPr>
        <w:t xml:space="preserve"> and</w:t>
      </w:r>
      <w:r w:rsidRPr="00471595">
        <w:rPr>
          <w:rFonts w:ascii="Montserrat" w:hAnsi="Montserrat"/>
          <w:sz w:val="24"/>
        </w:rPr>
        <w:t xml:space="preserve"> the vast desert of interstellar space. How long has the human race hoped we would somehow overcome all that if only we could put our minds to it? How long have we prayed that we would somehow think our way out of the mess we have made? We just didn't expect evolution to beat us to the punch line. That power she has, that everyone is so damned afraid of, is not meant for Earth. It is meant for the stars. You could take her up in one of these ships</w:t>
      </w:r>
      <w:r w:rsidR="00295153" w:rsidRPr="00471595">
        <w:rPr>
          <w:rFonts w:ascii="Montserrat" w:hAnsi="Montserrat"/>
          <w:sz w:val="24"/>
        </w:rPr>
        <w:t xml:space="preserve"> and</w:t>
      </w:r>
      <w:r w:rsidRPr="00471595">
        <w:rPr>
          <w:rFonts w:ascii="Montserrat" w:hAnsi="Montserrat"/>
          <w:sz w:val="24"/>
        </w:rPr>
        <w:t xml:space="preserve"> kick her out the airlock and she'd thank you for letting her go out and play. You don't realize just how human she is. That part of the scheme worked magnificently.</w:t>
      </w:r>
      <w:r w:rsidR="000264CD" w:rsidRPr="00471595">
        <w:rPr>
          <w:rFonts w:ascii="Montserrat" w:hAnsi="Montserrat"/>
          <w:sz w:val="24"/>
        </w:rPr>
        <w:t>”</w:t>
      </w:r>
      <w:r w:rsidRPr="00471595">
        <w:rPr>
          <w:rFonts w:ascii="Montserrat" w:hAnsi="Montserrat"/>
          <w:sz w:val="24"/>
        </w:rPr>
        <w:t xml:space="preserve"> Dreyfus took a sip from his glass, glaring at both of his associates, </w:t>
      </w:r>
      <w:r w:rsidR="000264CD" w:rsidRPr="00471595">
        <w:rPr>
          <w:rFonts w:ascii="Montserrat" w:hAnsi="Montserrat"/>
          <w:sz w:val="24"/>
        </w:rPr>
        <w:t>“</w:t>
      </w:r>
      <w:r w:rsidRPr="00471595">
        <w:rPr>
          <w:rFonts w:ascii="Montserrat" w:hAnsi="Montserrat"/>
          <w:sz w:val="24"/>
        </w:rPr>
        <w:t>Nor do you realize what we've thrown away here today.</w:t>
      </w:r>
      <w:r w:rsidR="000264CD" w:rsidRPr="00471595">
        <w:rPr>
          <w:rFonts w:ascii="Montserrat" w:hAnsi="Montserrat"/>
          <w:sz w:val="24"/>
        </w:rPr>
        <w:t>”</w:t>
      </w:r>
    </w:p>
    <w:p w14:paraId="7D18617B" w14:textId="2F105977" w:rsidR="00AD35EB" w:rsidRPr="00471595" w:rsidRDefault="00AD35EB" w:rsidP="00515B04">
      <w:pPr>
        <w:numPr>
          <w:ins w:id="9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Now what is that supposed to mean?</w:t>
      </w:r>
      <w:r w:rsidR="000264CD" w:rsidRPr="00471595">
        <w:rPr>
          <w:rFonts w:ascii="Montserrat" w:hAnsi="Montserrat"/>
          <w:sz w:val="24"/>
        </w:rPr>
        <w:t>”</w:t>
      </w:r>
      <w:r w:rsidRPr="00471595">
        <w:rPr>
          <w:rFonts w:ascii="Montserrat" w:hAnsi="Montserrat"/>
          <w:sz w:val="24"/>
        </w:rPr>
        <w:t xml:space="preserve"> Powers growled looking up from his reports.</w:t>
      </w:r>
    </w:p>
    <w:p w14:paraId="2B609D20" w14:textId="7A27A5C7" w:rsidR="00AD35EB" w:rsidRPr="00471595" w:rsidRDefault="00AD35EB" w:rsidP="00515B04">
      <w:pPr>
        <w:numPr>
          <w:ins w:id="95"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Do you honestly think you can threaten a seventeen year old girl—a girl who has more power than you can possibly imagine—and still have a hope of controlling her ever again?</w:t>
      </w:r>
      <w:r w:rsidR="000264CD" w:rsidRPr="00471595">
        <w:rPr>
          <w:rFonts w:ascii="Montserrat" w:hAnsi="Montserrat"/>
          <w:sz w:val="24"/>
        </w:rPr>
        <w:t>”</w:t>
      </w:r>
      <w:r w:rsidRPr="00471595">
        <w:rPr>
          <w:rFonts w:ascii="Montserrat" w:hAnsi="Montserrat"/>
          <w:sz w:val="24"/>
        </w:rPr>
        <w:t xml:space="preserve"> Dreyfus challenged. </w:t>
      </w:r>
      <w:r w:rsidR="000264CD" w:rsidRPr="00471595">
        <w:rPr>
          <w:rFonts w:ascii="Montserrat" w:hAnsi="Montserrat"/>
          <w:sz w:val="24"/>
        </w:rPr>
        <w:t>“</w:t>
      </w:r>
      <w:r w:rsidRPr="00471595">
        <w:rPr>
          <w:rFonts w:ascii="Montserrat" w:hAnsi="Montserrat"/>
          <w:sz w:val="24"/>
        </w:rPr>
        <w:t>I warned you that this situation would force us to sacrifice her. Our control of these actives is totally dependent on their acceptance of our authority. Now that you have threatened her, we have lost her acceptance.</w:t>
      </w:r>
      <w:r w:rsidR="000264CD" w:rsidRPr="00471595">
        <w:rPr>
          <w:rFonts w:ascii="Montserrat" w:hAnsi="Montserrat"/>
          <w:sz w:val="24"/>
        </w:rPr>
        <w:t>”</w:t>
      </w:r>
    </w:p>
    <w:p w14:paraId="3478AEC4" w14:textId="46A6DE98" w:rsidR="00AD35EB" w:rsidRPr="00471595" w:rsidRDefault="00AD35EB" w:rsidP="00515B04">
      <w:pPr>
        <w:numPr>
          <w:ins w:id="9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Nonsense,</w:t>
      </w:r>
      <w:r w:rsidR="000264CD" w:rsidRPr="00471595">
        <w:rPr>
          <w:rFonts w:ascii="Montserrat" w:hAnsi="Montserrat"/>
          <w:sz w:val="24"/>
        </w:rPr>
        <w:t>”</w:t>
      </w:r>
      <w:r w:rsidRPr="00471595">
        <w:rPr>
          <w:rFonts w:ascii="Montserrat" w:hAnsi="Montserrat"/>
          <w:sz w:val="24"/>
        </w:rPr>
        <w:t xml:space="preserve"> powers retorted, </w:t>
      </w:r>
      <w:r w:rsidR="000264CD" w:rsidRPr="00471595">
        <w:rPr>
          <w:rFonts w:ascii="Montserrat" w:hAnsi="Montserrat"/>
          <w:sz w:val="24"/>
        </w:rPr>
        <w:t>“</w:t>
      </w:r>
      <w:r w:rsidRPr="00471595">
        <w:rPr>
          <w:rFonts w:ascii="Montserrat" w:hAnsi="Montserrat"/>
          <w:sz w:val="24"/>
        </w:rPr>
        <w:t>Nobody threatened her.</w:t>
      </w:r>
      <w:r w:rsidR="000264CD" w:rsidRPr="00471595">
        <w:rPr>
          <w:rFonts w:ascii="Montserrat" w:hAnsi="Montserrat"/>
          <w:sz w:val="24"/>
        </w:rPr>
        <w:t>”</w:t>
      </w:r>
    </w:p>
    <w:p w14:paraId="14D55C63" w14:textId="77728368" w:rsidR="00AD35EB" w:rsidRPr="00471595" w:rsidRDefault="00AD35EB" w:rsidP="00515B04">
      <w:pPr>
        <w:numPr>
          <w:ins w:id="9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Chad, a fool and an idiot should not have lasted as long, in your position, as you have managed. Please tell me, what is your secret?</w:t>
      </w:r>
      <w:r w:rsidR="000264CD" w:rsidRPr="00471595">
        <w:rPr>
          <w:rFonts w:ascii="Montserrat" w:hAnsi="Montserrat"/>
          <w:sz w:val="24"/>
        </w:rPr>
        <w:t>”</w:t>
      </w:r>
    </w:p>
    <w:p w14:paraId="58460ADE" w14:textId="5E0631E7" w:rsidR="00AD35EB" w:rsidRPr="00471595" w:rsidRDefault="00AD35EB" w:rsidP="00515B04">
      <w:pPr>
        <w:numPr>
          <w:ins w:id="98" w:author="Unknown"/>
        </w:numPr>
        <w:rPr>
          <w:rFonts w:ascii="Montserrat" w:hAnsi="Montserrat"/>
          <w:sz w:val="24"/>
        </w:rPr>
      </w:pPr>
      <w:r w:rsidRPr="00471595">
        <w:rPr>
          <w:rFonts w:ascii="Montserrat" w:hAnsi="Montserrat"/>
          <w:sz w:val="24"/>
        </w:rPr>
        <w:tab/>
        <w:t xml:space="preserve">Powers scowled. </w:t>
      </w:r>
      <w:r w:rsidR="000264CD" w:rsidRPr="00471595">
        <w:rPr>
          <w:rFonts w:ascii="Montserrat" w:hAnsi="Montserrat"/>
          <w:sz w:val="24"/>
        </w:rPr>
        <w:t>“</w:t>
      </w:r>
      <w:r w:rsidRPr="00471595">
        <w:rPr>
          <w:rFonts w:ascii="Montserrat" w:hAnsi="Montserrat"/>
          <w:sz w:val="24"/>
        </w:rPr>
        <w:t>Regardless of what she perceived,</w:t>
      </w:r>
      <w:r w:rsidR="000264CD" w:rsidRPr="00471595">
        <w:rPr>
          <w:rFonts w:ascii="Montserrat" w:hAnsi="Montserrat"/>
          <w:sz w:val="24"/>
        </w:rPr>
        <w:t>”</w:t>
      </w:r>
      <w:r w:rsidRPr="00471595">
        <w:rPr>
          <w:rFonts w:ascii="Montserrat" w:hAnsi="Montserrat"/>
          <w:sz w:val="24"/>
        </w:rPr>
        <w:t xml:space="preserve"> he drawled, </w:t>
      </w:r>
      <w:r w:rsidR="000264CD" w:rsidRPr="00471595">
        <w:rPr>
          <w:rFonts w:ascii="Montserrat" w:hAnsi="Montserrat"/>
          <w:sz w:val="24"/>
        </w:rPr>
        <w:t>“</w:t>
      </w:r>
      <w:r w:rsidRPr="00471595">
        <w:rPr>
          <w:rFonts w:ascii="Montserrat" w:hAnsi="Montserrat"/>
          <w:sz w:val="24"/>
        </w:rPr>
        <w:t>I neither suggested nor implied that the ASIA would target her for elimination. As far as that goes, Craig raised the point</w:t>
      </w:r>
      <w:r w:rsidR="00295153" w:rsidRPr="00471595">
        <w:rPr>
          <w:rFonts w:ascii="Montserrat" w:hAnsi="Montserrat"/>
          <w:sz w:val="24"/>
        </w:rPr>
        <w:t xml:space="preserve"> and</w:t>
      </w:r>
      <w:r w:rsidRPr="00471595">
        <w:rPr>
          <w:rFonts w:ascii="Montserrat" w:hAnsi="Montserrat"/>
          <w:sz w:val="24"/>
        </w:rPr>
        <w:t xml:space="preserve"> it was a very valid point. It is in her own best interest to demonstrate her full recovery. These are extreme circumstances</w:t>
      </w:r>
      <w:r w:rsidR="00295153" w:rsidRPr="00471595">
        <w:rPr>
          <w:rFonts w:ascii="Montserrat" w:hAnsi="Montserrat"/>
          <w:sz w:val="24"/>
        </w:rPr>
        <w:t xml:space="preserve"> and</w:t>
      </w:r>
      <w:r w:rsidRPr="00471595">
        <w:rPr>
          <w:rFonts w:ascii="Montserrat" w:hAnsi="Montserrat"/>
          <w:sz w:val="24"/>
        </w:rPr>
        <w:t xml:space="preserve"> as far as I could see he merely advised her to take advantage of this necessity, instead of letting it take advantage of her.</w:t>
      </w:r>
      <w:r w:rsidR="000264CD" w:rsidRPr="00471595">
        <w:rPr>
          <w:rFonts w:ascii="Montserrat" w:hAnsi="Montserrat"/>
          <w:sz w:val="24"/>
        </w:rPr>
        <w:t>”</w:t>
      </w:r>
    </w:p>
    <w:p w14:paraId="121BDCBD" w14:textId="4CBFF82F" w:rsidR="00AD35EB" w:rsidRPr="00471595" w:rsidRDefault="00AD35EB" w:rsidP="00515B04">
      <w:pPr>
        <w:numPr>
          <w:ins w:id="9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Regardless of what she perceived,</w:t>
      </w:r>
      <w:r w:rsidR="000264CD" w:rsidRPr="00471595">
        <w:rPr>
          <w:rFonts w:ascii="Montserrat" w:hAnsi="Montserrat"/>
          <w:sz w:val="24"/>
        </w:rPr>
        <w:t>”</w:t>
      </w:r>
      <w:r w:rsidRPr="00471595">
        <w:rPr>
          <w:rFonts w:ascii="Montserrat" w:hAnsi="Montserrat"/>
          <w:sz w:val="24"/>
        </w:rPr>
        <w:t xml:space="preserve"> Dreyfus mocked. </w:t>
      </w:r>
      <w:r w:rsidR="000264CD" w:rsidRPr="00471595">
        <w:rPr>
          <w:rFonts w:ascii="Montserrat" w:hAnsi="Montserrat"/>
          <w:sz w:val="24"/>
        </w:rPr>
        <w:t>“</w:t>
      </w:r>
      <w:r w:rsidRPr="00471595">
        <w:rPr>
          <w:rFonts w:ascii="Montserrat" w:hAnsi="Montserrat"/>
          <w:sz w:val="24"/>
        </w:rPr>
        <w:t>Don't you get it! All of our efforts have been geared around carefully controlling what actives perceive. Didn't your fathers tell either one of you not to point a gun at someone unless you intend to use it?</w:t>
      </w:r>
      <w:r w:rsidR="000264CD" w:rsidRPr="00471595">
        <w:rPr>
          <w:rFonts w:ascii="Montserrat" w:hAnsi="Montserrat"/>
          <w:sz w:val="24"/>
        </w:rPr>
        <w:t>”</w:t>
      </w:r>
      <w:r w:rsidRPr="00471595">
        <w:rPr>
          <w:rFonts w:ascii="Montserrat" w:hAnsi="Montserrat"/>
          <w:sz w:val="24"/>
        </w:rPr>
        <w:t xml:space="preserve"> Dreyfus complained. </w:t>
      </w:r>
      <w:r w:rsidR="000264CD" w:rsidRPr="00471595">
        <w:rPr>
          <w:rFonts w:ascii="Montserrat" w:hAnsi="Montserrat"/>
          <w:sz w:val="24"/>
        </w:rPr>
        <w:t>“</w:t>
      </w:r>
      <w:r w:rsidRPr="00471595">
        <w:rPr>
          <w:rFonts w:ascii="Montserrat" w:hAnsi="Montserrat"/>
          <w:sz w:val="24"/>
        </w:rPr>
        <w:t>Of course every active knows that we have the means to deal with dangerous actives. No active is ever supposed to know that he or she is a dangerous active! What difference does it make if you didn't openly threaten her? You can't deny that a threat was implied. So what if the words came out of Craig's mouth, you endorsed it with your silence. You assume that you have achieved your objective</w:t>
      </w:r>
      <w:r w:rsidR="00295153" w:rsidRPr="00471595">
        <w:rPr>
          <w:rFonts w:ascii="Montserrat" w:hAnsi="Montserrat"/>
          <w:sz w:val="24"/>
        </w:rPr>
        <w:t xml:space="preserve"> and</w:t>
      </w:r>
      <w:r w:rsidRPr="00471595">
        <w:rPr>
          <w:rFonts w:ascii="Montserrat" w:hAnsi="Montserrat"/>
          <w:sz w:val="24"/>
        </w:rPr>
        <w:t xml:space="preserve"> that she will go along with our machinations, from here on out, just like before. The fact is, she is going to go out there</w:t>
      </w:r>
      <w:r w:rsidR="00295153" w:rsidRPr="00471595">
        <w:rPr>
          <w:rFonts w:ascii="Montserrat" w:hAnsi="Montserrat"/>
          <w:sz w:val="24"/>
        </w:rPr>
        <w:t xml:space="preserve"> and</w:t>
      </w:r>
      <w:r w:rsidRPr="00471595">
        <w:rPr>
          <w:rFonts w:ascii="Montserrat" w:hAnsi="Montserrat"/>
          <w:sz w:val="24"/>
        </w:rPr>
        <w:t xml:space="preserve"> rip her heart out on stage, because that is the only way she can get away with saying 'fuck you!' To the lot of us. You just haven't seen that yet.</w:t>
      </w:r>
      <w:r w:rsidR="000264CD" w:rsidRPr="00471595">
        <w:rPr>
          <w:rFonts w:ascii="Montserrat" w:hAnsi="Montserrat"/>
          <w:sz w:val="24"/>
        </w:rPr>
        <w:t>”</w:t>
      </w:r>
    </w:p>
    <w:p w14:paraId="51EFFC53" w14:textId="41512900" w:rsidR="00AD35EB" w:rsidRPr="00471595" w:rsidRDefault="00AD35EB" w:rsidP="00515B04">
      <w:pPr>
        <w:numPr>
          <w:ins w:id="10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Mark, just what are you getting at?</w:t>
      </w:r>
      <w:r w:rsidR="000264CD" w:rsidRPr="00471595">
        <w:rPr>
          <w:rFonts w:ascii="Montserrat" w:hAnsi="Montserrat"/>
          <w:sz w:val="24"/>
        </w:rPr>
        <w:t>”</w:t>
      </w:r>
    </w:p>
    <w:p w14:paraId="7EAFE8CB" w14:textId="7DAC43A8" w:rsidR="00AD35EB" w:rsidRPr="00471595" w:rsidRDefault="00AD35EB" w:rsidP="00515B04">
      <w:pPr>
        <w:numPr>
          <w:ins w:id="101" w:author="Unknown"/>
        </w:numPr>
        <w:rPr>
          <w:rFonts w:ascii="Montserrat" w:hAnsi="Montserrat"/>
          <w:sz w:val="24"/>
        </w:rPr>
      </w:pPr>
      <w:r w:rsidRPr="00471595">
        <w:rPr>
          <w:rFonts w:ascii="Montserrat" w:hAnsi="Montserrat"/>
          <w:sz w:val="24"/>
        </w:rPr>
        <w:tab/>
        <w:t>Dreyfus looked at Powers</w:t>
      </w:r>
      <w:r w:rsidR="00295153" w:rsidRPr="00471595">
        <w:rPr>
          <w:rFonts w:ascii="Montserrat" w:hAnsi="Montserrat"/>
          <w:sz w:val="24"/>
        </w:rPr>
        <w:t xml:space="preserve"> and</w:t>
      </w:r>
      <w:r w:rsidRPr="00471595">
        <w:rPr>
          <w:rFonts w:ascii="Montserrat" w:hAnsi="Montserrat"/>
          <w:sz w:val="24"/>
        </w:rPr>
        <w:t xml:space="preserve"> shook his head. </w:t>
      </w:r>
      <w:r w:rsidR="000264CD" w:rsidRPr="00471595">
        <w:rPr>
          <w:rFonts w:ascii="Montserrat" w:hAnsi="Montserrat"/>
          <w:sz w:val="24"/>
        </w:rPr>
        <w:t>“</w:t>
      </w:r>
      <w:r w:rsidRPr="00471595">
        <w:rPr>
          <w:rFonts w:ascii="Montserrat" w:hAnsi="Montserrat"/>
          <w:sz w:val="24"/>
        </w:rPr>
        <w:t>Chad, that girl expects you to be sitting on the order for her death. Her first prerogative will be to make that order disappear, even if she has to grab the chair</w:t>
      </w:r>
      <w:r w:rsidR="00295153" w:rsidRPr="00471595">
        <w:rPr>
          <w:rFonts w:ascii="Montserrat" w:hAnsi="Montserrat"/>
          <w:sz w:val="24"/>
        </w:rPr>
        <w:t xml:space="preserve"> and</w:t>
      </w:r>
      <w:r w:rsidRPr="00471595">
        <w:rPr>
          <w:rFonts w:ascii="Montserrat" w:hAnsi="Montserrat"/>
          <w:sz w:val="24"/>
        </w:rPr>
        <w:t xml:space="preserve"> the person sitting in it, to get at it. Keep your guard up, my old friend, because hers already is.</w:t>
      </w:r>
      <w:r w:rsidR="000264CD" w:rsidRPr="00471595">
        <w:rPr>
          <w:rFonts w:ascii="Montserrat" w:hAnsi="Montserrat"/>
          <w:sz w:val="24"/>
        </w:rPr>
        <w:t>”</w:t>
      </w:r>
    </w:p>
    <w:p w14:paraId="3D82C27C" w14:textId="7890D1C6" w:rsidR="00AD35EB" w:rsidRPr="00471595" w:rsidRDefault="00AD35EB" w:rsidP="00515B04">
      <w:pPr>
        <w:numPr>
          <w:ins w:id="102" w:author="Unknown"/>
        </w:numPr>
        <w:rPr>
          <w:rFonts w:ascii="Montserrat" w:hAnsi="Montserrat"/>
          <w:sz w:val="24"/>
        </w:rPr>
      </w:pPr>
      <w:r w:rsidRPr="00471595">
        <w:rPr>
          <w:rFonts w:ascii="Montserrat" w:hAnsi="Montserrat"/>
          <w:sz w:val="24"/>
        </w:rPr>
        <w:tab/>
        <w:t xml:space="preserve">There was a knock on the door. Dreyfus's assistant opened the door and announced, </w:t>
      </w:r>
      <w:r w:rsidR="000264CD" w:rsidRPr="00471595">
        <w:rPr>
          <w:rFonts w:ascii="Montserrat" w:hAnsi="Montserrat"/>
          <w:sz w:val="24"/>
        </w:rPr>
        <w:t>“</w:t>
      </w:r>
      <w:r w:rsidRPr="00471595">
        <w:rPr>
          <w:rFonts w:ascii="Montserrat" w:hAnsi="Montserrat"/>
          <w:sz w:val="24"/>
        </w:rPr>
        <w:t>The Prime Minister of the Solar Authority is here. We go on the air in five.</w:t>
      </w:r>
      <w:r w:rsidR="000264CD" w:rsidRPr="00471595">
        <w:rPr>
          <w:rFonts w:ascii="Montserrat" w:hAnsi="Montserrat"/>
          <w:sz w:val="24"/>
        </w:rPr>
        <w:t>”</w:t>
      </w:r>
    </w:p>
    <w:p w14:paraId="65D9BD09" w14:textId="77777777" w:rsidR="00515B04" w:rsidRPr="00471595" w:rsidRDefault="00515B04" w:rsidP="00515B04">
      <w:pPr>
        <w:rPr>
          <w:rFonts w:ascii="Montserrat" w:hAnsi="Montserrat"/>
          <w:sz w:val="24"/>
        </w:rPr>
      </w:pPr>
    </w:p>
    <w:p w14:paraId="6D36028B"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4C0C8D80" w14:textId="77777777" w:rsidR="00515B04" w:rsidRPr="00471595" w:rsidRDefault="00515B04" w:rsidP="00515B04">
      <w:pPr>
        <w:rPr>
          <w:rFonts w:ascii="Montserrat" w:hAnsi="Montserrat"/>
          <w:sz w:val="24"/>
        </w:rPr>
      </w:pPr>
    </w:p>
    <w:p w14:paraId="32FA5C54" w14:textId="13B63382" w:rsidR="00AD35EB" w:rsidRPr="00471595" w:rsidRDefault="00AD35EB" w:rsidP="00515B04">
      <w:pPr>
        <w:numPr>
          <w:ins w:id="103" w:author="Unknown"/>
        </w:numPr>
        <w:rPr>
          <w:rFonts w:ascii="Montserrat" w:hAnsi="Montserrat"/>
          <w:sz w:val="24"/>
        </w:rPr>
      </w:pPr>
      <w:r w:rsidRPr="00471595">
        <w:rPr>
          <w:rFonts w:ascii="Montserrat" w:hAnsi="Montserrat"/>
          <w:sz w:val="24"/>
        </w:rPr>
        <w:t xml:space="preserve">Phoenix was hovering off stage again as the hour approached. The waiting ended suddenly as the Prime Minister of the Solar Authority appeared in the wings. The Prime Minister's Chief of Staff came up to her and drew her aside to give her her instructions and briefly introduce her to the Prime Minister. Phoenix accepted his hand and acknowledged the most powerful man in the Solar System—politically speaking—with a slight nod. The Chief of Staff was still running through his dialogue of instructions, including the Prime Minister in his crisp briefing, </w:t>
      </w:r>
      <w:r w:rsidR="000264CD" w:rsidRPr="00471595">
        <w:rPr>
          <w:rFonts w:ascii="Montserrat" w:hAnsi="Montserrat"/>
          <w:sz w:val="24"/>
        </w:rPr>
        <w:t>“</w:t>
      </w:r>
      <w:r w:rsidRPr="00471595">
        <w:rPr>
          <w:rFonts w:ascii="Montserrat" w:hAnsi="Montserrat"/>
          <w:sz w:val="24"/>
        </w:rPr>
        <w:t>I think it is best that we allow her to introduce herself</w:t>
      </w:r>
      <w:r w:rsidR="00295153" w:rsidRPr="00471595">
        <w:rPr>
          <w:rFonts w:ascii="Montserrat" w:hAnsi="Montserrat"/>
          <w:sz w:val="24"/>
        </w:rPr>
        <w:t xml:space="preserve"> and</w:t>
      </w:r>
      <w:r w:rsidRPr="00471595">
        <w:rPr>
          <w:rFonts w:ascii="Montserrat" w:hAnsi="Montserrat"/>
          <w:sz w:val="24"/>
        </w:rPr>
        <w:t xml:space="preserve"> what she is</w:t>
      </w:r>
      <w:r w:rsidR="00295153" w:rsidRPr="00471595">
        <w:rPr>
          <w:rFonts w:ascii="Montserrat" w:hAnsi="Montserrat"/>
          <w:sz w:val="24"/>
        </w:rPr>
        <w:t xml:space="preserve"> and</w:t>
      </w:r>
      <w:r w:rsidRPr="00471595">
        <w:rPr>
          <w:rFonts w:ascii="Montserrat" w:hAnsi="Montserrat"/>
          <w:sz w:val="24"/>
        </w:rPr>
        <w:t xml:space="preserve"> leave it up to her to explain what it all means.</w:t>
      </w:r>
      <w:r w:rsidR="000264CD" w:rsidRPr="00471595">
        <w:rPr>
          <w:rFonts w:ascii="Montserrat" w:hAnsi="Montserrat"/>
          <w:sz w:val="24"/>
        </w:rPr>
        <w:t>”</w:t>
      </w:r>
      <w:r w:rsidRPr="00471595">
        <w:rPr>
          <w:rFonts w:ascii="Montserrat" w:hAnsi="Montserrat"/>
          <w:sz w:val="24"/>
        </w:rPr>
        <w:t xml:space="preserve"> The Chief of Staff suddenly glanced at his watch and set his mouth in a grim line. His eyes turned then, to lock on hers. </w:t>
      </w:r>
      <w:r w:rsidR="000264CD" w:rsidRPr="00471595">
        <w:rPr>
          <w:rFonts w:ascii="Montserrat" w:hAnsi="Montserrat"/>
          <w:sz w:val="24"/>
        </w:rPr>
        <w:t>“</w:t>
      </w:r>
      <w:r w:rsidRPr="00471595">
        <w:rPr>
          <w:rFonts w:ascii="Montserrat" w:hAnsi="Montserrat"/>
          <w:sz w:val="24"/>
        </w:rPr>
        <w:t>Phoenix? It is time,</w:t>
      </w:r>
      <w:r w:rsidR="000264CD" w:rsidRPr="00471595">
        <w:rPr>
          <w:rFonts w:ascii="Montserrat" w:hAnsi="Montserrat"/>
          <w:sz w:val="24"/>
        </w:rPr>
        <w:t>”</w:t>
      </w:r>
      <w:r w:rsidRPr="00471595">
        <w:rPr>
          <w:rFonts w:ascii="Montserrat" w:hAnsi="Montserrat"/>
          <w:sz w:val="24"/>
        </w:rPr>
        <w:t xml:space="preserve"> he said, holding out a hand to usher her on stage. For a moment she felt the panic try to grip her, as she stared out from the safety of the wings. A part of her lay down and begged her not to do this thing.</w:t>
      </w:r>
    </w:p>
    <w:p w14:paraId="49B4C893" w14:textId="77777777" w:rsidR="00AD35EB" w:rsidRPr="00471595" w:rsidRDefault="00AD35EB" w:rsidP="00515B04">
      <w:pPr>
        <w:numPr>
          <w:ins w:id="104" w:author="Unknown"/>
        </w:numPr>
        <w:rPr>
          <w:rFonts w:ascii="Montserrat" w:hAnsi="Montserrat"/>
          <w:sz w:val="24"/>
        </w:rPr>
      </w:pPr>
      <w:r w:rsidRPr="00471595">
        <w:rPr>
          <w:rFonts w:ascii="Montserrat" w:hAnsi="Montserrat"/>
          <w:sz w:val="24"/>
        </w:rPr>
        <w:tab/>
        <w:t>Another part of her said, do—or die.</w:t>
      </w:r>
    </w:p>
    <w:p w14:paraId="377F82E0" w14:textId="3D22738C" w:rsidR="00AD35EB" w:rsidRPr="00471595" w:rsidRDefault="00AD35EB" w:rsidP="00515B04">
      <w:pPr>
        <w:numPr>
          <w:ins w:id="105" w:author="Unknown"/>
        </w:numPr>
        <w:rPr>
          <w:rFonts w:ascii="Montserrat" w:hAnsi="Montserrat"/>
          <w:sz w:val="24"/>
        </w:rPr>
      </w:pPr>
      <w:r w:rsidRPr="00471595">
        <w:rPr>
          <w:rFonts w:ascii="Montserrat" w:hAnsi="Montserrat"/>
          <w:sz w:val="24"/>
        </w:rPr>
        <w:tab/>
        <w:t>Phoenix gritted her teeth and steeled her soul. She nodded, running her hand over her hair to smooth it in place. There was a strange hush as she stalked out in front of the lights. Her face was set in stone as her mind was flooded with the hard, amazed attention of the crowd. Chief among the impressions she received from her audience was surprise at her youth. Her bodyguards remained close to her as she stepped up to the podium while the Prime Minister's security arranged itself about and before the stage. As she looked out over the podium into the auditorium, her eyes were blinded by the lights of the cameras</w:t>
      </w:r>
      <w:r w:rsidR="00295153" w:rsidRPr="00471595">
        <w:rPr>
          <w:rFonts w:ascii="Montserrat" w:hAnsi="Montserrat"/>
          <w:sz w:val="24"/>
        </w:rPr>
        <w:t xml:space="preserve"> but</w:t>
      </w:r>
      <w:r w:rsidRPr="00471595">
        <w:rPr>
          <w:rFonts w:ascii="Montserrat" w:hAnsi="Montserrat"/>
          <w:sz w:val="24"/>
        </w:rPr>
        <w:t xml:space="preserve"> her other senses were crisply filled with the complex human tapestry which regarded her.</w:t>
      </w:r>
    </w:p>
    <w:p w14:paraId="31CC8C30" w14:textId="22A0DC58" w:rsidR="00AD35EB" w:rsidRPr="00471595" w:rsidRDefault="00AD35EB" w:rsidP="00515B04">
      <w:pPr>
        <w:numPr>
          <w:ins w:id="106" w:author="Unknown"/>
        </w:numPr>
        <w:rPr>
          <w:rFonts w:ascii="Montserrat" w:hAnsi="Montserrat"/>
          <w:sz w:val="24"/>
        </w:rPr>
      </w:pPr>
      <w:r w:rsidRPr="00471595">
        <w:rPr>
          <w:rFonts w:ascii="Montserrat" w:hAnsi="Montserrat"/>
          <w:sz w:val="24"/>
        </w:rPr>
        <w:tab/>
        <w:t>She glanced down at the binder still clutched in her hands</w:t>
      </w:r>
      <w:r w:rsidR="00295153" w:rsidRPr="00471595">
        <w:rPr>
          <w:rFonts w:ascii="Montserrat" w:hAnsi="Montserrat"/>
          <w:sz w:val="24"/>
        </w:rPr>
        <w:t xml:space="preserve"> and</w:t>
      </w:r>
      <w:r w:rsidRPr="00471595">
        <w:rPr>
          <w:rFonts w:ascii="Montserrat" w:hAnsi="Montserrat"/>
          <w:sz w:val="24"/>
        </w:rPr>
        <w:t xml:space="preserve"> dropped it on the stage beside her, dismissing it from her thoughts entirely. She stared at the rack of microphones that had been adjusted for the striking height of the prime minister. A strange humor lanced through her as she realized that the masquerade was over. With an evil smile, she willfully grasped the tension nuts and lowered the microphones to a comfortable height, telekinetically. She felt a positive delight at this blatant use of power in front of the latent majority. The irony was that the significance was mostly lost, as the feat was recognized for what it was by so very few.</w:t>
      </w:r>
    </w:p>
    <w:p w14:paraId="0F2AEBDA" w14:textId="2443077C" w:rsidR="00AD35EB" w:rsidRPr="00471595" w:rsidRDefault="00AD35EB" w:rsidP="00515B04">
      <w:pPr>
        <w:numPr>
          <w:ins w:id="107" w:author="Unknown"/>
        </w:numPr>
        <w:rPr>
          <w:rFonts w:ascii="Montserrat" w:hAnsi="Montserrat"/>
          <w:sz w:val="24"/>
        </w:rPr>
      </w:pPr>
      <w:r w:rsidRPr="00471595">
        <w:rPr>
          <w:rFonts w:ascii="Montserrat" w:hAnsi="Montserrat"/>
          <w:sz w:val="24"/>
        </w:rPr>
        <w:tab/>
        <w:t xml:space="preserve">Finally, willing calm into her voice she addressed the assembled world media, </w:t>
      </w:r>
      <w:r w:rsidR="000264CD" w:rsidRPr="00471595">
        <w:rPr>
          <w:rFonts w:ascii="Montserrat" w:hAnsi="Montserrat"/>
          <w:sz w:val="24"/>
        </w:rPr>
        <w:t>“</w:t>
      </w:r>
      <w:r w:rsidRPr="00471595">
        <w:rPr>
          <w:rFonts w:ascii="Montserrat" w:hAnsi="Montserrat"/>
          <w:sz w:val="24"/>
        </w:rPr>
        <w:t>Ambassadors of the Nations of Earth and the Aegis, members of the World Security Commission, ladies and gentlemen of the international media, good morning and thank you for assembling here on such short notice. My name is Phoenix MI Ember Nin. I have been asked to explain to you why you have been summoned here today.</w:t>
      </w:r>
      <w:r w:rsidR="000264CD" w:rsidRPr="00471595">
        <w:rPr>
          <w:rFonts w:ascii="Montserrat" w:hAnsi="Montserrat"/>
          <w:sz w:val="24"/>
        </w:rPr>
        <w:t>”</w:t>
      </w:r>
      <w:r w:rsidRPr="00471595">
        <w:rPr>
          <w:rFonts w:ascii="Montserrat" w:hAnsi="Montserrat"/>
          <w:sz w:val="24"/>
        </w:rPr>
        <w:t xml:space="preserve"> Phoenix waited a moment to be sure she had their attention</w:t>
      </w:r>
      <w:r w:rsidR="00295153" w:rsidRPr="00471595">
        <w:rPr>
          <w:rFonts w:ascii="Montserrat" w:hAnsi="Montserrat"/>
          <w:sz w:val="24"/>
        </w:rPr>
        <w:t xml:space="preserve"> and</w:t>
      </w:r>
      <w:r w:rsidRPr="00471595">
        <w:rPr>
          <w:rFonts w:ascii="Montserrat" w:hAnsi="Montserrat"/>
          <w:sz w:val="24"/>
        </w:rPr>
        <w:t xml:space="preserve"> proceeded with her memorized speech, </w:t>
      </w:r>
      <w:r w:rsidR="000264CD" w:rsidRPr="00471595">
        <w:rPr>
          <w:rFonts w:ascii="Montserrat" w:hAnsi="Montserrat"/>
          <w:sz w:val="24"/>
        </w:rPr>
        <w:t>“</w:t>
      </w:r>
      <w:r w:rsidRPr="00471595">
        <w:rPr>
          <w:rFonts w:ascii="Montserrat" w:hAnsi="Montserrat"/>
          <w:sz w:val="24"/>
        </w:rPr>
        <w:t>As you know, the Prime Minister of the Solar Authority represents the space based interests of the Earth Establishment. It is his responsibility</w:t>
      </w:r>
      <w:r w:rsidR="00295153" w:rsidRPr="00471595">
        <w:rPr>
          <w:rFonts w:ascii="Montserrat" w:hAnsi="Montserrat"/>
          <w:sz w:val="24"/>
        </w:rPr>
        <w:t xml:space="preserve"> and</w:t>
      </w:r>
      <w:r w:rsidRPr="00471595">
        <w:rPr>
          <w:rFonts w:ascii="Montserrat" w:hAnsi="Montserrat"/>
          <w:sz w:val="24"/>
        </w:rPr>
        <w:t xml:space="preserve"> the responsibility of his administration to oversee all aspects of the development of space under the jurisdiction of the Aegis and to protect the rights and lives of all Earth Citizens in space, or in transit to or from space. </w:t>
      </w:r>
    </w:p>
    <w:p w14:paraId="7CA6B893" w14:textId="4D09F306" w:rsidR="00AD35EB" w:rsidRPr="00471595" w:rsidRDefault="00AD35EB" w:rsidP="00515B04">
      <w:pPr>
        <w:numPr>
          <w:ins w:id="10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 xml:space="preserve">As many of you have learned today, the Prime Minister of the Solar Authority has emergency powers which may be invoked to summon the governments of the world in assembly. What you may not know is that the Prime Minister may only invoke those powers in the face of a crisis that threatens the people of Earth, which originates in space. Never before, in any administration, have these powers been invoked. </w:t>
      </w:r>
    </w:p>
    <w:p w14:paraId="2303C9F4" w14:textId="683E9008" w:rsidR="00AD35EB" w:rsidRPr="00471595" w:rsidRDefault="00AD35EB" w:rsidP="00515B04">
      <w:pPr>
        <w:numPr>
          <w:ins w:id="10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None of you know who I am,</w:t>
      </w:r>
      <w:r w:rsidR="000264CD" w:rsidRPr="00471595">
        <w:rPr>
          <w:rFonts w:ascii="Montserrat" w:hAnsi="Montserrat"/>
          <w:sz w:val="24"/>
        </w:rPr>
        <w:t>”</w:t>
      </w:r>
      <w:r w:rsidRPr="00471595">
        <w:rPr>
          <w:rFonts w:ascii="Montserrat" w:hAnsi="Montserrat"/>
          <w:sz w:val="24"/>
        </w:rPr>
        <w:t xml:space="preserve"> she confessed. </w:t>
      </w:r>
      <w:r w:rsidR="000264CD" w:rsidRPr="00471595">
        <w:rPr>
          <w:rFonts w:ascii="Montserrat" w:hAnsi="Montserrat"/>
          <w:sz w:val="24"/>
        </w:rPr>
        <w:t>“</w:t>
      </w:r>
      <w:r w:rsidRPr="00471595">
        <w:rPr>
          <w:rFonts w:ascii="Montserrat" w:hAnsi="Montserrat"/>
          <w:sz w:val="24"/>
        </w:rPr>
        <w:t>Nor would you ever have known if it were not for the fact that such a threat now faces our world. I have been asked to reveal the nature and history of our awareness of this threat and convince you that this threat is real</w:t>
      </w:r>
      <w:r w:rsidR="00295153" w:rsidRPr="00471595">
        <w:rPr>
          <w:rFonts w:ascii="Montserrat" w:hAnsi="Montserrat"/>
          <w:sz w:val="24"/>
        </w:rPr>
        <w:t xml:space="preserve"> and</w:t>
      </w:r>
      <w:r w:rsidRPr="00471595">
        <w:rPr>
          <w:rFonts w:ascii="Montserrat" w:hAnsi="Montserrat"/>
          <w:sz w:val="24"/>
        </w:rPr>
        <w:t>,</w:t>
      </w:r>
      <w:r w:rsidR="000264CD" w:rsidRPr="00471595">
        <w:rPr>
          <w:rFonts w:ascii="Montserrat" w:hAnsi="Montserrat"/>
          <w:sz w:val="24"/>
        </w:rPr>
        <w:t>”</w:t>
      </w:r>
      <w:r w:rsidRPr="00471595">
        <w:rPr>
          <w:rFonts w:ascii="Montserrat" w:hAnsi="Montserrat"/>
          <w:sz w:val="24"/>
        </w:rPr>
        <w:t xml:space="preserve"> Phoenix cleared her throat, concluding, </w:t>
      </w:r>
      <w:r w:rsidR="000264CD" w:rsidRPr="00471595">
        <w:rPr>
          <w:rFonts w:ascii="Montserrat" w:hAnsi="Montserrat"/>
          <w:sz w:val="24"/>
        </w:rPr>
        <w:t>“</w:t>
      </w:r>
      <w:r w:rsidRPr="00471595">
        <w:rPr>
          <w:rFonts w:ascii="Montserrat" w:hAnsi="Montserrat"/>
          <w:sz w:val="24"/>
        </w:rPr>
        <w:t>Has already cost several thousand human beings their lives.</w:t>
      </w:r>
      <w:r w:rsidR="000264CD" w:rsidRPr="00471595">
        <w:rPr>
          <w:rFonts w:ascii="Montserrat" w:hAnsi="Montserrat"/>
          <w:sz w:val="24"/>
        </w:rPr>
        <w:t>”</w:t>
      </w:r>
    </w:p>
    <w:p w14:paraId="63675481" w14:textId="77777777" w:rsidR="00AD35EB" w:rsidRPr="00471595" w:rsidRDefault="00AD35EB" w:rsidP="00515B04">
      <w:pPr>
        <w:numPr>
          <w:ins w:id="110" w:author="Unknown"/>
        </w:numPr>
        <w:rPr>
          <w:rFonts w:ascii="Montserrat" w:hAnsi="Montserrat"/>
          <w:sz w:val="24"/>
        </w:rPr>
      </w:pPr>
      <w:r w:rsidRPr="00471595">
        <w:rPr>
          <w:rFonts w:ascii="Montserrat" w:hAnsi="Montserrat"/>
          <w:sz w:val="24"/>
        </w:rPr>
        <w:tab/>
        <w:t>As intended, this opening statement grabbed the world by the throat. A wave of shock rolled through the auditorium before the mob finally settled down to a low murmur. Phoenix hugged herself as she prepared herself to deliver her next words.</w:t>
      </w:r>
    </w:p>
    <w:p w14:paraId="0E21C1EB" w14:textId="02E1AA5E" w:rsidR="00AD35EB" w:rsidRPr="00471595" w:rsidRDefault="00AD35EB" w:rsidP="00515B04">
      <w:pPr>
        <w:numPr>
          <w:ins w:id="111"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There have been rumors that several deep space explorers have gone missing over the past five years. Investigations were mounted to look into these lost missions</w:t>
      </w:r>
      <w:r w:rsidR="00295153" w:rsidRPr="00471595">
        <w:rPr>
          <w:rFonts w:ascii="Montserrat" w:hAnsi="Montserrat"/>
          <w:sz w:val="24"/>
        </w:rPr>
        <w:t xml:space="preserve"> but</w:t>
      </w:r>
      <w:r w:rsidRPr="00471595">
        <w:rPr>
          <w:rFonts w:ascii="Montserrat" w:hAnsi="Montserrat"/>
          <w:sz w:val="24"/>
        </w:rPr>
        <w:t xml:space="preserve"> in spite of every effort, no explanation for why these ships failed to make their scheduled returns could be brought before the public. This situation changed late last week when a ship sent out to investigate some of these disappearances returned home with a survivor, the pilot of the Intrepid. Before withdrawing into a catatonic state, she described the fate of her ship and crew mates. This account corroborated classified information already in the possession of the ASIA. The existence of this information was immediately brought to the attention of the current Prime Minister's administration—an account presented to the previous administration, detailing precisely when, where and how the explorer Adventure was lost. The evidence, which could not be confirmed or denied at the time</w:t>
      </w:r>
      <w:r w:rsidR="00295153" w:rsidRPr="00471595">
        <w:rPr>
          <w:rFonts w:ascii="Montserrat" w:hAnsi="Montserrat"/>
          <w:sz w:val="24"/>
        </w:rPr>
        <w:t xml:space="preserve"> and</w:t>
      </w:r>
      <w:r w:rsidRPr="00471595">
        <w:rPr>
          <w:rFonts w:ascii="Montserrat" w:hAnsi="Montserrat"/>
          <w:sz w:val="24"/>
        </w:rPr>
        <w:t xml:space="preserve"> consisted entirely of information derived from a classified source, was suppressed for reasons of Aegis security.</w:t>
      </w:r>
    </w:p>
    <w:p w14:paraId="4018FACF" w14:textId="5616C5B3" w:rsidR="00AD35EB" w:rsidRPr="00471595" w:rsidRDefault="00AD35EB" w:rsidP="00515B04">
      <w:pPr>
        <w:numPr>
          <w:ins w:id="11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Until now,</w:t>
      </w:r>
      <w:r w:rsidR="000264CD" w:rsidRPr="00471595">
        <w:rPr>
          <w:rFonts w:ascii="Montserrat" w:hAnsi="Montserrat"/>
          <w:sz w:val="24"/>
        </w:rPr>
        <w:t>”</w:t>
      </w:r>
      <w:r w:rsidRPr="00471595">
        <w:rPr>
          <w:rFonts w:ascii="Montserrat" w:hAnsi="Montserrat"/>
          <w:sz w:val="24"/>
        </w:rPr>
        <w:t xml:space="preserve"> she declared</w:t>
      </w:r>
      <w:r w:rsidR="00295153" w:rsidRPr="00471595">
        <w:rPr>
          <w:rFonts w:ascii="Montserrat" w:hAnsi="Montserrat"/>
          <w:sz w:val="24"/>
        </w:rPr>
        <w:t xml:space="preserve"> and</w:t>
      </w:r>
      <w:r w:rsidRPr="00471595">
        <w:rPr>
          <w:rFonts w:ascii="Montserrat" w:hAnsi="Montserrat"/>
          <w:sz w:val="24"/>
        </w:rPr>
        <w:t xml:space="preserve"> Phoenix committed herself at last. </w:t>
      </w:r>
      <w:r w:rsidR="000264CD" w:rsidRPr="00471595">
        <w:rPr>
          <w:rFonts w:ascii="Montserrat" w:hAnsi="Montserrat"/>
          <w:sz w:val="24"/>
        </w:rPr>
        <w:t>“</w:t>
      </w:r>
      <w:r w:rsidRPr="00471595">
        <w:rPr>
          <w:rFonts w:ascii="Montserrat" w:hAnsi="Montserrat"/>
          <w:sz w:val="24"/>
        </w:rPr>
        <w:t>Six years ago, a number of governments, including the Solar Authority, covered up the existence of a witness to the destruction of the deep space explorer Adventure, along with her account of that ship's fate. As that witness, I have been asked to come forward and appear before you today,</w:t>
      </w:r>
      <w:r w:rsidR="000264CD" w:rsidRPr="00471595">
        <w:rPr>
          <w:rFonts w:ascii="Montserrat" w:hAnsi="Montserrat"/>
          <w:sz w:val="24"/>
        </w:rPr>
        <w:t>”</w:t>
      </w:r>
      <w:r w:rsidRPr="00471595">
        <w:rPr>
          <w:rFonts w:ascii="Montserrat" w:hAnsi="Montserrat"/>
          <w:sz w:val="24"/>
        </w:rPr>
        <w:t xml:space="preserve"> she announced</w:t>
      </w:r>
      <w:r w:rsidR="00295153" w:rsidRPr="00471595">
        <w:rPr>
          <w:rFonts w:ascii="Montserrat" w:hAnsi="Montserrat"/>
          <w:sz w:val="24"/>
        </w:rPr>
        <w:t xml:space="preserve"> and</w:t>
      </w:r>
      <w:r w:rsidRPr="00471595">
        <w:rPr>
          <w:rFonts w:ascii="Montserrat" w:hAnsi="Montserrat"/>
          <w:sz w:val="24"/>
        </w:rPr>
        <w:t xml:space="preserve"> preparing them for the bomb she was about to drop, Phoenix added, </w:t>
      </w:r>
      <w:r w:rsidR="000264CD" w:rsidRPr="00471595">
        <w:rPr>
          <w:rFonts w:ascii="Montserrat" w:hAnsi="Montserrat"/>
          <w:sz w:val="24"/>
        </w:rPr>
        <w:t>“</w:t>
      </w:r>
      <w:r w:rsidRPr="00471595">
        <w:rPr>
          <w:rFonts w:ascii="Montserrat" w:hAnsi="Montserrat"/>
          <w:sz w:val="24"/>
        </w:rPr>
        <w:t>to explain both what actually happened and how I was in a position to observe it. Before I can do so, however, I must tell you why my account—why my very existence—was covered up.</w:t>
      </w:r>
      <w:r w:rsidR="000264CD" w:rsidRPr="00471595">
        <w:rPr>
          <w:rFonts w:ascii="Montserrat" w:hAnsi="Montserrat"/>
          <w:sz w:val="24"/>
        </w:rPr>
        <w:t>”</w:t>
      </w:r>
    </w:p>
    <w:p w14:paraId="195AB802" w14:textId="77777777" w:rsidR="00AD35EB" w:rsidRPr="00471595" w:rsidRDefault="00AD35EB" w:rsidP="00515B04">
      <w:pPr>
        <w:numPr>
          <w:ins w:id="113" w:author="Unknown"/>
        </w:numPr>
        <w:rPr>
          <w:rFonts w:ascii="Montserrat" w:hAnsi="Montserrat"/>
          <w:sz w:val="24"/>
        </w:rPr>
      </w:pPr>
      <w:r w:rsidRPr="00471595">
        <w:rPr>
          <w:rFonts w:ascii="Montserrat" w:hAnsi="Montserrat"/>
          <w:sz w:val="24"/>
        </w:rPr>
        <w:tab/>
        <w:t xml:space="preserve">Phoenix held her breath. </w:t>
      </w:r>
    </w:p>
    <w:p w14:paraId="4851F247" w14:textId="68F253E6" w:rsidR="00AD35EB" w:rsidRPr="00471595" w:rsidRDefault="00AD35EB" w:rsidP="00515B04">
      <w:pPr>
        <w:numPr>
          <w:ins w:id="11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What I experienced,</w:t>
      </w:r>
      <w:r w:rsidR="000264CD" w:rsidRPr="00471595">
        <w:rPr>
          <w:rFonts w:ascii="Montserrat" w:hAnsi="Montserrat"/>
          <w:sz w:val="24"/>
        </w:rPr>
        <w:t>”</w:t>
      </w:r>
      <w:r w:rsidRPr="00471595">
        <w:rPr>
          <w:rFonts w:ascii="Montserrat" w:hAnsi="Montserrat"/>
          <w:sz w:val="24"/>
        </w:rPr>
        <w:t xml:space="preserve"> she continued a moment later, ripping away the veil, </w:t>
      </w:r>
      <w:r w:rsidR="000264CD" w:rsidRPr="00471595">
        <w:rPr>
          <w:rFonts w:ascii="Montserrat" w:hAnsi="Montserrat"/>
          <w:sz w:val="24"/>
        </w:rPr>
        <w:t>“</w:t>
      </w:r>
      <w:r w:rsidRPr="00471595">
        <w:rPr>
          <w:rFonts w:ascii="Montserrat" w:hAnsi="Montserrat"/>
          <w:sz w:val="24"/>
        </w:rPr>
        <w:t>could not be disclosed to the public without revealing my identity—as well as the fact that I am, like my mother was before me, a government licensed, full spectrum active psionic. The government could not inform you of the fate of the Adventure without admitting that it has lied for almost fifty generations about the existence of people like me. I can promise you that for anything less than a threat to the survival of the human race, I would not have been allowed to come before you with the truth.</w:t>
      </w:r>
      <w:r w:rsidR="000264CD" w:rsidRPr="00471595">
        <w:rPr>
          <w:rFonts w:ascii="Montserrat" w:hAnsi="Montserrat"/>
          <w:sz w:val="24"/>
        </w:rPr>
        <w:t>”</w:t>
      </w:r>
    </w:p>
    <w:p w14:paraId="0AC86790" w14:textId="2C5AC41E" w:rsidR="00AD35EB" w:rsidRPr="00471595" w:rsidRDefault="00AD35EB" w:rsidP="00515B04">
      <w:pPr>
        <w:numPr>
          <w:ins w:id="115" w:author="Unknown"/>
        </w:numPr>
        <w:rPr>
          <w:rFonts w:ascii="Montserrat" w:hAnsi="Montserrat"/>
          <w:sz w:val="24"/>
        </w:rPr>
      </w:pPr>
      <w:r w:rsidRPr="00471595">
        <w:rPr>
          <w:rFonts w:ascii="Montserrat" w:hAnsi="Montserrat"/>
          <w:sz w:val="24"/>
        </w:rPr>
        <w:tab/>
        <w:t xml:space="preserve">The crowd uttered its shock. A clamor of voices rose in a demand for answers. </w:t>
      </w:r>
      <w:r w:rsidR="000264CD" w:rsidRPr="00471595">
        <w:rPr>
          <w:rFonts w:ascii="Montserrat" w:hAnsi="Montserrat"/>
          <w:sz w:val="24"/>
        </w:rPr>
        <w:t>“</w:t>
      </w:r>
      <w:r w:rsidRPr="00471595">
        <w:rPr>
          <w:rFonts w:ascii="Montserrat" w:hAnsi="Montserrat"/>
          <w:sz w:val="24"/>
        </w:rPr>
        <w:t>I ask you, ladies and gentlemen, to hold your questions,</w:t>
      </w:r>
      <w:r w:rsidR="000264CD" w:rsidRPr="00471595">
        <w:rPr>
          <w:rFonts w:ascii="Montserrat" w:hAnsi="Montserrat"/>
          <w:sz w:val="24"/>
        </w:rPr>
        <w:t>”</w:t>
      </w:r>
      <w:r w:rsidRPr="00471595">
        <w:rPr>
          <w:rFonts w:ascii="Montserrat" w:hAnsi="Montserrat"/>
          <w:sz w:val="24"/>
        </w:rPr>
        <w:t xml:space="preserve"> Phoenix implored, gesturing for people to sit back down and hold their tongues.</w:t>
      </w:r>
    </w:p>
    <w:p w14:paraId="4539A3A7" w14:textId="48925A26" w:rsidR="00AD35EB" w:rsidRPr="00471595" w:rsidRDefault="00AD35EB" w:rsidP="00515B04">
      <w:pPr>
        <w:numPr>
          <w:ins w:id="11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Before I can tell you what happened, I have to explain a few things to establish the nature of my involvement in the final mission of the deep space explorer Adventure,</w:t>
      </w:r>
      <w:r w:rsidR="000264CD" w:rsidRPr="00471595">
        <w:rPr>
          <w:rFonts w:ascii="Montserrat" w:hAnsi="Montserrat"/>
          <w:sz w:val="24"/>
        </w:rPr>
        <w:t>”</w:t>
      </w:r>
      <w:r w:rsidRPr="00471595">
        <w:rPr>
          <w:rFonts w:ascii="Montserrat" w:hAnsi="Montserrat"/>
          <w:sz w:val="24"/>
        </w:rPr>
        <w:t xml:space="preserve"> she said, laying her hands over the corners of the podium. </w:t>
      </w:r>
      <w:r w:rsidR="000264CD" w:rsidRPr="00471595">
        <w:rPr>
          <w:rFonts w:ascii="Montserrat" w:hAnsi="Montserrat"/>
          <w:sz w:val="24"/>
        </w:rPr>
        <w:t>“</w:t>
      </w:r>
      <w:r w:rsidRPr="00471595">
        <w:rPr>
          <w:rFonts w:ascii="Montserrat" w:hAnsi="Montserrat"/>
          <w:sz w:val="24"/>
        </w:rPr>
        <w:t>Six years ago, I was a contractor and resident of the Waterbreak Psionic Reservation and Research Project on Venus. You are probably not aware of the relationship between the Psionic Reservation and Research Projects and the Space Program,</w:t>
      </w:r>
      <w:r w:rsidR="000264CD" w:rsidRPr="00471595">
        <w:rPr>
          <w:rFonts w:ascii="Montserrat" w:hAnsi="Montserrat"/>
          <w:sz w:val="24"/>
        </w:rPr>
        <w:t>”</w:t>
      </w:r>
      <w:r w:rsidRPr="00471595">
        <w:rPr>
          <w:rFonts w:ascii="Montserrat" w:hAnsi="Montserrat"/>
          <w:sz w:val="24"/>
        </w:rPr>
        <w:t xml:space="preserve"> Phoenix pointed out. </w:t>
      </w:r>
      <w:r w:rsidR="000264CD" w:rsidRPr="00471595">
        <w:rPr>
          <w:rFonts w:ascii="Montserrat" w:hAnsi="Montserrat"/>
          <w:sz w:val="24"/>
        </w:rPr>
        <w:t>“</w:t>
      </w:r>
      <w:r w:rsidRPr="00471595">
        <w:rPr>
          <w:rFonts w:ascii="Montserrat" w:hAnsi="Montserrat"/>
          <w:sz w:val="24"/>
        </w:rPr>
        <w:t>I will go into detail on that only so far as to state that my mother and I were both resident contractors working for the Interface Systems Project. Our work involved the development of an improved hyperspace drive for point-to-point instantaneous transit through space, derived from the study of our own abilities as active psionics. At the conclusion of my account, I have been directed to demonstrate the six major disciplines of psi and respond to questions relating to those abilities. Until then, please refrain from asking questions,</w:t>
      </w:r>
      <w:r w:rsidR="000264CD" w:rsidRPr="00471595">
        <w:rPr>
          <w:rFonts w:ascii="Montserrat" w:hAnsi="Montserrat"/>
          <w:sz w:val="24"/>
        </w:rPr>
        <w:t>”</w:t>
      </w:r>
      <w:r w:rsidRPr="00471595">
        <w:rPr>
          <w:rFonts w:ascii="Montserrat" w:hAnsi="Montserrat"/>
          <w:sz w:val="24"/>
        </w:rPr>
        <w:t xml:space="preserve"> Phoenix had to demand again, projecting her voice over the roar of questions already falling from their lips. </w:t>
      </w:r>
    </w:p>
    <w:p w14:paraId="4F481B2E" w14:textId="4CAF2F64" w:rsidR="00AD35EB" w:rsidRPr="00471595" w:rsidRDefault="00AD35EB" w:rsidP="00515B04">
      <w:pPr>
        <w:numPr>
          <w:ins w:id="117" w:author="Unknown"/>
        </w:numPr>
        <w:rPr>
          <w:rFonts w:ascii="Montserrat" w:hAnsi="Montserrat"/>
          <w:sz w:val="24"/>
        </w:rPr>
      </w:pPr>
      <w:r w:rsidRPr="00471595">
        <w:rPr>
          <w:rFonts w:ascii="Montserrat" w:hAnsi="Montserrat"/>
          <w:sz w:val="24"/>
        </w:rPr>
        <w:tab/>
        <w:t xml:space="preserve">When they had quieted, she continued, </w:t>
      </w:r>
      <w:r w:rsidR="000264CD" w:rsidRPr="00471595">
        <w:rPr>
          <w:rFonts w:ascii="Montserrat" w:hAnsi="Montserrat"/>
          <w:sz w:val="24"/>
        </w:rPr>
        <w:t>“</w:t>
      </w:r>
      <w:r w:rsidRPr="00471595">
        <w:rPr>
          <w:rFonts w:ascii="Montserrat" w:hAnsi="Montserrat"/>
          <w:sz w:val="24"/>
        </w:rPr>
        <w:t>This work proceeded both at home, where the projects main facilities were located</w:t>
      </w:r>
      <w:r w:rsidR="00295153" w:rsidRPr="00471595">
        <w:rPr>
          <w:rFonts w:ascii="Montserrat" w:hAnsi="Montserrat"/>
          <w:sz w:val="24"/>
        </w:rPr>
        <w:t xml:space="preserve"> and</w:t>
      </w:r>
      <w:r w:rsidRPr="00471595">
        <w:rPr>
          <w:rFonts w:ascii="Montserrat" w:hAnsi="Montserrat"/>
          <w:sz w:val="24"/>
        </w:rPr>
        <w:t xml:space="preserve"> on various space based installations and test vehicles. The installation of our final, full scale prototype onboard the Adventure began in early May of twenty-nine ninety-seven,</w:t>
      </w:r>
      <w:r w:rsidR="000264CD" w:rsidRPr="00471595">
        <w:rPr>
          <w:rFonts w:ascii="Montserrat" w:hAnsi="Montserrat"/>
          <w:sz w:val="24"/>
        </w:rPr>
        <w:t>”</w:t>
      </w:r>
      <w:r w:rsidRPr="00471595">
        <w:rPr>
          <w:rFonts w:ascii="Montserrat" w:hAnsi="Montserrat"/>
          <w:sz w:val="24"/>
        </w:rPr>
        <w:t xml:space="preserve"> Phoenix scanned the crowd. She reached inside of herself and opened the first packet of pain. </w:t>
      </w:r>
      <w:r w:rsidR="000264CD" w:rsidRPr="00471595">
        <w:rPr>
          <w:rFonts w:ascii="Montserrat" w:hAnsi="Montserrat"/>
          <w:sz w:val="24"/>
        </w:rPr>
        <w:t>“</w:t>
      </w:r>
      <w:r w:rsidRPr="00471595">
        <w:rPr>
          <w:rFonts w:ascii="Montserrat" w:hAnsi="Montserrat"/>
          <w:sz w:val="24"/>
        </w:rPr>
        <w:t>My mother was selected to accompany the ship during it's long range drive trials in thirty oh-one, because of her familiarity with the technology.</w:t>
      </w:r>
      <w:r w:rsidR="000264CD" w:rsidRPr="00471595">
        <w:rPr>
          <w:rFonts w:ascii="Montserrat" w:hAnsi="Montserrat"/>
          <w:sz w:val="24"/>
        </w:rPr>
        <w:t>”</w:t>
      </w:r>
      <w:r w:rsidRPr="00471595">
        <w:rPr>
          <w:rFonts w:ascii="Montserrat" w:hAnsi="Montserrat"/>
          <w:sz w:val="24"/>
        </w:rPr>
        <w:t xml:space="preserve"> But that was not the only reason</w:t>
      </w:r>
      <w:r w:rsidR="00295153" w:rsidRPr="00471595">
        <w:rPr>
          <w:rFonts w:ascii="Montserrat" w:hAnsi="Montserrat"/>
          <w:sz w:val="24"/>
        </w:rPr>
        <w:t xml:space="preserve"> and</w:t>
      </w:r>
      <w:r w:rsidRPr="00471595">
        <w:rPr>
          <w:rFonts w:ascii="Montserrat" w:hAnsi="Montserrat"/>
          <w:sz w:val="24"/>
        </w:rPr>
        <w:t xml:space="preserve"> Phoenix addressed it, revealing how the project had cheated its way around one of the most serious limitations of the space program. </w:t>
      </w:r>
      <w:r w:rsidR="000264CD" w:rsidRPr="00471595">
        <w:rPr>
          <w:rFonts w:ascii="Montserrat" w:hAnsi="Montserrat"/>
          <w:sz w:val="24"/>
        </w:rPr>
        <w:t>“</w:t>
      </w:r>
      <w:r w:rsidRPr="00471595">
        <w:rPr>
          <w:rFonts w:ascii="Montserrat" w:hAnsi="Montserrat"/>
          <w:sz w:val="24"/>
        </w:rPr>
        <w:t>While we have had designs for FTL, or instantaneous, communications technology for decades, the current ban on artificial intelligence has arrested all applications of this technology from being developed. As a PRRP mission, however, we had access to a communications resource unavailable to normal deep space operations. Telepathy. So, the decisive reason for my mother's assignment was the close telepathic rapport she shared with me,</w:t>
      </w:r>
      <w:r w:rsidR="000264CD" w:rsidRPr="00471595">
        <w:rPr>
          <w:rFonts w:ascii="Montserrat" w:hAnsi="Montserrat"/>
          <w:sz w:val="24"/>
        </w:rPr>
        <w:t>”</w:t>
      </w:r>
      <w:r w:rsidRPr="00471595">
        <w:rPr>
          <w:rFonts w:ascii="Montserrat" w:hAnsi="Montserrat"/>
          <w:sz w:val="24"/>
        </w:rPr>
        <w:t xml:space="preserve"> she glanced down and took a deep breath. </w:t>
      </w:r>
      <w:r w:rsidR="000264CD" w:rsidRPr="00471595">
        <w:rPr>
          <w:rFonts w:ascii="Montserrat" w:hAnsi="Montserrat"/>
          <w:sz w:val="24"/>
        </w:rPr>
        <w:t>“</w:t>
      </w:r>
      <w:r w:rsidRPr="00471595">
        <w:rPr>
          <w:rFonts w:ascii="Montserrat" w:hAnsi="Montserrat"/>
          <w:sz w:val="24"/>
        </w:rPr>
        <w:t>I served as the ground communication link for the mission,</w:t>
      </w:r>
      <w:r w:rsidR="000264CD" w:rsidRPr="00471595">
        <w:rPr>
          <w:rFonts w:ascii="Montserrat" w:hAnsi="Montserrat"/>
          <w:sz w:val="24"/>
        </w:rPr>
        <w:t>”</w:t>
      </w:r>
      <w:r w:rsidRPr="00471595">
        <w:rPr>
          <w:rFonts w:ascii="Montserrat" w:hAnsi="Montserrat"/>
          <w:sz w:val="24"/>
        </w:rPr>
        <w:t xml:space="preserve"> she concluded.</w:t>
      </w:r>
    </w:p>
    <w:p w14:paraId="1C478190" w14:textId="01578787" w:rsidR="00AD35EB" w:rsidRPr="00471595" w:rsidRDefault="00AD35EB" w:rsidP="00515B04">
      <w:pPr>
        <w:numPr>
          <w:ins w:id="11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At the time that the Adventure encountered the object in space I was in total rapport with my mother,</w:t>
      </w:r>
      <w:r w:rsidR="000264CD" w:rsidRPr="00471595">
        <w:rPr>
          <w:rFonts w:ascii="Montserrat" w:hAnsi="Montserrat"/>
          <w:sz w:val="24"/>
        </w:rPr>
        <w:t>”</w:t>
      </w:r>
      <w:r w:rsidRPr="00471595">
        <w:rPr>
          <w:rFonts w:ascii="Montserrat" w:hAnsi="Montserrat"/>
          <w:sz w:val="24"/>
        </w:rPr>
        <w:t xml:space="preserve"> she began again, finally coming to the point of this ordeal. </w:t>
      </w:r>
      <w:r w:rsidR="000264CD" w:rsidRPr="00471595">
        <w:rPr>
          <w:rFonts w:ascii="Montserrat" w:hAnsi="Montserrat"/>
          <w:sz w:val="24"/>
        </w:rPr>
        <w:t>“</w:t>
      </w:r>
      <w:r w:rsidRPr="00471595">
        <w:rPr>
          <w:rFonts w:ascii="Montserrat" w:hAnsi="Montserrat"/>
          <w:sz w:val="24"/>
        </w:rPr>
        <w:t>In effect I was present throughout the events that followed as completely as each of you are now in this room,</w:t>
      </w:r>
      <w:r w:rsidR="000264CD" w:rsidRPr="00471595">
        <w:rPr>
          <w:rFonts w:ascii="Montserrat" w:hAnsi="Montserrat"/>
          <w:sz w:val="24"/>
        </w:rPr>
        <w:t>”</w:t>
      </w:r>
      <w:r w:rsidRPr="00471595">
        <w:rPr>
          <w:rFonts w:ascii="Montserrat" w:hAnsi="Montserrat"/>
          <w:sz w:val="24"/>
        </w:rPr>
        <w:t xml:space="preserve"> Phoenix declared to the assembly. Seemingly without pause Phoenix went into a full, unedited recapitulation. The doors in her mind had slammed open. It was all she could manage to harness her voice, locking a part of herself onto the flood of agony, to narrate what the rest of her was forced to relive. The force of her passionate words imbued her slim form with a presence that dominated the stage and bathed the stunned audience with an echo of her vision.</w:t>
      </w:r>
    </w:p>
    <w:p w14:paraId="7E424095" w14:textId="77777777" w:rsidR="00AD35EB" w:rsidRPr="00471595" w:rsidRDefault="00AD35EB" w:rsidP="00515B04">
      <w:pPr>
        <w:numPr>
          <w:ins w:id="119" w:author="Unknown"/>
        </w:numPr>
        <w:rPr>
          <w:rFonts w:ascii="Montserrat" w:hAnsi="Montserrat"/>
          <w:sz w:val="24"/>
        </w:rPr>
      </w:pPr>
    </w:p>
    <w:p w14:paraId="4EB49B13" w14:textId="254C8845" w:rsidR="00AD35EB" w:rsidRPr="00471595" w:rsidRDefault="00AD35EB" w:rsidP="00515B04">
      <w:pPr>
        <w:numPr>
          <w:ins w:id="120" w:author="Unknown"/>
        </w:numPr>
        <w:rPr>
          <w:rFonts w:ascii="Montserrat" w:hAnsi="Montserrat"/>
          <w:sz w:val="24"/>
        </w:rPr>
      </w:pPr>
      <w:r w:rsidRPr="00471595">
        <w:rPr>
          <w:rFonts w:ascii="Montserrat" w:hAnsi="Montserrat"/>
          <w:sz w:val="24"/>
        </w:rPr>
        <w:t>Once again Phoenix found herself standing on the deck of the bridge of the Adventure looking with wonder at the strange object that approached. The body belonged to her mother, Ember</w:t>
      </w:r>
      <w:r w:rsidR="00295153" w:rsidRPr="00471595">
        <w:rPr>
          <w:rFonts w:ascii="Montserrat" w:hAnsi="Montserrat"/>
          <w:sz w:val="24"/>
        </w:rPr>
        <w:t xml:space="preserve"> but</w:t>
      </w:r>
      <w:r w:rsidRPr="00471595">
        <w:rPr>
          <w:rFonts w:ascii="Montserrat" w:hAnsi="Montserrat"/>
          <w:sz w:val="24"/>
        </w:rPr>
        <w:t xml:space="preserve"> their minds were so deeply entwined from months of constant rapport that Phoenix felt no sense of distance from what was unfolding before her mother's eyes. Instead, she was starkly aware of being in two places at once. With one mind, Phoenix-Ember got to their feet in a younger body and ran across the corner of the reservation where the Interface Systems Project facilities were grouped. Phoenix's body stumbled, short of breath, up to a friendly, familiar form leaning against a wall outside of the mission control building. Phoenix's voice carried their excitement as she announced, </w:t>
      </w:r>
      <w:r w:rsidR="000264CD" w:rsidRPr="00471595">
        <w:rPr>
          <w:rFonts w:ascii="Montserrat" w:hAnsi="Montserrat"/>
          <w:sz w:val="24"/>
        </w:rPr>
        <w:t>“</w:t>
      </w:r>
      <w:r w:rsidRPr="00471595">
        <w:rPr>
          <w:rFonts w:ascii="Montserrat" w:hAnsi="Montserrat"/>
          <w:sz w:val="24"/>
        </w:rPr>
        <w:t>There's something out here! I think it's alive!</w:t>
      </w:r>
      <w:r w:rsidR="000264CD" w:rsidRPr="00471595">
        <w:rPr>
          <w:rFonts w:ascii="Montserrat" w:hAnsi="Montserrat"/>
          <w:sz w:val="24"/>
        </w:rPr>
        <w:t>”</w:t>
      </w:r>
    </w:p>
    <w:p w14:paraId="01AE06FE" w14:textId="0FEAADD5" w:rsidR="00AD35EB" w:rsidRPr="00471595" w:rsidRDefault="00AD35EB" w:rsidP="00515B04">
      <w:pPr>
        <w:numPr>
          <w:ins w:id="121" w:author="Unknown"/>
        </w:numPr>
        <w:rPr>
          <w:rFonts w:ascii="Montserrat" w:hAnsi="Montserrat"/>
          <w:sz w:val="24"/>
        </w:rPr>
      </w:pPr>
      <w:r w:rsidRPr="00471595">
        <w:rPr>
          <w:rFonts w:ascii="Montserrat" w:hAnsi="Montserrat"/>
          <w:sz w:val="24"/>
        </w:rPr>
        <w:tab/>
        <w:t>Lieutenant O'Neal looked at the girl</w:t>
      </w:r>
      <w:r w:rsidR="00295153" w:rsidRPr="00471595">
        <w:rPr>
          <w:rFonts w:ascii="Montserrat" w:hAnsi="Montserrat"/>
          <w:sz w:val="24"/>
        </w:rPr>
        <w:t xml:space="preserve"> and</w:t>
      </w:r>
      <w:r w:rsidRPr="00471595">
        <w:rPr>
          <w:rFonts w:ascii="Montserrat" w:hAnsi="Montserrat"/>
          <w:sz w:val="24"/>
        </w:rPr>
        <w:t xml:space="preserve"> for a moment couldn't figure out what she was talking about. Then he suddenly remembered. </w:t>
      </w:r>
      <w:r w:rsidR="000264CD" w:rsidRPr="00471595">
        <w:rPr>
          <w:rFonts w:ascii="Montserrat" w:hAnsi="Montserrat"/>
          <w:sz w:val="24"/>
        </w:rPr>
        <w:t>“</w:t>
      </w:r>
      <w:r w:rsidRPr="00471595">
        <w:rPr>
          <w:rFonts w:ascii="Montserrat" w:hAnsi="Montserrat"/>
          <w:sz w:val="24"/>
        </w:rPr>
        <w:t>Wait. Hold on. Alive? Are you saying that you've found something?</w:t>
      </w:r>
      <w:r w:rsidR="000264CD" w:rsidRPr="00471595">
        <w:rPr>
          <w:rFonts w:ascii="Montserrat" w:hAnsi="Montserrat"/>
          <w:sz w:val="24"/>
        </w:rPr>
        <w:t>”</w:t>
      </w:r>
      <w:r w:rsidRPr="00471595">
        <w:rPr>
          <w:rFonts w:ascii="Montserrat" w:hAnsi="Montserrat"/>
          <w:sz w:val="24"/>
        </w:rPr>
        <w:t xml:space="preserve"> He asked in astonishment, as he mentally adjusted to the fact that he was talking to Ember, not just Phoenix. </w:t>
      </w:r>
      <w:r w:rsidR="000264CD" w:rsidRPr="00471595">
        <w:rPr>
          <w:rFonts w:ascii="Montserrat" w:hAnsi="Montserrat"/>
          <w:sz w:val="24"/>
        </w:rPr>
        <w:t>“</w:t>
      </w:r>
      <w:r w:rsidRPr="00471595">
        <w:rPr>
          <w:rFonts w:ascii="Montserrat" w:hAnsi="Montserrat"/>
          <w:sz w:val="24"/>
        </w:rPr>
        <w:t>What are we talking about here? A planet? Alien life? Some sort of alien culture?</w:t>
      </w:r>
      <w:r w:rsidR="000264CD" w:rsidRPr="00471595">
        <w:rPr>
          <w:rFonts w:ascii="Montserrat" w:hAnsi="Montserrat"/>
          <w:sz w:val="24"/>
        </w:rPr>
        <w:t>”</w:t>
      </w:r>
      <w:r w:rsidRPr="00471595">
        <w:rPr>
          <w:rFonts w:ascii="Montserrat" w:hAnsi="Montserrat"/>
          <w:sz w:val="24"/>
        </w:rPr>
        <w:t xml:space="preserve"> He pressed. Phoenix was still catching her breath, nodding, shaking her head and shrugging. O'Neal crushed out his cigarette and grasped her hand. As he led her inside, he quizzed her, </w:t>
      </w:r>
      <w:r w:rsidR="000264CD" w:rsidRPr="00471595">
        <w:rPr>
          <w:rFonts w:ascii="Montserrat" w:hAnsi="Montserrat"/>
          <w:sz w:val="24"/>
        </w:rPr>
        <w:t>“</w:t>
      </w:r>
      <w:r w:rsidRPr="00471595">
        <w:rPr>
          <w:rFonts w:ascii="Montserrat" w:hAnsi="Montserrat"/>
          <w:sz w:val="24"/>
        </w:rPr>
        <w:t>What is it exactly that you have encountered?</w:t>
      </w:r>
      <w:r w:rsidR="000264CD" w:rsidRPr="00471595">
        <w:rPr>
          <w:rFonts w:ascii="Montserrat" w:hAnsi="Montserrat"/>
          <w:sz w:val="24"/>
        </w:rPr>
        <w:t>”</w:t>
      </w:r>
    </w:p>
    <w:p w14:paraId="0C4EDEA5" w14:textId="65E91126" w:rsidR="00AD35EB" w:rsidRPr="00471595" w:rsidRDefault="00AD35EB" w:rsidP="00515B04">
      <w:pPr>
        <w:numPr>
          <w:ins w:id="12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 xml:space="preserve">I... She took a deep breath and finally gave a straight answer, </w:t>
      </w:r>
      <w:r w:rsidR="000264CD" w:rsidRPr="00471595">
        <w:rPr>
          <w:rFonts w:ascii="Montserrat" w:hAnsi="Montserrat"/>
          <w:sz w:val="24"/>
        </w:rPr>
        <w:t>“</w:t>
      </w:r>
      <w:r w:rsidRPr="00471595">
        <w:rPr>
          <w:rFonts w:ascii="Montserrat" w:hAnsi="Montserrat"/>
          <w:sz w:val="24"/>
        </w:rPr>
        <w:t>We're not entirely sure. We picked up an anomaly on long-range sensors. I mean an object traveling at super-luminal speeds through the same quadrant we were. We tried to set up a scan to intercept it before it could pull completely out of range. You have no idea how hard that was!</w:t>
      </w:r>
      <w:r w:rsidR="000264CD" w:rsidRPr="00471595">
        <w:rPr>
          <w:rFonts w:ascii="Montserrat" w:hAnsi="Montserrat"/>
          <w:sz w:val="24"/>
        </w:rPr>
        <w:t>”</w:t>
      </w:r>
      <w:r w:rsidRPr="00471595">
        <w:rPr>
          <w:rFonts w:ascii="Montserrat" w:hAnsi="Montserrat"/>
          <w:sz w:val="24"/>
        </w:rPr>
        <w:t xml:space="preserve"> She grinned. </w:t>
      </w:r>
      <w:r w:rsidR="000264CD" w:rsidRPr="00471595">
        <w:rPr>
          <w:rFonts w:ascii="Montserrat" w:hAnsi="Montserrat"/>
          <w:sz w:val="24"/>
        </w:rPr>
        <w:t>“</w:t>
      </w:r>
      <w:r w:rsidRPr="00471595">
        <w:rPr>
          <w:rFonts w:ascii="Montserrat" w:hAnsi="Montserrat"/>
          <w:sz w:val="24"/>
        </w:rPr>
        <w:t>Damn, we really don't have the sensor capability to deal with these kind of situations. We were lucky that our passives and gravitics indicated anything useful at all. We fired up the active sensors and began broadcasting broad-spectrum sweeps hoping whatever it was would pass through and bounce back something that we could analyze. But when the return came, it was heavily compressed and laced with light wash.</w:t>
      </w:r>
    </w:p>
    <w:p w14:paraId="48C02567" w14:textId="11236AB3" w:rsidR="00AD35EB" w:rsidRPr="00471595" w:rsidRDefault="00AD35EB" w:rsidP="00515B04">
      <w:pPr>
        <w:numPr>
          <w:ins w:id="123"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Light wash? But that would mean...</w:t>
      </w:r>
      <w:r w:rsidR="000264CD" w:rsidRPr="00471595">
        <w:rPr>
          <w:rFonts w:ascii="Montserrat" w:hAnsi="Montserrat"/>
          <w:sz w:val="24"/>
        </w:rPr>
        <w:t>”</w:t>
      </w:r>
    </w:p>
    <w:p w14:paraId="0E67B980" w14:textId="2577F487" w:rsidR="00AD35EB" w:rsidRPr="00471595" w:rsidRDefault="00AD35EB" w:rsidP="00515B04">
      <w:pPr>
        <w:numPr>
          <w:ins w:id="12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Yes,</w:t>
      </w:r>
      <w:r w:rsidR="000264CD" w:rsidRPr="00471595">
        <w:rPr>
          <w:rFonts w:ascii="Montserrat" w:hAnsi="Montserrat"/>
          <w:sz w:val="24"/>
        </w:rPr>
        <w:t>”</w:t>
      </w:r>
      <w:r w:rsidRPr="00471595">
        <w:rPr>
          <w:rFonts w:ascii="Montserrat" w:hAnsi="Montserrat"/>
          <w:sz w:val="24"/>
        </w:rPr>
        <w:t xml:space="preserve"> she interrupted, </w:t>
      </w:r>
      <w:r w:rsidR="000264CD" w:rsidRPr="00471595">
        <w:rPr>
          <w:rFonts w:ascii="Montserrat" w:hAnsi="Montserrat"/>
          <w:sz w:val="24"/>
        </w:rPr>
        <w:t>“</w:t>
      </w:r>
      <w:r w:rsidRPr="00471595">
        <w:rPr>
          <w:rFonts w:ascii="Montserrat" w:hAnsi="Montserrat"/>
          <w:sz w:val="24"/>
        </w:rPr>
        <w:t>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w:t>
      </w:r>
      <w:r w:rsidR="00295153" w:rsidRPr="00471595">
        <w:rPr>
          <w:rFonts w:ascii="Montserrat" w:hAnsi="Montserrat"/>
          <w:sz w:val="24"/>
        </w:rPr>
        <w:t xml:space="preserve"> and</w:t>
      </w:r>
      <w:r w:rsidRPr="00471595">
        <w:rPr>
          <w:rFonts w:ascii="Montserrat" w:hAnsi="Montserrat"/>
          <w:sz w:val="24"/>
        </w:rPr>
        <w:t xml:space="preserve"> they are on approach to our position. Who all is awake and on duty?</w:t>
      </w:r>
      <w:r w:rsidR="000264CD" w:rsidRPr="00471595">
        <w:rPr>
          <w:rFonts w:ascii="Montserrat" w:hAnsi="Montserrat"/>
          <w:sz w:val="24"/>
        </w:rPr>
        <w:t>”</w:t>
      </w:r>
      <w:r w:rsidRPr="00471595">
        <w:rPr>
          <w:rFonts w:ascii="Montserrat" w:hAnsi="Montserrat"/>
          <w:sz w:val="24"/>
        </w:rPr>
        <w:t xml:space="preserve"> Ember asked through her daughter.</w:t>
      </w:r>
    </w:p>
    <w:p w14:paraId="3C442CEE" w14:textId="67ACAF2B" w:rsidR="00AD35EB" w:rsidRPr="00471595" w:rsidRDefault="00AD35EB" w:rsidP="00515B04">
      <w:pPr>
        <w:numPr>
          <w:ins w:id="125"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Director Craig is still in mission control,</w:t>
      </w:r>
      <w:r w:rsidR="000264CD" w:rsidRPr="00471595">
        <w:rPr>
          <w:rFonts w:ascii="Montserrat" w:hAnsi="Montserrat"/>
          <w:sz w:val="24"/>
        </w:rPr>
        <w:t>”</w:t>
      </w:r>
      <w:r w:rsidRPr="00471595">
        <w:rPr>
          <w:rFonts w:ascii="Montserrat" w:hAnsi="Montserrat"/>
          <w:sz w:val="24"/>
        </w:rPr>
        <w:t xml:space="preserve"> Lieutenant O'Neal answered as he concealed his shock. He led the girl into the mission control room. He waved for and got the director's attention as he walked Phoenix over. Martin Cannon Craig listened to Alan O'Neal's hasty summation before turning and grabbing Phoenix hard by the arms. He looked her carefully in the eye and commanded, </w:t>
      </w:r>
      <w:r w:rsidR="000264CD" w:rsidRPr="00471595">
        <w:rPr>
          <w:rFonts w:ascii="Montserrat" w:hAnsi="Montserrat"/>
          <w:sz w:val="24"/>
        </w:rPr>
        <w:t>“</w:t>
      </w:r>
      <w:r w:rsidRPr="00471595">
        <w:rPr>
          <w:rFonts w:ascii="Montserrat" w:hAnsi="Montserrat"/>
          <w:sz w:val="24"/>
        </w:rPr>
        <w:t>Let me talk to Ember, quickly!</w:t>
      </w:r>
      <w:r w:rsidR="000264CD" w:rsidRPr="00471595">
        <w:rPr>
          <w:rFonts w:ascii="Montserrat" w:hAnsi="Montserrat"/>
          <w:sz w:val="24"/>
        </w:rPr>
        <w:t>”</w:t>
      </w:r>
      <w:r w:rsidRPr="00471595">
        <w:rPr>
          <w:rFonts w:ascii="Montserrat" w:hAnsi="Montserrat"/>
          <w:sz w:val="24"/>
        </w:rPr>
        <w:t xml:space="preserve"> Ember directed her attention to her daughter-self on Earth, leaving Phoenix to pay attention to everything while her thoughts were diverted.</w:t>
      </w:r>
    </w:p>
    <w:p w14:paraId="1E7C809A" w14:textId="6858D938" w:rsidR="00AD35EB" w:rsidRPr="00471595" w:rsidRDefault="00AD35EB" w:rsidP="00515B04">
      <w:pPr>
        <w:numPr>
          <w:ins w:id="126" w:author="Unknown"/>
        </w:numPr>
        <w:rPr>
          <w:rFonts w:ascii="Montserrat" w:hAnsi="Montserrat"/>
          <w:sz w:val="24"/>
        </w:rPr>
      </w:pPr>
      <w:r w:rsidRPr="00471595">
        <w:rPr>
          <w:rFonts w:ascii="Montserrat" w:hAnsi="Montserrat"/>
          <w:sz w:val="24"/>
        </w:rPr>
        <w:tab/>
        <w:t xml:space="preserve">Ember, in Phoenix, answered, </w:t>
      </w:r>
      <w:r w:rsidR="000264CD" w:rsidRPr="00471595">
        <w:rPr>
          <w:rFonts w:ascii="Montserrat" w:hAnsi="Montserrat"/>
          <w:sz w:val="24"/>
        </w:rPr>
        <w:t>“</w:t>
      </w:r>
      <w:r w:rsidRPr="00471595">
        <w:rPr>
          <w:rFonts w:ascii="Montserrat" w:hAnsi="Montserrat"/>
          <w:sz w:val="24"/>
        </w:rPr>
        <w:t>Director Craig, you are not going to believe this!</w:t>
      </w:r>
      <w:r w:rsidR="000264CD" w:rsidRPr="00471595">
        <w:rPr>
          <w:rFonts w:ascii="Montserrat" w:hAnsi="Montserrat"/>
          <w:sz w:val="24"/>
        </w:rPr>
        <w:t>”</w:t>
      </w:r>
      <w:r w:rsidRPr="00471595">
        <w:rPr>
          <w:rFonts w:ascii="Montserrat" w:hAnsi="Montserrat"/>
          <w:sz w:val="24"/>
        </w:rPr>
        <w:t xml:space="preserve"> Her girl's voice crowed with excitement. She reiterated the details. </w:t>
      </w:r>
      <w:r w:rsidR="000264CD" w:rsidRPr="00471595">
        <w:rPr>
          <w:rFonts w:ascii="Montserrat" w:hAnsi="Montserrat"/>
          <w:sz w:val="24"/>
        </w:rPr>
        <w:t>“</w:t>
      </w:r>
      <w:r w:rsidRPr="00471595">
        <w:rPr>
          <w:rFonts w:ascii="Montserrat" w:hAnsi="Montserrat"/>
          <w:sz w:val="24"/>
        </w:rPr>
        <w:t>We've been watching it approach for about an hour</w:t>
      </w:r>
      <w:r w:rsidR="00295153" w:rsidRPr="00471595">
        <w:rPr>
          <w:rFonts w:ascii="Montserrat" w:hAnsi="Montserrat"/>
          <w:sz w:val="24"/>
        </w:rPr>
        <w:t xml:space="preserve"> but</w:t>
      </w:r>
      <w:r w:rsidRPr="00471595">
        <w:rPr>
          <w:rFonts w:ascii="Montserrat" w:hAnsi="Montserrat"/>
          <w:sz w:val="24"/>
        </w:rPr>
        <w:t xml:space="preserve"> this is the first sign we've had that it could be more than a celestial anomaly. It is demonstrating impossible behavior for an inanimate phenomenon. It turned toward us not twenty minutes ago and it's getting closer!</w:t>
      </w:r>
      <w:r w:rsidR="000264CD" w:rsidRPr="00471595">
        <w:rPr>
          <w:rFonts w:ascii="Montserrat" w:hAnsi="Montserrat"/>
          <w:sz w:val="24"/>
        </w:rPr>
        <w:t>”</w:t>
      </w:r>
    </w:p>
    <w:p w14:paraId="295E5B21" w14:textId="34002050" w:rsidR="00AD35EB" w:rsidRPr="00471595" w:rsidRDefault="00AD35EB" w:rsidP="00515B04">
      <w:pPr>
        <w:numPr>
          <w:ins w:id="12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My God!</w:t>
      </w:r>
      <w:r w:rsidR="000264CD" w:rsidRPr="00471595">
        <w:rPr>
          <w:rFonts w:ascii="Montserrat" w:hAnsi="Montserrat"/>
          <w:sz w:val="24"/>
        </w:rPr>
        <w:t>”</w:t>
      </w:r>
      <w:r w:rsidRPr="00471595">
        <w:rPr>
          <w:rFonts w:ascii="Montserrat" w:hAnsi="Montserrat"/>
          <w:sz w:val="24"/>
        </w:rPr>
        <w:t xml:space="preserve"> Craig uttered with shock. </w:t>
      </w:r>
      <w:r w:rsidR="000264CD" w:rsidRPr="00471595">
        <w:rPr>
          <w:rFonts w:ascii="Montserrat" w:hAnsi="Montserrat"/>
          <w:sz w:val="24"/>
        </w:rPr>
        <w:t>“</w:t>
      </w:r>
      <w:r w:rsidRPr="00471595">
        <w:rPr>
          <w:rFonts w:ascii="Montserrat" w:hAnsi="Montserrat"/>
          <w:sz w:val="24"/>
        </w:rPr>
        <w:t>What do you make of it, Ember?</w:t>
      </w:r>
      <w:r w:rsidR="000264CD" w:rsidRPr="00471595">
        <w:rPr>
          <w:rFonts w:ascii="Montserrat" w:hAnsi="Montserrat"/>
          <w:sz w:val="24"/>
        </w:rPr>
        <w:t>”</w:t>
      </w:r>
    </w:p>
    <w:p w14:paraId="23DAC9E5" w14:textId="448DA44C" w:rsidR="00AD35EB" w:rsidRPr="00471595" w:rsidRDefault="00AD35EB" w:rsidP="00515B04">
      <w:pPr>
        <w:numPr>
          <w:ins w:id="12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 don't know what to make of it,</w:t>
      </w:r>
      <w:r w:rsidR="000264CD" w:rsidRPr="00471595">
        <w:rPr>
          <w:rFonts w:ascii="Montserrat" w:hAnsi="Montserrat"/>
          <w:sz w:val="24"/>
        </w:rPr>
        <w:t>”</w:t>
      </w:r>
      <w:r w:rsidRPr="00471595">
        <w:rPr>
          <w:rFonts w:ascii="Montserrat" w:hAnsi="Montserrat"/>
          <w:sz w:val="24"/>
        </w:rPr>
        <w:t xml:space="preserve"> </w:t>
      </w:r>
      <w:r w:rsidR="000264CD" w:rsidRPr="00471595">
        <w:rPr>
          <w:rFonts w:ascii="Montserrat" w:hAnsi="Montserrat"/>
          <w:sz w:val="24"/>
        </w:rPr>
        <w:t>“</w:t>
      </w:r>
      <w:r w:rsidRPr="00471595">
        <w:rPr>
          <w:rFonts w:ascii="Montserrat" w:hAnsi="Montserrat"/>
          <w:sz w:val="24"/>
        </w:rPr>
        <w:t>Whatever it is we have only just begun to get visuals of it that show more than a glint of light distortion,</w:t>
      </w:r>
      <w:r w:rsidR="000264CD" w:rsidRPr="00471595">
        <w:rPr>
          <w:rFonts w:ascii="Montserrat" w:hAnsi="Montserrat"/>
          <w:sz w:val="24"/>
        </w:rPr>
        <w:t>”</w:t>
      </w:r>
      <w:r w:rsidRPr="00471595">
        <w:rPr>
          <w:rFonts w:ascii="Montserrat" w:hAnsi="Montserrat"/>
          <w:sz w:val="24"/>
        </w:rPr>
        <w:t xml:space="preserve"> she explained, as her attention wandered back to the ship. Still commanding Phoenix's voice, she described what she was seeing, </w:t>
      </w:r>
      <w:r w:rsidR="000264CD" w:rsidRPr="00471595">
        <w:rPr>
          <w:rFonts w:ascii="Montserrat" w:hAnsi="Montserrat"/>
          <w:sz w:val="24"/>
        </w:rPr>
        <w:t>“</w:t>
      </w:r>
      <w:r w:rsidRPr="00471595">
        <w:rPr>
          <w:rFonts w:ascii="Montserrat" w:hAnsi="Montserrat"/>
          <w:sz w:val="24"/>
        </w:rPr>
        <w:t>Whatever it is it is a luminous body. From a little over three astronomical units away it has an apparent magnitude of about minus fourteen, about half that of the Sun viewed from Earth. We're reading obscene power levels, correlated from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w:t>
      </w:r>
      <w:r w:rsidR="000264CD" w:rsidRPr="00471595">
        <w:rPr>
          <w:rFonts w:ascii="Montserrat" w:hAnsi="Montserrat"/>
          <w:sz w:val="24"/>
        </w:rPr>
        <w:t>”</w:t>
      </w:r>
      <w:r w:rsidRPr="00471595">
        <w:rPr>
          <w:rFonts w:ascii="Montserrat" w:hAnsi="Montserrat"/>
          <w:sz w:val="24"/>
        </w:rPr>
        <w:t xml:space="preserve"> She exclaimed</w:t>
      </w:r>
    </w:p>
    <w:p w14:paraId="1B8025EB" w14:textId="6D30E8C1" w:rsidR="00AD35EB" w:rsidRPr="00471595" w:rsidRDefault="00AD35EB" w:rsidP="00515B04">
      <w:pPr>
        <w:numPr>
          <w:ins w:id="12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Can you tell if it is a natural or artificial source? Is there anything to indicate that there is some form of intelligence behind that power?</w:t>
      </w:r>
      <w:r w:rsidR="000264CD" w:rsidRPr="00471595">
        <w:rPr>
          <w:rFonts w:ascii="Montserrat" w:hAnsi="Montserrat"/>
          <w:sz w:val="24"/>
        </w:rPr>
        <w:t>”</w:t>
      </w:r>
      <w:r w:rsidRPr="00471595">
        <w:rPr>
          <w:rFonts w:ascii="Montserrat" w:hAnsi="Montserrat"/>
          <w:sz w:val="24"/>
        </w:rPr>
        <w:t xml:space="preserve"> Craig challenged. </w:t>
      </w:r>
      <w:r w:rsidR="000264CD" w:rsidRPr="00471595">
        <w:rPr>
          <w:rFonts w:ascii="Montserrat" w:hAnsi="Montserrat"/>
          <w:sz w:val="24"/>
        </w:rPr>
        <w:t>“</w:t>
      </w:r>
      <w:r w:rsidRPr="00471595">
        <w:rPr>
          <w:rFonts w:ascii="Montserrat" w:hAnsi="Montserrat"/>
          <w:sz w:val="24"/>
        </w:rPr>
        <w:t>Wait, you said it was closing. What are you doing?</w:t>
      </w:r>
      <w:r w:rsidR="000264CD" w:rsidRPr="00471595">
        <w:rPr>
          <w:rFonts w:ascii="Montserrat" w:hAnsi="Montserrat"/>
          <w:sz w:val="24"/>
        </w:rPr>
        <w:t>”</w:t>
      </w:r>
    </w:p>
    <w:p w14:paraId="1E3B660A" w14:textId="4F976D9B" w:rsidR="00AD35EB" w:rsidRPr="00471595" w:rsidRDefault="00AD35EB" w:rsidP="00515B04">
      <w:pPr>
        <w:numPr>
          <w:ins w:id="130" w:author="Unknown"/>
        </w:numPr>
        <w:rPr>
          <w:rFonts w:ascii="Montserrat" w:hAnsi="Montserrat"/>
          <w:sz w:val="24"/>
        </w:rPr>
      </w:pPr>
      <w:r w:rsidRPr="00471595">
        <w:rPr>
          <w:rFonts w:ascii="Montserrat" w:hAnsi="Montserrat"/>
          <w:sz w:val="24"/>
        </w:rPr>
        <w:tab/>
        <w:t xml:space="preserve">Phoenix winced and turned her attention back to her body as he shook her. Ember felt her daughter's discomfort as her own. </w:t>
      </w:r>
      <w:r w:rsidR="000264CD" w:rsidRPr="00471595">
        <w:rPr>
          <w:rFonts w:ascii="Montserrat" w:hAnsi="Montserrat"/>
          <w:sz w:val="24"/>
        </w:rPr>
        <w:t>“</w:t>
      </w:r>
      <w:r w:rsidRPr="00471595">
        <w:rPr>
          <w:rFonts w:ascii="Montserrat" w:hAnsi="Montserrat"/>
          <w:sz w:val="24"/>
        </w:rPr>
        <w:t>Craig, you are hurting us,</w:t>
      </w:r>
      <w:r w:rsidR="000264CD" w:rsidRPr="00471595">
        <w:rPr>
          <w:rFonts w:ascii="Montserrat" w:hAnsi="Montserrat"/>
          <w:sz w:val="24"/>
        </w:rPr>
        <w:t>”</w:t>
      </w:r>
      <w:r w:rsidRPr="00471595">
        <w:rPr>
          <w:rFonts w:ascii="Montserrat" w:hAnsi="Montserrat"/>
          <w:sz w:val="24"/>
        </w:rPr>
        <w:t xml:space="preserve"> Ember complained before responding, </w:t>
      </w:r>
      <w:r w:rsidR="000264CD" w:rsidRPr="00471595">
        <w:rPr>
          <w:rFonts w:ascii="Montserrat" w:hAnsi="Montserrat"/>
          <w:sz w:val="24"/>
        </w:rPr>
        <w:t>“</w:t>
      </w:r>
      <w:r w:rsidRPr="00471595">
        <w:rPr>
          <w:rFonts w:ascii="Montserrat" w:hAnsi="Montserrat"/>
          <w:sz w:val="24"/>
        </w:rPr>
        <w:t>Right now we aren't doing anything. Captain ordered first contact protocol, so it looks like we're going to wait for its next move. It is still several hundred million kilometers away</w:t>
      </w:r>
      <w:r w:rsidR="00295153" w:rsidRPr="00471595">
        <w:rPr>
          <w:rFonts w:ascii="Montserrat" w:hAnsi="Montserrat"/>
          <w:sz w:val="24"/>
        </w:rPr>
        <w:t xml:space="preserve"> and</w:t>
      </w:r>
      <w:r w:rsidRPr="00471595">
        <w:rPr>
          <w:rFonts w:ascii="Montserrat" w:hAnsi="Montserrat"/>
          <w:sz w:val="24"/>
        </w:rPr>
        <w:t xml:space="preserve"> at sub-light speeds we have some time before any kind of contact would be practical.</w:t>
      </w:r>
      <w:r w:rsidR="000264CD" w:rsidRPr="00471595">
        <w:rPr>
          <w:rFonts w:ascii="Montserrat" w:hAnsi="Montserrat"/>
          <w:sz w:val="24"/>
        </w:rPr>
        <w:t>”</w:t>
      </w:r>
      <w:r w:rsidRPr="00471595">
        <w:rPr>
          <w:rFonts w:ascii="Montserrat" w:hAnsi="Montserrat"/>
          <w:sz w:val="24"/>
        </w:rPr>
        <w:t xml:space="preserve"> Ember paused and then replied to the preceding question, </w:t>
      </w:r>
      <w:r w:rsidR="000264CD" w:rsidRPr="00471595">
        <w:rPr>
          <w:rFonts w:ascii="Montserrat" w:hAnsi="Montserrat"/>
          <w:sz w:val="24"/>
        </w:rPr>
        <w:t>“</w:t>
      </w:r>
      <w:r w:rsidRPr="00471595">
        <w:rPr>
          <w:rFonts w:ascii="Montserrat" w:hAnsi="Montserrat"/>
          <w:sz w:val="24"/>
        </w:rPr>
        <w:t>If this is something that somebody built, they are way ahead of us in field technologies. On the other hand, a natural source...</w:t>
      </w:r>
      <w:r w:rsidR="000264CD" w:rsidRPr="00471595">
        <w:rPr>
          <w:rFonts w:ascii="Montserrat" w:hAnsi="Montserrat"/>
          <w:sz w:val="24"/>
        </w:rPr>
        <w:t>”</w:t>
      </w:r>
      <w:r w:rsidRPr="00471595">
        <w:rPr>
          <w:rFonts w:ascii="Montserrat" w:hAnsi="Montserrat"/>
          <w:sz w:val="24"/>
        </w:rPr>
        <w:t xml:space="preserve"> Her voice trailed off. Phoenix's body conveyed Ember's thoughtful shrug. </w:t>
      </w:r>
      <w:r w:rsidR="000264CD" w:rsidRPr="00471595">
        <w:rPr>
          <w:rFonts w:ascii="Montserrat" w:hAnsi="Montserrat"/>
          <w:sz w:val="24"/>
        </w:rPr>
        <w:t>“</w:t>
      </w:r>
      <w:r w:rsidRPr="00471595">
        <w:rPr>
          <w:rFonts w:ascii="Montserrat" w:hAnsi="Montserrat"/>
          <w:sz w:val="24"/>
        </w:rPr>
        <w:t>We're talking about one hell of a psi!</w:t>
      </w:r>
      <w:r w:rsidR="000264CD" w:rsidRPr="00471595">
        <w:rPr>
          <w:rFonts w:ascii="Montserrat" w:hAnsi="Montserrat"/>
          <w:sz w:val="24"/>
        </w:rPr>
        <w:t>”</w:t>
      </w:r>
      <w:r w:rsidRPr="00471595">
        <w:rPr>
          <w:rFonts w:ascii="Montserrat" w:hAnsi="Montserrat"/>
          <w:sz w:val="24"/>
        </w:rPr>
        <w:t xml:space="preserve"> She cracked with a nervous laugh. </w:t>
      </w:r>
      <w:r w:rsidR="000264CD" w:rsidRPr="00471595">
        <w:rPr>
          <w:rFonts w:ascii="Montserrat" w:hAnsi="Montserrat"/>
          <w:sz w:val="24"/>
        </w:rPr>
        <w:t>“</w:t>
      </w:r>
      <w:r w:rsidRPr="00471595">
        <w:rPr>
          <w:rFonts w:ascii="Montserrat" w:hAnsi="Montserrat"/>
          <w:sz w:val="24"/>
        </w:rPr>
        <w:t>I don't know if there is intelligence behind it</w:t>
      </w:r>
      <w:r w:rsidR="00295153" w:rsidRPr="00471595">
        <w:rPr>
          <w:rFonts w:ascii="Montserrat" w:hAnsi="Montserrat"/>
          <w:sz w:val="24"/>
        </w:rPr>
        <w:t xml:space="preserve"> but</w:t>
      </w:r>
      <w:r w:rsidRPr="00471595">
        <w:rPr>
          <w:rFonts w:ascii="Montserrat" w:hAnsi="Montserrat"/>
          <w:sz w:val="24"/>
        </w:rPr>
        <w:t xml:space="preserve"> it certainly is aware of us. I don't want to think of what could evolve to exist in space with that much power at it's disposal without developing some form of intelligence.</w:t>
      </w:r>
      <w:r w:rsidR="000264CD" w:rsidRPr="00471595">
        <w:rPr>
          <w:rFonts w:ascii="Montserrat" w:hAnsi="Montserrat"/>
          <w:sz w:val="24"/>
        </w:rPr>
        <w:t>”</w:t>
      </w:r>
      <w:r w:rsidRPr="00471595">
        <w:rPr>
          <w:rFonts w:ascii="Montserrat" w:hAnsi="Montserrat"/>
          <w:sz w:val="24"/>
        </w:rPr>
        <w:t xml:space="preserve"> </w:t>
      </w:r>
    </w:p>
    <w:p w14:paraId="67C653EA" w14:textId="6FAE4F06" w:rsidR="00AD35EB" w:rsidRPr="00471595" w:rsidRDefault="00AD35EB" w:rsidP="00515B04">
      <w:pPr>
        <w:numPr>
          <w:ins w:id="131" w:author="Unknown"/>
        </w:numPr>
        <w:rPr>
          <w:rFonts w:ascii="Montserrat" w:hAnsi="Montserrat"/>
          <w:sz w:val="24"/>
        </w:rPr>
      </w:pPr>
      <w:r w:rsidRPr="00471595">
        <w:rPr>
          <w:rFonts w:ascii="Montserrat" w:hAnsi="Montserrat"/>
          <w:sz w:val="24"/>
        </w:rPr>
        <w:tab/>
        <w:t xml:space="preserve">This started a many sided argument on the ship as well as at mission control. Several different people stressed that assumptions based on human experience had no weight in the face of a truly alien phenomenon. Ember gave in and finally admitted, </w:t>
      </w:r>
      <w:r w:rsidR="000264CD" w:rsidRPr="00471595">
        <w:rPr>
          <w:rFonts w:ascii="Montserrat" w:hAnsi="Montserrat"/>
          <w:sz w:val="24"/>
        </w:rPr>
        <w:t>“</w:t>
      </w:r>
      <w:r w:rsidRPr="00471595">
        <w:rPr>
          <w:rFonts w:ascii="Montserrat" w:hAnsi="Montserrat"/>
          <w:sz w:val="24"/>
        </w:rPr>
        <w:t xml:space="preserve">Sure, there's no reason why this thing could have nothing more than a shark's mentality. But my instincts tell me that it is more than some celestial animal. </w:t>
      </w:r>
    </w:p>
    <w:p w14:paraId="3E8E2062" w14:textId="66C500A8" w:rsidR="00AD35EB" w:rsidRPr="00471595" w:rsidRDefault="00AD35EB" w:rsidP="00515B04">
      <w:pPr>
        <w:numPr>
          <w:ins w:id="13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But let's just look at the facts,</w:t>
      </w:r>
      <w:r w:rsidR="000264CD" w:rsidRPr="00471595">
        <w:rPr>
          <w:rFonts w:ascii="Montserrat" w:hAnsi="Montserrat"/>
          <w:sz w:val="24"/>
        </w:rPr>
        <w:t>”</w:t>
      </w:r>
      <w:r w:rsidRPr="00471595">
        <w:rPr>
          <w:rFonts w:ascii="Montserrat" w:hAnsi="Montserrat"/>
          <w:sz w:val="24"/>
        </w:rPr>
        <w:t xml:space="preserve"> she proposed, still in the middle of the strange discussion. </w:t>
      </w:r>
      <w:r w:rsidR="000264CD" w:rsidRPr="00471595">
        <w:rPr>
          <w:rFonts w:ascii="Montserrat" w:hAnsi="Montserrat"/>
          <w:sz w:val="24"/>
        </w:rPr>
        <w:t>“</w:t>
      </w:r>
      <w:r w:rsidRPr="00471595">
        <w:rPr>
          <w:rFonts w:ascii="Montserrat" w:hAnsi="Montserrat"/>
          <w:sz w:val="24"/>
        </w:rPr>
        <w:t>It was sailing by at a good clip when our first scans hit it. It instantly changed vectors to intercept us,</w:t>
      </w:r>
      <w:r w:rsidR="000264CD" w:rsidRPr="00471595">
        <w:rPr>
          <w:rFonts w:ascii="Montserrat" w:hAnsi="Montserrat"/>
          <w:sz w:val="24"/>
        </w:rPr>
        <w:t>”</w:t>
      </w:r>
      <w:r w:rsidRPr="00471595">
        <w:rPr>
          <w:rFonts w:ascii="Montserrat" w:hAnsi="Montserrat"/>
          <w:sz w:val="24"/>
        </w:rPr>
        <w:t xml:space="preserve"> she repeated, so she could point out, </w:t>
      </w:r>
      <w:r w:rsidR="000264CD" w:rsidRPr="00471595">
        <w:rPr>
          <w:rFonts w:ascii="Montserrat" w:hAnsi="Montserrat"/>
          <w:sz w:val="24"/>
        </w:rPr>
        <w:t>“</w:t>
      </w:r>
      <w:r w:rsidRPr="00471595">
        <w:rPr>
          <w:rFonts w:ascii="Montserrat" w:hAnsi="Montserrat"/>
          <w:sz w:val="24"/>
        </w:rPr>
        <w:t>That's why I think I was reading a drive output, because this object obviously has control of its momentum and inertia if it can maneuver like that.</w:t>
      </w:r>
      <w:r w:rsidR="000264CD" w:rsidRPr="00471595">
        <w:rPr>
          <w:rFonts w:ascii="Montserrat" w:hAnsi="Montserrat"/>
          <w:sz w:val="24"/>
        </w:rPr>
        <w:t>”</w:t>
      </w:r>
      <w:r w:rsidRPr="00471595">
        <w:rPr>
          <w:rFonts w:ascii="Montserrat" w:hAnsi="Montserrat"/>
          <w:sz w:val="24"/>
        </w:rPr>
        <w:t xml:space="preserve"> Ember paused</w:t>
      </w:r>
      <w:r w:rsidR="00295153" w:rsidRPr="00471595">
        <w:rPr>
          <w:rFonts w:ascii="Montserrat" w:hAnsi="Montserrat"/>
          <w:sz w:val="24"/>
        </w:rPr>
        <w:t xml:space="preserve"> and</w:t>
      </w:r>
      <w:r w:rsidRPr="00471595">
        <w:rPr>
          <w:rFonts w:ascii="Montserrat" w:hAnsi="Montserrat"/>
          <w:sz w:val="24"/>
        </w:rPr>
        <w:t xml:space="preserve"> Phoenix's face looked stunned. </w:t>
      </w:r>
      <w:r w:rsidR="000264CD" w:rsidRPr="00471595">
        <w:rPr>
          <w:rFonts w:ascii="Montserrat" w:hAnsi="Montserrat"/>
          <w:sz w:val="24"/>
        </w:rPr>
        <w:t>“</w:t>
      </w:r>
      <w:r w:rsidRPr="00471595">
        <w:rPr>
          <w:rFonts w:ascii="Montserrat" w:hAnsi="Montserrat"/>
          <w:sz w:val="24"/>
        </w:rPr>
        <w:t>Wait, hold on...</w:t>
      </w:r>
      <w:r w:rsidR="000264CD" w:rsidRPr="00471595">
        <w:rPr>
          <w:rFonts w:ascii="Montserrat" w:hAnsi="Montserrat"/>
          <w:sz w:val="24"/>
        </w:rPr>
        <w:t>”</w:t>
      </w:r>
      <w:r w:rsidRPr="00471595">
        <w:rPr>
          <w:rFonts w:ascii="Montserrat" w:hAnsi="Montserrat"/>
          <w:sz w:val="24"/>
        </w:rPr>
        <w:t xml:space="preserve"> She said absently. Phoenix had been monitoring the ship again when she noticed the upset among the crew</w:t>
      </w:r>
    </w:p>
    <w:p w14:paraId="6D7D2A6A" w14:textId="09E298F7" w:rsidR="00AD35EB" w:rsidRPr="00471595" w:rsidRDefault="00AD35EB" w:rsidP="00515B04">
      <w:pPr>
        <w:numPr>
          <w:ins w:id="133" w:author="Unknown"/>
        </w:numPr>
        <w:rPr>
          <w:rFonts w:ascii="Montserrat" w:hAnsi="Montserrat"/>
          <w:sz w:val="24"/>
        </w:rPr>
      </w:pPr>
      <w:r w:rsidRPr="00471595">
        <w:rPr>
          <w:rFonts w:ascii="Montserrat" w:hAnsi="Montserrat"/>
          <w:sz w:val="24"/>
        </w:rPr>
        <w:tab/>
        <w:t xml:space="preserve">Ember picked it up and shifted her attention to see what had changed. The object had closed rapidly while she had been distracted by Craig. It had come within a thousand kilometers when it finally stopped dead. </w:t>
      </w:r>
      <w:r w:rsidR="000264CD" w:rsidRPr="00471595">
        <w:rPr>
          <w:rFonts w:ascii="Montserrat" w:hAnsi="Montserrat"/>
          <w:sz w:val="24"/>
        </w:rPr>
        <w:t>“</w:t>
      </w:r>
      <w:r w:rsidRPr="00471595">
        <w:rPr>
          <w:rFonts w:ascii="Montserrat" w:hAnsi="Montserrat"/>
          <w:sz w:val="24"/>
        </w:rPr>
        <w:t>Craig,</w:t>
      </w:r>
      <w:r w:rsidR="000264CD" w:rsidRPr="00471595">
        <w:rPr>
          <w:rFonts w:ascii="Montserrat" w:hAnsi="Montserrat"/>
          <w:sz w:val="24"/>
        </w:rPr>
        <w:t>”</w:t>
      </w:r>
      <w:r w:rsidRPr="00471595">
        <w:rPr>
          <w:rFonts w:ascii="Montserrat" w:hAnsi="Montserrat"/>
          <w:sz w:val="24"/>
        </w:rPr>
        <w:t xml:space="preserve"> she said carefully, </w:t>
      </w:r>
      <w:r w:rsidR="000264CD" w:rsidRPr="00471595">
        <w:rPr>
          <w:rFonts w:ascii="Montserrat" w:hAnsi="Montserrat"/>
          <w:sz w:val="24"/>
        </w:rPr>
        <w:t>“</w:t>
      </w:r>
      <w:r w:rsidRPr="00471595">
        <w:rPr>
          <w:rFonts w:ascii="Montserrat" w:hAnsi="Montserrat"/>
          <w:sz w:val="24"/>
        </w:rPr>
        <w:t>it has stopped. We have been keeping station since our first long range scans. There is no doubt that it is taking a look at us now,</w:t>
      </w:r>
      <w:r w:rsidR="000264CD" w:rsidRPr="00471595">
        <w:rPr>
          <w:rFonts w:ascii="Montserrat" w:hAnsi="Montserrat"/>
          <w:sz w:val="24"/>
        </w:rPr>
        <w:t>”</w:t>
      </w:r>
      <w:r w:rsidRPr="00471595">
        <w:rPr>
          <w:rFonts w:ascii="Montserrat" w:hAnsi="Montserrat"/>
          <w:sz w:val="24"/>
        </w:rPr>
        <w:t xml:space="preserve"> she reported. After a moment, she began, </w:t>
      </w:r>
      <w:r w:rsidR="000264CD" w:rsidRPr="00471595">
        <w:rPr>
          <w:rFonts w:ascii="Montserrat" w:hAnsi="Montserrat"/>
          <w:sz w:val="24"/>
        </w:rPr>
        <w:t>“</w:t>
      </w:r>
      <w:r w:rsidRPr="00471595">
        <w:rPr>
          <w:rFonts w:ascii="Montserrat" w:hAnsi="Montserrat"/>
          <w:sz w:val="24"/>
        </w:rPr>
        <w:t>I don't sense any...</w:t>
      </w:r>
      <w:r w:rsidR="000264CD" w:rsidRPr="00471595">
        <w:rPr>
          <w:rFonts w:ascii="Montserrat" w:hAnsi="Montserrat"/>
          <w:sz w:val="24"/>
        </w:rPr>
        <w:t>”</w:t>
      </w:r>
    </w:p>
    <w:p w14:paraId="75D1040A" w14:textId="3FAF7CFB" w:rsidR="00AD35EB" w:rsidRPr="00471595" w:rsidRDefault="00AD35EB" w:rsidP="00515B04">
      <w:pPr>
        <w:numPr>
          <w:ins w:id="134" w:author="Unknown"/>
        </w:numPr>
        <w:rPr>
          <w:rFonts w:ascii="Montserrat" w:hAnsi="Montserrat"/>
          <w:sz w:val="24"/>
        </w:rPr>
      </w:pPr>
      <w:r w:rsidRPr="00471595">
        <w:rPr>
          <w:rFonts w:ascii="Montserrat" w:hAnsi="Montserrat"/>
          <w:sz w:val="24"/>
        </w:rPr>
        <w:tab/>
        <w:t>Phoenix's voice cut off</w:t>
      </w:r>
      <w:r w:rsidR="00295153" w:rsidRPr="00471595">
        <w:rPr>
          <w:rFonts w:ascii="Montserrat" w:hAnsi="Montserrat"/>
          <w:sz w:val="24"/>
        </w:rPr>
        <w:t xml:space="preserve"> and</w:t>
      </w:r>
      <w:r w:rsidRPr="00471595">
        <w:rPr>
          <w:rFonts w:ascii="Montserrat" w:hAnsi="Montserrat"/>
          <w:sz w:val="24"/>
        </w:rPr>
        <w:t xml:space="preserve"> Phoenix felt herself shoved back into her body, barred from all but the faintest echo of Ember. Craig was shaking her arm wanting to know why Ember had cut off in the middle like that. </w:t>
      </w:r>
      <w:r w:rsidR="000264CD" w:rsidRPr="00471595">
        <w:rPr>
          <w:rFonts w:ascii="Montserrat" w:hAnsi="Montserrat"/>
          <w:sz w:val="24"/>
        </w:rPr>
        <w:t>“</w:t>
      </w:r>
      <w:r w:rsidRPr="00471595">
        <w:rPr>
          <w:rFonts w:ascii="Montserrat" w:hAnsi="Montserrat"/>
          <w:sz w:val="24"/>
        </w:rPr>
        <w:t>Mr. Craig, she pushed me out and blocked her mind. Why would she do that?</w:t>
      </w:r>
      <w:r w:rsidR="000264CD" w:rsidRPr="00471595">
        <w:rPr>
          <w:rFonts w:ascii="Montserrat" w:hAnsi="Montserrat"/>
          <w:sz w:val="24"/>
        </w:rPr>
        <w:t>”</w:t>
      </w:r>
      <w:r w:rsidRPr="00471595">
        <w:rPr>
          <w:rFonts w:ascii="Montserrat" w:hAnsi="Montserrat"/>
          <w:sz w:val="24"/>
        </w:rPr>
        <w:t xml:space="preserve"> Phoenix asked puzzled. It had been a long time since her mother had cut her off</w:t>
      </w:r>
      <w:r w:rsidR="00295153" w:rsidRPr="00471595">
        <w:rPr>
          <w:rFonts w:ascii="Montserrat" w:hAnsi="Montserrat"/>
          <w:sz w:val="24"/>
        </w:rPr>
        <w:t xml:space="preserve"> and</w:t>
      </w:r>
      <w:r w:rsidRPr="00471595">
        <w:rPr>
          <w:rFonts w:ascii="Montserrat" w:hAnsi="Montserrat"/>
          <w:sz w:val="24"/>
        </w:rPr>
        <w:t xml:space="preserve"> the suddenness of it had alarmed her deeply. Phoenix reached out and probed against her mother's mind. Phoenix couldn't imagine any reason why Ember would cut her off like that. She worried at her mother's shields until they relaxed enough to let her in. As Phoenix looked around the bridge, she saw the pallor of the crew's faces and smelled the scent of fear.</w:t>
      </w:r>
    </w:p>
    <w:p w14:paraId="6E94E43F" w14:textId="4EE389E8" w:rsidR="00AD35EB" w:rsidRPr="00471595" w:rsidRDefault="00AD35EB" w:rsidP="00515B04">
      <w:pPr>
        <w:numPr>
          <w:ins w:id="135" w:author="Unknown"/>
        </w:numPr>
        <w:rPr>
          <w:rFonts w:ascii="Montserrat" w:hAnsi="Montserrat"/>
          <w:sz w:val="24"/>
        </w:rPr>
      </w:pPr>
      <w:r w:rsidRPr="00471595">
        <w:rPr>
          <w:rFonts w:ascii="Montserrat" w:hAnsi="Montserrat"/>
          <w:sz w:val="24"/>
        </w:rPr>
        <w:tab/>
        <w:t xml:space="preserve">Ember was speaking tersely to Craig, </w:t>
      </w:r>
      <w:r w:rsidR="000264CD" w:rsidRPr="00471595">
        <w:rPr>
          <w:rFonts w:ascii="Montserrat" w:hAnsi="Montserrat"/>
          <w:sz w:val="24"/>
        </w:rPr>
        <w:t>“</w:t>
      </w:r>
      <w:r w:rsidRPr="00471595">
        <w:rPr>
          <w:rFonts w:ascii="Montserrat" w:hAnsi="Montserrat"/>
          <w:sz w:val="24"/>
        </w:rPr>
        <w:t>Director, the intelligence has just probed us. I can now say with perfect assurance what we are dealing with a sophisticated and highly compatible form of intelligent life. Whatever it is, it is a high order psionic</w:t>
      </w:r>
      <w:r w:rsidR="00295153" w:rsidRPr="00471595">
        <w:rPr>
          <w:rFonts w:ascii="Montserrat" w:hAnsi="Montserrat"/>
          <w:sz w:val="24"/>
        </w:rPr>
        <w:t xml:space="preserve"> and</w:t>
      </w:r>
      <w:r w:rsidRPr="00471595">
        <w:rPr>
          <w:rFonts w:ascii="Montserrat" w:hAnsi="Montserrat"/>
          <w:sz w:val="24"/>
        </w:rPr>
        <w:t xml:space="preserve"> it just peeled our minds like grapes and downed them whole. I...</w:t>
      </w:r>
      <w:r w:rsidR="000264CD" w:rsidRPr="00471595">
        <w:rPr>
          <w:rFonts w:ascii="Montserrat" w:hAnsi="Montserrat"/>
          <w:sz w:val="24"/>
        </w:rPr>
        <w:t>”</w:t>
      </w:r>
      <w:r w:rsidRPr="00471595">
        <w:rPr>
          <w:rFonts w:ascii="Montserrat" w:hAnsi="Montserrat"/>
          <w:sz w:val="24"/>
        </w:rPr>
        <w:t xml:space="preserve"> Her control over her daughter's voice gave out for a moment, </w:t>
      </w:r>
      <w:r w:rsidR="000264CD" w:rsidRPr="00471595">
        <w:rPr>
          <w:rFonts w:ascii="Montserrat" w:hAnsi="Montserrat"/>
          <w:sz w:val="24"/>
        </w:rPr>
        <w:t>“</w:t>
      </w:r>
      <w:r w:rsidRPr="00471595">
        <w:rPr>
          <w:rFonts w:ascii="Montserrat" w:hAnsi="Montserrat"/>
          <w:sz w:val="24"/>
        </w:rPr>
        <w:t>I'm a little shaken. I did my best to block Phoenix from their perception,</w:t>
      </w:r>
      <w:r w:rsidR="000264CD" w:rsidRPr="00471595">
        <w:rPr>
          <w:rFonts w:ascii="Montserrat" w:hAnsi="Montserrat"/>
          <w:sz w:val="24"/>
        </w:rPr>
        <w:t>”</w:t>
      </w:r>
      <w:r w:rsidRPr="00471595">
        <w:rPr>
          <w:rFonts w:ascii="Montserrat" w:hAnsi="Montserrat"/>
          <w:sz w:val="24"/>
        </w:rPr>
        <w:t xml:space="preserve"> she revealed. </w:t>
      </w:r>
      <w:r w:rsidR="000264CD" w:rsidRPr="00471595">
        <w:rPr>
          <w:rFonts w:ascii="Montserrat" w:hAnsi="Montserrat"/>
          <w:sz w:val="24"/>
        </w:rPr>
        <w:t>“</w:t>
      </w:r>
      <w:r w:rsidRPr="00471595">
        <w:rPr>
          <w:rFonts w:ascii="Montserrat" w:hAnsi="Montserrat"/>
          <w:sz w:val="24"/>
        </w:rPr>
        <w:t>Hold on a second while we try to hail them.</w:t>
      </w:r>
      <w:r w:rsidR="000264CD" w:rsidRPr="00471595">
        <w:rPr>
          <w:rFonts w:ascii="Montserrat" w:hAnsi="Montserrat"/>
          <w:sz w:val="24"/>
        </w:rPr>
        <w:t>”</w:t>
      </w:r>
    </w:p>
    <w:p w14:paraId="61054563" w14:textId="55B6AC01" w:rsidR="00AD35EB" w:rsidRPr="00471595" w:rsidRDefault="00AD35EB" w:rsidP="00515B04">
      <w:pPr>
        <w:numPr>
          <w:ins w:id="13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Wait, Ember!</w:t>
      </w:r>
      <w:r w:rsidR="000264CD" w:rsidRPr="00471595">
        <w:rPr>
          <w:rFonts w:ascii="Montserrat" w:hAnsi="Montserrat"/>
          <w:sz w:val="24"/>
        </w:rPr>
        <w:t>”</w:t>
      </w:r>
      <w:r w:rsidRPr="00471595">
        <w:rPr>
          <w:rFonts w:ascii="Montserrat" w:hAnsi="Montserrat"/>
          <w:sz w:val="24"/>
        </w:rPr>
        <w:t xml:space="preserve"> Craig interrupted, </w:t>
      </w:r>
      <w:r w:rsidR="000264CD" w:rsidRPr="00471595">
        <w:rPr>
          <w:rFonts w:ascii="Montserrat" w:hAnsi="Montserrat"/>
          <w:sz w:val="24"/>
        </w:rPr>
        <w:t>“</w:t>
      </w:r>
      <w:r w:rsidRPr="00471595">
        <w:rPr>
          <w:rFonts w:ascii="Montserrat" w:hAnsi="Montserrat"/>
          <w:sz w:val="24"/>
        </w:rPr>
        <w:t>What do you mean hail them?! You don't have any idea how to communicate with them!</w:t>
      </w:r>
      <w:r w:rsidR="000264CD" w:rsidRPr="00471595">
        <w:rPr>
          <w:rFonts w:ascii="Montserrat" w:hAnsi="Montserrat"/>
          <w:sz w:val="24"/>
        </w:rPr>
        <w:t>”</w:t>
      </w:r>
    </w:p>
    <w:p w14:paraId="2243D496" w14:textId="1445DF5E" w:rsidR="00AD35EB" w:rsidRPr="00471595" w:rsidRDefault="00AD35EB" w:rsidP="00515B04">
      <w:pPr>
        <w:numPr>
          <w:ins w:id="13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Don't be ridiculous, Director, of course I know how to communicate with them, exactly the same way I am communicating with you. Isn't that one of the reasons why I am on this mission?</w:t>
      </w:r>
      <w:r w:rsidR="000264CD" w:rsidRPr="00471595">
        <w:rPr>
          <w:rFonts w:ascii="Montserrat" w:hAnsi="Montserrat"/>
          <w:sz w:val="24"/>
        </w:rPr>
        <w:t>”</w:t>
      </w:r>
      <w:r w:rsidRPr="00471595">
        <w:rPr>
          <w:rFonts w:ascii="Montserrat" w:hAnsi="Montserrat"/>
          <w:sz w:val="24"/>
        </w:rPr>
        <w:t xml:space="preserve"> Ember challenged.</w:t>
      </w:r>
    </w:p>
    <w:p w14:paraId="1F3F4E5E" w14:textId="43B1605C" w:rsidR="00AD35EB" w:rsidRPr="00471595" w:rsidRDefault="00AD35EB" w:rsidP="00515B04">
      <w:pPr>
        <w:numPr>
          <w:ins w:id="138" w:author="Unknown"/>
        </w:numPr>
        <w:rPr>
          <w:rFonts w:ascii="Montserrat" w:hAnsi="Montserrat"/>
          <w:sz w:val="24"/>
        </w:rPr>
      </w:pPr>
      <w:r w:rsidRPr="00471595">
        <w:rPr>
          <w:rFonts w:ascii="Montserrat" w:hAnsi="Montserrat"/>
          <w:sz w:val="24"/>
        </w:rPr>
        <w:tab/>
        <w:t>Craig was brought up short by the reminder. Ember was right, of course. It had been assumed that a telepath would be able to overcome the barrier of language in an encounter with an unknown intelligence</w:t>
      </w:r>
      <w:r w:rsidR="00295153" w:rsidRPr="00471595">
        <w:rPr>
          <w:rFonts w:ascii="Montserrat" w:hAnsi="Montserrat"/>
          <w:sz w:val="24"/>
        </w:rPr>
        <w:t xml:space="preserve"> and</w:t>
      </w:r>
      <w:r w:rsidRPr="00471595">
        <w:rPr>
          <w:rFonts w:ascii="Montserrat" w:hAnsi="Montserrat"/>
          <w:sz w:val="24"/>
        </w:rPr>
        <w:t xml:space="preserve"> the theory had been tested on a number of terrestrial animals, including cetaceans, canines and primates, with success. Some sort of meaningful communication had been achieved with most terrestrial life forms possessed of a nervous system</w:t>
      </w:r>
      <w:r w:rsidR="00295153" w:rsidRPr="00471595">
        <w:rPr>
          <w:rFonts w:ascii="Montserrat" w:hAnsi="Montserrat"/>
          <w:sz w:val="24"/>
        </w:rPr>
        <w:t xml:space="preserve"> and</w:t>
      </w:r>
      <w:r w:rsidRPr="00471595">
        <w:rPr>
          <w:rFonts w:ascii="Montserrat" w:hAnsi="Montserrat"/>
          <w:sz w:val="24"/>
        </w:rPr>
        <w:t xml:space="preserve"> the process seemed to be dependent on associative interpretation on the part of the telepath. Only the fact that no government was willing to advertise the existence of telepaths had prevented any from being employed for what Ember was contemplating. Ember was preparing to reach out with her mind so she was already tuning Phoenix out to protect her.</w:t>
      </w:r>
    </w:p>
    <w:p w14:paraId="5AAE37C0" w14:textId="77777777" w:rsidR="00AD35EB" w:rsidRPr="00471595" w:rsidRDefault="00AD35EB" w:rsidP="00515B04">
      <w:pPr>
        <w:numPr>
          <w:ins w:id="139" w:author="Unknown"/>
        </w:numPr>
        <w:rPr>
          <w:rFonts w:ascii="Montserrat" w:hAnsi="Montserrat"/>
          <w:sz w:val="24"/>
        </w:rPr>
      </w:pPr>
      <w:r w:rsidRPr="00471595">
        <w:rPr>
          <w:rFonts w:ascii="Montserrat" w:hAnsi="Montserrat"/>
          <w:sz w:val="24"/>
        </w:rPr>
        <w:tab/>
        <w:t xml:space="preserve">This was Ember's dream. First contact. Ember almost could not believe her good luck. She certainly did not blame Phoenix when it proved that she would not allow herself to be cut out of the excitement, so Ember subdued and disguised her daughter-self within her thoughts. Phoenix's identity willingly submerged itself as Ember probed across the surface of space, feeling for the edges of this unseen intelligence. The overwhelming scan Ember and the crew had just endured had given her a trace to find that alien mind. </w:t>
      </w:r>
    </w:p>
    <w:p w14:paraId="689DA527" w14:textId="4E526658" w:rsidR="00AD35EB" w:rsidRPr="00471595" w:rsidRDefault="00AD35EB" w:rsidP="00515B04">
      <w:pPr>
        <w:numPr>
          <w:ins w:id="140" w:author="Unknown"/>
        </w:numPr>
        <w:rPr>
          <w:rFonts w:ascii="Montserrat" w:hAnsi="Montserrat"/>
          <w:sz w:val="24"/>
        </w:rPr>
      </w:pPr>
      <w:r w:rsidRPr="00471595">
        <w:rPr>
          <w:rFonts w:ascii="Montserrat" w:hAnsi="Montserrat"/>
          <w:sz w:val="24"/>
        </w:rPr>
        <w:tab/>
        <w:t>The only physical limit on the range of telepathy was familiarity. A mind that a telepath knew was easy to find across any gap</w:t>
      </w:r>
      <w:r w:rsidR="00295153" w:rsidRPr="00471595">
        <w:rPr>
          <w:rFonts w:ascii="Montserrat" w:hAnsi="Montserrat"/>
          <w:sz w:val="24"/>
        </w:rPr>
        <w:t xml:space="preserve"> but</w:t>
      </w:r>
      <w:r w:rsidRPr="00471595">
        <w:rPr>
          <w:rFonts w:ascii="Montserrat" w:hAnsi="Montserrat"/>
          <w:sz w:val="24"/>
        </w:rPr>
        <w:t xml:space="preserve"> a mind the telepath did not know had to be accessed through a sensory scan of that mind's physical expression. Ember assumed that that was probably why the alien's probe had been so intense. She faced the same problem, since she had nothing to train her attention on except the locus of that alien object in space.</w:t>
      </w:r>
    </w:p>
    <w:p w14:paraId="02D5B24C" w14:textId="3ED4B36C" w:rsidR="00AD35EB" w:rsidRPr="00471595" w:rsidRDefault="00AD35EB" w:rsidP="00515B04">
      <w:pPr>
        <w:numPr>
          <w:ins w:id="141" w:author="Unknown"/>
        </w:numPr>
        <w:rPr>
          <w:rFonts w:ascii="Montserrat" w:hAnsi="Montserrat"/>
          <w:sz w:val="24"/>
        </w:rPr>
      </w:pPr>
      <w:r w:rsidRPr="00471595">
        <w:rPr>
          <w:rFonts w:ascii="Montserrat" w:hAnsi="Montserrat"/>
          <w:sz w:val="24"/>
        </w:rPr>
        <w:tab/>
        <w:t>Ember reached out across the void and felt her way into the heart of that brilliant vessel. She could have analyzed the structures of the organic creatures inside its shell and built up a picture of the alien</w:t>
      </w:r>
      <w:r w:rsidR="00295153" w:rsidRPr="00471595">
        <w:rPr>
          <w:rFonts w:ascii="Montserrat" w:hAnsi="Montserrat"/>
          <w:sz w:val="24"/>
        </w:rPr>
        <w:t xml:space="preserve"> but</w:t>
      </w:r>
      <w:r w:rsidRPr="00471595">
        <w:rPr>
          <w:rFonts w:ascii="Montserrat" w:hAnsi="Montserrat"/>
          <w:sz w:val="24"/>
        </w:rPr>
        <w:t xml:space="preserve"> her attention was focused on finding a higher organ that would give her access to their thoughts. What she touched was vile. That mind tasted of anger and contempt. In that mind was a prejudice, which Ember realized was already intent on action.</w:t>
      </w:r>
    </w:p>
    <w:p w14:paraId="5B25BB04" w14:textId="77777777" w:rsidR="00AD35EB" w:rsidRPr="00471595" w:rsidRDefault="00AD35EB" w:rsidP="00515B04">
      <w:pPr>
        <w:numPr>
          <w:ins w:id="142" w:author="Unknown"/>
        </w:numPr>
        <w:rPr>
          <w:rFonts w:ascii="Montserrat" w:hAnsi="Montserrat"/>
          <w:sz w:val="24"/>
        </w:rPr>
      </w:pPr>
      <w:r w:rsidRPr="00471595">
        <w:rPr>
          <w:rFonts w:ascii="Montserrat" w:hAnsi="Montserrat"/>
          <w:sz w:val="24"/>
        </w:rPr>
        <w:tab/>
        <w:t>That was the Adventure's only warning.</w:t>
      </w:r>
    </w:p>
    <w:p w14:paraId="51846524" w14:textId="029BCAEA" w:rsidR="00AD35EB" w:rsidRPr="00471595" w:rsidRDefault="00AD35EB" w:rsidP="00515B04">
      <w:pPr>
        <w:numPr>
          <w:ins w:id="143"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They're attacking!</w:t>
      </w:r>
      <w:r w:rsidR="000264CD" w:rsidRPr="00471595">
        <w:rPr>
          <w:rFonts w:ascii="Montserrat" w:hAnsi="Montserrat"/>
          <w:sz w:val="24"/>
        </w:rPr>
        <w:t>”</w:t>
      </w:r>
      <w:r w:rsidRPr="00471595">
        <w:rPr>
          <w:rFonts w:ascii="Montserrat" w:hAnsi="Montserrat"/>
          <w:sz w:val="24"/>
        </w:rPr>
        <w:t xml:space="preserve"> Mother and daughter's voices screamed in unison. Time seemed to stop. Ember faced the toughest decision of her life. As her thoughts rested their deadly fingers on the delicate organ of alien intelligence, she knew that for an instant it was vulnerable. That mind was so preoccupied with attack, that it had not recognized her presence. No, she corrected herself, it had to know she had touched it</w:t>
      </w:r>
      <w:r w:rsidR="00295153" w:rsidRPr="00471595">
        <w:rPr>
          <w:rFonts w:ascii="Montserrat" w:hAnsi="Montserrat"/>
          <w:sz w:val="24"/>
        </w:rPr>
        <w:t xml:space="preserve"> but</w:t>
      </w:r>
      <w:r w:rsidRPr="00471595">
        <w:rPr>
          <w:rFonts w:ascii="Montserrat" w:hAnsi="Montserrat"/>
          <w:sz w:val="24"/>
        </w:rPr>
        <w:t xml:space="preserve"> it did not seem to consider her a threat. On the Adventure the crew was riveted in shock at her declaration, while in mission control Martin Craig was swearing. Ember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14:paraId="5F28FB01" w14:textId="77777777" w:rsidR="00AD35EB" w:rsidRPr="00471595" w:rsidRDefault="00AD35EB" w:rsidP="00515B04">
      <w:pPr>
        <w:numPr>
          <w:ins w:id="144" w:author="Unknown"/>
        </w:numPr>
        <w:rPr>
          <w:rFonts w:ascii="Montserrat" w:hAnsi="Montserrat"/>
          <w:sz w:val="24"/>
        </w:rPr>
      </w:pPr>
      <w:r w:rsidRPr="00471595">
        <w:rPr>
          <w:rFonts w:ascii="Montserrat" w:hAnsi="Montserrat"/>
          <w:sz w:val="24"/>
        </w:rPr>
        <w:tab/>
        <w:t>It was Phoenix, desperately repeating the very words Ember had spoken on a day when she had barely prevented her daughter from ripping a man apart with her naked mind. Ember felt the horror of the moment as she stepped back. Everything was still unfolding slowly. Phoenix's senses relayed to her the commanding sound of Martin Craig's voice. He had tried to act immediately, issuing orders that the crew of the Adventure was not prepared to execute.</w:t>
      </w:r>
    </w:p>
    <w:p w14:paraId="423248E7" w14:textId="27201ED4" w:rsidR="00AD35EB" w:rsidRPr="00471595" w:rsidRDefault="00AD35EB" w:rsidP="00515B04">
      <w:pPr>
        <w:numPr>
          <w:ins w:id="145"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Ember! Dive! Get out of there!</w:t>
      </w:r>
      <w:r w:rsidR="000264CD" w:rsidRPr="00471595">
        <w:rPr>
          <w:rFonts w:ascii="Montserrat" w:hAnsi="Montserrat"/>
          <w:sz w:val="24"/>
        </w:rPr>
        <w:t>”</w:t>
      </w:r>
      <w:r w:rsidRPr="00471595">
        <w:rPr>
          <w:rFonts w:ascii="Montserrat" w:hAnsi="Montserrat"/>
          <w:sz w:val="24"/>
        </w:rPr>
        <w:t xml:space="preserve"> He shouted at Phoenix. Ember was already acting. Ember extended her power to its greatest magnitude and gripped her ship and crewmates in a psychokinetic field. Phoenix was shocked as her mother's mind seized absolute command of an area in space as large as Jupiter. An instinctive</w:t>
      </w:r>
      <w:r w:rsidR="00295153" w:rsidRPr="00471595">
        <w:rPr>
          <w:rFonts w:ascii="Montserrat" w:hAnsi="Montserrat"/>
          <w:sz w:val="24"/>
        </w:rPr>
        <w:t xml:space="preserve"> and</w:t>
      </w:r>
      <w:r w:rsidRPr="00471595">
        <w:rPr>
          <w:rFonts w:ascii="Montserrat" w:hAnsi="Montserrat"/>
          <w:sz w:val="24"/>
        </w:rPr>
        <w:t xml:space="preserve"> usually perfect defensive mechanism. Within that sphere, time and space obeyed her will</w:t>
      </w:r>
      <w:r w:rsidR="00295153" w:rsidRPr="00471595">
        <w:rPr>
          <w:rFonts w:ascii="Montserrat" w:hAnsi="Montserrat"/>
          <w:sz w:val="24"/>
        </w:rPr>
        <w:t xml:space="preserve"> and</w:t>
      </w:r>
      <w:r w:rsidRPr="00471595">
        <w:rPr>
          <w:rFonts w:ascii="Montserrat" w:hAnsi="Montserrat"/>
          <w:sz w:val="24"/>
        </w:rPr>
        <w:t xml:space="preserve"> by design, anything of a threatening nature was forcefully repelled by the field. Phoenix had never imagined a field so vast and intense. </w:t>
      </w:r>
    </w:p>
    <w:p w14:paraId="1E23A335" w14:textId="2057E198" w:rsidR="00AD35EB" w:rsidRPr="00471595" w:rsidRDefault="00AD35EB" w:rsidP="00515B04">
      <w:pPr>
        <w:numPr>
          <w:ins w:id="146" w:author="Unknown"/>
        </w:numPr>
        <w:rPr>
          <w:rFonts w:ascii="Montserrat" w:hAnsi="Montserrat"/>
          <w:sz w:val="24"/>
        </w:rPr>
      </w:pPr>
      <w:r w:rsidRPr="00471595">
        <w:rPr>
          <w:rFonts w:ascii="Montserrat" w:hAnsi="Montserrat"/>
          <w:sz w:val="24"/>
        </w:rPr>
        <w:tab/>
        <w:t>The barrage was violent and sudden. Ember trembled as she realized that they were all still alive. What her mind had experienced was as brutal and invasive as rape</w:t>
      </w:r>
      <w:r w:rsidR="00295153" w:rsidRPr="00471595">
        <w:rPr>
          <w:rFonts w:ascii="Montserrat" w:hAnsi="Montserrat"/>
          <w:sz w:val="24"/>
        </w:rPr>
        <w:t xml:space="preserve"> but</w:t>
      </w:r>
      <w:r w:rsidRPr="00471595">
        <w:rPr>
          <w:rFonts w:ascii="Montserrat" w:hAnsi="Montserrat"/>
          <w:sz w:val="24"/>
        </w:rPr>
        <w:t xml:space="preserve"> she had been able to absorb the shock. Through gritted teeth, she told the captain that it would be a good idea to run away as fast as possible. </w:t>
      </w:r>
      <w:r w:rsidR="000264CD" w:rsidRPr="00471595">
        <w:rPr>
          <w:rFonts w:ascii="Montserrat" w:hAnsi="Montserrat"/>
          <w:sz w:val="24"/>
        </w:rPr>
        <w:t>“</w:t>
      </w:r>
      <w:r w:rsidRPr="00471595">
        <w:rPr>
          <w:rFonts w:ascii="Montserrat" w:hAnsi="Montserrat"/>
          <w:sz w:val="24"/>
        </w:rPr>
        <w:t>Dive, Jack,</w:t>
      </w:r>
      <w:r w:rsidR="000264CD" w:rsidRPr="00471595">
        <w:rPr>
          <w:rFonts w:ascii="Montserrat" w:hAnsi="Montserrat"/>
          <w:sz w:val="24"/>
        </w:rPr>
        <w:t>”</w:t>
      </w:r>
      <w:r w:rsidRPr="00471595">
        <w:rPr>
          <w:rFonts w:ascii="Montserrat" w:hAnsi="Montserrat"/>
          <w:sz w:val="24"/>
        </w:rPr>
        <w:t xml:space="preserve"> she grated. </w:t>
      </w:r>
      <w:r w:rsidR="000264CD" w:rsidRPr="00471595">
        <w:rPr>
          <w:rFonts w:ascii="Montserrat" w:hAnsi="Montserrat"/>
          <w:sz w:val="24"/>
        </w:rPr>
        <w:t>“</w:t>
      </w:r>
      <w:r w:rsidRPr="00471595">
        <w:rPr>
          <w:rFonts w:ascii="Montserrat" w:hAnsi="Montserrat"/>
          <w:sz w:val="24"/>
        </w:rPr>
        <w:t>Dive as deep and as far as you can make her. Once this bastard figures out my limits, we are going to get smeared all over the quadrant!</w:t>
      </w:r>
      <w:r w:rsidR="000264CD" w:rsidRPr="00471595">
        <w:rPr>
          <w:rFonts w:ascii="Montserrat" w:hAnsi="Montserrat"/>
          <w:sz w:val="24"/>
        </w:rPr>
        <w:t>”</w:t>
      </w:r>
      <w:r w:rsidRPr="00471595">
        <w:rPr>
          <w:rFonts w:ascii="Montserrat" w:hAnsi="Montserrat"/>
          <w:sz w:val="24"/>
        </w:rPr>
        <w:t xml:space="preserve"> </w:t>
      </w:r>
    </w:p>
    <w:p w14:paraId="5838E133" w14:textId="611A54E3" w:rsidR="00AD35EB" w:rsidRPr="00471595" w:rsidRDefault="00AD35EB" w:rsidP="00515B04">
      <w:pPr>
        <w:numPr>
          <w:ins w:id="147" w:author="Unknown"/>
        </w:numPr>
        <w:rPr>
          <w:rFonts w:ascii="Montserrat" w:hAnsi="Montserrat"/>
          <w:sz w:val="24"/>
        </w:rPr>
      </w:pPr>
      <w:r w:rsidRPr="00471595">
        <w:rPr>
          <w:rFonts w:ascii="Montserrat" w:hAnsi="Montserrat"/>
          <w:sz w:val="24"/>
        </w:rPr>
        <w:tab/>
        <w:t>Ember, turned her eyes back out to space and saw something that almost defeated her. The object had been shoved away by her psychokinetic field</w:t>
      </w:r>
      <w:r w:rsidR="00295153" w:rsidRPr="00471595">
        <w:rPr>
          <w:rFonts w:ascii="Montserrat" w:hAnsi="Montserrat"/>
          <w:sz w:val="24"/>
        </w:rPr>
        <w:t xml:space="preserve"> but</w:t>
      </w:r>
      <w:r w:rsidRPr="00471595">
        <w:rPr>
          <w:rFonts w:ascii="Montserrat" w:hAnsi="Montserrat"/>
          <w:sz w:val="24"/>
        </w:rPr>
        <w:t xml:space="preserve"> from within it came a burning star. The object faded into steely darkness as this living furnace revealed itself. Ember felt it sear the skin of her PK field and then slowly puncture that body of thought. As she stared at its brilliance, she swore to herself. </w:t>
      </w:r>
      <w:r w:rsidR="000264CD" w:rsidRPr="00471595">
        <w:rPr>
          <w:rFonts w:ascii="Montserrat" w:hAnsi="Montserrat"/>
          <w:sz w:val="24"/>
        </w:rPr>
        <w:t>“</w:t>
      </w:r>
      <w:r w:rsidRPr="00471595">
        <w:rPr>
          <w:rFonts w:ascii="Montserrat" w:hAnsi="Montserrat"/>
          <w:sz w:val="24"/>
        </w:rPr>
        <w:t>How long, Jack?</w:t>
      </w:r>
      <w:r w:rsidR="000264CD" w:rsidRPr="00471595">
        <w:rPr>
          <w:rFonts w:ascii="Montserrat" w:hAnsi="Montserrat"/>
          <w:sz w:val="24"/>
        </w:rPr>
        <w:t>”</w:t>
      </w:r>
      <w:r w:rsidRPr="00471595">
        <w:rPr>
          <w:rFonts w:ascii="Montserrat" w:hAnsi="Montserrat"/>
          <w:sz w:val="24"/>
        </w:rPr>
        <w:t xml:space="preserve"> She strained. </w:t>
      </w:r>
      <w:r w:rsidR="000264CD" w:rsidRPr="00471595">
        <w:rPr>
          <w:rFonts w:ascii="Montserrat" w:hAnsi="Montserrat"/>
          <w:sz w:val="24"/>
        </w:rPr>
        <w:t>“</w:t>
      </w:r>
      <w:r w:rsidRPr="00471595">
        <w:rPr>
          <w:rFonts w:ascii="Montserrat" w:hAnsi="Montserrat"/>
          <w:sz w:val="24"/>
        </w:rPr>
        <w:t>I don't want to rush you or anything</w:t>
      </w:r>
      <w:r w:rsidR="00295153" w:rsidRPr="00471595">
        <w:rPr>
          <w:rFonts w:ascii="Montserrat" w:hAnsi="Montserrat"/>
          <w:sz w:val="24"/>
        </w:rPr>
        <w:t xml:space="preserve"> but</w:t>
      </w:r>
      <w:r w:rsidRPr="00471595">
        <w:rPr>
          <w:rFonts w:ascii="Montserrat" w:hAnsi="Montserrat"/>
          <w:sz w:val="24"/>
        </w:rPr>
        <w:t xml:space="preserve"> they he's coming in after us.</w:t>
      </w:r>
      <w:r w:rsidR="000264CD" w:rsidRPr="00471595">
        <w:rPr>
          <w:rFonts w:ascii="Montserrat" w:hAnsi="Montserrat"/>
          <w:sz w:val="24"/>
        </w:rPr>
        <w:t>”</w:t>
      </w:r>
    </w:p>
    <w:p w14:paraId="19243D2B" w14:textId="38A85CD7" w:rsidR="00AD35EB" w:rsidRPr="00471595" w:rsidRDefault="00AD35EB" w:rsidP="00515B04">
      <w:pPr>
        <w:numPr>
          <w:ins w:id="148" w:author="Unknown"/>
        </w:numPr>
        <w:rPr>
          <w:rFonts w:ascii="Montserrat" w:hAnsi="Montserrat"/>
          <w:sz w:val="24"/>
        </w:rPr>
      </w:pPr>
      <w:r w:rsidRPr="00471595">
        <w:rPr>
          <w:rFonts w:ascii="Montserrat" w:hAnsi="Montserrat"/>
          <w:sz w:val="24"/>
        </w:rPr>
        <w:tab/>
        <w:t>The captain told her that it would only take ten minutes to engage the drive from stand-by</w:t>
      </w:r>
      <w:r w:rsidR="00295153" w:rsidRPr="00471595">
        <w:rPr>
          <w:rFonts w:ascii="Montserrat" w:hAnsi="Montserrat"/>
          <w:sz w:val="24"/>
        </w:rPr>
        <w:t xml:space="preserve"> and</w:t>
      </w:r>
      <w:r w:rsidRPr="00471595">
        <w:rPr>
          <w:rFonts w:ascii="Montserrat" w:hAnsi="Montserrat"/>
          <w:sz w:val="24"/>
        </w:rPr>
        <w:t xml:space="preserve"> begin translation for dive. Ember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Ember's. Double a thousand times over what she could hope to manage. Phoenix studied this situation carefully. She could tell that her mother could get away—if she abandoned her ship and her friends. She might even be able to grab her friends</w:t>
      </w:r>
      <w:r w:rsidR="00295153" w:rsidRPr="00471595">
        <w:rPr>
          <w:rFonts w:ascii="Montserrat" w:hAnsi="Montserrat"/>
          <w:sz w:val="24"/>
        </w:rPr>
        <w:t xml:space="preserve"> and</w:t>
      </w:r>
      <w:r w:rsidRPr="00471595">
        <w:rPr>
          <w:rFonts w:ascii="Montserrat" w:hAnsi="Montserrat"/>
          <w:sz w:val="24"/>
        </w:rPr>
        <w:t xml:space="preserve"> possibly even the ship</w:t>
      </w:r>
      <w:r w:rsidR="00295153" w:rsidRPr="00471595">
        <w:rPr>
          <w:rFonts w:ascii="Montserrat" w:hAnsi="Montserrat"/>
          <w:sz w:val="24"/>
        </w:rPr>
        <w:t xml:space="preserve"> and</w:t>
      </w:r>
      <w:r w:rsidRPr="00471595">
        <w:rPr>
          <w:rFonts w:ascii="Montserrat" w:hAnsi="Montserrat"/>
          <w:sz w:val="24"/>
        </w:rPr>
        <w:t xml:space="preserve"> teleport light years away in the blink of an eye. But if she did that, there would be an instant of vulnerability, when her psychokinetic defenses would drop. Not much chance that it would miss such an opening.</w:t>
      </w:r>
    </w:p>
    <w:p w14:paraId="1E4B53B8" w14:textId="77777777" w:rsidR="00AD35EB" w:rsidRPr="00471595" w:rsidRDefault="00AD35EB" w:rsidP="00515B04">
      <w:pPr>
        <w:numPr>
          <w:ins w:id="149" w:author="Unknown"/>
        </w:numPr>
        <w:rPr>
          <w:rFonts w:ascii="Montserrat" w:hAnsi="Montserrat"/>
          <w:sz w:val="24"/>
        </w:rPr>
      </w:pPr>
      <w:r w:rsidRPr="00471595">
        <w:rPr>
          <w:rFonts w:ascii="Montserrat" w:hAnsi="Montserrat"/>
          <w:sz w:val="24"/>
        </w:rPr>
        <w:tab/>
        <w:t xml:space="preserve">Phoenix, unable to think of what else she could do, extended all the power she could spare to her mother-self. Phoenix did not dare suggest that Ember flee. Her mother had no intention of leaving her crewmates to that thing's mercy as long as she had the power to do anything about it. If there had been more time, a way might have been found to take advantage of Ember and Phoenix's dual foothold in reality. If there had been just ten minutes, the ship could have made a crash translation. In the interface the Adventure could easily lose herself. </w:t>
      </w:r>
    </w:p>
    <w:p w14:paraId="4AD77D0E" w14:textId="19027004" w:rsidR="00AD35EB" w:rsidRPr="00471595" w:rsidRDefault="00AD35EB" w:rsidP="00515B04">
      <w:pPr>
        <w:numPr>
          <w:ins w:id="150" w:author="Unknown"/>
        </w:numPr>
        <w:rPr>
          <w:rFonts w:ascii="Montserrat" w:hAnsi="Montserrat"/>
          <w:sz w:val="24"/>
        </w:rPr>
      </w:pPr>
      <w:r w:rsidRPr="00471595">
        <w:rPr>
          <w:rFonts w:ascii="Montserrat" w:hAnsi="Montserrat"/>
          <w:sz w:val="24"/>
        </w:rPr>
        <w:tab/>
        <w:t>Ember held out for an eternal seven minutes, as the forces generated from the alien threatened to crush her mind. Phoenix cringed as the strain began to burn out synapses in Ember's brain. Ember had to give up ground faster and faster as it brought the focus of its power to bear against her defenses. Ember was drawing all she could from her daughter to repel the thrusts of telepathy against her mind. For every mistake she made, it reached through her defenses and slaughtered one of the crew in front of her eyes. Inevitably it burned through the hull of the ship and approached Ember. The few survivors huddled close to her as her defenses were engulfed and compressed, her sphere reduced to a small corner of the bridge. Now, in plain sight, this strange being transformed, taking on the form and features of Ember herself. As if Ember were somehow destroying herself. As it drew close, it burned like the heart of a star. Ember adapted</w:t>
      </w:r>
      <w:r w:rsidR="00295153" w:rsidRPr="00471595">
        <w:rPr>
          <w:rFonts w:ascii="Montserrat" w:hAnsi="Montserrat"/>
          <w:sz w:val="24"/>
        </w:rPr>
        <w:t xml:space="preserve"> but</w:t>
      </w:r>
      <w:r w:rsidRPr="00471595">
        <w:rPr>
          <w:rFonts w:ascii="Montserrat" w:hAnsi="Montserrat"/>
          <w:sz w:val="24"/>
        </w:rPr>
        <w:t xml:space="preserve"> the last of her friends perished and evaporated in her arms. </w:t>
      </w:r>
    </w:p>
    <w:p w14:paraId="47E5594D" w14:textId="6BBE1BE7" w:rsidR="00AD35EB" w:rsidRPr="00471595" w:rsidRDefault="00AD35EB" w:rsidP="00515B04">
      <w:pPr>
        <w:numPr>
          <w:ins w:id="151" w:author="Unknown"/>
        </w:numPr>
        <w:rPr>
          <w:rFonts w:ascii="Montserrat" w:hAnsi="Montserrat"/>
          <w:sz w:val="24"/>
        </w:rPr>
      </w:pPr>
      <w:r w:rsidRPr="00471595">
        <w:rPr>
          <w:rFonts w:ascii="Montserrat" w:hAnsi="Montserrat"/>
          <w:sz w:val="24"/>
        </w:rPr>
        <w:tab/>
        <w:t>Phoenix had lost control of her body by this point</w:t>
      </w:r>
      <w:r w:rsidR="00295153" w:rsidRPr="00471595">
        <w:rPr>
          <w:rFonts w:ascii="Montserrat" w:hAnsi="Montserrat"/>
          <w:sz w:val="24"/>
        </w:rPr>
        <w:t xml:space="preserve"> and</w:t>
      </w:r>
      <w:r w:rsidRPr="00471595">
        <w:rPr>
          <w:rFonts w:ascii="Montserrat" w:hAnsi="Montserrat"/>
          <w:sz w:val="24"/>
        </w:rPr>
        <w:t xml:space="preserve"> her mind fused deeper into her mother's as she devoted her existence to the preservation of the person she loved more than life itself. Ember had done her best</w:t>
      </w:r>
      <w:r w:rsidR="00295153" w:rsidRPr="00471595">
        <w:rPr>
          <w:rFonts w:ascii="Montserrat" w:hAnsi="Montserrat"/>
          <w:sz w:val="24"/>
        </w:rPr>
        <w:t xml:space="preserve"> and</w:t>
      </w:r>
      <w:r w:rsidRPr="00471595">
        <w:rPr>
          <w:rFonts w:ascii="Montserrat" w:hAnsi="Montserrat"/>
          <w:sz w:val="24"/>
        </w:rPr>
        <w:t xml:space="preserve"> she would have fled at last</w:t>
      </w:r>
      <w:r w:rsidR="00295153" w:rsidRPr="00471595">
        <w:rPr>
          <w:rFonts w:ascii="Montserrat" w:hAnsi="Montserrat"/>
          <w:sz w:val="24"/>
        </w:rPr>
        <w:t xml:space="preserve"> but</w:t>
      </w:r>
      <w:r w:rsidRPr="00471595">
        <w:rPr>
          <w:rFonts w:ascii="Montserrat" w:hAnsi="Montserrat"/>
          <w:sz w:val="24"/>
        </w:rPr>
        <w:t xml:space="preserve"> she discovered that the entity's power had penetrated the interface to surround her at every accessible dimension. She was cut off from everything but herself. Ember was helpless as it finally touched her. It took her into it's arms. As if it literally were the heart of a star, Ember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white-hot nail. Her destroyer was staggered for a moment</w:t>
      </w:r>
      <w:r w:rsidR="00295153" w:rsidRPr="00471595">
        <w:rPr>
          <w:rFonts w:ascii="Montserrat" w:hAnsi="Montserrat"/>
          <w:sz w:val="24"/>
        </w:rPr>
        <w:t xml:space="preserve"> and</w:t>
      </w:r>
      <w:r w:rsidRPr="00471595">
        <w:rPr>
          <w:rFonts w:ascii="Montserrat" w:hAnsi="Montserrat"/>
          <w:sz w:val="24"/>
        </w:rPr>
        <w:t xml:space="preserve"> she held herself in a final embrace. As one mind she felt the searing orgasm of death as everything that was Phoenix Ember Nin Senior—beloved mother and goddess to a shattered Phoenix—was annihilated in the flesh.</w:t>
      </w:r>
    </w:p>
    <w:p w14:paraId="449FC94C" w14:textId="77777777" w:rsidR="00AD35EB" w:rsidRPr="00471595" w:rsidRDefault="00AD35EB" w:rsidP="00515B04">
      <w:pPr>
        <w:numPr>
          <w:ins w:id="152" w:author="Unknown"/>
        </w:numPr>
        <w:rPr>
          <w:rFonts w:ascii="Montserrat" w:hAnsi="Montserrat"/>
          <w:sz w:val="24"/>
        </w:rPr>
      </w:pPr>
    </w:p>
    <w:p w14:paraId="40FA38C8" w14:textId="2812911B" w:rsidR="00AD35EB" w:rsidRPr="00471595" w:rsidRDefault="00AD35EB" w:rsidP="00515B04">
      <w:pPr>
        <w:numPr>
          <w:ins w:id="153" w:author="Unknown"/>
        </w:numPr>
        <w:rPr>
          <w:rFonts w:ascii="Montserrat" w:hAnsi="Montserrat"/>
          <w:sz w:val="24"/>
        </w:rPr>
      </w:pPr>
      <w:r w:rsidRPr="00471595">
        <w:rPr>
          <w:rFonts w:ascii="Montserrat" w:hAnsi="Montserrat"/>
          <w:sz w:val="24"/>
        </w:rPr>
        <w:t>As Phoenix spoke, tears streamed down her face unheeded. Her hands were locked white knuckled on the podium to still their shaking</w:t>
      </w:r>
      <w:r w:rsidR="00295153" w:rsidRPr="00471595">
        <w:rPr>
          <w:rFonts w:ascii="Montserrat" w:hAnsi="Montserrat"/>
          <w:sz w:val="24"/>
        </w:rPr>
        <w:t xml:space="preserve"> but</w:t>
      </w:r>
      <w:r w:rsidRPr="00471595">
        <w:rPr>
          <w:rFonts w:ascii="Montserrat" w:hAnsi="Montserrat"/>
          <w:sz w:val="24"/>
        </w:rPr>
        <w:t xml:space="preserve"> her voice remained clear and smooth. She could not stop the bleeding of her soul</w:t>
      </w:r>
      <w:r w:rsidR="00295153" w:rsidRPr="00471595">
        <w:rPr>
          <w:rFonts w:ascii="Montserrat" w:hAnsi="Montserrat"/>
          <w:sz w:val="24"/>
        </w:rPr>
        <w:t xml:space="preserve"> but</w:t>
      </w:r>
      <w:r w:rsidRPr="00471595">
        <w:rPr>
          <w:rFonts w:ascii="Montserrat" w:hAnsi="Montserrat"/>
          <w:sz w:val="24"/>
        </w:rPr>
        <w:t xml:space="preserve"> she would not give her benefactors the satisfaction of watching her fold under the weight they had placed on her. She simply cursed them in the silent vaults of her mind. In a deeply guarded and detached part of herself, she pondered her lords and masters. She wondered what they had really been thinking when they forced her into this. Did they think that maybe her wound might heal better for being reopened and liberally bled? The anger was still buried in her pain. With effort she kept her traitorous thoughts out of the stream of her recollection. She had felt how her words reverberated in the more sensitive latent minds giving them an unbearable glimpse of her vision. Journalists of every media were licking their lips at this spectacle; the tragic figure, bravely describing the last moments of the deep space explorer Adventure, while quietly dying her mother's death in her memory.</w:t>
      </w:r>
    </w:p>
    <w:p w14:paraId="5A613822" w14:textId="3EAEBE18" w:rsidR="00AD35EB" w:rsidRPr="00471595" w:rsidRDefault="00AD35EB" w:rsidP="00515B04">
      <w:pPr>
        <w:numPr>
          <w:ins w:id="154" w:author="Unknown"/>
        </w:numPr>
        <w:rPr>
          <w:rFonts w:ascii="Montserrat" w:hAnsi="Montserrat"/>
          <w:sz w:val="24"/>
        </w:rPr>
      </w:pPr>
      <w:r w:rsidRPr="00471595">
        <w:rPr>
          <w:rFonts w:ascii="Montserrat" w:hAnsi="Montserrat"/>
          <w:sz w:val="24"/>
        </w:rPr>
        <w:tab/>
        <w:t>Phoenix could not bear the cross examination certain to follow as she reached the end of her testimony. She could see the Prime Minister watching her with haunted eyes. He accepted his own prepared speech from his top aid, bending his head to hear the man's words. Phoenix watched him fuss with his notes</w:t>
      </w:r>
      <w:r w:rsidR="00295153" w:rsidRPr="00471595">
        <w:rPr>
          <w:rFonts w:ascii="Montserrat" w:hAnsi="Montserrat"/>
          <w:sz w:val="24"/>
        </w:rPr>
        <w:t xml:space="preserve"> and</w:t>
      </w:r>
      <w:r w:rsidRPr="00471595">
        <w:rPr>
          <w:rFonts w:ascii="Montserrat" w:hAnsi="Montserrat"/>
          <w:sz w:val="24"/>
        </w:rPr>
        <w:t xml:space="preserve"> adjust himself in the false privacy of the wings. She summed up the dates, times and notable statistics of her account before stating in a hard-edged voice, </w:t>
      </w:r>
      <w:r w:rsidR="000264CD" w:rsidRPr="00471595">
        <w:rPr>
          <w:rFonts w:ascii="Montserrat" w:hAnsi="Montserrat"/>
          <w:sz w:val="24"/>
        </w:rPr>
        <w:t>“</w:t>
      </w:r>
      <w:r w:rsidRPr="00471595">
        <w:rPr>
          <w:rFonts w:ascii="Montserrat" w:hAnsi="Montserrat"/>
          <w:sz w:val="24"/>
        </w:rPr>
        <w:t>There is not much more I can tell you at this time.</w:t>
      </w:r>
      <w:r w:rsidR="000264CD" w:rsidRPr="00471595">
        <w:rPr>
          <w:rFonts w:ascii="Montserrat" w:hAnsi="Montserrat"/>
          <w:sz w:val="24"/>
        </w:rPr>
        <w:t>”</w:t>
      </w:r>
      <w:r w:rsidRPr="00471595">
        <w:rPr>
          <w:rFonts w:ascii="Montserrat" w:hAnsi="Montserrat"/>
          <w:sz w:val="24"/>
        </w:rPr>
        <w:t xml:space="preserve"> </w:t>
      </w:r>
    </w:p>
    <w:p w14:paraId="5EB34445" w14:textId="5649FB86" w:rsidR="00AD35EB" w:rsidRPr="00471595" w:rsidRDefault="00AD35EB" w:rsidP="00515B04">
      <w:pPr>
        <w:numPr>
          <w:ins w:id="155" w:author="Unknown"/>
        </w:numPr>
        <w:rPr>
          <w:rFonts w:ascii="Montserrat" w:hAnsi="Montserrat"/>
          <w:sz w:val="24"/>
        </w:rPr>
      </w:pPr>
      <w:r w:rsidRPr="00471595">
        <w:rPr>
          <w:rFonts w:ascii="Montserrat" w:hAnsi="Montserrat"/>
          <w:sz w:val="24"/>
        </w:rPr>
        <w:tab/>
        <w:t>She stepped back, skirting around the podium as she talked</w:t>
      </w:r>
      <w:r w:rsidR="00295153" w:rsidRPr="00471595">
        <w:rPr>
          <w:rFonts w:ascii="Montserrat" w:hAnsi="Montserrat"/>
          <w:sz w:val="24"/>
        </w:rPr>
        <w:t xml:space="preserve"> and</w:t>
      </w:r>
      <w:r w:rsidRPr="00471595">
        <w:rPr>
          <w:rFonts w:ascii="Montserrat" w:hAnsi="Montserrat"/>
          <w:sz w:val="24"/>
        </w:rPr>
        <w:t xml:space="preserve"> her voice somehow continued to fill the hall, though she had abandoned the microphones, </w:t>
      </w:r>
      <w:r w:rsidR="000264CD" w:rsidRPr="00471595">
        <w:rPr>
          <w:rFonts w:ascii="Montserrat" w:hAnsi="Montserrat"/>
          <w:sz w:val="24"/>
        </w:rPr>
        <w:t>“</w:t>
      </w:r>
      <w:r w:rsidRPr="00471595">
        <w:rPr>
          <w:rFonts w:ascii="Montserrat" w:hAnsi="Montserrat"/>
          <w:sz w:val="24"/>
        </w:rPr>
        <w:t>I know that I said I would answer your questions now</w:t>
      </w:r>
      <w:r w:rsidR="00295153" w:rsidRPr="00471595">
        <w:rPr>
          <w:rFonts w:ascii="Montserrat" w:hAnsi="Montserrat"/>
          <w:sz w:val="24"/>
        </w:rPr>
        <w:t xml:space="preserve"> but</w:t>
      </w:r>
      <w:r w:rsidRPr="00471595">
        <w:rPr>
          <w:rFonts w:ascii="Montserrat" w:hAnsi="Montserrat"/>
          <w:sz w:val="24"/>
        </w:rPr>
        <w:t xml:space="preserve"> really—what they all boil down to is: 'am I for real?'</w:t>
      </w:r>
      <w:r w:rsidR="000264CD" w:rsidRPr="00471595">
        <w:rPr>
          <w:rFonts w:ascii="Montserrat" w:hAnsi="Montserrat"/>
          <w:sz w:val="24"/>
        </w:rPr>
        <w:t>“</w:t>
      </w:r>
      <w:r w:rsidRPr="00471595">
        <w:rPr>
          <w:rFonts w:ascii="Montserrat" w:hAnsi="Montserrat"/>
          <w:sz w:val="24"/>
        </w:rPr>
        <w:t xml:space="preserve"> She stared at them with fierce and still streaming eyes. It did not matter that was she was blind with tears and operating by feel. </w:t>
      </w:r>
      <w:r w:rsidR="000264CD" w:rsidRPr="00471595">
        <w:rPr>
          <w:rFonts w:ascii="Montserrat" w:hAnsi="Montserrat"/>
          <w:sz w:val="24"/>
        </w:rPr>
        <w:t>“</w:t>
      </w:r>
      <w:r w:rsidRPr="00471595">
        <w:rPr>
          <w:rFonts w:ascii="Montserrat" w:hAnsi="Montserrat"/>
          <w:sz w:val="24"/>
        </w:rPr>
        <w:t>I really don't care to talk about anything more right now,</w:t>
      </w:r>
      <w:r w:rsidR="000264CD" w:rsidRPr="00471595">
        <w:rPr>
          <w:rFonts w:ascii="Montserrat" w:hAnsi="Montserrat"/>
          <w:sz w:val="24"/>
        </w:rPr>
        <w:t>”</w:t>
      </w:r>
      <w:r w:rsidRPr="00471595">
        <w:rPr>
          <w:rFonts w:ascii="Montserrat" w:hAnsi="Montserrat"/>
          <w:sz w:val="24"/>
        </w:rPr>
        <w:t xml:space="preserve"> she said with an ancient voice, at last, </w:t>
      </w:r>
      <w:r w:rsidR="000264CD" w:rsidRPr="00471595">
        <w:rPr>
          <w:rFonts w:ascii="Montserrat" w:hAnsi="Montserrat"/>
          <w:sz w:val="24"/>
        </w:rPr>
        <w:t>“</w:t>
      </w:r>
      <w:r w:rsidRPr="00471595">
        <w:rPr>
          <w:rFonts w:ascii="Montserrat" w:hAnsi="Montserrat"/>
          <w:sz w:val="24"/>
        </w:rPr>
        <w:t>so I am going to cut through the bull shit.</w:t>
      </w:r>
      <w:r w:rsidR="000264CD" w:rsidRPr="00471595">
        <w:rPr>
          <w:rFonts w:ascii="Montserrat" w:hAnsi="Montserrat"/>
          <w:sz w:val="24"/>
        </w:rPr>
        <w:t>”</w:t>
      </w:r>
      <w:r w:rsidRPr="00471595">
        <w:rPr>
          <w:rFonts w:ascii="Montserrat" w:hAnsi="Montserrat"/>
          <w:sz w:val="24"/>
        </w:rPr>
        <w:t xml:space="preserve"> With that, she reached out and grabbed every pen in sight from its owner</w:t>
      </w:r>
      <w:r w:rsidR="00295153" w:rsidRPr="00471595">
        <w:rPr>
          <w:rFonts w:ascii="Montserrat" w:hAnsi="Montserrat"/>
          <w:sz w:val="24"/>
        </w:rPr>
        <w:t xml:space="preserve"> and</w:t>
      </w:r>
      <w:r w:rsidRPr="00471595">
        <w:rPr>
          <w:rFonts w:ascii="Montserrat" w:hAnsi="Montserrat"/>
          <w:sz w:val="24"/>
        </w:rPr>
        <w:t xml:space="preserve"> carefully wrote in clear long hand, </w:t>
      </w:r>
      <w:r w:rsidR="000264CD" w:rsidRPr="00471595">
        <w:rPr>
          <w:rFonts w:ascii="Montserrat" w:hAnsi="Montserrat"/>
          <w:sz w:val="24"/>
        </w:rPr>
        <w:t>“</w:t>
      </w:r>
      <w:r w:rsidRPr="00471595">
        <w:rPr>
          <w:rFonts w:ascii="Montserrat" w:hAnsi="Montserrat"/>
          <w:sz w:val="24"/>
        </w:rPr>
        <w:t>Ask yourself!</w:t>
      </w:r>
      <w:r w:rsidR="000264CD" w:rsidRPr="00471595">
        <w:rPr>
          <w:rFonts w:ascii="Montserrat" w:hAnsi="Montserrat"/>
          <w:sz w:val="24"/>
        </w:rPr>
        <w:t>”</w:t>
      </w:r>
      <w:r w:rsidRPr="00471595">
        <w:rPr>
          <w:rFonts w:ascii="Montserrat" w:hAnsi="Montserrat"/>
          <w:sz w:val="24"/>
        </w:rPr>
        <w:t xml:space="preserve"> On whatever paper was handy. With a flourish, she signed the statement before relinquishing the pens. She resisted an urge to grin maliciously, since they had no idea what a simple trick it was to pull off. Before anyone could raise his or her voice, Phoenix scanned the crowd and disintegrated before their eyes.</w:t>
      </w:r>
    </w:p>
    <w:p w14:paraId="3ECAB27E" w14:textId="77777777" w:rsidR="00515B04" w:rsidRPr="00471595" w:rsidRDefault="00515B04" w:rsidP="00515B04">
      <w:pPr>
        <w:numPr>
          <w:ins w:id="156" w:author="Unknown"/>
        </w:numPr>
        <w:rPr>
          <w:rFonts w:ascii="Montserrat" w:hAnsi="Montserrat"/>
          <w:sz w:val="24"/>
        </w:rPr>
        <w:sectPr w:rsidR="00515B04" w:rsidRPr="00471595" w:rsidSect="00515B04">
          <w:type w:val="continuous"/>
          <w:pgSz w:w="12240" w:h="15840"/>
          <w:pgMar w:top="1440" w:right="1800" w:bottom="1440" w:left="1800" w:header="720" w:footer="720" w:gutter="0"/>
          <w:cols w:space="720"/>
          <w:docGrid w:linePitch="360"/>
        </w:sectPr>
      </w:pPr>
    </w:p>
    <w:p w14:paraId="71DBF988" w14:textId="77777777" w:rsidR="00515B04" w:rsidRPr="00471595" w:rsidRDefault="00515B04" w:rsidP="00515B04">
      <w:pPr>
        <w:numPr>
          <w:ins w:id="157" w:author="Unknown"/>
        </w:numPr>
        <w:rPr>
          <w:rFonts w:ascii="Montserrat" w:hAnsi="Montserrat"/>
          <w:sz w:val="24"/>
        </w:rPr>
        <w:sectPr w:rsidR="00515B04" w:rsidRPr="00471595" w:rsidSect="00515B04">
          <w:type w:val="continuous"/>
          <w:pgSz w:w="12240" w:h="15840"/>
          <w:pgMar w:top="1440" w:right="1800" w:bottom="1440" w:left="1800" w:header="720" w:footer="720" w:gutter="0"/>
          <w:cols w:space="720"/>
          <w:docGrid w:linePitch="360"/>
        </w:sectPr>
      </w:pPr>
    </w:p>
    <w:p w14:paraId="2F7A368A" w14:textId="255D6757" w:rsidR="00AD35EB" w:rsidRPr="00471595" w:rsidRDefault="00AD35EB" w:rsidP="00515B04">
      <w:pPr>
        <w:numPr>
          <w:ins w:id="158" w:author="Unknown"/>
        </w:numPr>
        <w:rPr>
          <w:rFonts w:ascii="Montserrat" w:hAnsi="Montserrat"/>
          <w:sz w:val="24"/>
        </w:rPr>
      </w:pPr>
      <w:r w:rsidRPr="00471595">
        <w:rPr>
          <w:rFonts w:ascii="Montserrat" w:hAnsi="Montserrat"/>
          <w:sz w:val="24"/>
        </w:rPr>
        <w:t>0</w:t>
      </w:r>
      <w:r w:rsidR="002B15AB" w:rsidRPr="00471595">
        <w:rPr>
          <w:rFonts w:ascii="Montserrat" w:hAnsi="Montserrat"/>
          <w:sz w:val="24"/>
        </w:rPr>
        <w:t>4</w:t>
      </w:r>
    </w:p>
    <w:p w14:paraId="7E8B218C" w14:textId="77777777" w:rsidR="00AD35EB" w:rsidRPr="00471595" w:rsidRDefault="00AD35EB" w:rsidP="00515B04">
      <w:pPr>
        <w:numPr>
          <w:ins w:id="159" w:author="Unknown"/>
        </w:numPr>
        <w:rPr>
          <w:rFonts w:ascii="Montserrat" w:hAnsi="Montserrat"/>
          <w:sz w:val="24"/>
        </w:rPr>
      </w:pPr>
    </w:p>
    <w:p w14:paraId="3A92FAC2" w14:textId="59A42B67" w:rsidR="00AD35EB" w:rsidRPr="00471595" w:rsidRDefault="000264CD" w:rsidP="00515B04">
      <w:pPr>
        <w:numPr>
          <w:ins w:id="160" w:author="Unknown"/>
        </w:numPr>
        <w:rPr>
          <w:rFonts w:ascii="Montserrat" w:hAnsi="Montserrat"/>
          <w:sz w:val="24"/>
        </w:rPr>
      </w:pPr>
      <w:r w:rsidRPr="00471595">
        <w:rPr>
          <w:rFonts w:ascii="Montserrat" w:hAnsi="Montserrat"/>
          <w:sz w:val="24"/>
        </w:rPr>
        <w:t>“</w:t>
      </w:r>
      <w:r w:rsidR="00AD35EB" w:rsidRPr="00471595">
        <w:rPr>
          <w:rFonts w:ascii="Montserrat" w:hAnsi="Montserrat"/>
          <w:sz w:val="24"/>
        </w:rPr>
        <w:t>Brilliant!</w:t>
      </w:r>
      <w:r w:rsidRPr="00471595">
        <w:rPr>
          <w:rFonts w:ascii="Montserrat" w:hAnsi="Montserrat"/>
          <w:sz w:val="24"/>
        </w:rPr>
        <w:t>”</w:t>
      </w:r>
      <w:r w:rsidR="00AD35EB" w:rsidRPr="00471595">
        <w:rPr>
          <w:rFonts w:ascii="Montserrat" w:hAnsi="Montserrat"/>
          <w:sz w:val="24"/>
        </w:rPr>
        <w:t xml:space="preserve"> Dreyfus breathed, as the shock of Phoenix's exit shook the crowd. The whole presentation had gone better than he could have dared hope. Her age, her stoic endurance even as she betrayed her suffering, her flagrant use of telekinesis and the brutal exit had all combined to rivet the world audience. God, was there anything harder to do than rattle a politician? Phoenix sure had. It was beautiful. Even the heads of state and high ranking officials who knew about the Psionic Control Acts—and all it had concealed—had not been prepared for the visceral jolt of Phoenix's perfectly succinct demonstration. Dreyfus watched with sharp eyes as those two men—what were their names? Arthur and Samuel, yes—artfully detached from the stage security and evaporated into the wings to track down their charge.</w:t>
      </w:r>
    </w:p>
    <w:p w14:paraId="33AACAE8" w14:textId="497BD661" w:rsidR="00AD35EB" w:rsidRPr="00471595" w:rsidRDefault="00AD35EB" w:rsidP="00515B04">
      <w:pPr>
        <w:numPr>
          <w:ins w:id="161" w:author="Unknown"/>
        </w:numPr>
        <w:rPr>
          <w:rFonts w:ascii="Montserrat" w:hAnsi="Montserrat"/>
          <w:sz w:val="24"/>
        </w:rPr>
      </w:pPr>
      <w:r w:rsidRPr="00471595">
        <w:rPr>
          <w:rFonts w:ascii="Montserrat" w:hAnsi="Montserrat"/>
          <w:sz w:val="24"/>
        </w:rPr>
        <w:tab/>
        <w:t xml:space="preserve">Beside him, Craig was damp and pale. Dreyfus remembered that Craig had a high latent potential. Craig was muttering to himself, </w:t>
      </w:r>
      <w:r w:rsidR="000264CD" w:rsidRPr="00471595">
        <w:rPr>
          <w:rFonts w:ascii="Montserrat" w:hAnsi="Montserrat"/>
          <w:sz w:val="24"/>
        </w:rPr>
        <w:t>“</w:t>
      </w:r>
      <w:r w:rsidRPr="00471595">
        <w:rPr>
          <w:rFonts w:ascii="Montserrat" w:hAnsi="Montserrat"/>
          <w:sz w:val="24"/>
        </w:rPr>
        <w:t>Just like the first time. Just like being there. Not even slightly faded...</w:t>
      </w:r>
      <w:r w:rsidR="000264CD" w:rsidRPr="00471595">
        <w:rPr>
          <w:rFonts w:ascii="Montserrat" w:hAnsi="Montserrat"/>
          <w:sz w:val="24"/>
        </w:rPr>
        <w:t>”</w:t>
      </w:r>
      <w:r w:rsidRPr="00471595">
        <w:rPr>
          <w:rFonts w:ascii="Montserrat" w:hAnsi="Montserrat"/>
          <w:sz w:val="24"/>
        </w:rPr>
        <w:t xml:space="preserve"> Craig mopped his face with a handkerchief. </w:t>
      </w:r>
    </w:p>
    <w:p w14:paraId="3A36E55F" w14:textId="44F94EBE" w:rsidR="00AD35EB" w:rsidRPr="00471595" w:rsidRDefault="00AD35EB" w:rsidP="00515B04">
      <w:pPr>
        <w:numPr>
          <w:ins w:id="162" w:author="Unknown"/>
        </w:numPr>
        <w:rPr>
          <w:rFonts w:ascii="Montserrat" w:hAnsi="Montserrat"/>
          <w:sz w:val="24"/>
        </w:rPr>
      </w:pPr>
      <w:r w:rsidRPr="00471595">
        <w:rPr>
          <w:rFonts w:ascii="Montserrat" w:hAnsi="Montserrat"/>
          <w:sz w:val="24"/>
        </w:rPr>
        <w:tab/>
        <w:t>Craig was not the only powerful latent overwhelmed by the overlap of Phoenix's reflection. Some distance away from Dreyfus</w:t>
      </w:r>
      <w:r w:rsidR="00295153" w:rsidRPr="00471595">
        <w:rPr>
          <w:rFonts w:ascii="Montserrat" w:hAnsi="Montserrat"/>
          <w:sz w:val="24"/>
        </w:rPr>
        <w:t xml:space="preserve"> but</w:t>
      </w:r>
      <w:r w:rsidRPr="00471595">
        <w:rPr>
          <w:rFonts w:ascii="Montserrat" w:hAnsi="Montserrat"/>
          <w:sz w:val="24"/>
        </w:rPr>
        <w:t xml:space="preserve"> still seated amongst America's powerful statesmen, a senator from the state of California sat in awe. There was an air of rapture in his face and posture that seemed to communicate itself to the people around him. With the practiced elegance</w:t>
      </w:r>
      <w:r w:rsidR="00295153" w:rsidRPr="00471595">
        <w:rPr>
          <w:rFonts w:ascii="Montserrat" w:hAnsi="Montserrat"/>
          <w:sz w:val="24"/>
        </w:rPr>
        <w:t xml:space="preserve"> and</w:t>
      </w:r>
      <w:r w:rsidRPr="00471595">
        <w:rPr>
          <w:rFonts w:ascii="Montserrat" w:hAnsi="Montserrat"/>
          <w:sz w:val="24"/>
        </w:rPr>
        <w:t xml:space="preserve"> trained charisma of twenty years of holding campaigns and offices in a steady rise, he pretended to shock. As he concealed his true emotions, the ardent fire of devotion and desire flared even stronger from the eyes of his peers, crowded immediately about him. </w:t>
      </w:r>
      <w:r w:rsidR="000264CD" w:rsidRPr="00471595">
        <w:rPr>
          <w:rFonts w:ascii="Montserrat" w:hAnsi="Montserrat"/>
          <w:sz w:val="24"/>
        </w:rPr>
        <w:t>“</w:t>
      </w:r>
      <w:r w:rsidRPr="00471595">
        <w:rPr>
          <w:rFonts w:ascii="Montserrat" w:hAnsi="Montserrat"/>
          <w:sz w:val="24"/>
        </w:rPr>
        <w:t>Perfect!</w:t>
      </w:r>
      <w:r w:rsidR="000264CD" w:rsidRPr="00471595">
        <w:rPr>
          <w:rFonts w:ascii="Montserrat" w:hAnsi="Montserrat"/>
          <w:sz w:val="24"/>
        </w:rPr>
        <w:t>”</w:t>
      </w:r>
      <w:r w:rsidRPr="00471595">
        <w:rPr>
          <w:rFonts w:ascii="Montserrat" w:hAnsi="Montserrat"/>
          <w:sz w:val="24"/>
        </w:rPr>
        <w:t xml:space="preserve"> The senator breathed.</w:t>
      </w:r>
    </w:p>
    <w:p w14:paraId="670A451A" w14:textId="77777777" w:rsidR="00AD35EB" w:rsidRPr="00471595" w:rsidRDefault="00AD35EB" w:rsidP="00515B04">
      <w:pPr>
        <w:numPr>
          <w:ins w:id="163" w:author="Unknown"/>
        </w:numPr>
        <w:rPr>
          <w:rFonts w:ascii="Montserrat" w:hAnsi="Montserrat"/>
          <w:sz w:val="24"/>
        </w:rPr>
      </w:pPr>
      <w:r w:rsidRPr="00471595">
        <w:rPr>
          <w:rFonts w:ascii="Montserrat" w:hAnsi="Montserrat"/>
          <w:sz w:val="24"/>
        </w:rPr>
        <w:tab/>
        <w:t>Dreyfus was not aware that the word had been stolen from his lips.</w:t>
      </w:r>
    </w:p>
    <w:p w14:paraId="1009DD40" w14:textId="77777777" w:rsidR="00AD35EB" w:rsidRPr="00471595" w:rsidRDefault="00AD35EB" w:rsidP="00515B04">
      <w:pPr>
        <w:numPr>
          <w:ins w:id="164" w:author="Unknown"/>
        </w:numPr>
        <w:rPr>
          <w:rFonts w:ascii="Montserrat" w:hAnsi="Montserrat"/>
          <w:sz w:val="24"/>
        </w:rPr>
      </w:pPr>
    </w:p>
    <w:p w14:paraId="65799BD1" w14:textId="43348A42" w:rsidR="00AD35EB" w:rsidRPr="00471595" w:rsidRDefault="00AD35EB" w:rsidP="00515B04">
      <w:pPr>
        <w:numPr>
          <w:ins w:id="165" w:author="Unknown"/>
        </w:numPr>
        <w:rPr>
          <w:rFonts w:ascii="Montserrat" w:hAnsi="Montserrat"/>
          <w:sz w:val="24"/>
        </w:rPr>
      </w:pPr>
      <w:r w:rsidRPr="00471595">
        <w:rPr>
          <w:rFonts w:ascii="Montserrat" w:hAnsi="Montserrat"/>
          <w:sz w:val="24"/>
        </w:rPr>
        <w:t>Phoenix kept a tight grip on herself through the hours that followed. She had managed to stave off the worst of her recollection at the end. An unbearable tension shrieked through her nerves as the greater part of herself remained trapped in that interrupted thought. As before, her mind was threatening to cave in on itself under the weight of that terrible conclusion. She was withdrawn. As much in shock as the people she had stunned. Not surprisingly, her body guards tracked her down in minutes and escorted her a shielded office where she could have privacy even from them. She searched out the concealed video plate</w:t>
      </w:r>
      <w:r w:rsidR="00295153" w:rsidRPr="00471595">
        <w:rPr>
          <w:rFonts w:ascii="Montserrat" w:hAnsi="Montserrat"/>
          <w:sz w:val="24"/>
        </w:rPr>
        <w:t xml:space="preserve"> and</w:t>
      </w:r>
      <w:r w:rsidRPr="00471595">
        <w:rPr>
          <w:rFonts w:ascii="Montserrat" w:hAnsi="Montserrat"/>
          <w:sz w:val="24"/>
        </w:rPr>
        <w:t xml:space="preserve"> patched it in to the live broadcast of the scene she had just left. She collapsed into a convenient chair, curling up on herself</w:t>
      </w:r>
      <w:r w:rsidR="00295153" w:rsidRPr="00471595">
        <w:rPr>
          <w:rFonts w:ascii="Montserrat" w:hAnsi="Montserrat"/>
          <w:sz w:val="24"/>
        </w:rPr>
        <w:t xml:space="preserve"> and</w:t>
      </w:r>
      <w:r w:rsidRPr="00471595">
        <w:rPr>
          <w:rFonts w:ascii="Montserrat" w:hAnsi="Montserrat"/>
          <w:sz w:val="24"/>
        </w:rPr>
        <w:t xml:space="preserve"> allowed the Prime Minister's address to invade her thoughts.</w:t>
      </w:r>
    </w:p>
    <w:p w14:paraId="055B8A47" w14:textId="77777777" w:rsidR="00AD35EB" w:rsidRPr="00471595" w:rsidRDefault="00AD35EB" w:rsidP="00515B04">
      <w:pPr>
        <w:numPr>
          <w:ins w:id="166" w:author="Unknown"/>
        </w:numPr>
        <w:rPr>
          <w:rFonts w:ascii="Montserrat" w:hAnsi="Montserrat"/>
          <w:sz w:val="24"/>
        </w:rPr>
      </w:pPr>
      <w:r w:rsidRPr="00471595">
        <w:rPr>
          <w:rFonts w:ascii="Montserrat" w:hAnsi="Montserrat"/>
          <w:sz w:val="24"/>
        </w:rPr>
        <w:tab/>
        <w:t>She stared without moving through the whole affair, desperate to know what end her sacrifice was to be put. 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14:paraId="23D4881B" w14:textId="54072479" w:rsidR="00AD35EB" w:rsidRPr="00471595" w:rsidRDefault="00AD35EB" w:rsidP="00515B04">
      <w:pPr>
        <w:numPr>
          <w:ins w:id="167" w:author="Unknown"/>
        </w:numPr>
        <w:rPr>
          <w:rFonts w:ascii="Montserrat" w:hAnsi="Montserrat"/>
          <w:sz w:val="24"/>
        </w:rPr>
      </w:pPr>
      <w:r w:rsidRPr="00471595">
        <w:rPr>
          <w:rFonts w:ascii="Montserrat" w:hAnsi="Montserrat"/>
          <w:sz w:val="24"/>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w:t>
      </w:r>
      <w:r w:rsidR="00295153" w:rsidRPr="00471595">
        <w:rPr>
          <w:rFonts w:ascii="Montserrat" w:hAnsi="Montserrat"/>
          <w:sz w:val="24"/>
        </w:rPr>
        <w:t xml:space="preserve"> and</w:t>
      </w:r>
      <w:r w:rsidRPr="00471595">
        <w:rPr>
          <w:rFonts w:ascii="Montserrat" w:hAnsi="Montserrat"/>
          <w:sz w:val="24"/>
        </w:rPr>
        <w:t xml:space="preserve"> further along on the right, what appeared to be a miniature library or study. The floor boards were an ash 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14:paraId="2B764422" w14:textId="28BB83D8" w:rsidR="00AD35EB" w:rsidRPr="00471595" w:rsidRDefault="00AD35EB" w:rsidP="00515B04">
      <w:pPr>
        <w:numPr>
          <w:ins w:id="168" w:author="Unknown"/>
        </w:numPr>
        <w:rPr>
          <w:rFonts w:ascii="Montserrat" w:hAnsi="Montserrat"/>
          <w:sz w:val="24"/>
        </w:rPr>
      </w:pPr>
      <w:r w:rsidRPr="00471595">
        <w:rPr>
          <w:rFonts w:ascii="Montserrat" w:hAnsi="Montserrat"/>
          <w:sz w:val="24"/>
        </w:rPr>
        <w:tab/>
        <w:t>Phoenix passed through the kitchenette into the breakfast solar</w:t>
      </w:r>
      <w:r w:rsidR="00295153" w:rsidRPr="00471595">
        <w:rPr>
          <w:rFonts w:ascii="Montserrat" w:hAnsi="Montserrat"/>
          <w:sz w:val="24"/>
        </w:rPr>
        <w:t xml:space="preserve"> and</w:t>
      </w:r>
      <w:r w:rsidRPr="00471595">
        <w:rPr>
          <w:rFonts w:ascii="Montserrat" w:hAnsi="Montserrat"/>
          <w:sz w:val="24"/>
        </w:rPr>
        <w:t xml:space="preserve">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p>
    <w:p w14:paraId="73209B66" w14:textId="4A29E0FA" w:rsidR="00AD35EB" w:rsidRPr="00471595" w:rsidRDefault="00AD35EB" w:rsidP="00515B04">
      <w:pPr>
        <w:numPr>
          <w:ins w:id="169" w:author="Unknown"/>
        </w:numPr>
        <w:rPr>
          <w:rFonts w:ascii="Montserrat" w:hAnsi="Montserrat"/>
          <w:sz w:val="24"/>
        </w:rPr>
      </w:pPr>
      <w:r w:rsidRPr="00471595">
        <w:rPr>
          <w:rFonts w:ascii="Montserrat" w:hAnsi="Montserrat"/>
          <w:sz w:val="24"/>
        </w:rPr>
        <w:tab/>
        <w:t>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w:t>
      </w:r>
      <w:r w:rsidR="00295153" w:rsidRPr="00471595">
        <w:rPr>
          <w:rFonts w:ascii="Montserrat" w:hAnsi="Montserrat"/>
          <w:sz w:val="24"/>
        </w:rPr>
        <w:t xml:space="preserve"> but</w:t>
      </w:r>
      <w:r w:rsidRPr="00471595">
        <w:rPr>
          <w:rFonts w:ascii="Montserrat" w:hAnsi="Montserrat"/>
          <w:sz w:val="24"/>
        </w:rPr>
        <w:t xml:space="preserve"> a naked, healing, hateful anger rising from her thighs, gut and back. The emotion had carried her through the pain. It had taken her weakness and made it into sustaining strength. But it was still rage</w:t>
      </w:r>
      <w:r w:rsidR="00295153" w:rsidRPr="00471595">
        <w:rPr>
          <w:rFonts w:ascii="Montserrat" w:hAnsi="Montserrat"/>
          <w:sz w:val="24"/>
        </w:rPr>
        <w:t xml:space="preserve"> and</w:t>
      </w:r>
      <w:r w:rsidRPr="00471595">
        <w:rPr>
          <w:rFonts w:ascii="Montserrat" w:hAnsi="Montserrat"/>
          <w:sz w:val="24"/>
        </w:rPr>
        <w:t xml:space="preserve"> that was what she was afraid of. As Phoenix fingered the beveled panes, she admitted that this was certainly not the last time she would be forced to confront it. </w:t>
      </w:r>
    </w:p>
    <w:p w14:paraId="44F68A18" w14:textId="387A217C" w:rsidR="00AD35EB" w:rsidRPr="00471595" w:rsidRDefault="00AD35EB" w:rsidP="00515B04">
      <w:pPr>
        <w:numPr>
          <w:ins w:id="170" w:author="Unknown"/>
        </w:numPr>
        <w:rPr>
          <w:rFonts w:ascii="Montserrat" w:hAnsi="Montserrat"/>
          <w:sz w:val="24"/>
        </w:rPr>
      </w:pPr>
      <w:r w:rsidRPr="00471595">
        <w:rPr>
          <w:rFonts w:ascii="Montserrat" w:hAnsi="Montserrat"/>
          <w:sz w:val="24"/>
        </w:rPr>
        <w:tab/>
        <w:t>She did not see anger as her salvation. It had served a purpose, burning away the emotional block between herself and the outside world. It had opened her eyes. But she still could not see unless she let it go. It sharpened her pain to look at it</w:t>
      </w:r>
      <w:r w:rsidR="00295153" w:rsidRPr="00471595">
        <w:rPr>
          <w:rFonts w:ascii="Montserrat" w:hAnsi="Montserrat"/>
          <w:sz w:val="24"/>
        </w:rPr>
        <w:t xml:space="preserve"> but</w:t>
      </w:r>
      <w:r w:rsidRPr="00471595">
        <w:rPr>
          <w:rFonts w:ascii="Montserrat" w:hAnsi="Montserrat"/>
          <w:sz w:val="24"/>
        </w:rPr>
        <w:t xml:space="preserve">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w:t>
      </w:r>
    </w:p>
    <w:p w14:paraId="125E0B0F" w14:textId="77777777" w:rsidR="00AD35EB" w:rsidRPr="00471595" w:rsidRDefault="00AD35EB" w:rsidP="00515B04">
      <w:pPr>
        <w:rPr>
          <w:rFonts w:ascii="Montserrat" w:hAnsi="Montserrat"/>
          <w:sz w:val="24"/>
        </w:rPr>
      </w:pPr>
    </w:p>
    <w:p w14:paraId="4815CCF1" w14:textId="2BB1D6CC" w:rsidR="00276F1C" w:rsidRPr="00471595" w:rsidRDefault="00AD35EB" w:rsidP="00515B04">
      <w:pPr>
        <w:pStyle w:val="VerticalBrace"/>
        <w:numPr>
          <w:ins w:id="171" w:author="Unknown"/>
        </w:numPr>
        <w:rPr>
          <w:rFonts w:ascii="Montserrat" w:hAnsi="Montserrat"/>
          <w:sz w:val="24"/>
        </w:rPr>
      </w:pPr>
      <w:r w:rsidRPr="00471595">
        <w:rPr>
          <w:rFonts w:ascii="Montserrat" w:hAnsi="Montserrat"/>
          <w:sz w:val="24"/>
        </w:rPr>
        <w:t></w:t>
      </w:r>
      <w:r w:rsidR="003E6B53" w:rsidRPr="00471595">
        <w:rPr>
          <w:rFonts w:ascii="Montserrat" w:hAnsi="Montserrat"/>
          <w:sz w:val="24"/>
        </w:rPr>
        <w:t>—————————</w:t>
      </w:r>
      <w:r w:rsidRPr="00471595">
        <w:rPr>
          <w:rFonts w:ascii="Montserrat" w:hAnsi="Montserrat"/>
          <w:sz w:val="24"/>
        </w:rPr>
        <w:t xml:space="preserve"> work in progress </w:t>
      </w:r>
      <w:r w:rsidR="003E6B53" w:rsidRPr="00471595">
        <w:rPr>
          <w:rFonts w:ascii="Montserrat" w:hAnsi="Montserrat"/>
          <w:sz w:val="24"/>
        </w:rPr>
        <w:t>—————————</w:t>
      </w:r>
      <w:r w:rsidRPr="00471595">
        <w:rPr>
          <w:rFonts w:ascii="Montserrat" w:hAnsi="Montserrat"/>
          <w:sz w:val="24"/>
        </w:rPr>
        <w:t></w:t>
      </w:r>
    </w:p>
    <w:p w14:paraId="0322651B" w14:textId="7C46ED98" w:rsidR="00AD35EB" w:rsidRPr="00471595" w:rsidRDefault="00AD35EB" w:rsidP="00515B04">
      <w:pPr>
        <w:numPr>
          <w:ins w:id="172" w:author="Unknown"/>
        </w:numPr>
        <w:rPr>
          <w:rFonts w:ascii="Montserrat" w:hAnsi="Montserrat"/>
          <w:sz w:val="24"/>
        </w:rPr>
      </w:pPr>
    </w:p>
    <w:p w14:paraId="6A733B6C" w14:textId="77777777" w:rsidR="00515B04" w:rsidRPr="00471595" w:rsidRDefault="00AD35EB" w:rsidP="00515B04">
      <w:pPr>
        <w:numPr>
          <w:ins w:id="173" w:author="Unknown"/>
        </w:numPr>
        <w:rPr>
          <w:rFonts w:ascii="Montserrat" w:hAnsi="Montserrat"/>
          <w:sz w:val="24"/>
        </w:rPr>
        <w:sectPr w:rsidR="00515B04" w:rsidRPr="00471595" w:rsidSect="00515B04">
          <w:type w:val="continuous"/>
          <w:pgSz w:w="12240" w:h="15840"/>
          <w:pgMar w:top="1440" w:right="1800" w:bottom="1440" w:left="1800" w:header="720" w:footer="720" w:gutter="0"/>
          <w:cols w:space="720"/>
          <w:docGrid w:linePitch="360"/>
        </w:sectPr>
      </w:pPr>
      <w:r w:rsidRPr="00471595">
        <w:rPr>
          <w:rFonts w:ascii="Montserrat" w:hAnsi="Montserrat"/>
          <w:sz w:val="24"/>
        </w:rPr>
        <w:br w:type="page"/>
      </w:r>
    </w:p>
    <w:p w14:paraId="598D6259" w14:textId="1D471626" w:rsidR="00AD35EB" w:rsidRPr="00471595" w:rsidRDefault="00AD35EB" w:rsidP="00515B04">
      <w:pPr>
        <w:numPr>
          <w:ins w:id="174" w:author="Unknown"/>
        </w:numPr>
        <w:rPr>
          <w:rFonts w:ascii="Montserrat" w:hAnsi="Montserrat"/>
          <w:sz w:val="24"/>
        </w:rPr>
      </w:pPr>
      <w:r w:rsidRPr="00471595">
        <w:rPr>
          <w:rFonts w:ascii="Montserrat" w:hAnsi="Montserrat"/>
          <w:sz w:val="24"/>
        </w:rPr>
        <w:t>02</w:t>
      </w:r>
      <w:r w:rsidRPr="00471595">
        <w:rPr>
          <w:rFonts w:ascii="Montserrat" w:hAnsi="Montserrat"/>
          <w:sz w:val="24"/>
        </w:rPr>
        <w:tab/>
      </w:r>
    </w:p>
    <w:p w14:paraId="2002CA40" w14:textId="77777777" w:rsidR="00AD35EB" w:rsidRPr="00471595" w:rsidRDefault="00AD35EB" w:rsidP="00515B04">
      <w:pPr>
        <w:numPr>
          <w:ins w:id="175" w:author="Unknown"/>
        </w:numPr>
        <w:rPr>
          <w:rFonts w:ascii="Montserrat" w:hAnsi="Montserrat"/>
          <w:sz w:val="24"/>
        </w:rPr>
      </w:pPr>
    </w:p>
    <w:p w14:paraId="2615C288" w14:textId="77777777" w:rsidR="00AD35EB" w:rsidRPr="00471595" w:rsidRDefault="00AD35EB" w:rsidP="00515B04">
      <w:pPr>
        <w:numPr>
          <w:ins w:id="176" w:author="Unknown"/>
        </w:numPr>
        <w:rPr>
          <w:rFonts w:ascii="Montserrat" w:hAnsi="Montserrat"/>
          <w:sz w:val="24"/>
        </w:rPr>
      </w:pPr>
      <w:r w:rsidRPr="00471595">
        <w:rPr>
          <w:rFonts w:ascii="Montserrat" w:hAnsi="Montserrat"/>
          <w:sz w:val="24"/>
        </w:rPr>
        <w:t>She made no comment when her keepers came in and rousted her out of the complex and back into the car. The floorboards were of an ash-blond wood that seemed rich with color in the pristine white swath of carpets, upholstery and curtains. The dying moment that still burned an instant away in her thoughts was just one tiny part of the human cost of Earth's third encounter with an alien intelligence.</w:t>
      </w:r>
    </w:p>
    <w:p w14:paraId="2BD4A79C" w14:textId="42A85A5B" w:rsidR="00AD35EB" w:rsidRPr="00471595" w:rsidRDefault="00AD35EB" w:rsidP="00515B04">
      <w:pPr>
        <w:numPr>
          <w:ins w:id="177" w:author="Unknown"/>
        </w:numPr>
        <w:rPr>
          <w:rFonts w:ascii="Montserrat" w:hAnsi="Montserrat"/>
          <w:sz w:val="24"/>
        </w:rPr>
      </w:pPr>
      <w:r w:rsidRPr="00471595">
        <w:rPr>
          <w:rFonts w:ascii="Montserrat" w:hAnsi="Montserrat"/>
          <w:sz w:val="24"/>
        </w:rPr>
        <w:tab/>
        <w:t xml:space="preserve">If she had any sense, she would just let it go. Forget about it and go on. The truth she still clung to was a punishing lover. Phoenix turned her back on the manicured side yard, with its high, </w:t>
      </w:r>
      <w:r w:rsidR="00BE2DC7" w:rsidRPr="00471595">
        <w:rPr>
          <w:rFonts w:ascii="Montserrat" w:hAnsi="Montserrat"/>
          <w:sz w:val="24"/>
        </w:rPr>
        <w:t>ivy-covered</w:t>
      </w:r>
      <w:r w:rsidRPr="00471595">
        <w:rPr>
          <w:rFonts w:ascii="Montserrat" w:hAnsi="Montserrat"/>
          <w:sz w:val="24"/>
        </w:rPr>
        <w:t xml:space="preserve"> walls, lush green carpet of grass and proud oak trees. </w:t>
      </w:r>
    </w:p>
    <w:p w14:paraId="182EDB19" w14:textId="77777777" w:rsidR="00AD35EB" w:rsidRPr="00471595" w:rsidRDefault="00AD35EB" w:rsidP="00515B04">
      <w:pPr>
        <w:numPr>
          <w:ins w:id="178" w:author="Unknown"/>
        </w:numPr>
        <w:rPr>
          <w:rFonts w:ascii="Montserrat" w:hAnsi="Montserrat"/>
          <w:sz w:val="24"/>
        </w:rPr>
      </w:pPr>
      <w:r w:rsidRPr="00471595">
        <w:rPr>
          <w:rFonts w:ascii="Montserrat" w:hAnsi="Montserrat"/>
          <w:sz w:val="24"/>
        </w:rPr>
        <w:tab/>
        <w:t xml:space="preserve">Good advice. She couldn't just brush it all away, though. </w:t>
      </w:r>
    </w:p>
    <w:p w14:paraId="5898163D" w14:textId="77777777" w:rsidR="00AD35EB" w:rsidRPr="00471595" w:rsidRDefault="00AD35EB" w:rsidP="00515B04">
      <w:pPr>
        <w:numPr>
          <w:ins w:id="179" w:author="Unknown"/>
        </w:numPr>
        <w:rPr>
          <w:rFonts w:ascii="Montserrat" w:hAnsi="Montserrat"/>
          <w:sz w:val="24"/>
        </w:rPr>
      </w:pPr>
      <w:r w:rsidRPr="00471595">
        <w:rPr>
          <w:rFonts w:ascii="Montserrat" w:hAnsi="Montserrat"/>
          <w:sz w:val="24"/>
        </w:rPr>
        <w:tab/>
        <w:t>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14:paraId="5D99F8ED" w14:textId="77777777" w:rsidR="00AD35EB" w:rsidRPr="00471595" w:rsidRDefault="00AD35EB" w:rsidP="00515B04">
      <w:pPr>
        <w:numPr>
          <w:ins w:id="180" w:author="Unknown"/>
        </w:numPr>
        <w:rPr>
          <w:rFonts w:ascii="Montserrat" w:hAnsi="Montserrat"/>
          <w:sz w:val="24"/>
        </w:rPr>
      </w:pPr>
      <w:r w:rsidRPr="00471595">
        <w:rPr>
          <w:rFonts w:ascii="Montserrat" w:hAnsi="Montserrat"/>
          <w:sz w:val="24"/>
        </w:rPr>
        <w:tab/>
        <w:t>She didn't want to go through it all again.</w:t>
      </w:r>
    </w:p>
    <w:p w14:paraId="76EF82F9" w14:textId="37C88672" w:rsidR="00AD35EB" w:rsidRPr="00471595" w:rsidRDefault="00AD35EB" w:rsidP="00515B04">
      <w:pPr>
        <w:numPr>
          <w:ins w:id="181" w:author="Unknown"/>
        </w:numPr>
        <w:rPr>
          <w:rFonts w:ascii="Montserrat" w:hAnsi="Montserrat"/>
          <w:sz w:val="24"/>
        </w:rPr>
      </w:pPr>
      <w:r w:rsidRPr="00471595">
        <w:rPr>
          <w:rFonts w:ascii="Montserrat" w:hAnsi="Montserrat"/>
          <w:sz w:val="24"/>
        </w:rPr>
        <w:tab/>
        <w:t>As her fingers nervously rubbed against each other, she noticed the stain of makeup her tears had made wet again. The lady's words suddenly came back to her, be sure to come back in here afterwards and get this crap cleaned off. It would be a shame to ruin your complexion by forgetting. Phoenix's lips gave a wry twist. She did not fear for her complexion</w:t>
      </w:r>
      <w:r w:rsidR="00295153" w:rsidRPr="00471595">
        <w:rPr>
          <w:rFonts w:ascii="Montserrat" w:hAnsi="Montserrat"/>
          <w:sz w:val="24"/>
        </w:rPr>
        <w:t xml:space="preserve"> but</w:t>
      </w:r>
      <w:r w:rsidRPr="00471595">
        <w:rPr>
          <w:rFonts w:ascii="Montserrat" w:hAnsi="Montserrat"/>
          <w:sz w:val="24"/>
        </w:rPr>
        <w:t xml:space="preserve"> there was no denying that she had forgotten. She wondered how long it had been on</w:t>
      </w:r>
      <w:r w:rsidR="00295153" w:rsidRPr="00471595">
        <w:rPr>
          <w:rFonts w:ascii="Montserrat" w:hAnsi="Montserrat"/>
          <w:sz w:val="24"/>
        </w:rPr>
        <w:t xml:space="preserve"> but</w:t>
      </w:r>
      <w:r w:rsidRPr="00471595">
        <w:rPr>
          <w:rFonts w:ascii="Montserrat" w:hAnsi="Montserrat"/>
          <w:sz w:val="24"/>
        </w:rPr>
        <w:t xml:space="preserve"> her sense of time was distorted. It didn't matter, at least it gave her something to do besides thinking. With graceful purpose, her legs carried her back down the short hall, through the sitting room and into the bedroom. She delighted in peeling out of her dress</w:t>
      </w:r>
      <w:r w:rsidR="00295153" w:rsidRPr="00471595">
        <w:rPr>
          <w:rFonts w:ascii="Montserrat" w:hAnsi="Montserrat"/>
          <w:sz w:val="24"/>
        </w:rPr>
        <w:t xml:space="preserve"> and</w:t>
      </w:r>
      <w:r w:rsidRPr="00471595">
        <w:rPr>
          <w:rFonts w:ascii="Montserrat" w:hAnsi="Montserrat"/>
          <w:sz w:val="24"/>
        </w:rPr>
        <w:t xml:space="preserve"> throwing herself into a long, hot, steaming shower.</w:t>
      </w:r>
    </w:p>
    <w:p w14:paraId="5D80735B" w14:textId="4AF97D31" w:rsidR="00AD35EB" w:rsidRPr="00471595" w:rsidRDefault="00AD35EB" w:rsidP="00515B04">
      <w:pPr>
        <w:numPr>
          <w:ins w:id="182" w:author="Unknown"/>
        </w:numPr>
        <w:rPr>
          <w:rFonts w:ascii="Montserrat" w:hAnsi="Montserrat"/>
          <w:sz w:val="24"/>
        </w:rPr>
      </w:pPr>
      <w:r w:rsidRPr="00471595">
        <w:rPr>
          <w:rFonts w:ascii="Montserrat" w:hAnsi="Montserrat"/>
          <w:sz w:val="24"/>
        </w:rPr>
        <w:tab/>
        <w:t>She buried her troubled thoughts in the pleasant sensations of heat</w:t>
      </w:r>
      <w:r w:rsidR="00295153" w:rsidRPr="00471595">
        <w:rPr>
          <w:rFonts w:ascii="Montserrat" w:hAnsi="Montserrat"/>
          <w:sz w:val="24"/>
        </w:rPr>
        <w:t xml:space="preserve"> and</w:t>
      </w:r>
      <w:r w:rsidRPr="00471595">
        <w:rPr>
          <w:rFonts w:ascii="Montserrat" w:hAnsi="Montserrat"/>
          <w:sz w:val="24"/>
        </w:rPr>
        <w:t xml:space="preserve">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w:t>
      </w:r>
      <w:r w:rsidR="00BE2DC7" w:rsidRPr="00471595">
        <w:rPr>
          <w:rFonts w:ascii="Montserrat" w:hAnsi="Montserrat"/>
          <w:sz w:val="24"/>
        </w:rPr>
        <w:t>curves</w:t>
      </w:r>
      <w:r w:rsidRPr="00471595">
        <w:rPr>
          <w:rFonts w:ascii="Montserrat" w:hAnsi="Montserrat"/>
          <w:sz w:val="24"/>
        </w:rPr>
        <w:t xml:space="preserve"> aroused her, teased the innocent passion of the senses. </w:t>
      </w:r>
    </w:p>
    <w:p w14:paraId="23D64F4A" w14:textId="60E67F6B" w:rsidR="00AD35EB" w:rsidRPr="00471595" w:rsidRDefault="00AD35EB" w:rsidP="00515B04">
      <w:pPr>
        <w:numPr>
          <w:ins w:id="183" w:author="Unknown"/>
        </w:numPr>
        <w:rPr>
          <w:rFonts w:ascii="Montserrat" w:hAnsi="Montserrat"/>
          <w:sz w:val="24"/>
        </w:rPr>
      </w:pPr>
      <w:r w:rsidRPr="00471595">
        <w:rPr>
          <w:rFonts w:ascii="Montserrat" w:hAnsi="Montserrat"/>
          <w:sz w:val="24"/>
        </w:rPr>
        <w:tab/>
        <w:t>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w:t>
      </w:r>
      <w:r w:rsidR="00295153" w:rsidRPr="00471595">
        <w:rPr>
          <w:rFonts w:ascii="Montserrat" w:hAnsi="Montserrat"/>
          <w:sz w:val="24"/>
        </w:rPr>
        <w:t xml:space="preserve"> and</w:t>
      </w:r>
      <w:r w:rsidRPr="00471595">
        <w:rPr>
          <w:rFonts w:ascii="Montserrat" w:hAnsi="Montserrat"/>
          <w:sz w:val="24"/>
        </w:rPr>
        <w:t xml:space="preserve"> her palms settled on the fronts of her thighs, thumbs pointing inward at her pubic arch. She smiled faintly. Her healing had started in a shower. In long dark days, when she had lost the ability to love herself, her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intoxicatingly now. It had no sense of past. It was always new. </w:t>
      </w:r>
    </w:p>
    <w:p w14:paraId="6FAC8C91" w14:textId="34EA051E" w:rsidR="00AD35EB" w:rsidRPr="00471595" w:rsidRDefault="00AD35EB" w:rsidP="00515B04">
      <w:pPr>
        <w:numPr>
          <w:ins w:id="184" w:author="Unknown"/>
        </w:numPr>
        <w:rPr>
          <w:rFonts w:ascii="Montserrat" w:hAnsi="Montserrat"/>
          <w:sz w:val="24"/>
        </w:rPr>
      </w:pPr>
      <w:r w:rsidRPr="00471595">
        <w:rPr>
          <w:rFonts w:ascii="Montserrat" w:hAnsi="Montserrat"/>
          <w:sz w:val="24"/>
        </w:rPr>
        <w:tab/>
        <w:t>She had not understood what she was feeling. Her mother taught her about the mysteries of sex before her death</w:t>
      </w:r>
      <w:r w:rsidR="00295153" w:rsidRPr="00471595">
        <w:rPr>
          <w:rFonts w:ascii="Montserrat" w:hAnsi="Montserrat"/>
          <w:sz w:val="24"/>
        </w:rPr>
        <w:t xml:space="preserve"> but</w:t>
      </w:r>
      <w:r w:rsidRPr="00471595">
        <w:rPr>
          <w:rFonts w:ascii="Montserrat" w:hAnsi="Montserrat"/>
          <w:sz w:val="24"/>
        </w:rPr>
        <w:t xml:space="preserve"> Phoenix had not really understood the hunger at the root of the issue. The trauma she had suffered—and the maimed telepathic reflex it had caused—made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14:paraId="499989D7" w14:textId="77777777" w:rsidR="00AD35EB" w:rsidRPr="00471595" w:rsidRDefault="00AD35EB" w:rsidP="00515B04">
      <w:pPr>
        <w:numPr>
          <w:ins w:id="185" w:author="Unknown"/>
        </w:numPr>
        <w:rPr>
          <w:rFonts w:ascii="Montserrat" w:hAnsi="Montserrat"/>
          <w:sz w:val="24"/>
        </w:rPr>
      </w:pPr>
      <w:r w:rsidRPr="00471595">
        <w:rPr>
          <w:rFonts w:ascii="Montserrat" w:hAnsi="Montserrat"/>
          <w:sz w:val="24"/>
        </w:rPr>
        <w:tab/>
        <w:t xml:space="preserve">The water flowing down her body, ran along her arm, deflecting from her cupped fingers to stream between her legs. Licking at her lips. Her eyes closed. The flesh had so many shades of sensitivity, a 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grasp—that was so easy to give herself in contrast the pain she had so ruthlessly inflicted on herself for so long—Phoenix had found a way out. Locked long into self hatred, suddenly she had release. The abandonment of passion. A kind of momentary selflessness. A remove from which she could finally see herself, hurt and bleeding. </w:t>
      </w:r>
    </w:p>
    <w:p w14:paraId="2249DDFD" w14:textId="77777777" w:rsidR="00AD35EB" w:rsidRPr="00471595" w:rsidRDefault="00AD35EB" w:rsidP="00515B04">
      <w:pPr>
        <w:numPr>
          <w:ins w:id="186" w:author="Unknown"/>
        </w:numPr>
        <w:rPr>
          <w:rFonts w:ascii="Montserrat" w:hAnsi="Montserrat"/>
          <w:sz w:val="24"/>
        </w:rPr>
      </w:pPr>
      <w:r w:rsidRPr="00471595">
        <w:rPr>
          <w:rFonts w:ascii="Montserrat" w:hAnsi="Montserrat"/>
          <w:sz w:val="24"/>
        </w:rP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14:paraId="06D6076F" w14:textId="77777777" w:rsidR="00AD35EB" w:rsidRPr="00471595" w:rsidRDefault="00AD35EB" w:rsidP="00515B04">
      <w:pPr>
        <w:numPr>
          <w:ins w:id="187" w:author="Unknown"/>
        </w:numPr>
        <w:rPr>
          <w:rFonts w:ascii="Montserrat" w:hAnsi="Montserrat"/>
          <w:sz w:val="24"/>
        </w:rPr>
      </w:pPr>
      <w:r w:rsidRPr="00471595">
        <w:rPr>
          <w:rFonts w:ascii="Montserrat" w:hAnsi="Montserrat"/>
          <w:sz w:val="24"/>
        </w:rPr>
        <w:tab/>
        <w:t>Did it make her more or less whole?</w:t>
      </w:r>
    </w:p>
    <w:p w14:paraId="5BE7DC9A" w14:textId="77777777" w:rsidR="00AD35EB" w:rsidRPr="00471595" w:rsidRDefault="00AD35EB" w:rsidP="00515B04">
      <w:pPr>
        <w:numPr>
          <w:ins w:id="188" w:author="Unknown"/>
        </w:numPr>
        <w:rPr>
          <w:rFonts w:ascii="Montserrat" w:hAnsi="Montserrat"/>
          <w:sz w:val="24"/>
        </w:rPr>
      </w:pPr>
      <w:r w:rsidRPr="00471595">
        <w:rPr>
          <w:rFonts w:ascii="Montserrat" w:hAnsi="Montserrat"/>
          <w:sz w:val="24"/>
        </w:rP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that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14:paraId="6906F162" w14:textId="77777777" w:rsidR="00AD35EB" w:rsidRPr="00471595" w:rsidRDefault="00AD35EB" w:rsidP="00515B04">
      <w:pPr>
        <w:numPr>
          <w:ins w:id="189" w:author="Unknown"/>
        </w:numPr>
        <w:rPr>
          <w:rFonts w:ascii="Montserrat" w:hAnsi="Montserrat"/>
          <w:sz w:val="24"/>
        </w:rPr>
      </w:pPr>
      <w:r w:rsidRPr="00471595">
        <w:rPr>
          <w:rFonts w:ascii="Montserrat" w:hAnsi="Montserrat"/>
          <w:sz w:val="24"/>
        </w:rPr>
        <w:tab/>
        <w:t>Above all, what she could see, so clear within her surrender, assured her heart. She could see the grief that was replacing self 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water and the comfort of her hands and telekinesis.</w:t>
      </w:r>
    </w:p>
    <w:p w14:paraId="4A673CF4" w14:textId="1F80B436" w:rsidR="00AD35EB" w:rsidRPr="00471595" w:rsidRDefault="00AD35EB" w:rsidP="00515B04">
      <w:pPr>
        <w:numPr>
          <w:ins w:id="190" w:author="Unknown"/>
        </w:numPr>
        <w:rPr>
          <w:rFonts w:ascii="Montserrat" w:hAnsi="Montserrat"/>
          <w:sz w:val="24"/>
        </w:rPr>
      </w:pPr>
      <w:r w:rsidRPr="00471595">
        <w:rPr>
          <w:rFonts w:ascii="Montserrat" w:hAnsi="Montserrat"/>
          <w:sz w:val="24"/>
        </w:rPr>
        <w:tab/>
        <w:t>It was strange</w:t>
      </w:r>
      <w:r w:rsidR="00295153" w:rsidRPr="00471595">
        <w:rPr>
          <w:rFonts w:ascii="Montserrat" w:hAnsi="Montserrat"/>
          <w:sz w:val="24"/>
        </w:rPr>
        <w:t xml:space="preserve"> but</w:t>
      </w:r>
      <w:r w:rsidRPr="00471595">
        <w:rPr>
          <w:rFonts w:ascii="Montserrat" w:hAnsi="Montserrat"/>
          <w:sz w:val="24"/>
        </w:rPr>
        <w:t xml:space="preserve">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w:t>
      </w:r>
      <w:r w:rsidR="00295153" w:rsidRPr="00471595">
        <w:rPr>
          <w:rFonts w:ascii="Montserrat" w:hAnsi="Montserrat"/>
          <w:sz w:val="24"/>
        </w:rPr>
        <w:t xml:space="preserve"> but</w:t>
      </w:r>
      <w:r w:rsidRPr="00471595">
        <w:rPr>
          <w:rFonts w:ascii="Montserrat" w:hAnsi="Montserrat"/>
          <w:sz w:val="24"/>
        </w:rPr>
        <w:t xml:space="preserve"> she really could not explain it. It was not something she needed to know in words. She carefully kept her mind neutral—engaged</w:t>
      </w:r>
      <w:r w:rsidR="00295153" w:rsidRPr="00471595">
        <w:rPr>
          <w:rFonts w:ascii="Montserrat" w:hAnsi="Montserrat"/>
          <w:sz w:val="24"/>
        </w:rPr>
        <w:t xml:space="preserve"> but</w:t>
      </w:r>
      <w:r w:rsidRPr="00471595">
        <w:rPr>
          <w:rFonts w:ascii="Montserrat" w:hAnsi="Montserrat"/>
          <w:sz w:val="24"/>
        </w:rPr>
        <w:t xml:space="preserve"> not geared for thought.</w:t>
      </w:r>
    </w:p>
    <w:p w14:paraId="759A3C3F" w14:textId="77777777" w:rsidR="00AD35EB" w:rsidRPr="00471595" w:rsidRDefault="00AD35EB" w:rsidP="00515B04">
      <w:pPr>
        <w:numPr>
          <w:ins w:id="191" w:author="Unknown"/>
        </w:numPr>
        <w:rPr>
          <w:rFonts w:ascii="Montserrat" w:hAnsi="Montserrat"/>
          <w:sz w:val="24"/>
        </w:rPr>
      </w:pPr>
      <w:r w:rsidRPr="00471595">
        <w:rPr>
          <w:rFonts w:ascii="Montserrat" w:hAnsi="Montserrat"/>
          <w:sz w:val="24"/>
        </w:rP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14:paraId="6F2E59A1" w14:textId="77777777" w:rsidR="009C5D69" w:rsidRPr="00471595" w:rsidRDefault="00AD35EB" w:rsidP="00515B04">
      <w:pPr>
        <w:numPr>
          <w:ins w:id="192" w:author="Unknown"/>
        </w:numPr>
        <w:rPr>
          <w:rFonts w:ascii="Montserrat" w:hAnsi="Montserrat"/>
          <w:sz w:val="24"/>
        </w:rPr>
      </w:pPr>
      <w:r w:rsidRPr="00471595">
        <w:rPr>
          <w:rFonts w:ascii="Montserrat" w:hAnsi="Montserrat"/>
          <w:sz w:val="24"/>
        </w:rPr>
        <w:tab/>
        <w:t xml:space="preserve">Her eyes drank in both face and body. </w:t>
      </w:r>
      <w:r w:rsidR="009C5D69" w:rsidRPr="00471595">
        <w:rPr>
          <w:rFonts w:ascii="Montserrat" w:hAnsi="Montserrat"/>
          <w:sz w:val="24"/>
        </w:rPr>
        <w:t>So</w:t>
      </w:r>
      <w:r w:rsidRPr="00471595">
        <w:rPr>
          <w:rFonts w:ascii="Montserrat" w:hAnsi="Montserrat"/>
          <w:sz w:val="24"/>
        </w:rPr>
        <w:t xml:space="preserve"> plain, </w:t>
      </w:r>
      <w:r w:rsidR="009C5D69" w:rsidRPr="00471595">
        <w:rPr>
          <w:rFonts w:ascii="Montserrat" w:hAnsi="Montserrat"/>
          <w:sz w:val="24"/>
        </w:rPr>
        <w:t xml:space="preserve">she thought, for the umpteen-trillionth time; </w:t>
      </w:r>
      <w:r w:rsidRPr="00471595">
        <w:rPr>
          <w:rFonts w:ascii="Montserrat" w:hAnsi="Montserrat"/>
          <w:sz w:val="24"/>
        </w:rPr>
        <w:t>lacking in character</w:t>
      </w:r>
      <w:r w:rsidR="00295153" w:rsidRPr="00471595">
        <w:rPr>
          <w:rFonts w:ascii="Montserrat" w:hAnsi="Montserrat"/>
          <w:sz w:val="24"/>
        </w:rPr>
        <w:t xml:space="preserve"> and</w:t>
      </w:r>
      <w:r w:rsidRPr="00471595">
        <w:rPr>
          <w:rFonts w:ascii="Montserrat" w:hAnsi="Montserrat"/>
          <w:sz w:val="24"/>
        </w:rPr>
        <w:t xml:space="preserve"> almost too symmetrical to live in, she criticized at a glance. There was a sculpted perfection to her body which was disturbing. Mathematically, her form seemed ideal. Elegant in its simplicity</w:t>
      </w:r>
      <w:r w:rsidR="00295153" w:rsidRPr="00471595">
        <w:rPr>
          <w:rFonts w:ascii="Montserrat" w:hAnsi="Montserrat"/>
          <w:sz w:val="24"/>
        </w:rPr>
        <w:t xml:space="preserve"> but</w:t>
      </w:r>
      <w:r w:rsidRPr="00471595">
        <w:rPr>
          <w:rFonts w:ascii="Montserrat" w:hAnsi="Montserrat"/>
          <w:sz w:val="24"/>
        </w:rPr>
        <w:t xml:space="preserve"> like a mannequin, somehow artificial and enigmatic. </w:t>
      </w:r>
    </w:p>
    <w:p w14:paraId="62EB49E7" w14:textId="77777777" w:rsidR="009C5D69" w:rsidRPr="00471595" w:rsidRDefault="009C5D69"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She did not believe herself to be </w:t>
      </w:r>
      <w:r w:rsidRPr="00471595">
        <w:rPr>
          <w:rFonts w:ascii="Montserrat" w:hAnsi="Montserrat"/>
          <w:sz w:val="24"/>
        </w:rPr>
        <w:t>beautiful,</w:t>
      </w:r>
      <w:r w:rsidR="00295153" w:rsidRPr="00471595">
        <w:rPr>
          <w:rFonts w:ascii="Montserrat" w:hAnsi="Montserrat"/>
          <w:sz w:val="24"/>
        </w:rPr>
        <w:t xml:space="preserve"> but</w:t>
      </w:r>
      <w:r w:rsidR="00AD35EB" w:rsidRPr="00471595">
        <w:rPr>
          <w:rFonts w:ascii="Montserrat" w:hAnsi="Montserrat"/>
          <w:sz w:val="24"/>
        </w:rPr>
        <w:t xml:space="preserve"> she could admit to herself that at least she was well made. </w:t>
      </w:r>
      <w:r w:rsidRPr="00471595">
        <w:rPr>
          <w:rFonts w:ascii="Montserrat" w:hAnsi="Montserrat"/>
          <w:sz w:val="24"/>
        </w:rPr>
        <w:tab/>
      </w:r>
      <w:r w:rsidR="00AD35EB" w:rsidRPr="00471595">
        <w:rPr>
          <w:rFonts w:ascii="Montserrat" w:hAnsi="Montserrat"/>
          <w:sz w:val="24"/>
        </w:rPr>
        <w:t xml:space="preserve">Long of limb and firm of muscle, she was a lean and healthy animal. </w:t>
      </w:r>
    </w:p>
    <w:p w14:paraId="39063466" w14:textId="73E4F7C1" w:rsidR="00AD35EB" w:rsidRPr="00471595" w:rsidRDefault="009C5D69"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She smiled at that thought. How appropriate, like some perfect camouflage, so intricate in its attention to detail that it cannot help but reveal that the person is </w:t>
      </w:r>
      <w:r w:rsidRPr="00471595">
        <w:rPr>
          <w:rFonts w:ascii="Montserrat" w:hAnsi="Montserrat"/>
          <w:sz w:val="24"/>
        </w:rPr>
        <w:t>just an</w:t>
      </w:r>
      <w:r w:rsidR="00AD35EB" w:rsidRPr="00471595">
        <w:rPr>
          <w:rFonts w:ascii="Montserrat" w:hAnsi="Montserrat"/>
          <w:sz w:val="24"/>
        </w:rPr>
        <w:t xml:space="preserve"> animal in disguise! She shook her head wryly. It did not matter; beauty and humanity were illusions she did not understand well enough to wear. She was content to take satisfaction in her body by knowing that, as a vehicle to life's experiences, it was well suited to her tastes.</w:t>
      </w:r>
    </w:p>
    <w:p w14:paraId="3E14FC1B" w14:textId="4249C558" w:rsidR="00AD35EB" w:rsidRPr="00471595" w:rsidRDefault="00AD35EB" w:rsidP="00515B04">
      <w:pPr>
        <w:numPr>
          <w:ins w:id="193" w:author="Unknown"/>
        </w:numPr>
        <w:rPr>
          <w:rFonts w:ascii="Montserrat" w:hAnsi="Montserrat"/>
          <w:sz w:val="24"/>
        </w:rPr>
      </w:pPr>
      <w:r w:rsidRPr="00471595">
        <w:rPr>
          <w:rFonts w:ascii="Montserrat" w:hAnsi="Montserrat"/>
          <w:sz w:val="24"/>
        </w:rPr>
        <w:tab/>
        <w:t xml:space="preserve">Perhaps it was a side effect of her self-healing. She had developed a sense of pride in her </w:t>
      </w:r>
      <w:r w:rsidR="00D158D5" w:rsidRPr="00471595">
        <w:rPr>
          <w:rFonts w:ascii="Montserrat" w:hAnsi="Montserrat"/>
          <w:sz w:val="24"/>
        </w:rPr>
        <w:t>body,</w:t>
      </w:r>
      <w:r w:rsidR="00295153" w:rsidRPr="00471595">
        <w:rPr>
          <w:rFonts w:ascii="Montserrat" w:hAnsi="Montserrat"/>
          <w:sz w:val="24"/>
        </w:rPr>
        <w:t xml:space="preserve"> but</w:t>
      </w:r>
      <w:r w:rsidRPr="00471595">
        <w:rPr>
          <w:rFonts w:ascii="Montserrat" w:hAnsi="Montserrat"/>
          <w:sz w:val="24"/>
        </w:rPr>
        <w:t xml:space="preserve"> she was a pale </w:t>
      </w:r>
      <w:r w:rsidR="00D158D5" w:rsidRPr="00471595">
        <w:rPr>
          <w:rFonts w:ascii="Montserrat" w:hAnsi="Montserrat"/>
          <w:sz w:val="24"/>
        </w:rPr>
        <w:t>shadow</w:t>
      </w:r>
      <w:r w:rsidRPr="00471595">
        <w:rPr>
          <w:rFonts w:ascii="Montserrat" w:hAnsi="Montserrat"/>
          <w:sz w:val="24"/>
        </w:rPr>
        <w:t xml:space="preserve"> of Ember. Phoenix did not understand that particular mystery. On her mother</w:t>
      </w:r>
      <w:r w:rsidR="00D158D5" w:rsidRPr="00471595">
        <w:rPr>
          <w:rFonts w:ascii="Montserrat" w:hAnsi="Montserrat"/>
          <w:sz w:val="24"/>
        </w:rPr>
        <w:t>,</w:t>
      </w:r>
      <w:r w:rsidRPr="00471595">
        <w:rPr>
          <w:rFonts w:ascii="Montserrat" w:hAnsi="Montserrat"/>
          <w:sz w:val="24"/>
        </w:rPr>
        <w:t xml:space="preserve"> the same features had been exotically beautiful</w:t>
      </w:r>
      <w:r w:rsidR="00D158D5" w:rsidRPr="00471595">
        <w:rPr>
          <w:rFonts w:ascii="Montserrat" w:hAnsi="Montserrat"/>
          <w:sz w:val="24"/>
        </w:rPr>
        <w:t>;</w:t>
      </w:r>
      <w:r w:rsidRPr="00471595">
        <w:rPr>
          <w:rFonts w:ascii="Montserrat" w:hAnsi="Montserrat"/>
          <w:sz w:val="24"/>
        </w:rPr>
        <w:t xml:space="preserve"> they just seemed somehow unfinished</w:t>
      </w:r>
      <w:r w:rsidR="00D158D5" w:rsidRPr="00471595">
        <w:rPr>
          <w:rFonts w:ascii="Montserrat" w:hAnsi="Montserrat"/>
          <w:sz w:val="24"/>
        </w:rPr>
        <w:t xml:space="preserve"> on her</w:t>
      </w:r>
      <w:r w:rsidRPr="00471595">
        <w:rPr>
          <w:rFonts w:ascii="Montserrat" w:hAnsi="Montserrat"/>
          <w:sz w:val="24"/>
        </w:rPr>
        <w:t>. Her body had matured</w:t>
      </w:r>
      <w:r w:rsidR="00295153" w:rsidRPr="00471595">
        <w:rPr>
          <w:rFonts w:ascii="Montserrat" w:hAnsi="Montserrat"/>
          <w:sz w:val="24"/>
        </w:rPr>
        <w:t xml:space="preserve"> and</w:t>
      </w:r>
      <w:r w:rsidRPr="00471595">
        <w:rPr>
          <w:rFonts w:ascii="Montserrat" w:hAnsi="Montserrat"/>
          <w:sz w:val="24"/>
        </w:rPr>
        <w:t xml:space="preserve"> in it she had received a legacy from her mother she did not know how to deal with. She took after her so well that any reflection brought her </w:t>
      </w:r>
      <w:r w:rsidR="003E5EFF" w:rsidRPr="00471595">
        <w:rPr>
          <w:rFonts w:ascii="Montserrat" w:hAnsi="Montserrat"/>
          <w:sz w:val="24"/>
        </w:rPr>
        <w:t xml:space="preserve">mother </w:t>
      </w:r>
      <w:r w:rsidRPr="00471595">
        <w:rPr>
          <w:rFonts w:ascii="Montserrat" w:hAnsi="Montserrat"/>
          <w:sz w:val="24"/>
        </w:rPr>
        <w:t>back to her.</w:t>
      </w:r>
    </w:p>
    <w:p w14:paraId="4BF331EF" w14:textId="77777777" w:rsidR="003E5EFF" w:rsidRPr="00471595" w:rsidRDefault="00AD35EB" w:rsidP="00515B04">
      <w:pPr>
        <w:numPr>
          <w:ins w:id="194" w:author="Unknown"/>
        </w:numPr>
        <w:rPr>
          <w:rFonts w:ascii="Montserrat" w:hAnsi="Montserrat"/>
          <w:sz w:val="24"/>
        </w:rPr>
      </w:pPr>
      <w:r w:rsidRPr="00471595">
        <w:rPr>
          <w:rFonts w:ascii="Montserrat" w:hAnsi="Montserrat"/>
          <w:sz w:val="24"/>
        </w:rPr>
        <w:tab/>
        <w:t xml:space="preserve">In spite of herself, she could not avoid confronting herself—the ghosts of herself. It always caught her unaware, she found herself trapped by the eyes in the mirror and for a moment she would forget. </w:t>
      </w:r>
    </w:p>
    <w:p w14:paraId="4618637C" w14:textId="4BCF82C1" w:rsidR="00AD35EB" w:rsidRPr="00471595" w:rsidRDefault="003E5EFF" w:rsidP="00515B04">
      <w:pPr>
        <w:rPr>
          <w:rFonts w:ascii="Montserrat" w:hAnsi="Montserrat"/>
          <w:sz w:val="24"/>
        </w:rPr>
      </w:pPr>
      <w:r w:rsidRPr="00471595">
        <w:rPr>
          <w:rFonts w:ascii="Montserrat" w:hAnsi="Montserrat"/>
          <w:sz w:val="24"/>
        </w:rPr>
        <w:tab/>
      </w:r>
      <w:r w:rsidR="00AD35EB" w:rsidRPr="00471595">
        <w:rPr>
          <w:rFonts w:ascii="Montserrat" w:hAnsi="Montserrat"/>
          <w:sz w:val="24"/>
        </w:rPr>
        <w:t xml:space="preserve">The mirror became an open </w:t>
      </w:r>
      <w:r w:rsidR="0069158A" w:rsidRPr="00471595">
        <w:rPr>
          <w:rFonts w:ascii="Montserrat" w:hAnsi="Montserrat"/>
          <w:sz w:val="24"/>
        </w:rPr>
        <w:t>window,</w:t>
      </w:r>
      <w:r w:rsidR="00295153" w:rsidRPr="00471595">
        <w:rPr>
          <w:rFonts w:ascii="Montserrat" w:hAnsi="Montserrat"/>
          <w:sz w:val="24"/>
        </w:rPr>
        <w:t xml:space="preserve"> and</w:t>
      </w:r>
      <w:r w:rsidR="00AD35EB" w:rsidRPr="00471595">
        <w:rPr>
          <w:rFonts w:ascii="Montserrat" w:hAnsi="Montserrat"/>
          <w:sz w:val="24"/>
        </w:rPr>
        <w:t xml:space="preserve"> Phoenix saw a young woman of sensuous line and curve</w:t>
      </w:r>
      <w:r w:rsidR="0069158A" w:rsidRPr="00471595">
        <w:rPr>
          <w:rFonts w:ascii="Montserrat" w:hAnsi="Montserrat"/>
          <w:sz w:val="24"/>
        </w:rPr>
        <w:t>, holding her gaze with stormy, opalescent, gray eyes</w:t>
      </w:r>
      <w:r w:rsidR="00AD35EB" w:rsidRPr="00471595">
        <w:rPr>
          <w:rFonts w:ascii="Montserrat" w:hAnsi="Montserrat"/>
          <w:sz w:val="24"/>
        </w:rPr>
        <w:t xml:space="preserve">. Damp, her hair was the color of a brooding coal. Phoenix </w:t>
      </w:r>
      <w:r w:rsidR="00D93B90" w:rsidRPr="00471595">
        <w:rPr>
          <w:rFonts w:ascii="Montserrat" w:hAnsi="Montserrat"/>
          <w:sz w:val="24"/>
        </w:rPr>
        <w:t xml:space="preserve">broke free, focusing on the movement of her hands as she absently </w:t>
      </w:r>
      <w:r w:rsidR="00AD35EB" w:rsidRPr="00471595">
        <w:rPr>
          <w:rFonts w:ascii="Montserrat" w:hAnsi="Montserrat"/>
          <w:sz w:val="24"/>
        </w:rPr>
        <w:t>brush</w:t>
      </w:r>
      <w:r w:rsidR="00D93B90" w:rsidRPr="00471595">
        <w:rPr>
          <w:rFonts w:ascii="Montserrat" w:hAnsi="Montserrat"/>
          <w:sz w:val="24"/>
        </w:rPr>
        <w:t>ed</w:t>
      </w:r>
      <w:r w:rsidR="00AD35EB" w:rsidRPr="00471595">
        <w:rPr>
          <w:rFonts w:ascii="Montserrat" w:hAnsi="Montserrat"/>
          <w:sz w:val="24"/>
        </w:rPr>
        <w:t xml:space="preserve"> beads of moisture off of her skin. </w:t>
      </w:r>
      <w:r w:rsidR="00D93B90" w:rsidRPr="00471595">
        <w:rPr>
          <w:rFonts w:ascii="Montserrat" w:hAnsi="Montserrat"/>
          <w:sz w:val="24"/>
        </w:rPr>
        <w:t>The</w:t>
      </w:r>
      <w:r w:rsidR="00AD35EB" w:rsidRPr="00471595">
        <w:rPr>
          <w:rFonts w:ascii="Montserrat" w:hAnsi="Montserrat"/>
          <w:sz w:val="24"/>
        </w:rPr>
        <w:t xml:space="preserve"> flesh </w:t>
      </w:r>
      <w:r w:rsidR="00D93B90" w:rsidRPr="00471595">
        <w:rPr>
          <w:rFonts w:ascii="Montserrat" w:hAnsi="Montserrat"/>
          <w:sz w:val="24"/>
        </w:rPr>
        <w:t xml:space="preserve">under her fingers </w:t>
      </w:r>
      <w:r w:rsidR="00AD35EB" w:rsidRPr="00471595">
        <w:rPr>
          <w:rFonts w:ascii="Montserrat" w:hAnsi="Montserrat"/>
          <w:sz w:val="24"/>
        </w:rPr>
        <w:t>was translucent and pale, like something carved from moonstone or mother of pearl.</w:t>
      </w:r>
    </w:p>
    <w:p w14:paraId="30AD776C" w14:textId="08A64644" w:rsidR="00AD35EB" w:rsidRPr="00471595" w:rsidRDefault="00AD35EB" w:rsidP="00515B04">
      <w:pPr>
        <w:numPr>
          <w:ins w:id="195" w:author="Unknown"/>
        </w:numPr>
        <w:rPr>
          <w:rFonts w:ascii="Montserrat" w:hAnsi="Montserrat"/>
          <w:sz w:val="24"/>
        </w:rPr>
      </w:pPr>
      <w:r w:rsidRPr="00471595">
        <w:rPr>
          <w:rFonts w:ascii="Montserrat" w:hAnsi="Montserrat"/>
          <w:sz w:val="24"/>
        </w:rPr>
        <w:tab/>
        <w:t>As she looked at her, her mother gave her a comforting smile. She looked so sad, so alone</w:t>
      </w:r>
      <w:r w:rsidR="00295153" w:rsidRPr="00471595">
        <w:rPr>
          <w:rFonts w:ascii="Montserrat" w:hAnsi="Montserrat"/>
          <w:sz w:val="24"/>
        </w:rPr>
        <w:t xml:space="preserve"> and</w:t>
      </w:r>
      <w:r w:rsidRPr="00471595">
        <w:rPr>
          <w:rFonts w:ascii="Montserrat" w:hAnsi="Montserrat"/>
          <w:sz w:val="24"/>
        </w:rPr>
        <w:t xml:space="preserve"> Phoenix wished so much she had not died! She felt a sudden stab. As Ember picked up her thoughts, her expression turned to worry and deep compassion. Caught in the illusion, her defenses were </w:t>
      </w:r>
      <w:r w:rsidR="0069158A" w:rsidRPr="00471595">
        <w:rPr>
          <w:rFonts w:ascii="Montserrat" w:hAnsi="Montserrat"/>
          <w:sz w:val="24"/>
        </w:rPr>
        <w:t>down,</w:t>
      </w:r>
      <w:r w:rsidRPr="00471595">
        <w:rPr>
          <w:rFonts w:ascii="Montserrat" w:hAnsi="Montserrat"/>
          <w:sz w:val="24"/>
        </w:rPr>
        <w:t xml:space="preserve"> and Phoenix lost her grip on what she had been holding off. She reeled back as the memories unfolded. As Phoenix's mind flashed back to Ember's death, her mother's face turned away in agony.</w:t>
      </w:r>
    </w:p>
    <w:p w14:paraId="09CB28E1" w14:textId="77777777" w:rsidR="00AD35EB" w:rsidRPr="00471595" w:rsidRDefault="00AD35EB" w:rsidP="00515B04">
      <w:pPr>
        <w:numPr>
          <w:ins w:id="196" w:author="Unknown"/>
        </w:numPr>
        <w:rPr>
          <w:rFonts w:ascii="Montserrat" w:hAnsi="Montserrat"/>
          <w:sz w:val="24"/>
        </w:rPr>
      </w:pPr>
      <w:r w:rsidRPr="00471595">
        <w:rPr>
          <w:rFonts w:ascii="Montserrat" w:hAnsi="Montserrat"/>
          <w:sz w:val="24"/>
        </w:rPr>
        <w:tab/>
        <w:t>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w:t>
      </w:r>
    </w:p>
    <w:p w14:paraId="51EBED85" w14:textId="0AE44EF7" w:rsidR="00AD35EB" w:rsidRPr="00471595" w:rsidRDefault="00AD35EB" w:rsidP="00515B04">
      <w:pPr>
        <w:numPr>
          <w:ins w:id="197" w:author="Unknown"/>
        </w:numPr>
        <w:rPr>
          <w:rFonts w:ascii="Montserrat" w:hAnsi="Montserrat"/>
          <w:sz w:val="24"/>
        </w:rPr>
      </w:pPr>
      <w:r w:rsidRPr="00471595">
        <w:rPr>
          <w:rFonts w:ascii="Montserrat" w:hAnsi="Montserrat"/>
          <w:sz w:val="24"/>
        </w:rPr>
        <w:tab/>
        <w:t>She felt her mother's?</w:t>
      </w:r>
      <w:r w:rsidR="0069158A" w:rsidRPr="00471595">
        <w:rPr>
          <w:rFonts w:ascii="Montserrat" w:hAnsi="Montserrat"/>
          <w:sz w:val="24"/>
        </w:rPr>
        <w:t>—her own?—l</w:t>
      </w:r>
      <w:r w:rsidRPr="00471595">
        <w:rPr>
          <w:rFonts w:ascii="Montserrat" w:hAnsi="Montserrat"/>
          <w:sz w:val="24"/>
        </w:rPr>
        <w:t xml:space="preserve">ast thoughts shifting up into the interface and tried to </w:t>
      </w:r>
      <w:r w:rsidR="0069158A" w:rsidRPr="00471595">
        <w:rPr>
          <w:rFonts w:ascii="Montserrat" w:hAnsi="Montserrat"/>
          <w:sz w:val="24"/>
        </w:rPr>
        <w:t>call them back to her</w:t>
      </w:r>
      <w:r w:rsidRPr="00471595">
        <w:rPr>
          <w:rFonts w:ascii="Montserrat" w:hAnsi="Montserrat"/>
          <w:sz w:val="24"/>
        </w:rPr>
        <w:t>. She had been one mind existing in two bodies when she—</w:t>
      </w:r>
      <w:r w:rsidR="0069158A" w:rsidRPr="00471595">
        <w:rPr>
          <w:rFonts w:ascii="Montserrat" w:hAnsi="Montserrat"/>
          <w:sz w:val="24"/>
        </w:rPr>
        <w:t xml:space="preserve">when </w:t>
      </w:r>
      <w:r w:rsidRPr="00471595">
        <w:rPr>
          <w:rFonts w:ascii="Montserrat" w:hAnsi="Montserrat"/>
          <w:sz w:val="24"/>
        </w:rPr>
        <w:t>her mother—died. But the horror did not end with death. After the shock wore off she realized she still had an anchor back to reality. A bridge across which she could retreat and survive. Phoenix opened her eyes</w:t>
      </w:r>
      <w:r w:rsidR="00295153" w:rsidRPr="00471595">
        <w:rPr>
          <w:rFonts w:ascii="Montserrat" w:hAnsi="Montserrat"/>
          <w:sz w:val="24"/>
        </w:rPr>
        <w:t xml:space="preserve"> and</w:t>
      </w:r>
      <w:r w:rsidRPr="00471595">
        <w:rPr>
          <w:rFonts w:ascii="Montserrat" w:hAnsi="Montserrat"/>
          <w:sz w:val="24"/>
        </w:rPr>
        <w:t xml:space="preserve"> they could not completely register the dark marble forms of the bathroom. Out of the corner of her eye, she saw... </w:t>
      </w:r>
    </w:p>
    <w:p w14:paraId="6303E07B" w14:textId="77777777" w:rsidR="00AD35EB" w:rsidRPr="00471595" w:rsidRDefault="00AD35EB" w:rsidP="00515B04">
      <w:pPr>
        <w:numPr>
          <w:ins w:id="198" w:author="Unknown"/>
        </w:numPr>
        <w:rPr>
          <w:rFonts w:ascii="Montserrat" w:hAnsi="Montserrat"/>
          <w:sz w:val="24"/>
        </w:rPr>
      </w:pPr>
      <w:r w:rsidRPr="00471595">
        <w:rPr>
          <w:rFonts w:ascii="Montserrat" w:hAnsi="Montserrat"/>
          <w:sz w:val="24"/>
        </w:rPr>
        <w:tab/>
        <w:t>Her mind recoiled from the paradox.</w:t>
      </w:r>
    </w:p>
    <w:p w14:paraId="26C7AE5E" w14:textId="3B2073D4" w:rsidR="00AD35EB" w:rsidRPr="00471595" w:rsidRDefault="00AD35EB" w:rsidP="00515B04">
      <w:pPr>
        <w:numPr>
          <w:ins w:id="199" w:author="Unknown"/>
        </w:numPr>
        <w:rPr>
          <w:rFonts w:ascii="Montserrat" w:hAnsi="Montserrat"/>
          <w:sz w:val="24"/>
        </w:rPr>
      </w:pPr>
      <w:r w:rsidRPr="00471595">
        <w:rPr>
          <w:rFonts w:ascii="Montserrat" w:hAnsi="Montserrat"/>
          <w:sz w:val="24"/>
        </w:rPr>
        <w:tab/>
        <w:t xml:space="preserve">At a second glance, the painful illusion shattered. Not her other self. Her reflection. She stared into the glass until the ache was bearable. Once again, she faced the most difficult question in her—Ember's? Phoenix's?—Life: </w:t>
      </w:r>
      <w:r w:rsidR="0069158A" w:rsidRPr="00471595">
        <w:rPr>
          <w:rFonts w:ascii="Montserrat" w:hAnsi="Montserrat"/>
          <w:sz w:val="24"/>
        </w:rPr>
        <w:t>‘W</w:t>
      </w:r>
      <w:r w:rsidRPr="00471595">
        <w:rPr>
          <w:rFonts w:ascii="Montserrat" w:hAnsi="Montserrat"/>
          <w:sz w:val="24"/>
        </w:rPr>
        <w:t>ho am I?</w:t>
      </w:r>
      <w:r w:rsidR="0069158A" w:rsidRPr="00471595">
        <w:rPr>
          <w:rFonts w:ascii="Montserrat" w:hAnsi="Montserrat"/>
          <w:sz w:val="24"/>
        </w:rPr>
        <w:t>’</w:t>
      </w:r>
      <w:r w:rsidRPr="00471595">
        <w:rPr>
          <w:rFonts w:ascii="Montserrat" w:hAnsi="Montserrat"/>
          <w:sz w:val="24"/>
        </w:rPr>
        <w:t xml:space="preserve"> In her mind she was her own daughter. In her memory she was her own mother. She held onto her gaze until she had regained her sense of identity. A mother and a daughter died that day</w:t>
      </w:r>
      <w:r w:rsidR="00295153" w:rsidRPr="00471595">
        <w:rPr>
          <w:rFonts w:ascii="Montserrat" w:hAnsi="Montserrat"/>
          <w:sz w:val="24"/>
        </w:rPr>
        <w:t xml:space="preserve"> and</w:t>
      </w:r>
      <w:r w:rsidRPr="00471595">
        <w:rPr>
          <w:rFonts w:ascii="Montserrat" w:hAnsi="Montserrat"/>
          <w:sz w:val="24"/>
        </w:rPr>
        <w:t xml:space="preserve"> whatever she was had been born from the ashes. </w:t>
      </w:r>
    </w:p>
    <w:p w14:paraId="55792443" w14:textId="2B0E2655" w:rsidR="00AD35EB" w:rsidRPr="00471595" w:rsidRDefault="00AD35EB" w:rsidP="00515B04">
      <w:pPr>
        <w:numPr>
          <w:ins w:id="200" w:author="Unknown"/>
        </w:numPr>
        <w:rPr>
          <w:rFonts w:ascii="Montserrat" w:hAnsi="Montserrat"/>
          <w:sz w:val="24"/>
        </w:rPr>
      </w:pPr>
      <w:r w:rsidRPr="00471595">
        <w:rPr>
          <w:rFonts w:ascii="Montserrat" w:hAnsi="Montserrat"/>
          <w:sz w:val="24"/>
        </w:rPr>
        <w:tab/>
        <w:t>A wave of self-hatred thrashed in her soul. The torment of a mother at realizing that she had devoured her only daughter to survive. The angst of a daughter who knew that, in desperation</w:t>
      </w:r>
      <w:r w:rsidR="00295153" w:rsidRPr="00471595">
        <w:rPr>
          <w:rFonts w:ascii="Montserrat" w:hAnsi="Montserrat"/>
          <w:sz w:val="24"/>
        </w:rPr>
        <w:t xml:space="preserve"> and</w:t>
      </w:r>
      <w:r w:rsidRPr="00471595">
        <w:rPr>
          <w:rFonts w:ascii="Montserrat" w:hAnsi="Montserrat"/>
          <w:sz w:val="24"/>
        </w:rPr>
        <w:t xml:space="preserve">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Her hands fisted. If only I could trust anyone enough to talk about it.</w:t>
      </w:r>
    </w:p>
    <w:p w14:paraId="23710F8F" w14:textId="77777777" w:rsidR="00AD35EB" w:rsidRPr="00471595" w:rsidRDefault="00AD35EB" w:rsidP="00515B04">
      <w:pPr>
        <w:numPr>
          <w:ins w:id="201" w:author="Unknown"/>
        </w:numPr>
        <w:rPr>
          <w:rFonts w:ascii="Montserrat" w:hAnsi="Montserrat"/>
          <w:sz w:val="24"/>
        </w:rPr>
      </w:pPr>
      <w:r w:rsidRPr="00471595">
        <w:rPr>
          <w:rFonts w:ascii="Montserrat" w:hAnsi="Montserrat"/>
          <w:sz w:val="24"/>
        </w:rPr>
        <w:tab/>
        <w:t>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 at the instant of her death light years away.</w:t>
      </w:r>
    </w:p>
    <w:p w14:paraId="436EA609" w14:textId="58C80530" w:rsidR="00AD35EB" w:rsidRPr="00471595" w:rsidRDefault="00AD35EB" w:rsidP="00515B04">
      <w:pPr>
        <w:numPr>
          <w:ins w:id="202" w:author="Unknown"/>
        </w:numPr>
        <w:rPr>
          <w:rFonts w:ascii="Montserrat" w:hAnsi="Montserrat"/>
          <w:sz w:val="24"/>
        </w:rPr>
      </w:pPr>
      <w:r w:rsidRPr="00471595">
        <w:rPr>
          <w:rFonts w:ascii="Montserrat" w:hAnsi="Montserrat"/>
          <w:sz w:val="24"/>
        </w:rPr>
        <w:tab/>
        <w:t>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Ember's unguarded mind shredded every single illusion on which her identity as Phoenix was founded. Their separate and inescapably fused personalities resonated with a destructive feedback. As love was warped by horror and guilt</w:t>
      </w:r>
      <w:r w:rsidR="00295153" w:rsidRPr="00471595">
        <w:rPr>
          <w:rFonts w:ascii="Montserrat" w:hAnsi="Montserrat"/>
          <w:sz w:val="24"/>
        </w:rPr>
        <w:t xml:space="preserve"> and</w:t>
      </w:r>
      <w:r w:rsidRPr="00471595">
        <w:rPr>
          <w:rFonts w:ascii="Montserrat" w:hAnsi="Montserrat"/>
          <w:sz w:val="24"/>
        </w:rPr>
        <w:t xml:space="preserve"> sanity gave way to perverse madness, the only clear and focused emotion which she had been capable of was rage. </w:t>
      </w:r>
    </w:p>
    <w:p w14:paraId="06E46CE2" w14:textId="4A0EA0E4" w:rsidR="00AD35EB" w:rsidRPr="00471595" w:rsidRDefault="00AD35EB" w:rsidP="00515B04">
      <w:pPr>
        <w:numPr>
          <w:ins w:id="203" w:author="Unknown"/>
        </w:numPr>
        <w:rPr>
          <w:rFonts w:ascii="Montserrat" w:hAnsi="Montserrat"/>
          <w:sz w:val="24"/>
        </w:rPr>
      </w:pPr>
      <w:r w:rsidRPr="00471595">
        <w:rPr>
          <w:rFonts w:ascii="Montserrat" w:hAnsi="Montserrat"/>
          <w:sz w:val="24"/>
        </w:rPr>
        <w:tab/>
        <w:t>She could not deal with what she learned in any other way. There were all of those pieces</w:t>
      </w:r>
      <w:r w:rsidR="00295153" w:rsidRPr="00471595">
        <w:rPr>
          <w:rFonts w:ascii="Montserrat" w:hAnsi="Montserrat"/>
          <w:sz w:val="24"/>
        </w:rPr>
        <w:t xml:space="preserve"> but</w:t>
      </w:r>
      <w:r w:rsidRPr="00471595">
        <w:rPr>
          <w:rFonts w:ascii="Montserrat" w:hAnsi="Montserrat"/>
          <w:sz w:val="24"/>
        </w:rPr>
        <w:t xml:space="preserve">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14:paraId="0431C3C4" w14:textId="77777777" w:rsidR="00AD35EB" w:rsidRPr="00471595" w:rsidRDefault="00AD35EB" w:rsidP="00515B04">
      <w:pPr>
        <w:numPr>
          <w:ins w:id="204" w:author="Unknown"/>
        </w:numPr>
        <w:rPr>
          <w:rFonts w:ascii="Montserrat" w:hAnsi="Montserrat"/>
          <w:sz w:val="24"/>
        </w:rPr>
      </w:pPr>
      <w:r w:rsidRPr="00471595">
        <w:rPr>
          <w:rFonts w:ascii="Montserrat" w:hAnsi="Montserrat"/>
          <w:sz w:val="24"/>
        </w:rPr>
        <w:tab/>
        <w:t>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childhood and it had turned out to be a carefully crafted lie. She even had to share the guilt, since as her mother, she had gone along with it all.</w:t>
      </w:r>
    </w:p>
    <w:p w14:paraId="042FE962" w14:textId="77777777" w:rsidR="00AD35EB" w:rsidRPr="00471595" w:rsidRDefault="00AD35EB" w:rsidP="00515B04">
      <w:pPr>
        <w:numPr>
          <w:ins w:id="205" w:author="Unknown"/>
        </w:numPr>
        <w:rPr>
          <w:rFonts w:ascii="Montserrat" w:hAnsi="Montserrat"/>
          <w:sz w:val="24"/>
        </w:rPr>
      </w:pPr>
      <w:r w:rsidRPr="00471595">
        <w:rPr>
          <w:rFonts w:ascii="Montserrat" w:hAnsi="Montserrat"/>
          <w:sz w:val="24"/>
        </w:rPr>
        <w:tab/>
        <w:t>Among the terrible secrets she never suspected were hidden in her mind, which she discovered as she rebuilt it, was that one of her responsibilities as Ember was to destroy herself as Phoenix, should she ever prove mentally unstable; perversely inclined toward violent, or abusive behavior. Angel of wrath that she had become, this served as a warning that surely saved her life by forcing her to temper the rage at her heart.</w:t>
      </w:r>
    </w:p>
    <w:p w14:paraId="3D190A67" w14:textId="21E7B685" w:rsidR="00AD35EB" w:rsidRPr="00471595" w:rsidRDefault="00AD35EB" w:rsidP="00515B04">
      <w:pPr>
        <w:numPr>
          <w:ins w:id="206" w:author="Unknown"/>
        </w:numPr>
        <w:rPr>
          <w:rFonts w:ascii="Montserrat" w:hAnsi="Montserrat"/>
          <w:sz w:val="24"/>
        </w:rPr>
      </w:pPr>
      <w:r w:rsidRPr="00471595">
        <w:rPr>
          <w:rFonts w:ascii="Montserrat" w:hAnsi="Montserrat"/>
          <w:sz w:val="24"/>
        </w:rPr>
        <w:tab/>
        <w:t>She found it amazing that she, or any other child on the reservation, survived growing up, in light of that discovery. Children could be so cruel</w:t>
      </w:r>
      <w:r w:rsidR="00295153" w:rsidRPr="00471595">
        <w:rPr>
          <w:rFonts w:ascii="Montserrat" w:hAnsi="Montserrat"/>
          <w:sz w:val="24"/>
        </w:rPr>
        <w:t xml:space="preserve"> and</w:t>
      </w:r>
      <w:r w:rsidRPr="00471595">
        <w:rPr>
          <w:rFonts w:ascii="Montserrat" w:hAnsi="Montserrat"/>
          <w:sz w:val="24"/>
        </w:rPr>
        <w:t xml:space="preserve"> it did not seem possible that she or her peers had been innocent of juvenile malice. It said something about the effectiveness of the cultural conditioning which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w:t>
      </w:r>
      <w:r w:rsidR="00295153" w:rsidRPr="00471595">
        <w:rPr>
          <w:rFonts w:ascii="Montserrat" w:hAnsi="Montserrat"/>
          <w:sz w:val="24"/>
        </w:rPr>
        <w:t xml:space="preserve"> and</w:t>
      </w:r>
      <w:r w:rsidRPr="00471595">
        <w:rPr>
          <w:rFonts w:ascii="Montserrat" w:hAnsi="Montserrat"/>
          <w:sz w:val="24"/>
        </w:rPr>
        <w:t xml:space="preserve">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14:paraId="04B0D4EF" w14:textId="77777777" w:rsidR="00AD35EB" w:rsidRPr="00471595" w:rsidRDefault="00AD35EB" w:rsidP="00515B04">
      <w:pPr>
        <w:numPr>
          <w:ins w:id="207" w:author="Unknown"/>
        </w:numPr>
        <w:rPr>
          <w:rFonts w:ascii="Montserrat" w:hAnsi="Montserrat"/>
          <w:sz w:val="24"/>
        </w:rPr>
      </w:pPr>
      <w:r w:rsidRPr="00471595">
        <w:rPr>
          <w:rFonts w:ascii="Montserrat" w:hAnsi="Montserrat"/>
          <w:sz w:val="24"/>
        </w:rPr>
        <w:tab/>
        <w:t>But now, that effort had come to an end. Phoenix's head raised in alert thought. The lie was coming undone! There might be hope yet.</w:t>
      </w:r>
    </w:p>
    <w:p w14:paraId="0EE57B31" w14:textId="77777777" w:rsidR="00AD35EB" w:rsidRPr="00471595" w:rsidRDefault="00AD35EB" w:rsidP="00515B04">
      <w:pPr>
        <w:numPr>
          <w:ins w:id="208" w:author="Unknown"/>
        </w:numPr>
        <w:rPr>
          <w:rFonts w:ascii="Montserrat" w:hAnsi="Montserrat"/>
          <w:sz w:val="24"/>
        </w:rPr>
      </w:pPr>
    </w:p>
    <w:p w14:paraId="471A8EA7" w14:textId="77777777" w:rsidR="00AD0DA2" w:rsidRPr="00471595" w:rsidRDefault="00AD0DA2" w:rsidP="00515B04">
      <w:pPr>
        <w:rPr>
          <w:rFonts w:ascii="Montserrat" w:hAnsi="Montserrat"/>
          <w:sz w:val="24"/>
        </w:rPr>
      </w:pPr>
      <w:r w:rsidRPr="00471595">
        <w:rPr>
          <w:rFonts w:ascii="Montserrat" w:hAnsi="Montserrat"/>
          <w:sz w:val="24"/>
        </w:rPr>
        <w:br w:type="page"/>
      </w:r>
    </w:p>
    <w:p w14:paraId="60DF7202" w14:textId="77777777" w:rsidR="00AD0DA2" w:rsidRPr="00471595" w:rsidRDefault="00AD0DA2" w:rsidP="00515B04">
      <w:pPr>
        <w:pStyle w:val="VerticalBrace"/>
        <w:rPr>
          <w:rFonts w:ascii="Montserrat" w:hAnsi="Montserrat"/>
          <w:sz w:val="24"/>
        </w:rPr>
      </w:pPr>
      <w:r w:rsidRPr="00471595">
        <w:rPr>
          <w:rFonts w:ascii="Montserrat" w:hAnsi="Montserrat"/>
          <w:sz w:val="24"/>
        </w:rPr>
        <w:t>————————</w:t>
      </w:r>
    </w:p>
    <w:p w14:paraId="7725B2A8" w14:textId="77777777" w:rsidR="00AD0DA2" w:rsidRPr="00471595" w:rsidRDefault="00AD0DA2" w:rsidP="00515B04">
      <w:pPr>
        <w:rPr>
          <w:rFonts w:ascii="Montserrat" w:hAnsi="Montserrat"/>
          <w:sz w:val="24"/>
        </w:rPr>
      </w:pPr>
    </w:p>
    <w:p w14:paraId="76601A43" w14:textId="7C43C180" w:rsidR="00AD0DA2" w:rsidRPr="00471595" w:rsidRDefault="00AD0DA2" w:rsidP="00515B04">
      <w:pPr>
        <w:rPr>
          <w:rFonts w:ascii="Montserrat" w:hAnsi="Montserrat"/>
          <w:sz w:val="24"/>
        </w:rPr>
      </w:pPr>
      <w:r w:rsidRPr="00471595">
        <w:rPr>
          <w:rFonts w:ascii="Montserrat" w:hAnsi="Montserrat"/>
          <w:sz w:val="24"/>
        </w:rP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w:t>
      </w:r>
    </w:p>
    <w:p w14:paraId="5FDC7379" w14:textId="77777777" w:rsidR="00AD0DA2" w:rsidRPr="00471595" w:rsidRDefault="00AD0DA2" w:rsidP="00515B04">
      <w:pPr>
        <w:rPr>
          <w:rFonts w:ascii="Montserrat" w:hAnsi="Montserrat"/>
          <w:sz w:val="24"/>
        </w:rPr>
      </w:pPr>
      <w:r w:rsidRPr="00471595">
        <w:rPr>
          <w:rFonts w:ascii="Montserrat" w:hAnsi="Montserrat"/>
          <w:sz w:val="24"/>
        </w:rPr>
        <w:tab/>
        <w:t xml:space="preserve">She started thrashing before details could penetrate her disorientation. </w:t>
      </w:r>
    </w:p>
    <w:p w14:paraId="2746E1F8" w14:textId="77777777" w:rsidR="00AD0DA2" w:rsidRPr="00471595" w:rsidRDefault="00AD0DA2" w:rsidP="00515B04">
      <w:pPr>
        <w:rPr>
          <w:rFonts w:ascii="Montserrat" w:hAnsi="Montserrat"/>
          <w:sz w:val="24"/>
        </w:rPr>
      </w:pPr>
      <w:r w:rsidRPr="00471595">
        <w:rPr>
          <w:rFonts w:ascii="Montserrat" w:hAnsi="Montserrat"/>
          <w:sz w:val="24"/>
        </w:rPr>
        <w:tab/>
        <w:t xml:space="preserve">The binding constriction resolved into a sheet, wildly entangled around her naked body. Before she could grasp anything more of her surroundings, a second thump disturbed the silence. </w:t>
      </w:r>
    </w:p>
    <w:p w14:paraId="6557A7FB" w14:textId="77777777" w:rsidR="00AD0DA2" w:rsidRPr="00471595" w:rsidRDefault="00AD0DA2" w:rsidP="00515B04">
      <w:pPr>
        <w:rPr>
          <w:rFonts w:ascii="Montserrat" w:hAnsi="Montserrat"/>
          <w:sz w:val="24"/>
        </w:rPr>
      </w:pPr>
      <w:r w:rsidRPr="00471595">
        <w:rPr>
          <w:rFonts w:ascii="Montserrat" w:hAnsi="Montserrat"/>
          <w:sz w:val="24"/>
        </w:rPr>
        <w:tab/>
        <w:t xml:space="preserve">Phoenix shook herself further awake. The parts of her mind that could grasp and alter reality still slumbered. She didn't have the energy to throw off the weight that paralyzed her psionic gifts. </w:t>
      </w:r>
    </w:p>
    <w:p w14:paraId="5CE4BDEF" w14:textId="0F96C7D0" w:rsidR="00AD0DA2" w:rsidRPr="00471595" w:rsidRDefault="00AD0DA2" w:rsidP="00515B04">
      <w:pPr>
        <w:rPr>
          <w:rFonts w:ascii="Montserrat" w:hAnsi="Montserrat"/>
          <w:sz w:val="24"/>
        </w:rPr>
      </w:pPr>
      <w:r w:rsidRPr="00471595">
        <w:rPr>
          <w:rFonts w:ascii="Montserrat" w:hAnsi="Montserrat"/>
          <w:sz w:val="24"/>
        </w:rPr>
        <w:tab/>
        <w:t xml:space="preserve">Her ears strained to make out what lurked on the other side of her door. She felt far more naked and vulnerable than nudity could account for. Phoenix bit her lip. So much of her training had focused on ensuring that she never became dependent on her mental abilities. There were simply too many things that could cause the higher faculties to go dormant. </w:t>
      </w:r>
    </w:p>
    <w:p w14:paraId="4E5764BF" w14:textId="77777777" w:rsidR="00AD0DA2" w:rsidRPr="00471595" w:rsidRDefault="00AD0DA2" w:rsidP="00515B04">
      <w:pPr>
        <w:rPr>
          <w:rFonts w:ascii="Montserrat" w:hAnsi="Montserrat"/>
          <w:sz w:val="24"/>
        </w:rPr>
      </w:pPr>
      <w:r w:rsidRPr="00471595">
        <w:rPr>
          <w:rFonts w:ascii="Montserrat" w:hAnsi="Montserrat"/>
          <w:sz w:val="24"/>
        </w:rPr>
        <w:tab/>
        <w:t xml:space="preserve">Emotional stress being high on the list. </w:t>
      </w:r>
    </w:p>
    <w:p w14:paraId="09C0D4F2" w14:textId="77777777" w:rsidR="00AD0DA2" w:rsidRPr="00471595" w:rsidRDefault="00AD0DA2" w:rsidP="00515B04">
      <w:pPr>
        <w:rPr>
          <w:rFonts w:ascii="Montserrat" w:hAnsi="Montserrat"/>
          <w:sz w:val="24"/>
        </w:rPr>
      </w:pPr>
      <w:r w:rsidRPr="00471595">
        <w:rPr>
          <w:rFonts w:ascii="Montserrat" w:hAnsi="Montserrat"/>
          <w:sz w:val="24"/>
        </w:rPr>
        <w:tab/>
        <w:t xml:space="preserve">Phoenix was sliding out of bed, wrapping the sheet more carefully around her when the reason for her sense of danger revealed itself. Her attention was drawn to the door by the soft footfall. </w:t>
      </w:r>
    </w:p>
    <w:p w14:paraId="45B60E6C" w14:textId="77777777" w:rsidR="00AD0DA2" w:rsidRPr="00471595" w:rsidRDefault="00AD0DA2" w:rsidP="00515B04">
      <w:pPr>
        <w:rPr>
          <w:rFonts w:ascii="Montserrat" w:hAnsi="Montserrat"/>
          <w:sz w:val="24"/>
        </w:rPr>
      </w:pPr>
      <w:r w:rsidRPr="00471595">
        <w:rPr>
          <w:rFonts w:ascii="Montserrat" w:hAnsi="Montserrat"/>
          <w:sz w:val="24"/>
        </w:rPr>
        <w:tab/>
        <w:t xml:space="preserve">Before her eyes, the door exploded inward in a hail of splinters. </w:t>
      </w:r>
    </w:p>
    <w:p w14:paraId="74541C26" w14:textId="77777777" w:rsidR="00AD0DA2" w:rsidRPr="00471595" w:rsidRDefault="00AD0DA2" w:rsidP="00515B04">
      <w:pPr>
        <w:rPr>
          <w:rFonts w:ascii="Montserrat" w:hAnsi="Montserrat"/>
          <w:sz w:val="24"/>
        </w:rPr>
      </w:pPr>
      <w:r w:rsidRPr="00471595">
        <w:rPr>
          <w:rFonts w:ascii="Montserrat" w:hAnsi="Montserrat"/>
          <w:sz w:val="24"/>
        </w:rPr>
        <w:tab/>
        <w:t>Phoenix cringed before the shock wave, even as her reflex to project a defensive field around herself proved impotent. It wasn’t just slumber that had deadened her mind. While asleep, she had been oblivious to the growth of an artificial field around her—around her entire house, more likely—that devoured her power faster than she could pump it out.</w:t>
      </w:r>
    </w:p>
    <w:p w14:paraId="0844D822" w14:textId="0F67B3CA" w:rsidR="00AD0DA2" w:rsidRPr="00471595" w:rsidRDefault="00AD0DA2" w:rsidP="00515B04">
      <w:pPr>
        <w:rPr>
          <w:rFonts w:ascii="Montserrat" w:hAnsi="Montserrat"/>
          <w:sz w:val="24"/>
        </w:rPr>
      </w:pPr>
      <w:r w:rsidRPr="00471595">
        <w:rPr>
          <w:rFonts w:ascii="Montserrat" w:hAnsi="Montserrat"/>
          <w:sz w:val="24"/>
        </w:rPr>
        <w:tab/>
        <w:t>She blinked, trying to focus her eyes.</w:t>
      </w:r>
      <w:r w:rsidR="000F3BBF" w:rsidRPr="00471595">
        <w:rPr>
          <w:rFonts w:ascii="Montserrat" w:hAnsi="Montserrat"/>
          <w:sz w:val="24"/>
        </w:rPr>
        <w:t xml:space="preserve"> </w:t>
      </w:r>
      <w:r w:rsidRPr="00471595">
        <w:rPr>
          <w:rFonts w:ascii="Montserrat" w:hAnsi="Montserrat"/>
          <w:sz w:val="24"/>
        </w:rPr>
        <w:tab/>
        <w:t>A figure stood in the shattered opening, backlit from the kitchenette all the way down the hall. Phoenix stood still as the figure stalked up to her. Behind the strange female, Phoenix could see her bodyguards, Arthur and Samuel, run into the sitting room.</w:t>
      </w:r>
    </w:p>
    <w:p w14:paraId="542456EF" w14:textId="77777777" w:rsidR="00AD0DA2" w:rsidRPr="00471595" w:rsidRDefault="00AD0DA2" w:rsidP="00515B04">
      <w:pPr>
        <w:rPr>
          <w:rFonts w:ascii="Montserrat" w:hAnsi="Montserrat"/>
          <w:sz w:val="24"/>
        </w:rPr>
      </w:pPr>
      <w:r w:rsidRPr="00471595">
        <w:rPr>
          <w:rFonts w:ascii="Montserrat" w:hAnsi="Montserrat"/>
          <w:sz w:val="24"/>
        </w:rPr>
        <w:tab/>
        <w:t xml:space="preserve">Phoenix faded back under the stranger's advance, until her spine was to the wall. There was a dream-like quality to the moment, as her potential refused to wake up and come to her defense. </w:t>
      </w:r>
    </w:p>
    <w:p w14:paraId="1127ECB6" w14:textId="77777777" w:rsidR="00AD0DA2" w:rsidRPr="00471595" w:rsidRDefault="00AD0DA2" w:rsidP="00515B04">
      <w:pPr>
        <w:rPr>
          <w:rFonts w:ascii="Montserrat" w:hAnsi="Montserrat"/>
          <w:sz w:val="24"/>
        </w:rPr>
      </w:pPr>
      <w:r w:rsidRPr="00471595">
        <w:rPr>
          <w:rFonts w:ascii="Montserrat" w:hAnsi="Montserrat"/>
          <w:sz w:val="24"/>
        </w:rPr>
        <w:tab/>
        <w:t xml:space="preserve">Phoenix looked into the woman's face, unable to make out anything more than a caricature of her features in the dark. She was staring at Phoenix, her eyes smoldering and feral. </w:t>
      </w:r>
    </w:p>
    <w:p w14:paraId="47F081DF" w14:textId="5EBE8A94" w:rsidR="00AD0DA2" w:rsidRPr="00471595" w:rsidRDefault="00AD0DA2" w:rsidP="00647C13">
      <w:pPr>
        <w:rPr>
          <w:rFonts w:ascii="Montserrat" w:hAnsi="Montserrat"/>
          <w:sz w:val="24"/>
        </w:rPr>
      </w:pPr>
      <w:r w:rsidRPr="00471595">
        <w:rPr>
          <w:rFonts w:ascii="Montserrat" w:hAnsi="Montserrat"/>
          <w:sz w:val="24"/>
        </w:rPr>
        <w:tab/>
        <w:t xml:space="preserve">She pressed forward, bodily crushing Phoenix against the wall. </w:t>
      </w:r>
      <w:r w:rsidR="00647C13" w:rsidRPr="00471595">
        <w:rPr>
          <w:rFonts w:ascii="Montserrat" w:hAnsi="Montserrat"/>
          <w:sz w:val="24"/>
        </w:rPr>
        <w:t xml:space="preserve">Her </w:t>
      </w:r>
      <w:r w:rsidRPr="00471595">
        <w:rPr>
          <w:rFonts w:ascii="Montserrat" w:hAnsi="Montserrat"/>
          <w:sz w:val="24"/>
        </w:rPr>
        <w:t>hands came up and covered Phoenix's face</w:t>
      </w:r>
      <w:r w:rsidR="00647C13" w:rsidRPr="00471595">
        <w:rPr>
          <w:rFonts w:ascii="Montserrat" w:hAnsi="Montserrat"/>
          <w:sz w:val="24"/>
        </w:rPr>
        <w:t xml:space="preserve"> and s</w:t>
      </w:r>
      <w:r w:rsidRPr="00471595">
        <w:rPr>
          <w:rFonts w:ascii="Montserrat" w:hAnsi="Montserrat"/>
          <w:sz w:val="24"/>
        </w:rPr>
        <w:t xml:space="preserve">he leaned into her, </w:t>
      </w:r>
      <w:r w:rsidR="00647C13" w:rsidRPr="00471595">
        <w:rPr>
          <w:rFonts w:ascii="Montserrat" w:hAnsi="Montserrat"/>
          <w:sz w:val="24"/>
        </w:rPr>
        <w:t xml:space="preserve">briefly touching their foreheads together. </w:t>
      </w:r>
      <w:r w:rsidR="00C52372" w:rsidRPr="00471595">
        <w:rPr>
          <w:rFonts w:ascii="Montserrat" w:hAnsi="Montserrat"/>
          <w:sz w:val="24"/>
        </w:rPr>
        <w:t>A physical touch to mimic the deeper connection her instincts sought, before laying her</w:t>
      </w:r>
      <w:r w:rsidRPr="00471595">
        <w:rPr>
          <w:rFonts w:ascii="Montserrat" w:hAnsi="Montserrat"/>
          <w:sz w:val="24"/>
        </w:rPr>
        <w:t xml:space="preserve"> head </w:t>
      </w:r>
      <w:r w:rsidR="00C52372" w:rsidRPr="00471595">
        <w:rPr>
          <w:rFonts w:ascii="Montserrat" w:hAnsi="Montserrat"/>
          <w:sz w:val="24"/>
        </w:rPr>
        <w:t xml:space="preserve">on </w:t>
      </w:r>
      <w:r w:rsidRPr="00471595">
        <w:rPr>
          <w:rFonts w:ascii="Montserrat" w:hAnsi="Montserrat"/>
          <w:sz w:val="24"/>
        </w:rPr>
        <w:t xml:space="preserve">Phoenix's shoulder, </w:t>
      </w:r>
      <w:r w:rsidR="00C52372" w:rsidRPr="00471595">
        <w:rPr>
          <w:rFonts w:ascii="Montserrat" w:hAnsi="Montserrat"/>
          <w:sz w:val="24"/>
        </w:rPr>
        <w:t xml:space="preserve">face buried </w:t>
      </w:r>
      <w:r w:rsidRPr="00471595">
        <w:rPr>
          <w:rFonts w:ascii="Montserrat" w:hAnsi="Montserrat"/>
          <w:sz w:val="24"/>
        </w:rPr>
        <w:t xml:space="preserve">against her neck. Pinned, Phoenix felt </w:t>
      </w:r>
      <w:r w:rsidR="00987A8D" w:rsidRPr="00471595">
        <w:rPr>
          <w:rFonts w:ascii="Montserrat" w:hAnsi="Montserrat"/>
          <w:sz w:val="24"/>
        </w:rPr>
        <w:t xml:space="preserve">the </w:t>
      </w:r>
      <w:r w:rsidRPr="00471595">
        <w:rPr>
          <w:rFonts w:ascii="Montserrat" w:hAnsi="Montserrat"/>
          <w:sz w:val="24"/>
        </w:rPr>
        <w:t xml:space="preserve">tendrils of foreign thought </w:t>
      </w:r>
      <w:r w:rsidR="00987A8D" w:rsidRPr="00471595">
        <w:rPr>
          <w:rFonts w:ascii="Montserrat" w:hAnsi="Montserrat"/>
          <w:sz w:val="24"/>
        </w:rPr>
        <w:t>boring</w:t>
      </w:r>
      <w:r w:rsidRPr="00471595">
        <w:rPr>
          <w:rFonts w:ascii="Montserrat" w:hAnsi="Montserrat"/>
          <w:sz w:val="24"/>
        </w:rPr>
        <w:t xml:space="preserve"> into her mind. Her fear finally kicked in. She snapped fully awake. The details of the room crystallized in her awareness, as if someone had finally turned on the overhead lights. </w:t>
      </w:r>
    </w:p>
    <w:p w14:paraId="70B3158F" w14:textId="77777777" w:rsidR="00AD0DA2" w:rsidRPr="00471595" w:rsidRDefault="00AD0DA2" w:rsidP="00515B04">
      <w:pPr>
        <w:rPr>
          <w:rFonts w:ascii="Montserrat" w:hAnsi="Montserrat"/>
          <w:sz w:val="24"/>
        </w:rPr>
      </w:pPr>
      <w:r w:rsidRPr="00471595">
        <w:rPr>
          <w:rFonts w:ascii="Montserrat" w:hAnsi="Montserrat"/>
          <w:sz w:val="24"/>
        </w:rPr>
        <w:tab/>
        <w:t xml:space="preserve">The stranger's presence in her thoughts thrust deep into her wounded soul, unafraid of opening herself up to Phoenix through this forced intimacy. </w:t>
      </w:r>
    </w:p>
    <w:p w14:paraId="4155E764" w14:textId="49F093F5" w:rsidR="00AD0DA2" w:rsidRPr="00471595" w:rsidRDefault="00AD0DA2" w:rsidP="00515B04">
      <w:pPr>
        <w:rPr>
          <w:rFonts w:ascii="Montserrat" w:hAnsi="Montserrat"/>
          <w:sz w:val="24"/>
        </w:rPr>
      </w:pPr>
      <w:r w:rsidRPr="00471595">
        <w:rPr>
          <w:rFonts w:ascii="Montserrat" w:hAnsi="Montserrat"/>
          <w:sz w:val="24"/>
        </w:rPr>
        <w:tab/>
        <w:t>Just before Phoenix could marshal her strength to eject the intruder from her mind, her inner eye fell upon a terrible image nesting deep within the stranger's core. A ship</w:t>
      </w:r>
      <w:r w:rsidR="00647C13" w:rsidRPr="00471595">
        <w:rPr>
          <w:rFonts w:ascii="Montserrat" w:hAnsi="Montserrat"/>
          <w:sz w:val="24"/>
        </w:rPr>
        <w:t>,</w:t>
      </w:r>
      <w:r w:rsidRPr="00471595">
        <w:rPr>
          <w:rFonts w:ascii="Montserrat" w:hAnsi="Montserrat"/>
          <w:sz w:val="24"/>
        </w:rPr>
        <w:t xml:space="preserve"> being devoured by a man-sized star. Phoenix</w:t>
      </w:r>
      <w:r w:rsidR="00647C13" w:rsidRPr="00471595">
        <w:rPr>
          <w:rFonts w:ascii="Montserrat" w:hAnsi="Montserrat"/>
          <w:sz w:val="24"/>
        </w:rPr>
        <w:t xml:space="preserve"> gasped is recognition as her</w:t>
      </w:r>
      <w:r w:rsidRPr="00471595">
        <w:rPr>
          <w:rFonts w:ascii="Montserrat" w:hAnsi="Montserrat"/>
          <w:sz w:val="24"/>
        </w:rPr>
        <w:t xml:space="preserve">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she had seen, to herself.</w:t>
      </w:r>
      <w:r w:rsidR="00647C13" w:rsidRPr="00471595">
        <w:rPr>
          <w:rFonts w:ascii="Montserrat" w:hAnsi="Montserrat"/>
          <w:sz w:val="24"/>
        </w:rPr>
        <w:t xml:space="preserve"> </w:t>
      </w:r>
      <w:r w:rsidRPr="00471595">
        <w:rPr>
          <w:rFonts w:ascii="Montserrat" w:hAnsi="Montserrat"/>
          <w:sz w:val="24"/>
        </w:rPr>
        <w:t xml:space="preserve">Those haunted eyes suddenly spilled over and with a heavy sigh, she collapsed in Phoenix's arms. Phoenix </w:t>
      </w:r>
      <w:r w:rsidR="00647C13" w:rsidRPr="00471595">
        <w:rPr>
          <w:rFonts w:ascii="Montserrat" w:hAnsi="Montserrat"/>
          <w:sz w:val="24"/>
        </w:rPr>
        <w:t>studied</w:t>
      </w:r>
      <w:r w:rsidRPr="00471595">
        <w:rPr>
          <w:rFonts w:ascii="Montserrat" w:hAnsi="Montserrat"/>
          <w:sz w:val="24"/>
        </w:rPr>
        <w:t xml:space="preserve"> the woman as she eased her onto her bed. </w:t>
      </w:r>
      <w:r w:rsidR="00647C13" w:rsidRPr="00471595">
        <w:rPr>
          <w:rFonts w:ascii="Montserrat" w:hAnsi="Montserrat"/>
          <w:sz w:val="24"/>
        </w:rPr>
        <w:t>‘</w:t>
      </w:r>
      <w:r w:rsidRPr="00471595">
        <w:rPr>
          <w:rFonts w:ascii="Montserrat" w:hAnsi="Montserrat"/>
          <w:sz w:val="24"/>
        </w:rPr>
        <w:t xml:space="preserve">So, this </w:t>
      </w:r>
      <w:r w:rsidR="00647C13" w:rsidRPr="00471595">
        <w:rPr>
          <w:rFonts w:ascii="Montserrat" w:hAnsi="Montserrat"/>
          <w:sz w:val="24"/>
        </w:rPr>
        <w:t>is my</w:t>
      </w:r>
      <w:r w:rsidRPr="00471595">
        <w:rPr>
          <w:rFonts w:ascii="Montserrat" w:hAnsi="Montserrat"/>
          <w:sz w:val="24"/>
        </w:rPr>
        <w:t xml:space="preserve"> catatonic patient</w:t>
      </w:r>
      <w:r w:rsidR="00647C13" w:rsidRPr="00471595">
        <w:rPr>
          <w:rFonts w:ascii="Montserrat" w:hAnsi="Montserrat"/>
          <w:sz w:val="24"/>
        </w:rPr>
        <w:t>?’</w:t>
      </w:r>
      <w:r w:rsidRPr="00471595">
        <w:rPr>
          <w:rFonts w:ascii="Montserrat" w:hAnsi="Montserrat"/>
          <w:sz w:val="24"/>
        </w:rPr>
        <w:t xml:space="preserve"> she mused. Phoenix checked her over as she laid her out on the bed. She had withdrawn back into herself. As Phoenix tried to step away to recover the sheet she had lost in the encounter, the stranger's hand snapped out and gripped her arm hard.</w:t>
      </w:r>
    </w:p>
    <w:p w14:paraId="26B7E2E2" w14:textId="13475F57" w:rsidR="00AD0DA2" w:rsidRPr="00471595" w:rsidRDefault="00AD0DA2" w:rsidP="00515B04">
      <w:pPr>
        <w:rPr>
          <w:rFonts w:ascii="Montserrat" w:hAnsi="Montserrat"/>
          <w:sz w:val="24"/>
        </w:rPr>
      </w:pPr>
      <w:r w:rsidRPr="00471595">
        <w:rPr>
          <w:rFonts w:ascii="Montserrat" w:hAnsi="Montserrat"/>
          <w:sz w:val="24"/>
        </w:rPr>
        <w:tab/>
        <w:t xml:space="preserve">“It's okay,” Phoenix said at once, “I just need to cover myself up.” Indeed, she grinned, as her keepers stood gaping at the demolished doorway, in the company of other control agents Phoenix did not know. </w:t>
      </w:r>
      <w:r w:rsidR="00CA5894" w:rsidRPr="00471595">
        <w:rPr>
          <w:rFonts w:ascii="Montserrat" w:hAnsi="Montserrat"/>
          <w:sz w:val="24"/>
        </w:rPr>
        <w:t>The woman’s eyes flickered toward the door and returned with the slightest narrowing of feminine outrage.</w:t>
      </w:r>
    </w:p>
    <w:p w14:paraId="7787B0D2" w14:textId="77777777" w:rsidR="00AD0DA2" w:rsidRPr="00471595" w:rsidRDefault="00AD0DA2" w:rsidP="00515B04">
      <w:pPr>
        <w:rPr>
          <w:rFonts w:ascii="Montserrat" w:hAnsi="Montserrat"/>
          <w:sz w:val="24"/>
        </w:rPr>
      </w:pPr>
      <w:r w:rsidRPr="00471595">
        <w:rPr>
          <w:rFonts w:ascii="Montserrat" w:hAnsi="Montserrat"/>
          <w:sz w:val="24"/>
        </w:rPr>
        <w:tab/>
        <w:t xml:space="preserve">The hand relaxed. </w:t>
      </w:r>
    </w:p>
    <w:p w14:paraId="67B37C6C" w14:textId="07E25532" w:rsidR="00AD0DA2" w:rsidRPr="00471595" w:rsidRDefault="00AD0DA2" w:rsidP="00515B04">
      <w:pPr>
        <w:rPr>
          <w:rFonts w:ascii="Montserrat" w:hAnsi="Montserrat"/>
          <w:sz w:val="24"/>
        </w:rPr>
      </w:pPr>
      <w:r w:rsidRPr="00471595">
        <w:rPr>
          <w:rFonts w:ascii="Montserrat" w:hAnsi="Montserrat"/>
          <w:sz w:val="24"/>
        </w:rPr>
        <w:tab/>
        <w:t>Phoenix slipped away, arms held out of the way as the sheet snaked up and around her torso. She calmly secured it around herself, smoothing it over her slender body with her hands. Deliberately letting the seconds tick past</w:t>
      </w:r>
      <w:r w:rsidR="00185928" w:rsidRPr="00471595">
        <w:rPr>
          <w:rFonts w:ascii="Montserrat" w:hAnsi="Montserrat"/>
          <w:sz w:val="24"/>
        </w:rPr>
        <w:t xml:space="preserve">, while Arthur pushed Samual back into the hall and growled at the other men to back off while he handled things in her room. She willfully tuned out their bald lies about just doing their duties, grateful for once that their minds did not betray whatever truth lay within them. </w:t>
      </w:r>
      <w:r w:rsidR="00CA5894" w:rsidRPr="00471595">
        <w:rPr>
          <w:rFonts w:ascii="Montserrat" w:hAnsi="Montserrat"/>
          <w:sz w:val="24"/>
        </w:rPr>
        <w:t xml:space="preserve">They were slow enough, retreating, for her to know why their eyes stayed on her. Not that hurt to be seen as a girl, rather than a loose warhead, for once. </w:t>
      </w:r>
      <w:r w:rsidRPr="00471595">
        <w:rPr>
          <w:rFonts w:ascii="Montserrat" w:hAnsi="Montserrat"/>
          <w:sz w:val="24"/>
        </w:rPr>
        <w:t>Finally, she turned to face the group of men. “Arthur?” She invited with an arched brow. She was pleased to see the heat in his face, suggesting that he had the decency to blush, at least, as he stood gawking.</w:t>
      </w:r>
    </w:p>
    <w:p w14:paraId="6BB923AF" w14:textId="77777777" w:rsidR="00AD0DA2" w:rsidRPr="00471595" w:rsidRDefault="00AD0DA2" w:rsidP="00515B04">
      <w:pPr>
        <w:rPr>
          <w:rFonts w:ascii="Montserrat" w:hAnsi="Montserrat"/>
          <w:sz w:val="24"/>
        </w:rPr>
      </w:pPr>
      <w:r w:rsidRPr="00471595">
        <w:rPr>
          <w:rFonts w:ascii="Montserrat" w:hAnsi="Montserrat"/>
          <w:sz w:val="24"/>
        </w:rPr>
        <w:tab/>
        <w:t xml:space="preserve">Arthur eased into the room and joined her at the bedside. “Ah, yes, I suppose introductions are in order,” he said with a slight smile. </w:t>
      </w:r>
    </w:p>
    <w:p w14:paraId="78939F0D" w14:textId="6FDF8443" w:rsidR="00AD0DA2" w:rsidRPr="00471595" w:rsidRDefault="00AD0DA2" w:rsidP="00515B04">
      <w:pPr>
        <w:rPr>
          <w:rFonts w:ascii="Montserrat" w:hAnsi="Montserrat"/>
          <w:sz w:val="24"/>
        </w:rPr>
      </w:pPr>
      <w:r w:rsidRPr="00471595">
        <w:rPr>
          <w:rFonts w:ascii="Montserrat" w:hAnsi="Montserrat"/>
          <w:sz w:val="24"/>
        </w:rPr>
        <w:tab/>
        <w:t>Phoenix glanced at him sideways and wondered if he had been chosen to chaperone her on the basis of his fatherly personality. Given the fact that she had never known the identity of her biological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hadn’t decided to hold it against Arthur. Yet.</w:t>
      </w:r>
      <w:r w:rsidR="00185928" w:rsidRPr="00471595">
        <w:rPr>
          <w:rFonts w:ascii="Montserrat" w:hAnsi="Montserrat"/>
          <w:sz w:val="24"/>
        </w:rPr>
        <w:t xml:space="preserve"> </w:t>
      </w:r>
      <w:r w:rsidRPr="00471595">
        <w:rPr>
          <w:rFonts w:ascii="Montserrat" w:hAnsi="Montserrat"/>
          <w:sz w:val="24"/>
        </w:rPr>
        <w:t xml:space="preserve">Phoenix shrugged, “Well, I assume that this is the pilot from the Intrepid,” she aired with irony. </w:t>
      </w:r>
    </w:p>
    <w:p w14:paraId="5249B28D" w14:textId="77777777" w:rsidR="00AD0DA2" w:rsidRPr="00471595" w:rsidRDefault="00AD0DA2" w:rsidP="00515B04">
      <w:pPr>
        <w:rPr>
          <w:rFonts w:ascii="Montserrat" w:hAnsi="Montserrat"/>
          <w:sz w:val="24"/>
        </w:rPr>
      </w:pPr>
      <w:r w:rsidRPr="00471595">
        <w:rPr>
          <w:rFonts w:ascii="Montserrat" w:hAnsi="Montserrat"/>
          <w:sz w:val="24"/>
        </w:rPr>
        <w:tab/>
        <w:t>Arthur looked at her with a grin and rubbed the back of his head.</w:t>
      </w:r>
    </w:p>
    <w:p w14:paraId="5E38AC09" w14:textId="11ABFA3C" w:rsidR="00AD0DA2" w:rsidRPr="00471595" w:rsidRDefault="00AD0DA2" w:rsidP="00515B04">
      <w:pPr>
        <w:rPr>
          <w:rFonts w:ascii="Montserrat" w:hAnsi="Montserrat"/>
          <w:sz w:val="24"/>
        </w:rPr>
      </w:pPr>
      <w:r w:rsidRPr="00471595">
        <w:rPr>
          <w:rFonts w:ascii="Montserrat" w:hAnsi="Montserrat"/>
          <w:sz w:val="24"/>
        </w:rPr>
        <w:tab/>
        <w:t>“Yes, of course,” he said, “This is Naomi Eden Harkin. According to the security detail that accompanied her, she doesn't do anything volitional. She has to be told to eat, to go to sleep.” He took a deep breath and the let it out all at once. “She has to be walked through bathing and waste elimination. They said that she will carry out complex instructions to the smallest detail, sparing no attention. But only that far. No initiative whatsoever. And then she does this,” he gestured at the recumbent form in Phoenix's bed. “She was told to wait outside while we moved her stuff in.”</w:t>
      </w:r>
      <w:r w:rsidR="00185928" w:rsidRPr="00471595">
        <w:rPr>
          <w:rFonts w:ascii="Montserrat" w:hAnsi="Montserrat"/>
          <w:sz w:val="24"/>
        </w:rPr>
        <w:t xml:space="preserve"> </w:t>
      </w:r>
      <w:r w:rsidRPr="00471595">
        <w:rPr>
          <w:rFonts w:ascii="Montserrat" w:hAnsi="Montserrat"/>
          <w:sz w:val="24"/>
        </w:rPr>
        <w:t>He took a few more steps into the room, eyes shifting to Naomi, and shrugged. “But the next time someone looked up she had disappeared. We didn't know where she had gone until she tripped the wire on your door. Are you alright?” He asked finally.</w:t>
      </w:r>
    </w:p>
    <w:p w14:paraId="6DB6BBA8" w14:textId="2B6BF44E" w:rsidR="00AD0DA2" w:rsidRPr="00471595" w:rsidRDefault="00AD0DA2" w:rsidP="00515B04">
      <w:pPr>
        <w:rPr>
          <w:rFonts w:ascii="Montserrat" w:hAnsi="Montserrat"/>
          <w:sz w:val="24"/>
        </w:rPr>
      </w:pPr>
      <w:r w:rsidRPr="00471595">
        <w:rPr>
          <w:rFonts w:ascii="Montserrat" w:hAnsi="Montserrat"/>
          <w:sz w:val="24"/>
        </w:rPr>
        <w:tab/>
        <w:t xml:space="preserve">“Caught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w:t>
      </w:r>
    </w:p>
    <w:p w14:paraId="164A065B" w14:textId="77777777" w:rsidR="00AD0DA2" w:rsidRPr="00471595" w:rsidRDefault="00AD0DA2" w:rsidP="00515B04">
      <w:pPr>
        <w:rPr>
          <w:rFonts w:ascii="Montserrat" w:hAnsi="Montserrat"/>
          <w:sz w:val="24"/>
        </w:rPr>
      </w:pPr>
      <w:r w:rsidRPr="00471595">
        <w:rPr>
          <w:rFonts w:ascii="Montserrat" w:hAnsi="Montserrat"/>
          <w:sz w:val="24"/>
        </w:rPr>
        <w:tab/>
        <w:t xml:space="preserve">She took one of Naomi's hands in her own. “See what can be done about the mess, hey? I'll fix it up when I have a chance. I'm sure there’s other stuff you all need to do. We'll be fine, so go ahead,” she dismissed. </w:t>
      </w:r>
    </w:p>
    <w:p w14:paraId="30E2A14F" w14:textId="77777777" w:rsidR="00AD0DA2" w:rsidRPr="00471595" w:rsidRDefault="00AD0DA2" w:rsidP="00515B04">
      <w:pPr>
        <w:rPr>
          <w:rFonts w:ascii="Montserrat" w:hAnsi="Montserrat"/>
          <w:sz w:val="24"/>
        </w:rPr>
      </w:pPr>
      <w:r w:rsidRPr="00471595">
        <w:rPr>
          <w:rFonts w:ascii="Montserrat" w:hAnsi="Montserrat"/>
          <w:sz w:val="24"/>
        </w:rPr>
        <w:tab/>
        <w:t>Arthur caught the hint and ushered the rest of the crowd out of the doorway. Phoenix listened to them as they sorted things out in the hall for a moment. The sound dropped to a murmur as Arthur eased her door shut.</w:t>
      </w:r>
    </w:p>
    <w:p w14:paraId="01531BC9" w14:textId="77777777" w:rsidR="00AD0DA2" w:rsidRPr="00471595" w:rsidRDefault="00AD0DA2" w:rsidP="00515B04">
      <w:pPr>
        <w:rPr>
          <w:rFonts w:ascii="Montserrat" w:hAnsi="Montserrat"/>
          <w:sz w:val="24"/>
        </w:rPr>
      </w:pPr>
      <w:r w:rsidRPr="00471595">
        <w:rPr>
          <w:rFonts w:ascii="Montserrat" w:hAnsi="Montserrat"/>
          <w:sz w:val="24"/>
        </w:rPr>
        <w:tab/>
        <w:t>Phoenix leaned close to her patient and said cheerfully, “Well, Naomi, you are a wreck. I hope you want to get better real quick, because I need someone to talk to too.”</w:t>
      </w:r>
    </w:p>
    <w:p w14:paraId="1F00CE85" w14:textId="77777777" w:rsidR="00515B04" w:rsidRPr="00471595" w:rsidRDefault="00AD0DA2" w:rsidP="00515B04">
      <w:pPr>
        <w:rPr>
          <w:rFonts w:ascii="Montserrat" w:hAnsi="Montserrat"/>
          <w:sz w:val="24"/>
        </w:rPr>
        <w:sectPr w:rsidR="00515B04" w:rsidRPr="00471595" w:rsidSect="00515B04">
          <w:type w:val="continuous"/>
          <w:pgSz w:w="12240" w:h="15840"/>
          <w:pgMar w:top="1440" w:right="1800" w:bottom="1440" w:left="1800" w:header="720" w:footer="720" w:gutter="0"/>
          <w:cols w:space="720"/>
          <w:docGrid w:linePitch="360"/>
        </w:sectPr>
      </w:pPr>
      <w:r w:rsidRPr="00471595">
        <w:rPr>
          <w:rFonts w:ascii="Montserrat" w:hAnsi="Montserrat"/>
          <w:sz w:val="24"/>
        </w:rPr>
        <w:br w:type="page"/>
      </w:r>
    </w:p>
    <w:p w14:paraId="41F59A7F" w14:textId="7CFF7E62" w:rsidR="00AD0DA2" w:rsidRPr="00471595" w:rsidRDefault="00AD0DA2" w:rsidP="00515B04">
      <w:pPr>
        <w:rPr>
          <w:rFonts w:ascii="Montserrat" w:hAnsi="Montserrat"/>
          <w:sz w:val="24"/>
        </w:rPr>
      </w:pPr>
    </w:p>
    <w:p w14:paraId="0634CDE9" w14:textId="77777777" w:rsidR="00AD0DA2" w:rsidRPr="00471595" w:rsidRDefault="00AD0DA2" w:rsidP="00515B04">
      <w:pPr>
        <w:pStyle w:val="VerticalBrace"/>
        <w:rPr>
          <w:rFonts w:ascii="Montserrat" w:hAnsi="Montserrat"/>
          <w:sz w:val="24"/>
        </w:rPr>
      </w:pPr>
      <w:r w:rsidRPr="00471595">
        <w:rPr>
          <w:rFonts w:ascii="Montserrat" w:hAnsi="Montserrat"/>
          <w:sz w:val="24"/>
        </w:rPr>
        <w:t>————————</w:t>
      </w:r>
    </w:p>
    <w:p w14:paraId="32CC19F8" w14:textId="77777777" w:rsidR="00AD0DA2" w:rsidRPr="00471595" w:rsidRDefault="00AD0DA2" w:rsidP="00515B04">
      <w:pPr>
        <w:rPr>
          <w:rFonts w:ascii="Montserrat" w:hAnsi="Montserrat"/>
          <w:sz w:val="24"/>
        </w:rPr>
      </w:pPr>
    </w:p>
    <w:p w14:paraId="03BC56FE" w14:textId="5B0D0D05" w:rsidR="00AD35EB" w:rsidRPr="00471595" w:rsidRDefault="000264CD" w:rsidP="00515B04">
      <w:pPr>
        <w:rPr>
          <w:rFonts w:ascii="Montserrat" w:hAnsi="Montserrat"/>
          <w:sz w:val="24"/>
        </w:rPr>
      </w:pPr>
      <w:r w:rsidRPr="00471595">
        <w:rPr>
          <w:rFonts w:ascii="Montserrat" w:hAnsi="Montserrat"/>
          <w:sz w:val="24"/>
        </w:rPr>
        <w:t>“</w:t>
      </w:r>
      <w:r w:rsidR="00AD35EB" w:rsidRPr="00471595">
        <w:rPr>
          <w:rFonts w:ascii="Montserrat" w:hAnsi="Montserrat"/>
          <w:sz w:val="24"/>
        </w:rPr>
        <w:t>Is it just human nature, that every discovery has to be questioned and subjected to demands for proof?</w:t>
      </w:r>
      <w:r w:rsidRPr="00471595">
        <w:rPr>
          <w:rFonts w:ascii="Montserrat" w:hAnsi="Montserrat"/>
          <w:sz w:val="24"/>
        </w:rPr>
        <w:t>”</w:t>
      </w:r>
      <w:r w:rsidR="00AD35EB" w:rsidRPr="00471595">
        <w:rPr>
          <w:rFonts w:ascii="Montserrat" w:hAnsi="Montserrat"/>
          <w:sz w:val="24"/>
        </w:rPr>
        <w:t xml:space="preserve"> Phoenix asked in disgust. She was sitting in the solar with her two bodyguards, watching the morning news while they ate breakfast. </w:t>
      </w:r>
      <w:r w:rsidRPr="00471595">
        <w:rPr>
          <w:rFonts w:ascii="Montserrat" w:hAnsi="Montserrat"/>
          <w:sz w:val="24"/>
        </w:rPr>
        <w:t>“</w:t>
      </w:r>
      <w:r w:rsidR="00AD35EB" w:rsidRPr="00471595">
        <w:rPr>
          <w:rFonts w:ascii="Montserrat" w:hAnsi="Montserrat"/>
          <w:sz w:val="24"/>
        </w:rPr>
        <w:t>In particular, why is it that the first reaction to the demonstration of psionic potential, is the suspicion of fraud?</w:t>
      </w:r>
      <w:r w:rsidRPr="00471595">
        <w:rPr>
          <w:rFonts w:ascii="Montserrat" w:hAnsi="Montserrat"/>
          <w:sz w:val="24"/>
        </w:rPr>
        <w:t>”</w:t>
      </w:r>
      <w:r w:rsidR="00AD35EB" w:rsidRPr="00471595">
        <w:rPr>
          <w:rFonts w:ascii="Montserrat" w:hAnsi="Montserrat"/>
          <w:sz w:val="24"/>
        </w:rPr>
        <w:t xml:space="preserve"> She complained. The guest speaker, a prominent physicist, was explaining in detail why Phoenix's claims the previous morning had to be part of some elaborate hoax. The host interrupted the man's arcane monologue of equations, challenging the physicist with the accounts of a thousand world leaders</w:t>
      </w:r>
      <w:r w:rsidR="00295153" w:rsidRPr="00471595">
        <w:rPr>
          <w:rFonts w:ascii="Montserrat" w:hAnsi="Montserrat"/>
          <w:sz w:val="24"/>
        </w:rPr>
        <w:t xml:space="preserve"> and</w:t>
      </w:r>
      <w:r w:rsidR="00AD35EB" w:rsidRPr="00471595">
        <w:rPr>
          <w:rFonts w:ascii="Montserrat" w:hAnsi="Montserrat"/>
          <w:sz w:val="24"/>
        </w:rPr>
        <w:t xml:space="preserve"> twice as many seasoned journalists who had witnessed her demonstration first hand. </w:t>
      </w:r>
    </w:p>
    <w:p w14:paraId="6B61F3A9" w14:textId="31A06657" w:rsidR="00AD35EB" w:rsidRPr="00471595" w:rsidRDefault="00AD35EB" w:rsidP="00515B04">
      <w:pPr>
        <w:numPr>
          <w:ins w:id="20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Stage magicians and con-artists have been dazzling live audiences since the dawn of civilization,</w:t>
      </w:r>
      <w:r w:rsidR="000264CD" w:rsidRPr="00471595">
        <w:rPr>
          <w:rFonts w:ascii="Montserrat" w:hAnsi="Montserrat"/>
          <w:sz w:val="24"/>
        </w:rPr>
        <w:t>”</w:t>
      </w:r>
      <w:r w:rsidRPr="00471595">
        <w:rPr>
          <w:rFonts w:ascii="Montserrat" w:hAnsi="Montserrat"/>
          <w:sz w:val="24"/>
        </w:rPr>
        <w:t xml:space="preserve"> the distinguished gentleman on the screen proclaimed, </w:t>
      </w:r>
      <w:r w:rsidR="000264CD" w:rsidRPr="00471595">
        <w:rPr>
          <w:rFonts w:ascii="Montserrat" w:hAnsi="Montserrat"/>
          <w:sz w:val="24"/>
        </w:rPr>
        <w:t>“</w:t>
      </w:r>
      <w:r w:rsidRPr="00471595">
        <w:rPr>
          <w:rFonts w:ascii="Montserrat" w:hAnsi="Montserrat"/>
          <w:sz w:val="24"/>
        </w:rPr>
        <w:t>I would expect a little slight of hand to accentuate a theatrical swindle such as the Prime Minister of the Solar Authority is perpetrating. The governments of Earth have been throwing away billions of dollars a year on the fruitless pursuit of psionic research. All on the basis of some clever mathematical double talk purporting to be a unified field theory. What is really going on is quite simple and certainly far more plausible; this whole show was to set the stage for a demand for more money and the appropriation of even more resources to feed the growth of the Solar Authority and the Aegis. I don't care how many teary-eyed little girls are paid to stand up and make ridiculous claims, a hoax is a hoax</w:t>
      </w:r>
      <w:r w:rsidR="00295153" w:rsidRPr="00471595">
        <w:rPr>
          <w:rFonts w:ascii="Montserrat" w:hAnsi="Montserrat"/>
          <w:sz w:val="24"/>
        </w:rPr>
        <w:t xml:space="preserve"> and</w:t>
      </w:r>
      <w:r w:rsidRPr="00471595">
        <w:rPr>
          <w:rFonts w:ascii="Montserrat" w:hAnsi="Montserrat"/>
          <w:sz w:val="24"/>
        </w:rPr>
        <w:t xml:space="preserve"> you will see soon enough what the price tag of this swindle will be.</w:t>
      </w:r>
      <w:r w:rsidR="000264CD" w:rsidRPr="00471595">
        <w:rPr>
          <w:rFonts w:ascii="Montserrat" w:hAnsi="Montserrat"/>
          <w:sz w:val="24"/>
        </w:rPr>
        <w:t>”</w:t>
      </w:r>
    </w:p>
    <w:p w14:paraId="27CD8CBD" w14:textId="475AE8DA" w:rsidR="00AD35EB" w:rsidRPr="00471595" w:rsidRDefault="00AD35EB" w:rsidP="00515B04">
      <w:pPr>
        <w:numPr>
          <w:ins w:id="210" w:author="Unknown"/>
        </w:numPr>
        <w:rPr>
          <w:rFonts w:ascii="Montserrat" w:hAnsi="Montserrat"/>
          <w:sz w:val="24"/>
        </w:rPr>
      </w:pPr>
      <w:r w:rsidRPr="00471595">
        <w:rPr>
          <w:rFonts w:ascii="Montserrat" w:hAnsi="Montserrat"/>
          <w:sz w:val="24"/>
        </w:rPr>
        <w:tab/>
        <w:t>Phoenix glared</w:t>
      </w:r>
      <w:r w:rsidR="00295153" w:rsidRPr="00471595">
        <w:rPr>
          <w:rFonts w:ascii="Montserrat" w:hAnsi="Montserrat"/>
          <w:sz w:val="24"/>
        </w:rPr>
        <w:t xml:space="preserve"> and</w:t>
      </w:r>
      <w:r w:rsidRPr="00471595">
        <w:rPr>
          <w:rFonts w:ascii="Montserrat" w:hAnsi="Montserrat"/>
          <w:sz w:val="24"/>
        </w:rPr>
        <w:t xml:space="preserve"> killed the power. Neither of the men sitting with her felt the urge to respond to her irate questions. It seemed obvious to them why sane, educated men would get up on their soapboxes and deny the whole thing just out of principle. As Arthur recalled, a certain number of control agent trainees washed out of the program because they simply could not rationalize the facts presented to them, to fit into their worldviews. Phoenix did not need to read their silent minds to see that either. Her gut feeling was that people were generally afraid of potential such as she possessed.</w:t>
      </w:r>
    </w:p>
    <w:p w14:paraId="139CE955" w14:textId="490973DB" w:rsidR="00AD35EB" w:rsidRPr="00471595" w:rsidRDefault="00AD35EB" w:rsidP="00515B04">
      <w:pPr>
        <w:numPr>
          <w:ins w:id="211" w:author="Unknown"/>
        </w:numPr>
        <w:rPr>
          <w:rFonts w:ascii="Montserrat" w:hAnsi="Montserrat"/>
          <w:sz w:val="24"/>
        </w:rPr>
      </w:pPr>
      <w:r w:rsidRPr="00471595">
        <w:rPr>
          <w:rFonts w:ascii="Montserrat" w:hAnsi="Montserrat"/>
          <w:sz w:val="24"/>
        </w:rPr>
        <w:tab/>
        <w:t>That was part of what she had felt when she stood up alone in front of the world to make a claim that sounded impossible. If she had been in any condition to think clearly before she got out in front of the cameras she would not have given in to the urge to rush through it as fast as possible</w:t>
      </w:r>
      <w:r w:rsidR="00295153" w:rsidRPr="00471595">
        <w:rPr>
          <w:rFonts w:ascii="Montserrat" w:hAnsi="Montserrat"/>
          <w:sz w:val="24"/>
        </w:rPr>
        <w:t xml:space="preserve"> and</w:t>
      </w:r>
      <w:r w:rsidRPr="00471595">
        <w:rPr>
          <w:rFonts w:ascii="Montserrat" w:hAnsi="Montserrat"/>
          <w:sz w:val="24"/>
        </w:rPr>
        <w:t xml:space="preserve"> duck out like she had. It had been a set up</w:t>
      </w:r>
      <w:r w:rsidR="00295153" w:rsidRPr="00471595">
        <w:rPr>
          <w:rFonts w:ascii="Montserrat" w:hAnsi="Montserrat"/>
          <w:sz w:val="24"/>
        </w:rPr>
        <w:t xml:space="preserve"> and</w:t>
      </w:r>
      <w:r w:rsidRPr="00471595">
        <w:rPr>
          <w:rFonts w:ascii="Montserrat" w:hAnsi="Montserrat"/>
          <w:sz w:val="24"/>
        </w:rPr>
        <w:t xml:space="preserve"> she had been asked on the spot for unquestionable proof. If she had known what her actions would end up committing her to, she would have braved the questions instead.</w:t>
      </w:r>
    </w:p>
    <w:p w14:paraId="05B01DFA" w14:textId="77777777" w:rsidR="00AD35EB" w:rsidRPr="00471595" w:rsidRDefault="00AD35EB" w:rsidP="00515B04">
      <w:pPr>
        <w:numPr>
          <w:ins w:id="212" w:author="Unknown"/>
        </w:numPr>
        <w:rPr>
          <w:rFonts w:ascii="Montserrat" w:hAnsi="Montserrat"/>
          <w:sz w:val="24"/>
        </w:rPr>
      </w:pPr>
      <w:r w:rsidRPr="00471595">
        <w:rPr>
          <w:rFonts w:ascii="Montserrat" w:hAnsi="Montserrat"/>
          <w:sz w:val="24"/>
        </w:rPr>
        <w:tab/>
        <w:t xml:space="preserve">That point came home when the three stooges showed up after breakfast. </w:t>
      </w:r>
    </w:p>
    <w:p w14:paraId="507AA6DB" w14:textId="65250710" w:rsidR="00AD35EB" w:rsidRPr="00471595" w:rsidRDefault="00AD35EB" w:rsidP="00515B04">
      <w:pPr>
        <w:numPr>
          <w:ins w:id="213" w:author="Unknown"/>
        </w:numPr>
        <w:rPr>
          <w:rFonts w:ascii="Montserrat" w:hAnsi="Montserrat"/>
          <w:sz w:val="24"/>
        </w:rPr>
      </w:pPr>
      <w:r w:rsidRPr="00471595">
        <w:rPr>
          <w:rFonts w:ascii="Montserrat" w:hAnsi="Montserrat"/>
          <w:sz w:val="24"/>
        </w:rPr>
        <w:tab/>
        <w:t xml:space="preserve">Mark Dreyfus, Chad Powers and her </w:t>
      </w:r>
      <w:r w:rsidR="000264CD" w:rsidRPr="00471595">
        <w:rPr>
          <w:rFonts w:ascii="Montserrat" w:hAnsi="Montserrat"/>
          <w:sz w:val="24"/>
        </w:rPr>
        <w:t>“</w:t>
      </w:r>
      <w:r w:rsidRPr="00471595">
        <w:rPr>
          <w:rFonts w:ascii="Montserrat" w:hAnsi="Montserrat"/>
          <w:sz w:val="24"/>
        </w:rPr>
        <w:t>old friend</w:t>
      </w:r>
      <w:r w:rsidR="000264CD" w:rsidRPr="00471595">
        <w:rPr>
          <w:rFonts w:ascii="Montserrat" w:hAnsi="Montserrat"/>
          <w:sz w:val="24"/>
        </w:rPr>
        <w:t>”</w:t>
      </w:r>
      <w:r w:rsidRPr="00471595">
        <w:rPr>
          <w:rFonts w:ascii="Montserrat" w:hAnsi="Montserrat"/>
          <w:sz w:val="24"/>
        </w:rPr>
        <w:t xml:space="preserve"> Martin Craig settled in and took possession of her sitting room. Naomi annoyed them by choosing that moment to attach herself to Phoenix on the settee in the center of the room. Considering that the three directed her body guards to activate their portable damper before getting to business, it was a good thing Phoenix was right on hand to see Naomi through the frightening activation of the null field. It only felt like one was having her mind ripped out by the roots, a sensation made worse by any attempt to fight the effect. After calming Naomi down, Phoenix spared a thought to wonder what a latent felt, if anything, in the grip of a damper.</w:t>
      </w:r>
    </w:p>
    <w:p w14:paraId="0C6011C1" w14:textId="1465233A" w:rsidR="00AD35EB" w:rsidRPr="00471595" w:rsidRDefault="00AD35EB" w:rsidP="00515B04">
      <w:pPr>
        <w:numPr>
          <w:ins w:id="21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Please don't,</w:t>
      </w:r>
      <w:r w:rsidR="000264CD" w:rsidRPr="00471595">
        <w:rPr>
          <w:rFonts w:ascii="Montserrat" w:hAnsi="Montserrat"/>
          <w:sz w:val="24"/>
        </w:rPr>
        <w:t>”</w:t>
      </w:r>
      <w:r w:rsidRPr="00471595">
        <w:rPr>
          <w:rFonts w:ascii="Montserrat" w:hAnsi="Montserrat"/>
          <w:sz w:val="24"/>
        </w:rPr>
        <w:t xml:space="preserve"> Phoenix said, breaking the silence as Powers produced a cigar and bent to light it. He glared at her and she gestured around her, </w:t>
      </w:r>
      <w:r w:rsidR="000264CD" w:rsidRPr="00471595">
        <w:rPr>
          <w:rFonts w:ascii="Montserrat" w:hAnsi="Montserrat"/>
          <w:sz w:val="24"/>
        </w:rPr>
        <w:t>“</w:t>
      </w:r>
      <w:r w:rsidRPr="00471595">
        <w:rPr>
          <w:rFonts w:ascii="Montserrat" w:hAnsi="Montserrat"/>
          <w:sz w:val="24"/>
        </w:rPr>
        <w:t>White decor, I'm sorry.</w:t>
      </w:r>
      <w:r w:rsidR="000264CD" w:rsidRPr="00471595">
        <w:rPr>
          <w:rFonts w:ascii="Montserrat" w:hAnsi="Montserrat"/>
          <w:sz w:val="24"/>
        </w:rPr>
        <w:t>”</w:t>
      </w:r>
      <w:r w:rsidRPr="00471595">
        <w:rPr>
          <w:rFonts w:ascii="Montserrat" w:hAnsi="Montserrat"/>
          <w:sz w:val="24"/>
        </w:rPr>
        <w:t xml:space="preserve"> He put it away and continued to scowl. Phoenix sat up and took a lively breath. </w:t>
      </w:r>
      <w:r w:rsidR="000264CD" w:rsidRPr="00471595">
        <w:rPr>
          <w:rFonts w:ascii="Montserrat" w:hAnsi="Montserrat"/>
          <w:sz w:val="24"/>
        </w:rPr>
        <w:t>“</w:t>
      </w:r>
      <w:r w:rsidRPr="00471595">
        <w:rPr>
          <w:rFonts w:ascii="Montserrat" w:hAnsi="Montserrat"/>
          <w:sz w:val="24"/>
        </w:rPr>
        <w:t>So, to what do I owe the honor?</w:t>
      </w:r>
      <w:r w:rsidR="000264CD" w:rsidRPr="00471595">
        <w:rPr>
          <w:rFonts w:ascii="Montserrat" w:hAnsi="Montserrat"/>
          <w:sz w:val="24"/>
        </w:rPr>
        <w:t>”</w:t>
      </w:r>
      <w:r w:rsidRPr="00471595">
        <w:rPr>
          <w:rFonts w:ascii="Montserrat" w:hAnsi="Montserrat"/>
          <w:sz w:val="24"/>
        </w:rPr>
        <w:t xml:space="preserve"> She asked pleasantly.</w:t>
      </w:r>
    </w:p>
    <w:p w14:paraId="5C95C5B2" w14:textId="55676E5E" w:rsidR="00AD35EB" w:rsidRPr="00471595" w:rsidRDefault="00AD35EB" w:rsidP="00515B04">
      <w:pPr>
        <w:numPr>
          <w:ins w:id="215"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Have you been watching the news, or maybe some of the talk shows, since yesterday?</w:t>
      </w:r>
      <w:r w:rsidR="000264CD" w:rsidRPr="00471595">
        <w:rPr>
          <w:rFonts w:ascii="Montserrat" w:hAnsi="Montserrat"/>
          <w:sz w:val="24"/>
        </w:rPr>
        <w:t>”</w:t>
      </w:r>
      <w:r w:rsidRPr="00471595">
        <w:rPr>
          <w:rFonts w:ascii="Montserrat" w:hAnsi="Montserrat"/>
          <w:sz w:val="24"/>
        </w:rPr>
        <w:t xml:space="preserve"> Dreyfus asked. </w:t>
      </w:r>
    </w:p>
    <w:p w14:paraId="78CE1A6C" w14:textId="3523C6AC" w:rsidR="00AD35EB" w:rsidRPr="00471595" w:rsidRDefault="00AD35EB" w:rsidP="00515B04">
      <w:pPr>
        <w:numPr>
          <w:ins w:id="216" w:author="Unknown"/>
        </w:numPr>
        <w:rPr>
          <w:rFonts w:ascii="Montserrat" w:hAnsi="Montserrat"/>
          <w:sz w:val="24"/>
        </w:rPr>
      </w:pPr>
      <w:r w:rsidRPr="00471595">
        <w:rPr>
          <w:rFonts w:ascii="Montserrat" w:hAnsi="Montserrat"/>
          <w:sz w:val="24"/>
        </w:rPr>
        <w:tab/>
        <w:t xml:space="preserve">Phoenix nodded. With a deep sigh she confessed, </w:t>
      </w:r>
      <w:r w:rsidR="000264CD" w:rsidRPr="00471595">
        <w:rPr>
          <w:rFonts w:ascii="Montserrat" w:hAnsi="Montserrat"/>
          <w:sz w:val="24"/>
        </w:rPr>
        <w:t>“</w:t>
      </w:r>
      <w:r w:rsidRPr="00471595">
        <w:rPr>
          <w:rFonts w:ascii="Montserrat" w:hAnsi="Montserrat"/>
          <w:sz w:val="24"/>
        </w:rPr>
        <w:t>That's what I thought. I know I was supposed to go through a full demonstration there at the end.</w:t>
      </w:r>
      <w:r w:rsidR="000264CD" w:rsidRPr="00471595">
        <w:rPr>
          <w:rFonts w:ascii="Montserrat" w:hAnsi="Montserrat"/>
          <w:sz w:val="24"/>
        </w:rPr>
        <w:t>”</w:t>
      </w:r>
      <w:r w:rsidRPr="00471595">
        <w:rPr>
          <w:rFonts w:ascii="Montserrat" w:hAnsi="Montserrat"/>
          <w:sz w:val="24"/>
        </w:rPr>
        <w:t xml:space="preserve"> She shook her head.  Looking up she almost pleaded, </w:t>
      </w:r>
      <w:r w:rsidR="000264CD" w:rsidRPr="00471595">
        <w:rPr>
          <w:rFonts w:ascii="Montserrat" w:hAnsi="Montserrat"/>
          <w:sz w:val="24"/>
        </w:rPr>
        <w:t>“</w:t>
      </w:r>
      <w:r w:rsidRPr="00471595">
        <w:rPr>
          <w:rFonts w:ascii="Montserrat" w:hAnsi="Montserrat"/>
          <w:sz w:val="24"/>
        </w:rPr>
        <w:t>I'm sorry. I just... I didn't think I could hold myself together through a long block of questions. I tried to tell you that I haven't gotten over the worst of it. I thought if I could just get through that part it would be enough.</w:t>
      </w:r>
      <w:r w:rsidR="000264CD" w:rsidRPr="00471595">
        <w:rPr>
          <w:rFonts w:ascii="Montserrat" w:hAnsi="Montserrat"/>
          <w:sz w:val="24"/>
        </w:rPr>
        <w:t>”</w:t>
      </w:r>
    </w:p>
    <w:p w14:paraId="15D89C7F" w14:textId="77777777" w:rsidR="00AD35EB" w:rsidRPr="00471595" w:rsidRDefault="00AD35EB" w:rsidP="00515B04">
      <w:pPr>
        <w:numPr>
          <w:ins w:id="217" w:author="Unknown"/>
        </w:numPr>
        <w:rPr>
          <w:rFonts w:ascii="Montserrat" w:hAnsi="Montserrat"/>
          <w:sz w:val="24"/>
        </w:rPr>
      </w:pPr>
      <w:r w:rsidRPr="00471595">
        <w:rPr>
          <w:rFonts w:ascii="Montserrat" w:hAnsi="Montserrat"/>
          <w:sz w:val="24"/>
        </w:rPr>
        <w:tab/>
        <w:t>Naomi was watching her intently. Phoenix wondered if she had been allowed to watch the live coverage of the disclosure. It might explain the way the otherwise catatonic pilot reacted to her. Dreyfus was responding to Phoenix's defense.</w:t>
      </w:r>
    </w:p>
    <w:p w14:paraId="31F85FF9" w14:textId="18C16C2A" w:rsidR="00AD35EB" w:rsidRPr="00471595" w:rsidRDefault="00AD35EB" w:rsidP="00515B04">
      <w:pPr>
        <w:numPr>
          <w:ins w:id="21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Phoenix, we're not here to criticize. I think you did a wonderful job. Even if you had followed the book in establishing your credentials with the public, I am sure the reactions would have been the same.</w:t>
      </w:r>
      <w:r w:rsidR="000264CD" w:rsidRPr="00471595">
        <w:rPr>
          <w:rFonts w:ascii="Montserrat" w:hAnsi="Montserrat"/>
          <w:sz w:val="24"/>
        </w:rPr>
        <w:t>”</w:t>
      </w:r>
    </w:p>
    <w:p w14:paraId="208690E7" w14:textId="7E94B48B" w:rsidR="00AD35EB" w:rsidRPr="00471595" w:rsidRDefault="00AD35EB" w:rsidP="00515B04">
      <w:pPr>
        <w:numPr>
          <w:ins w:id="21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Objection is an instinctive reaction to most official pronouncements,</w:t>
      </w:r>
      <w:r w:rsidR="000264CD" w:rsidRPr="00471595">
        <w:rPr>
          <w:rFonts w:ascii="Montserrat" w:hAnsi="Montserrat"/>
          <w:sz w:val="24"/>
        </w:rPr>
        <w:t>”</w:t>
      </w:r>
      <w:r w:rsidRPr="00471595">
        <w:rPr>
          <w:rFonts w:ascii="Montserrat" w:hAnsi="Montserrat"/>
          <w:sz w:val="24"/>
        </w:rPr>
        <w:t xml:space="preserve"> Powers joked. He fiddled with his unlit cigar, putting it in his mouth and taking it out again several times before adding, </w:t>
      </w:r>
      <w:r w:rsidR="000264CD" w:rsidRPr="00471595">
        <w:rPr>
          <w:rFonts w:ascii="Montserrat" w:hAnsi="Montserrat"/>
          <w:sz w:val="24"/>
        </w:rPr>
        <w:t>“</w:t>
      </w:r>
      <w:r w:rsidRPr="00471595">
        <w:rPr>
          <w:rFonts w:ascii="Montserrat" w:hAnsi="Montserrat"/>
          <w:sz w:val="24"/>
        </w:rPr>
        <w:t>Of course, we here know that this time the objections are unfounded. As we said, it would not have been all that long before the world would have had to face it anyway. A demonstration</w:t>
      </w:r>
      <w:r w:rsidR="00295153" w:rsidRPr="00471595">
        <w:rPr>
          <w:rFonts w:ascii="Montserrat" w:hAnsi="Montserrat"/>
          <w:sz w:val="24"/>
        </w:rPr>
        <w:t xml:space="preserve"> and</w:t>
      </w:r>
      <w:r w:rsidRPr="00471595">
        <w:rPr>
          <w:rFonts w:ascii="Montserrat" w:hAnsi="Montserrat"/>
          <w:sz w:val="24"/>
        </w:rPr>
        <w:t xml:space="preserve"> the definition of your abilities, really only amounts to opening the door. The real work follows.</w:t>
      </w:r>
      <w:r w:rsidR="000264CD" w:rsidRPr="00471595">
        <w:rPr>
          <w:rFonts w:ascii="Montserrat" w:hAnsi="Montserrat"/>
          <w:sz w:val="24"/>
        </w:rPr>
        <w:t>”</w:t>
      </w:r>
    </w:p>
    <w:p w14:paraId="65719F4B" w14:textId="462F462B" w:rsidR="00AD35EB" w:rsidRPr="00471595" w:rsidRDefault="00AD35EB" w:rsidP="00515B04">
      <w:pPr>
        <w:numPr>
          <w:ins w:id="220" w:author="Unknown"/>
        </w:numPr>
        <w:rPr>
          <w:rFonts w:ascii="Montserrat" w:hAnsi="Montserrat"/>
          <w:sz w:val="24"/>
        </w:rPr>
      </w:pPr>
      <w:r w:rsidRPr="00471595">
        <w:rPr>
          <w:rFonts w:ascii="Montserrat" w:hAnsi="Montserrat"/>
          <w:sz w:val="24"/>
        </w:rPr>
        <w:tab/>
        <w:t>Phoenix nodded slightly. Her eyes measured the men</w:t>
      </w:r>
      <w:r w:rsidR="00295153" w:rsidRPr="00471595">
        <w:rPr>
          <w:rFonts w:ascii="Montserrat" w:hAnsi="Montserrat"/>
          <w:sz w:val="24"/>
        </w:rPr>
        <w:t xml:space="preserve"> and</w:t>
      </w:r>
      <w:r w:rsidRPr="00471595">
        <w:rPr>
          <w:rFonts w:ascii="Montserrat" w:hAnsi="Montserrat"/>
          <w:sz w:val="24"/>
        </w:rPr>
        <w:t xml:space="preserve"> she decided that they owed her one answer, in exchange for exposing herself for their needs. </w:t>
      </w:r>
      <w:r w:rsidR="000264CD" w:rsidRPr="00471595">
        <w:rPr>
          <w:rFonts w:ascii="Montserrat" w:hAnsi="Montserrat"/>
          <w:sz w:val="24"/>
        </w:rPr>
        <w:t>“</w:t>
      </w:r>
      <w:r w:rsidRPr="00471595">
        <w:rPr>
          <w:rFonts w:ascii="Montserrat" w:hAnsi="Montserrat"/>
          <w:sz w:val="24"/>
        </w:rPr>
        <w:t>What do 'we' intend for this revelation to accomplish?</w:t>
      </w:r>
      <w:r w:rsidR="000264CD" w:rsidRPr="00471595">
        <w:rPr>
          <w:rFonts w:ascii="Montserrat" w:hAnsi="Montserrat"/>
          <w:sz w:val="24"/>
        </w:rPr>
        <w:t>”</w:t>
      </w:r>
      <w:r w:rsidRPr="00471595">
        <w:rPr>
          <w:rFonts w:ascii="Montserrat" w:hAnsi="Montserrat"/>
          <w:sz w:val="24"/>
        </w:rPr>
        <w:t xml:space="preserve"> She asked. </w:t>
      </w:r>
      <w:r w:rsidR="000264CD" w:rsidRPr="00471595">
        <w:rPr>
          <w:rFonts w:ascii="Montserrat" w:hAnsi="Montserrat"/>
          <w:sz w:val="24"/>
        </w:rPr>
        <w:t>“</w:t>
      </w:r>
      <w:r w:rsidRPr="00471595">
        <w:rPr>
          <w:rFonts w:ascii="Montserrat" w:hAnsi="Montserrat"/>
          <w:sz w:val="24"/>
        </w:rPr>
        <w:t>I mean, what end result, what goal, is worth cracking open Pandora's Box like this?</w:t>
      </w:r>
      <w:r w:rsidR="000264CD" w:rsidRPr="00471595">
        <w:rPr>
          <w:rFonts w:ascii="Montserrat" w:hAnsi="Montserrat"/>
          <w:sz w:val="24"/>
        </w:rPr>
        <w:t>”</w:t>
      </w:r>
      <w:r w:rsidRPr="00471595">
        <w:rPr>
          <w:rFonts w:ascii="Montserrat" w:hAnsi="Montserrat"/>
          <w:sz w:val="24"/>
        </w:rPr>
        <w:t xml:space="preserve"> She added.</w:t>
      </w:r>
    </w:p>
    <w:p w14:paraId="52F8F4FC" w14:textId="186563A0" w:rsidR="00AD35EB" w:rsidRPr="00471595" w:rsidRDefault="00AD35EB" w:rsidP="00515B04">
      <w:pPr>
        <w:numPr>
          <w:ins w:id="221"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Just what we told you initially,</w:t>
      </w:r>
      <w:r w:rsidR="000264CD" w:rsidRPr="00471595">
        <w:rPr>
          <w:rFonts w:ascii="Montserrat" w:hAnsi="Montserrat"/>
          <w:sz w:val="24"/>
        </w:rPr>
        <w:t>”</w:t>
      </w:r>
      <w:r w:rsidRPr="00471595">
        <w:rPr>
          <w:rFonts w:ascii="Montserrat" w:hAnsi="Montserrat"/>
          <w:sz w:val="24"/>
        </w:rPr>
        <w:t xml:space="preserve"> Craig offered. </w:t>
      </w:r>
      <w:r w:rsidR="000264CD" w:rsidRPr="00471595">
        <w:rPr>
          <w:rFonts w:ascii="Montserrat" w:hAnsi="Montserrat"/>
          <w:sz w:val="24"/>
        </w:rPr>
        <w:t>“</w:t>
      </w:r>
      <w:r w:rsidRPr="00471595">
        <w:rPr>
          <w:rFonts w:ascii="Montserrat" w:hAnsi="Montserrat"/>
          <w:sz w:val="24"/>
        </w:rPr>
        <w:t>We need to do something to ensure the survival of the human race. We have the technical capability to embark on colonization on a massive scale. We just don't have as much time to build up to it as we originally had thought. It is a simple thing really, we can't afford to keep all of our eggs in one basket.</w:t>
      </w:r>
      <w:r w:rsidR="000264CD" w:rsidRPr="00471595">
        <w:rPr>
          <w:rFonts w:ascii="Montserrat" w:hAnsi="Montserrat"/>
          <w:sz w:val="24"/>
        </w:rPr>
        <w:t>”</w:t>
      </w:r>
    </w:p>
    <w:p w14:paraId="33DB413D" w14:textId="7ACBC36F" w:rsidR="00AD35EB" w:rsidRPr="00471595" w:rsidRDefault="00AD35EB" w:rsidP="00515B04">
      <w:pPr>
        <w:numPr>
          <w:ins w:id="22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So what does that mean in the present?</w:t>
      </w:r>
      <w:r w:rsidR="000264CD" w:rsidRPr="00471595">
        <w:rPr>
          <w:rFonts w:ascii="Montserrat" w:hAnsi="Montserrat"/>
          <w:sz w:val="24"/>
        </w:rPr>
        <w:t>”</w:t>
      </w:r>
      <w:r w:rsidRPr="00471595">
        <w:rPr>
          <w:rFonts w:ascii="Montserrat" w:hAnsi="Montserrat"/>
          <w:sz w:val="24"/>
        </w:rPr>
        <w:t xml:space="preserve"> She questioned.</w:t>
      </w:r>
    </w:p>
    <w:p w14:paraId="7D6284E4" w14:textId="58B14C28" w:rsidR="00AD35EB" w:rsidRPr="00471595" w:rsidRDefault="00AD35EB" w:rsidP="00515B04">
      <w:pPr>
        <w:numPr>
          <w:ins w:id="223"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Well,</w:t>
      </w:r>
      <w:r w:rsidR="000264CD" w:rsidRPr="00471595">
        <w:rPr>
          <w:rFonts w:ascii="Montserrat" w:hAnsi="Montserrat"/>
          <w:sz w:val="24"/>
        </w:rPr>
        <w:t>”</w:t>
      </w:r>
      <w:r w:rsidRPr="00471595">
        <w:rPr>
          <w:rFonts w:ascii="Montserrat" w:hAnsi="Montserrat"/>
          <w:sz w:val="24"/>
        </w:rPr>
        <w:t xml:space="preserve"> said Dreyfus, </w:t>
      </w:r>
      <w:r w:rsidR="000264CD" w:rsidRPr="00471595">
        <w:rPr>
          <w:rFonts w:ascii="Montserrat" w:hAnsi="Montserrat"/>
          <w:sz w:val="24"/>
        </w:rPr>
        <w:t>“</w:t>
      </w:r>
      <w:r w:rsidRPr="00471595">
        <w:rPr>
          <w:rFonts w:ascii="Montserrat" w:hAnsi="Montserrat"/>
          <w:sz w:val="24"/>
        </w:rPr>
        <w:t>in legislative terms, the Prime Minister is hoping to win support for an accelerated space colonization and militarization effort. Most of the support and funding will actually come out of the Aegis</w:t>
      </w:r>
      <w:r w:rsidR="00295153" w:rsidRPr="00471595">
        <w:rPr>
          <w:rFonts w:ascii="Montserrat" w:hAnsi="Montserrat"/>
          <w:sz w:val="24"/>
        </w:rPr>
        <w:t xml:space="preserve"> but</w:t>
      </w:r>
      <w:r w:rsidRPr="00471595">
        <w:rPr>
          <w:rFonts w:ascii="Montserrat" w:hAnsi="Montserrat"/>
          <w:sz w:val="24"/>
        </w:rPr>
        <w:t xml:space="preserve"> it will cost the citizens of Earth a pretty penny as well. That man, Pritchert, the physicist who never had the clearance to touch the PRRP derived technology, he zeroed in on that sharp enough. What needs to be done cannot be done without strenuous reallocation of resources and funds. That is the immediate problem. People like him can't see the bigger picture, so they will almost certainly negatively impact public opinion</w:t>
      </w:r>
      <w:r w:rsidR="00295153" w:rsidRPr="00471595">
        <w:rPr>
          <w:rFonts w:ascii="Montserrat" w:hAnsi="Montserrat"/>
          <w:sz w:val="24"/>
        </w:rPr>
        <w:t xml:space="preserve"> and</w:t>
      </w:r>
      <w:r w:rsidRPr="00471595">
        <w:rPr>
          <w:rFonts w:ascii="Montserrat" w:hAnsi="Montserrat"/>
          <w:sz w:val="24"/>
        </w:rPr>
        <w:t xml:space="preserve"> hamper most governments' efforts to act decisively.</w:t>
      </w:r>
      <w:r w:rsidR="000264CD" w:rsidRPr="00471595">
        <w:rPr>
          <w:rFonts w:ascii="Montserrat" w:hAnsi="Montserrat"/>
          <w:sz w:val="24"/>
        </w:rPr>
        <w:t>”</w:t>
      </w:r>
    </w:p>
    <w:p w14:paraId="479126D3" w14:textId="173170A6" w:rsidR="00AD35EB" w:rsidRPr="00471595" w:rsidRDefault="00AD35EB" w:rsidP="00515B04">
      <w:pPr>
        <w:numPr>
          <w:ins w:id="224" w:author="Unknown"/>
        </w:numPr>
        <w:rPr>
          <w:rFonts w:ascii="Montserrat" w:hAnsi="Montserrat"/>
          <w:sz w:val="24"/>
        </w:rPr>
      </w:pPr>
      <w:r w:rsidRPr="00471595">
        <w:rPr>
          <w:rFonts w:ascii="Montserrat" w:hAnsi="Montserrat"/>
          <w:sz w:val="24"/>
        </w:rPr>
        <w:tab/>
        <w:t xml:space="preserve">Phoenix nodded. It fit in with the other pieces pretty well. Now she could say she knew why they did it. The disclosure of both psionics and the alien threat, the rationale behind what they had asked of her was legitimate. They were facts and she could not dispute them. </w:t>
      </w:r>
      <w:r w:rsidR="000264CD" w:rsidRPr="00471595">
        <w:rPr>
          <w:rFonts w:ascii="Montserrat" w:hAnsi="Montserrat"/>
          <w:sz w:val="24"/>
        </w:rPr>
        <w:t>“</w:t>
      </w:r>
      <w:r w:rsidRPr="00471595">
        <w:rPr>
          <w:rFonts w:ascii="Montserrat" w:hAnsi="Montserrat"/>
          <w:sz w:val="24"/>
        </w:rPr>
        <w:t>Which brings you three back to me,</w:t>
      </w:r>
      <w:r w:rsidR="000264CD" w:rsidRPr="00471595">
        <w:rPr>
          <w:rFonts w:ascii="Montserrat" w:hAnsi="Montserrat"/>
          <w:sz w:val="24"/>
        </w:rPr>
        <w:t>”</w:t>
      </w:r>
      <w:r w:rsidRPr="00471595">
        <w:rPr>
          <w:rFonts w:ascii="Montserrat" w:hAnsi="Montserrat"/>
          <w:sz w:val="24"/>
        </w:rPr>
        <w:t xml:space="preserve"> she finally pressed.</w:t>
      </w:r>
    </w:p>
    <w:p w14:paraId="268B3A34" w14:textId="512D5E0C" w:rsidR="00AD35EB" w:rsidRPr="00471595" w:rsidRDefault="00AD35EB" w:rsidP="00515B04">
      <w:pPr>
        <w:numPr>
          <w:ins w:id="225" w:author="Unknown"/>
        </w:numPr>
        <w:rPr>
          <w:rFonts w:ascii="Montserrat" w:hAnsi="Montserrat"/>
          <w:sz w:val="24"/>
        </w:rPr>
      </w:pPr>
      <w:r w:rsidRPr="00471595">
        <w:rPr>
          <w:rFonts w:ascii="Montserrat" w:hAnsi="Montserrat"/>
          <w:sz w:val="24"/>
        </w:rPr>
        <w:tab/>
        <w:t xml:space="preserve">Dreyfus smiled. </w:t>
      </w:r>
      <w:r w:rsidR="000264CD" w:rsidRPr="00471595">
        <w:rPr>
          <w:rFonts w:ascii="Montserrat" w:hAnsi="Montserrat"/>
          <w:sz w:val="24"/>
        </w:rPr>
        <w:t>“</w:t>
      </w:r>
      <w:r w:rsidRPr="00471595">
        <w:rPr>
          <w:rFonts w:ascii="Montserrat" w:hAnsi="Montserrat"/>
          <w:sz w:val="24"/>
        </w:rPr>
        <w:t>Sharp girl,</w:t>
      </w:r>
      <w:r w:rsidR="000264CD" w:rsidRPr="00471595">
        <w:rPr>
          <w:rFonts w:ascii="Montserrat" w:hAnsi="Montserrat"/>
          <w:sz w:val="24"/>
        </w:rPr>
        <w:t>”</w:t>
      </w:r>
      <w:r w:rsidRPr="00471595">
        <w:rPr>
          <w:rFonts w:ascii="Montserrat" w:hAnsi="Montserrat"/>
          <w:sz w:val="24"/>
        </w:rPr>
        <w:t xml:space="preserve"> he praised. </w:t>
      </w:r>
      <w:r w:rsidR="000264CD" w:rsidRPr="00471595">
        <w:rPr>
          <w:rFonts w:ascii="Montserrat" w:hAnsi="Montserrat"/>
          <w:sz w:val="24"/>
        </w:rPr>
        <w:t>“</w:t>
      </w:r>
      <w:r w:rsidRPr="00471595">
        <w:rPr>
          <w:rFonts w:ascii="Montserrat" w:hAnsi="Montserrat"/>
          <w:sz w:val="24"/>
        </w:rPr>
        <w:t>Indeed, it does come back to you. We do have a proposal for you</w:t>
      </w:r>
      <w:r w:rsidR="00295153" w:rsidRPr="00471595">
        <w:rPr>
          <w:rFonts w:ascii="Montserrat" w:hAnsi="Montserrat"/>
          <w:sz w:val="24"/>
        </w:rPr>
        <w:t xml:space="preserve"> but</w:t>
      </w:r>
      <w:r w:rsidRPr="00471595">
        <w:rPr>
          <w:rFonts w:ascii="Montserrat" w:hAnsi="Montserrat"/>
          <w:sz w:val="24"/>
        </w:rPr>
        <w:t xml:space="preserve"> perhaps you can guess what we have in mind, eh? What clued you in?</w:t>
      </w:r>
      <w:r w:rsidR="000264CD" w:rsidRPr="00471595">
        <w:rPr>
          <w:rFonts w:ascii="Montserrat" w:hAnsi="Montserrat"/>
          <w:sz w:val="24"/>
        </w:rPr>
        <w:t>”</w:t>
      </w:r>
      <w:r w:rsidRPr="00471595">
        <w:rPr>
          <w:rFonts w:ascii="Montserrat" w:hAnsi="Montserrat"/>
          <w:sz w:val="24"/>
        </w:rPr>
        <w:t xml:space="preserve"> He asked. Powers and Craig looked at the man who was establishing himself as their spokesman. Each in his own way was trying to see how the canny old man managed to handle what was being recognized as a hostile asset.</w:t>
      </w:r>
    </w:p>
    <w:p w14:paraId="4644B6A8" w14:textId="0D5B028A" w:rsidR="00AD35EB" w:rsidRPr="00471595" w:rsidRDefault="00AD35EB" w:rsidP="00515B04">
      <w:pPr>
        <w:numPr>
          <w:ins w:id="226" w:author="Unknown"/>
        </w:numPr>
        <w:rPr>
          <w:rFonts w:ascii="Montserrat" w:hAnsi="Montserrat"/>
          <w:sz w:val="24"/>
        </w:rPr>
      </w:pPr>
      <w:r w:rsidRPr="00471595">
        <w:rPr>
          <w:rFonts w:ascii="Montserrat" w:hAnsi="Montserrat"/>
          <w:sz w:val="24"/>
        </w:rPr>
        <w:tab/>
        <w:t xml:space="preserve">Phoenix shrugged. </w:t>
      </w:r>
      <w:r w:rsidR="000264CD" w:rsidRPr="00471595">
        <w:rPr>
          <w:rFonts w:ascii="Montserrat" w:hAnsi="Montserrat"/>
          <w:sz w:val="24"/>
        </w:rPr>
        <w:t>“</w:t>
      </w:r>
      <w:r w:rsidRPr="00471595">
        <w:rPr>
          <w:rFonts w:ascii="Montserrat" w:hAnsi="Montserrat"/>
          <w:sz w:val="24"/>
        </w:rPr>
        <w:t>You provided the facts. I don't have to tell you what they are</w:t>
      </w:r>
      <w:r w:rsidR="00295153" w:rsidRPr="00471595">
        <w:rPr>
          <w:rFonts w:ascii="Montserrat" w:hAnsi="Montserrat"/>
          <w:sz w:val="24"/>
        </w:rPr>
        <w:t xml:space="preserve"> but</w:t>
      </w:r>
      <w:r w:rsidRPr="00471595">
        <w:rPr>
          <w:rFonts w:ascii="Montserrat" w:hAnsi="Montserrat"/>
          <w:sz w:val="24"/>
        </w:rPr>
        <w:t xml:space="preserve"> when these facts combined to make me a public figure, well,</w:t>
      </w:r>
      <w:r w:rsidR="000264CD" w:rsidRPr="00471595">
        <w:rPr>
          <w:rFonts w:ascii="Montserrat" w:hAnsi="Montserrat"/>
          <w:sz w:val="24"/>
        </w:rPr>
        <w:t>”</w:t>
      </w:r>
      <w:r w:rsidRPr="00471595">
        <w:rPr>
          <w:rFonts w:ascii="Montserrat" w:hAnsi="Montserrat"/>
          <w:sz w:val="24"/>
        </w:rPr>
        <w:t xml:space="preserve"> another shrug</w:t>
      </w:r>
      <w:r w:rsidR="00295153" w:rsidRPr="00471595">
        <w:rPr>
          <w:rFonts w:ascii="Montserrat" w:hAnsi="Montserrat"/>
          <w:sz w:val="24"/>
        </w:rPr>
        <w:t xml:space="preserve"> and</w:t>
      </w:r>
      <w:r w:rsidRPr="00471595">
        <w:rPr>
          <w:rFonts w:ascii="Montserrat" w:hAnsi="Montserrat"/>
          <w:sz w:val="24"/>
        </w:rPr>
        <w:t xml:space="preserve"> her eyes went past them to gaze out the patio doors into the enclosed garden. How did she say she had found that she could not simply walk away once the bomb had been dropped? What the government wanted was unbelievably expensive</w:t>
      </w:r>
      <w:r w:rsidR="00295153" w:rsidRPr="00471595">
        <w:rPr>
          <w:rFonts w:ascii="Montserrat" w:hAnsi="Montserrat"/>
          <w:sz w:val="24"/>
        </w:rPr>
        <w:t xml:space="preserve"> and</w:t>
      </w:r>
      <w:r w:rsidRPr="00471595">
        <w:rPr>
          <w:rFonts w:ascii="Montserrat" w:hAnsi="Montserrat"/>
          <w:sz w:val="24"/>
        </w:rPr>
        <w:t xml:space="preserve"> they needed popular support. </w:t>
      </w:r>
      <w:r w:rsidR="000264CD" w:rsidRPr="00471595">
        <w:rPr>
          <w:rFonts w:ascii="Montserrat" w:hAnsi="Montserrat"/>
          <w:sz w:val="24"/>
        </w:rPr>
        <w:t>“</w:t>
      </w:r>
      <w:r w:rsidRPr="00471595">
        <w:rPr>
          <w:rFonts w:ascii="Montserrat" w:hAnsi="Montserrat"/>
          <w:sz w:val="24"/>
        </w:rPr>
        <w:t>That's what you want, isn't it? A public figure. You picked me because I could minimize the initial exposure. In order to pull it off, someone has to go out there and convince the public. Lucky me, I get to be the champion of an international effort to save the human race! But what does that mean in real terms?</w:t>
      </w:r>
      <w:r w:rsidR="000264CD" w:rsidRPr="00471595">
        <w:rPr>
          <w:rFonts w:ascii="Montserrat" w:hAnsi="Montserrat"/>
          <w:sz w:val="24"/>
        </w:rPr>
        <w:t>”</w:t>
      </w:r>
      <w:r w:rsidRPr="00471595">
        <w:rPr>
          <w:rFonts w:ascii="Montserrat" w:hAnsi="Montserrat"/>
          <w:sz w:val="24"/>
        </w:rPr>
        <w:t xml:space="preserve"> She turned it around, pressing once again for real information.</w:t>
      </w:r>
    </w:p>
    <w:p w14:paraId="552015BC" w14:textId="7DDCA901" w:rsidR="00AD35EB" w:rsidRPr="00471595" w:rsidRDefault="00AD35EB" w:rsidP="00515B04">
      <w:pPr>
        <w:numPr>
          <w:ins w:id="22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You have made it clear that you don't want to go back to working on the Interface Systems Project,</w:t>
      </w:r>
      <w:r w:rsidR="000264CD" w:rsidRPr="00471595">
        <w:rPr>
          <w:rFonts w:ascii="Montserrat" w:hAnsi="Montserrat"/>
          <w:sz w:val="24"/>
        </w:rPr>
        <w:t>”</w:t>
      </w:r>
      <w:r w:rsidRPr="00471595">
        <w:rPr>
          <w:rFonts w:ascii="Montserrat" w:hAnsi="Montserrat"/>
          <w:sz w:val="24"/>
        </w:rPr>
        <w:t xml:space="preserve"> </w:t>
      </w:r>
      <w:r w:rsidR="000264CD" w:rsidRPr="00471595">
        <w:rPr>
          <w:rFonts w:ascii="Montserrat" w:hAnsi="Montserrat"/>
          <w:sz w:val="24"/>
        </w:rPr>
        <w:t>“</w:t>
      </w:r>
      <w:r w:rsidRPr="00471595">
        <w:rPr>
          <w:rFonts w:ascii="Montserrat" w:hAnsi="Montserrat"/>
          <w:sz w:val="24"/>
        </w:rPr>
        <w:t>In fact, the indications are that you are not comfortable with the reservation system at all. I get the feeling that you understand what it is about as well as I do. I am sure that there's nothing you want more than to blow the cover off the whole charade. I am sure you realize that in the end it will leave you without anywhere to hide,</w:t>
      </w:r>
      <w:r w:rsidR="000264CD" w:rsidRPr="00471595">
        <w:rPr>
          <w:rFonts w:ascii="Montserrat" w:hAnsi="Montserrat"/>
          <w:sz w:val="24"/>
        </w:rPr>
        <w:t>”</w:t>
      </w:r>
      <w:r w:rsidRPr="00471595">
        <w:rPr>
          <w:rFonts w:ascii="Montserrat" w:hAnsi="Montserrat"/>
          <w:sz w:val="24"/>
        </w:rPr>
        <w:t xml:space="preserve"> he admonished. He echoed her nod and sighed, </w:t>
      </w:r>
      <w:r w:rsidR="000264CD" w:rsidRPr="00471595">
        <w:rPr>
          <w:rFonts w:ascii="Montserrat" w:hAnsi="Montserrat"/>
          <w:sz w:val="24"/>
        </w:rPr>
        <w:t>“</w:t>
      </w:r>
      <w:r w:rsidRPr="00471595">
        <w:rPr>
          <w:rFonts w:ascii="Montserrat" w:hAnsi="Montserrat"/>
          <w:sz w:val="24"/>
        </w:rPr>
        <w:t>Well, there's nothing for it now. What we need now, most of all, is to expose people to the truth.</w:t>
      </w:r>
      <w:r w:rsidR="000264CD" w:rsidRPr="00471595">
        <w:rPr>
          <w:rFonts w:ascii="Montserrat" w:hAnsi="Montserrat"/>
          <w:sz w:val="24"/>
        </w:rPr>
        <w:t>”</w:t>
      </w:r>
    </w:p>
    <w:p w14:paraId="4AEEAACF" w14:textId="3FF8159B" w:rsidR="00AD35EB" w:rsidRPr="00471595" w:rsidRDefault="00AD35EB" w:rsidP="00515B04">
      <w:pPr>
        <w:numPr>
          <w:ins w:id="22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The truth,</w:t>
      </w:r>
      <w:r w:rsidR="000264CD" w:rsidRPr="00471595">
        <w:rPr>
          <w:rFonts w:ascii="Montserrat" w:hAnsi="Montserrat"/>
          <w:sz w:val="24"/>
        </w:rPr>
        <w:t>”</w:t>
      </w:r>
      <w:r w:rsidRPr="00471595">
        <w:rPr>
          <w:rFonts w:ascii="Montserrat" w:hAnsi="Montserrat"/>
          <w:sz w:val="24"/>
        </w:rPr>
        <w:t xml:space="preserve"> she said, mostly to herself. </w:t>
      </w:r>
      <w:r w:rsidR="000264CD" w:rsidRPr="00471595">
        <w:rPr>
          <w:rFonts w:ascii="Montserrat" w:hAnsi="Montserrat"/>
          <w:sz w:val="24"/>
        </w:rPr>
        <w:t>“</w:t>
      </w:r>
      <w:r w:rsidRPr="00471595">
        <w:rPr>
          <w:rFonts w:ascii="Montserrat" w:hAnsi="Montserrat"/>
          <w:sz w:val="24"/>
        </w:rPr>
        <w:t>So, what, do I go back in front of the cameras tell them all about the system? What do you want me to do?</w:t>
      </w:r>
      <w:r w:rsidR="000264CD" w:rsidRPr="00471595">
        <w:rPr>
          <w:rFonts w:ascii="Montserrat" w:hAnsi="Montserrat"/>
          <w:sz w:val="24"/>
        </w:rPr>
        <w:t>”</w:t>
      </w:r>
      <w:r w:rsidRPr="00471595">
        <w:rPr>
          <w:rFonts w:ascii="Montserrat" w:hAnsi="Montserrat"/>
          <w:sz w:val="24"/>
        </w:rPr>
        <w:t xml:space="preserve"> She asked.</w:t>
      </w:r>
    </w:p>
    <w:p w14:paraId="411B950D" w14:textId="107D01D5" w:rsidR="00AD35EB" w:rsidRPr="00471595" w:rsidRDefault="00AD35EB" w:rsidP="00515B04">
      <w:pPr>
        <w:numPr>
          <w:ins w:id="22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Oh, I imagine that you will have to explain a lot of things</w:t>
      </w:r>
      <w:r w:rsidR="00295153" w:rsidRPr="00471595">
        <w:rPr>
          <w:rFonts w:ascii="Montserrat" w:hAnsi="Montserrat"/>
          <w:sz w:val="24"/>
        </w:rPr>
        <w:t xml:space="preserve"> but</w:t>
      </w:r>
      <w:r w:rsidRPr="00471595">
        <w:rPr>
          <w:rFonts w:ascii="Montserrat" w:hAnsi="Montserrat"/>
          <w:sz w:val="24"/>
        </w:rPr>
        <w:t xml:space="preserve"> what is vital is that you make people believe. There is only one way to erase all doubt in the public mind. The most important work cannot be done on camera. Everyone knows that nothing you see on television can be taken for granted. What we are offering you is far more demanding. What you have to do is allay their doubts. Diffuse their suspicions. We want you to go out and demonstrate your abilities live—and these demonstrations have to hit people in the gut,</w:t>
      </w:r>
      <w:r w:rsidR="000264CD" w:rsidRPr="00471595">
        <w:rPr>
          <w:rFonts w:ascii="Montserrat" w:hAnsi="Montserrat"/>
          <w:sz w:val="24"/>
        </w:rPr>
        <w:t>”</w:t>
      </w:r>
      <w:r w:rsidRPr="00471595">
        <w:rPr>
          <w:rFonts w:ascii="Montserrat" w:hAnsi="Montserrat"/>
          <w:sz w:val="24"/>
        </w:rPr>
        <w:t xml:space="preserve"> he declared. </w:t>
      </w:r>
      <w:r w:rsidR="000264CD" w:rsidRPr="00471595">
        <w:rPr>
          <w:rFonts w:ascii="Montserrat" w:hAnsi="Montserrat"/>
          <w:sz w:val="24"/>
        </w:rPr>
        <w:t>“</w:t>
      </w:r>
      <w:r w:rsidRPr="00471595">
        <w:rPr>
          <w:rFonts w:ascii="Montserrat" w:hAnsi="Montserrat"/>
          <w:sz w:val="24"/>
        </w:rPr>
        <w:t>We are empowering you with the responsibility of introducing the world to psionics. We leave it in your hands to decide what it will take to convince the world, we will support your decisions.</w:t>
      </w:r>
      <w:r w:rsidR="000264CD" w:rsidRPr="00471595">
        <w:rPr>
          <w:rFonts w:ascii="Montserrat" w:hAnsi="Montserrat"/>
          <w:sz w:val="24"/>
        </w:rPr>
        <w:t>”</w:t>
      </w:r>
    </w:p>
    <w:p w14:paraId="5A31E2FF" w14:textId="38BC7C85" w:rsidR="00AD35EB" w:rsidRPr="00471595" w:rsidRDefault="00AD35EB" w:rsidP="00515B04">
      <w:pPr>
        <w:numPr>
          <w:ins w:id="230" w:author="Unknown"/>
        </w:numPr>
        <w:rPr>
          <w:rFonts w:ascii="Montserrat" w:hAnsi="Montserrat"/>
          <w:sz w:val="24"/>
        </w:rPr>
      </w:pPr>
      <w:r w:rsidRPr="00471595">
        <w:rPr>
          <w:rFonts w:ascii="Montserrat" w:hAnsi="Montserrat"/>
          <w:sz w:val="24"/>
        </w:rPr>
        <w:tab/>
        <w:t xml:space="preserve">Phoenix's eyebrows shot up. </w:t>
      </w:r>
      <w:r w:rsidR="000264CD" w:rsidRPr="00471595">
        <w:rPr>
          <w:rFonts w:ascii="Montserrat" w:hAnsi="Montserrat"/>
          <w:sz w:val="24"/>
        </w:rPr>
        <w:t>“</w:t>
      </w:r>
      <w:r w:rsidRPr="00471595">
        <w:rPr>
          <w:rFonts w:ascii="Montserrat" w:hAnsi="Montserrat"/>
          <w:sz w:val="24"/>
        </w:rPr>
        <w:t>You're not going to be telling me what to do?</w:t>
      </w:r>
      <w:r w:rsidR="000264CD" w:rsidRPr="00471595">
        <w:rPr>
          <w:rFonts w:ascii="Montserrat" w:hAnsi="Montserrat"/>
          <w:sz w:val="24"/>
        </w:rPr>
        <w:t>”</w:t>
      </w:r>
    </w:p>
    <w:p w14:paraId="3F537C3A" w14:textId="4ECBD418" w:rsidR="00515B04" w:rsidRPr="00471595" w:rsidRDefault="00AD35EB" w:rsidP="00515B04">
      <w:pPr>
        <w:numPr>
          <w:ins w:id="231" w:author="Unknown"/>
        </w:numPr>
        <w:rPr>
          <w:rFonts w:ascii="Montserrat" w:hAnsi="Montserrat"/>
          <w:sz w:val="24"/>
        </w:rPr>
        <w:sectPr w:rsidR="00515B04" w:rsidRPr="00471595" w:rsidSect="00515B04">
          <w:type w:val="continuous"/>
          <w:pgSz w:w="12240" w:h="15840"/>
          <w:pgMar w:top="1440" w:right="1800" w:bottom="1440" w:left="1800" w:header="720" w:footer="720" w:gutter="0"/>
          <w:cols w:space="720"/>
          <w:docGrid w:linePitch="360"/>
        </w:sect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You are a free agent, Phoenix,</w:t>
      </w:r>
      <w:r w:rsidR="000264CD" w:rsidRPr="00471595">
        <w:rPr>
          <w:rFonts w:ascii="Montserrat" w:hAnsi="Montserrat"/>
          <w:sz w:val="24"/>
        </w:rPr>
        <w:t>”</w:t>
      </w:r>
      <w:r w:rsidRPr="00471595">
        <w:rPr>
          <w:rFonts w:ascii="Montserrat" w:hAnsi="Montserrat"/>
          <w:sz w:val="24"/>
        </w:rPr>
        <w:t xml:space="preserve"> he said, giving powers a hard look. Chadwick powers forced himself to meet the girls eyes and nod. </w:t>
      </w:r>
      <w:r w:rsidR="000264CD" w:rsidRPr="00471595">
        <w:rPr>
          <w:rFonts w:ascii="Montserrat" w:hAnsi="Montserrat"/>
          <w:sz w:val="24"/>
        </w:rPr>
        <w:t>“</w:t>
      </w:r>
      <w:r w:rsidRPr="00471595">
        <w:rPr>
          <w:rFonts w:ascii="Montserrat" w:hAnsi="Montserrat"/>
          <w:sz w:val="24"/>
        </w:rPr>
        <w:t>We're all in this for the species, Phoenix. We want the same thing you want. The question is, are you ready to be the first active free citizen on Earth?</w:t>
      </w:r>
      <w:r w:rsidR="000264CD" w:rsidRPr="00471595">
        <w:rPr>
          <w:rFonts w:ascii="Montserrat" w:hAnsi="Montserrat"/>
          <w:sz w:val="24"/>
        </w:rPr>
        <w:t>”</w:t>
      </w:r>
      <w:r w:rsidR="00515B04" w:rsidRPr="00471595">
        <w:rPr>
          <w:rFonts w:ascii="Montserrat" w:hAnsi="Montserrat"/>
          <w:sz w:val="24"/>
        </w:rPr>
        <w:br w:type="page"/>
      </w:r>
    </w:p>
    <w:p w14:paraId="2D15923C" w14:textId="20735078" w:rsidR="00AD35EB" w:rsidRPr="00471595" w:rsidRDefault="00AD35EB" w:rsidP="00515B04">
      <w:pPr>
        <w:numPr>
          <w:ins w:id="232" w:author="Unknown"/>
        </w:numPr>
        <w:rPr>
          <w:rFonts w:ascii="Montserrat" w:hAnsi="Montserrat"/>
          <w:sz w:val="24"/>
        </w:rPr>
      </w:pPr>
      <w:r w:rsidRPr="00471595">
        <w:rPr>
          <w:rFonts w:ascii="Montserrat" w:hAnsi="Montserrat"/>
          <w:sz w:val="24"/>
        </w:rPr>
        <w:t>04</w:t>
      </w:r>
    </w:p>
    <w:p w14:paraId="2F97C983" w14:textId="77777777" w:rsidR="00AD35EB" w:rsidRPr="00471595" w:rsidRDefault="00AD35EB" w:rsidP="00515B04">
      <w:pPr>
        <w:numPr>
          <w:ins w:id="233" w:author="Unknown"/>
        </w:numPr>
        <w:rPr>
          <w:rFonts w:ascii="Montserrat" w:hAnsi="Montserrat"/>
          <w:sz w:val="24"/>
        </w:rPr>
      </w:pPr>
    </w:p>
    <w:p w14:paraId="6D1A6587" w14:textId="45C633CA" w:rsidR="00AD35EB" w:rsidRPr="00471595" w:rsidRDefault="00AD35EB" w:rsidP="00515B04">
      <w:pPr>
        <w:numPr>
          <w:ins w:id="234" w:author="Unknown"/>
        </w:numPr>
        <w:rPr>
          <w:rFonts w:ascii="Montserrat" w:hAnsi="Montserrat"/>
          <w:sz w:val="24"/>
        </w:rPr>
      </w:pPr>
      <w:r w:rsidRPr="00471595">
        <w:rPr>
          <w:rFonts w:ascii="Montserrat" w:hAnsi="Montserrat"/>
          <w:sz w:val="24"/>
        </w:rPr>
        <w:t>Phoenix leaned back in her chair and ran a hand over the slim leather wallet in her lap. Dreyfus had not been kidding when he said she was being given her freedom. It had taken her a week to acquaint herself with the piles of paperwork weighing down the table. Every detail of her legal and financial identity had been turned over to her during the intervening days. Some of the details had been surprising, like the fact that she</w:t>
      </w:r>
      <w:r w:rsidR="00295153" w:rsidRPr="00471595">
        <w:rPr>
          <w:rFonts w:ascii="Montserrat" w:hAnsi="Montserrat"/>
          <w:sz w:val="24"/>
        </w:rPr>
        <w:t xml:space="preserve"> and</w:t>
      </w:r>
      <w:r w:rsidRPr="00471595">
        <w:rPr>
          <w:rFonts w:ascii="Montserrat" w:hAnsi="Montserrat"/>
          <w:sz w:val="24"/>
        </w:rPr>
        <w:t xml:space="preserve"> presumably every other resident of the reservation system, was a native citizen of the Aegis by birth. And, though she had never known it, she had been paid a respectable salary as a contractor for the Interface Systems Project. Although not as impressive as what her mother had earned in her time, which also came to her as Ember's legacy. Just the insurance alone, which had been paid to her for her mother's death—finally—was staggering. She was rich several times over. She had diplomatic papers and the only free active license for the practice of psionic abilities in the world. </w:t>
      </w:r>
    </w:p>
    <w:p w14:paraId="28B5DC10" w14:textId="77777777" w:rsidR="00AD35EB" w:rsidRPr="00471595" w:rsidRDefault="00AD35EB" w:rsidP="00515B04">
      <w:pPr>
        <w:numPr>
          <w:ins w:id="235" w:author="Unknown"/>
        </w:numPr>
        <w:rPr>
          <w:rFonts w:ascii="Montserrat" w:hAnsi="Montserrat"/>
          <w:sz w:val="24"/>
        </w:rPr>
      </w:pPr>
      <w:r w:rsidRPr="00471595">
        <w:rPr>
          <w:rFonts w:ascii="Montserrat" w:hAnsi="Montserrat"/>
          <w:sz w:val="24"/>
        </w:rPr>
        <w:tab/>
        <w:t>She had been bought off quite handsomely!</w:t>
      </w:r>
    </w:p>
    <w:p w14:paraId="63C81A91" w14:textId="77777777" w:rsidR="00AD35EB" w:rsidRPr="00471595" w:rsidRDefault="00AD35EB" w:rsidP="00515B04">
      <w:pPr>
        <w:numPr>
          <w:ins w:id="236" w:author="Unknown"/>
        </w:numPr>
        <w:rPr>
          <w:rFonts w:ascii="Montserrat" w:hAnsi="Montserrat"/>
          <w:sz w:val="24"/>
        </w:rPr>
      </w:pPr>
      <w:r w:rsidRPr="00471595">
        <w:rPr>
          <w:rFonts w:ascii="Montserrat" w:hAnsi="Montserrat"/>
          <w:sz w:val="24"/>
        </w:rPr>
        <w:tab/>
        <w:t>The key to her freedom and fortune nested in the rich suede card-jacket in her lap. That one gene-printed card was coded with every detail in the mountain of hard-copy documentation before her. In less than an hour she had to witness as every scrap of paper was sealed in a psi-damped vault on the premises of one of the most prestigious legal and financial holding firms in the Solar System. Once that was done, she became sole, exclusive property of herself, for the rest of her life.</w:t>
      </w:r>
    </w:p>
    <w:p w14:paraId="0EB014D4" w14:textId="77777777" w:rsidR="00AD35EB" w:rsidRPr="00471595" w:rsidRDefault="00AD35EB" w:rsidP="00515B04">
      <w:pPr>
        <w:numPr>
          <w:ins w:id="237" w:author="Unknown"/>
        </w:numPr>
        <w:rPr>
          <w:rFonts w:ascii="Montserrat" w:hAnsi="Montserrat"/>
          <w:sz w:val="24"/>
        </w:rPr>
      </w:pPr>
      <w:r w:rsidRPr="00471595">
        <w:rPr>
          <w:rFonts w:ascii="Montserrat" w:hAnsi="Montserrat"/>
          <w:sz w:val="24"/>
        </w:rPr>
        <w:tab/>
        <w:t>Or until any of the clauses buried in the fine print of her license were tripped.</w:t>
      </w:r>
    </w:p>
    <w:p w14:paraId="141BCEED" w14:textId="3558A589" w:rsidR="00AD35EB" w:rsidRPr="00471595" w:rsidRDefault="00AD35EB" w:rsidP="00515B04">
      <w:pPr>
        <w:numPr>
          <w:ins w:id="238" w:author="Unknown"/>
        </w:numPr>
        <w:rPr>
          <w:rFonts w:ascii="Montserrat" w:hAnsi="Montserrat"/>
          <w:sz w:val="24"/>
        </w:rPr>
      </w:pPr>
      <w:r w:rsidRPr="00471595">
        <w:rPr>
          <w:rFonts w:ascii="Montserrat" w:hAnsi="Montserrat"/>
          <w:sz w:val="24"/>
        </w:rPr>
        <w:tab/>
        <w:t>Phoenix had not been able to slip away from the table for an instant from the moment the card had been placed in her hands. She brooded over piles of paper like a mother over a new born baby. Arthur Remington and Samuel Malthus had packed up and gone back to where ever they hailed from that morning. Her license made her a control agent, in effect</w:t>
      </w:r>
      <w:r w:rsidR="00295153" w:rsidRPr="00471595">
        <w:rPr>
          <w:rFonts w:ascii="Montserrat" w:hAnsi="Montserrat"/>
          <w:sz w:val="24"/>
        </w:rPr>
        <w:t xml:space="preserve"> and</w:t>
      </w:r>
      <w:r w:rsidRPr="00471595">
        <w:rPr>
          <w:rFonts w:ascii="Montserrat" w:hAnsi="Montserrat"/>
          <w:sz w:val="24"/>
        </w:rPr>
        <w:t xml:space="preserve"> Naomi Harkin had been entrusted solely to her care on that basis. She was so nervous</w:t>
      </w:r>
      <w:r w:rsidR="00295153" w:rsidRPr="00471595">
        <w:rPr>
          <w:rFonts w:ascii="Montserrat" w:hAnsi="Montserrat"/>
          <w:sz w:val="24"/>
        </w:rPr>
        <w:t xml:space="preserve"> and</w:t>
      </w:r>
      <w:r w:rsidRPr="00471595">
        <w:rPr>
          <w:rFonts w:ascii="Montserrat" w:hAnsi="Montserrat"/>
          <w:sz w:val="24"/>
        </w:rPr>
        <w:t xml:space="preserve"> so elated, that she really didn't know what to do with herself. Her only fear was that if she let her guard down for a second, somehow it would all slip away from her and she would be back on her leash, wondering how she lost it all.</w:t>
      </w:r>
    </w:p>
    <w:p w14:paraId="09DE1FA2" w14:textId="77777777" w:rsidR="00AD35EB" w:rsidRPr="00471595" w:rsidRDefault="00AD35EB" w:rsidP="00515B04">
      <w:pPr>
        <w:numPr>
          <w:ins w:id="239" w:author="Unknown"/>
        </w:numPr>
        <w:rPr>
          <w:rFonts w:ascii="Montserrat" w:hAnsi="Montserrat"/>
          <w:sz w:val="24"/>
        </w:rPr>
      </w:pPr>
      <w:r w:rsidRPr="00471595">
        <w:rPr>
          <w:rFonts w:ascii="Montserrat" w:hAnsi="Montserrat"/>
          <w:sz w:val="24"/>
        </w:rPr>
        <w:tab/>
        <w:t>When the lawyer finally showed up with an army of paralegals to cart her official existence off to the vaults, Phoenix waved them off. Before their eyes, she telekinetically sorted and stacked the documents into one easily manageable mass and walked it out to the van waiting out front. When the lawyer tried to wave her into his limousine, she simply grinned and climbed into the back of the unfinished van. Naomi rushed out of the house, jumping in beside Phoenix. The lawyer shook his head and got in the limo, which pulled ahead of the van to lead them all to the firm.</w:t>
      </w:r>
    </w:p>
    <w:p w14:paraId="297052E9" w14:textId="694F7F14" w:rsidR="00AD35EB" w:rsidRPr="00471595" w:rsidRDefault="00AD35EB" w:rsidP="00515B04">
      <w:pPr>
        <w:numPr>
          <w:ins w:id="240" w:author="Unknown"/>
        </w:numPr>
        <w:rPr>
          <w:rFonts w:ascii="Montserrat" w:hAnsi="Montserrat"/>
          <w:sz w:val="24"/>
        </w:rPr>
      </w:pPr>
      <w:r w:rsidRPr="00471595">
        <w:rPr>
          <w:rFonts w:ascii="Montserrat" w:hAnsi="Montserrat"/>
          <w:sz w:val="24"/>
        </w:rPr>
        <w:tab/>
        <w:t>A couple of hours later, Phoenix emerged from the building into the daylight. She held her arms out wide and took a deep breath. Naomi actually laughed and clapped her hands as Phoenix let out a whoop of joy and danced around in victory. In a mood for pure extravagance, Phoenix made a beeline straight for the biggest car dealer in the space-port city. After a lavish tour of the showroom, Phoenix picked out a sleek black Ferrari modeled on the classic 308</w:t>
      </w:r>
      <w:r w:rsidR="00295153" w:rsidRPr="00471595">
        <w:rPr>
          <w:rFonts w:ascii="Montserrat" w:hAnsi="Montserrat"/>
          <w:sz w:val="24"/>
        </w:rPr>
        <w:t xml:space="preserve"> and</w:t>
      </w:r>
      <w:r w:rsidRPr="00471595">
        <w:rPr>
          <w:rFonts w:ascii="Montserrat" w:hAnsi="Montserrat"/>
          <w:sz w:val="24"/>
        </w:rPr>
        <w:t xml:space="preserve"> paid in cash from the thick wad she had received from her lawyer. She immediately retracted the roof of the hard-top convertible. For the first time in her life, she got behind the wheel of a car. While the engine purred, she released her senses to interrogate the workings and capabilities of the powerful machine</w:t>
      </w:r>
      <w:r w:rsidR="00295153" w:rsidRPr="00471595">
        <w:rPr>
          <w:rFonts w:ascii="Montserrat" w:hAnsi="Montserrat"/>
          <w:sz w:val="24"/>
        </w:rPr>
        <w:t xml:space="preserve"> and</w:t>
      </w:r>
      <w:r w:rsidRPr="00471595">
        <w:rPr>
          <w:rFonts w:ascii="Montserrat" w:hAnsi="Montserrat"/>
          <w:sz w:val="24"/>
        </w:rPr>
        <w:t xml:space="preserve"> let it tell her what she had to do. </w:t>
      </w:r>
    </w:p>
    <w:p w14:paraId="55296BF1" w14:textId="5825E69B" w:rsidR="00AD35EB" w:rsidRPr="00471595" w:rsidRDefault="00AD35EB" w:rsidP="00515B04">
      <w:pPr>
        <w:numPr>
          <w:ins w:id="241" w:author="Unknown"/>
        </w:numPr>
        <w:rPr>
          <w:rFonts w:ascii="Montserrat" w:hAnsi="Montserrat"/>
          <w:sz w:val="24"/>
        </w:rPr>
      </w:pPr>
      <w:r w:rsidRPr="00471595">
        <w:rPr>
          <w:rFonts w:ascii="Montserrat" w:hAnsi="Montserrat"/>
          <w:sz w:val="24"/>
        </w:rPr>
        <w:tab/>
        <w:t xml:space="preserve">After a few turns around the vast parking lot, she felt confident enough to move out into traffic. With a wicked look at her charge, Phoenix declared, </w:t>
      </w:r>
      <w:r w:rsidR="000264CD" w:rsidRPr="00471595">
        <w:rPr>
          <w:rFonts w:ascii="Montserrat" w:hAnsi="Montserrat"/>
          <w:sz w:val="24"/>
        </w:rPr>
        <w:t>“</w:t>
      </w:r>
      <w:r w:rsidRPr="00471595">
        <w:rPr>
          <w:rFonts w:ascii="Montserrat" w:hAnsi="Montserrat"/>
          <w:sz w:val="24"/>
        </w:rPr>
        <w:t>All right girl, now we are going to have some fun!</w:t>
      </w:r>
      <w:r w:rsidR="000264CD" w:rsidRPr="00471595">
        <w:rPr>
          <w:rFonts w:ascii="Montserrat" w:hAnsi="Montserrat"/>
          <w:sz w:val="24"/>
        </w:rPr>
        <w:t>”</w:t>
      </w:r>
      <w:r w:rsidRPr="00471595">
        <w:rPr>
          <w:rFonts w:ascii="Montserrat" w:hAnsi="Montserrat"/>
          <w:sz w:val="24"/>
        </w:rPr>
        <w:t xml:space="preserve"> Naomi let out an excited gasp as Phoenix put the pedal to the metal, weaving in and out of traffic under heart stopping acceleration, guided by senses that missed nothing. Eyes glinting, Phoenix darted through the streets in which the other cars seemed parked compared to her impossible progress. All her life, she had wanted, just once, to let it all out, the hell with rules! She really was an exception. She knew what the other drivers were going to do before they did; she saw in every direction, around corners</w:t>
      </w:r>
      <w:r w:rsidR="00295153" w:rsidRPr="00471595">
        <w:rPr>
          <w:rFonts w:ascii="Montserrat" w:hAnsi="Montserrat"/>
          <w:sz w:val="24"/>
        </w:rPr>
        <w:t xml:space="preserve"> and</w:t>
      </w:r>
      <w:r w:rsidRPr="00471595">
        <w:rPr>
          <w:rFonts w:ascii="Montserrat" w:hAnsi="Montserrat"/>
          <w:sz w:val="24"/>
        </w:rPr>
        <w:t xml:space="preserve"> through buildings. She could feel the ebb and flow of pedestrians like blood cells moving to a pulsing heart. Not even the lights could defeat her timing. </w:t>
      </w:r>
    </w:p>
    <w:p w14:paraId="311ED857" w14:textId="24D59A62" w:rsidR="00AD35EB" w:rsidRPr="00471595" w:rsidRDefault="00AD35EB" w:rsidP="00515B04">
      <w:pPr>
        <w:numPr>
          <w:ins w:id="242" w:author="Unknown"/>
        </w:numPr>
        <w:rPr>
          <w:rFonts w:ascii="Montserrat" w:hAnsi="Montserrat"/>
          <w:sz w:val="24"/>
        </w:rPr>
      </w:pPr>
      <w:r w:rsidRPr="00471595">
        <w:rPr>
          <w:rFonts w:ascii="Montserrat" w:hAnsi="Montserrat"/>
          <w:sz w:val="24"/>
        </w:rPr>
        <w:tab/>
        <w:t>Just when it seemed like Naomi could not take another moment without breaking her silence, Phoenix shot into a parking lot</w:t>
      </w:r>
      <w:r w:rsidR="00295153" w:rsidRPr="00471595">
        <w:rPr>
          <w:rFonts w:ascii="Montserrat" w:hAnsi="Montserrat"/>
          <w:sz w:val="24"/>
        </w:rPr>
        <w:t xml:space="preserve"> and</w:t>
      </w:r>
      <w:r w:rsidRPr="00471595">
        <w:rPr>
          <w:rFonts w:ascii="Montserrat" w:hAnsi="Montserrat"/>
          <w:sz w:val="24"/>
        </w:rPr>
        <w:t xml:space="preserve"> pulled in to a just vacated parking space, popping the transmission out of gear and standing up on the brakes. With a wild yell, she arched back in the seat, psychokinetically engaging the parking break</w:t>
      </w:r>
      <w:r w:rsidR="00295153" w:rsidRPr="00471595">
        <w:rPr>
          <w:rFonts w:ascii="Montserrat" w:hAnsi="Montserrat"/>
          <w:sz w:val="24"/>
        </w:rPr>
        <w:t xml:space="preserve"> and</w:t>
      </w:r>
      <w:r w:rsidRPr="00471595">
        <w:rPr>
          <w:rFonts w:ascii="Montserrat" w:hAnsi="Montserrat"/>
          <w:sz w:val="24"/>
        </w:rPr>
        <w:t xml:space="preserve"> killing the engine. Turning, out of breath, to her companion, she smiled, </w:t>
      </w:r>
      <w:r w:rsidR="000264CD" w:rsidRPr="00471595">
        <w:rPr>
          <w:rFonts w:ascii="Montserrat" w:hAnsi="Montserrat"/>
          <w:sz w:val="24"/>
        </w:rPr>
        <w:t>“</w:t>
      </w:r>
      <w:r w:rsidRPr="00471595">
        <w:rPr>
          <w:rFonts w:ascii="Montserrat" w:hAnsi="Montserrat"/>
          <w:sz w:val="24"/>
        </w:rPr>
        <w:t>What do you say we stop for a bite to eat?</w:t>
      </w:r>
      <w:r w:rsidR="000264CD" w:rsidRPr="00471595">
        <w:rPr>
          <w:rFonts w:ascii="Montserrat" w:hAnsi="Montserrat"/>
          <w:sz w:val="24"/>
        </w:rPr>
        <w:t>”</w:t>
      </w:r>
    </w:p>
    <w:p w14:paraId="075E48A4" w14:textId="72665A0F" w:rsidR="00AD35EB" w:rsidRPr="00471595" w:rsidRDefault="00AD35EB" w:rsidP="00515B04">
      <w:pPr>
        <w:numPr>
          <w:ins w:id="243" w:author="Unknown"/>
        </w:numPr>
        <w:rPr>
          <w:rFonts w:ascii="Montserrat" w:hAnsi="Montserrat"/>
          <w:sz w:val="24"/>
        </w:rPr>
      </w:pPr>
      <w:r w:rsidRPr="00471595">
        <w:rPr>
          <w:rFonts w:ascii="Montserrat" w:hAnsi="Montserrat"/>
          <w:sz w:val="24"/>
        </w:rPr>
        <w:tab/>
        <w:t xml:space="preserve">Naomi stared at her as if she was mad. Phoenix just laughed. Checking her watch—she had had to get one when she lost her entourage—she saw that she was right on time. Sobering just a bit, she turned back to the withdrawn pilot. </w:t>
      </w:r>
      <w:r w:rsidR="000264CD" w:rsidRPr="00471595">
        <w:rPr>
          <w:rFonts w:ascii="Montserrat" w:hAnsi="Montserrat"/>
          <w:sz w:val="24"/>
        </w:rPr>
        <w:t>“</w:t>
      </w:r>
      <w:r w:rsidRPr="00471595">
        <w:rPr>
          <w:rFonts w:ascii="Montserrat" w:hAnsi="Montserrat"/>
          <w:sz w:val="24"/>
        </w:rPr>
        <w:t>Well, it's time to pay for this freedom. I have to do this interview thing, to get the ball rolling. Don't worry, I'll do all the talking,</w:t>
      </w:r>
      <w:r w:rsidR="000264CD" w:rsidRPr="00471595">
        <w:rPr>
          <w:rFonts w:ascii="Montserrat" w:hAnsi="Montserrat"/>
          <w:sz w:val="24"/>
        </w:rPr>
        <w:t>”</w:t>
      </w:r>
      <w:r w:rsidRPr="00471595">
        <w:rPr>
          <w:rFonts w:ascii="Montserrat" w:hAnsi="Montserrat"/>
          <w:sz w:val="24"/>
        </w:rPr>
        <w:t xml:space="preserve"> she grinned.</w:t>
      </w:r>
    </w:p>
    <w:p w14:paraId="4715768C" w14:textId="77777777" w:rsidR="00AD35EB" w:rsidRPr="00471595" w:rsidRDefault="00AD35EB" w:rsidP="00515B04">
      <w:pPr>
        <w:numPr>
          <w:ins w:id="244" w:author="Unknown"/>
        </w:numPr>
        <w:rPr>
          <w:rFonts w:ascii="Montserrat" w:hAnsi="Montserrat"/>
          <w:sz w:val="24"/>
        </w:rPr>
      </w:pPr>
    </w:p>
    <w:p w14:paraId="1D71B0D4" w14:textId="7922F137" w:rsidR="00AD35EB" w:rsidRPr="00471595" w:rsidRDefault="00AD35EB" w:rsidP="00515B04">
      <w:pPr>
        <w:numPr>
          <w:ins w:id="245" w:author="Unknown"/>
        </w:numPr>
        <w:rPr>
          <w:rFonts w:ascii="Montserrat" w:hAnsi="Montserrat"/>
          <w:sz w:val="24"/>
        </w:rPr>
      </w:pPr>
      <w:r w:rsidRPr="00471595">
        <w:rPr>
          <w:rFonts w:ascii="Montserrat" w:hAnsi="Montserrat"/>
          <w:sz w:val="24"/>
        </w:rPr>
        <w:t xml:space="preserve">Monica Brodin, a renowned columnist and current events headliner for life.net.vr magazine, was waiting for them inside. The powerful media syndicate backing the reporter was staking its reputation on the word of it's </w:t>
      </w:r>
      <w:r w:rsidR="000264CD" w:rsidRPr="00471595">
        <w:rPr>
          <w:rFonts w:ascii="Montserrat" w:hAnsi="Montserrat"/>
          <w:sz w:val="24"/>
        </w:rPr>
        <w:t>“</w:t>
      </w:r>
      <w:r w:rsidRPr="00471595">
        <w:rPr>
          <w:rFonts w:ascii="Montserrat" w:hAnsi="Montserrat"/>
          <w:sz w:val="24"/>
        </w:rPr>
        <w:t>on the spot</w:t>
      </w:r>
      <w:r w:rsidR="000264CD" w:rsidRPr="00471595">
        <w:rPr>
          <w:rFonts w:ascii="Montserrat" w:hAnsi="Montserrat"/>
          <w:sz w:val="24"/>
        </w:rPr>
        <w:t>”</w:t>
      </w:r>
      <w:r w:rsidRPr="00471595">
        <w:rPr>
          <w:rFonts w:ascii="Montserrat" w:hAnsi="Montserrat"/>
          <w:sz w:val="24"/>
        </w:rPr>
        <w:t xml:space="preserve"> reporters that Phoenix's short demonstration was genuine. Ms. Brodin could barely conceal her lust for this exclusive, first interview. Phoenix's eyes passed over the small crew of technicians who would finesse the live net publication. She could not resist the urge to scan the reporter, who, with her sensory augmentation, provided an immediate, intimate, virtual reality audience with almost telepathic access to the interview. Phoenix had studied the neural interfacing technology during her psi-med training. In spite of the fact that the technology was developmental</w:t>
      </w:r>
      <w:r w:rsidR="00295153" w:rsidRPr="00471595">
        <w:rPr>
          <w:rFonts w:ascii="Montserrat" w:hAnsi="Montserrat"/>
          <w:sz w:val="24"/>
        </w:rPr>
        <w:t xml:space="preserve"> and</w:t>
      </w:r>
      <w:r w:rsidRPr="00471595">
        <w:rPr>
          <w:rFonts w:ascii="Montserrat" w:hAnsi="Montserrat"/>
          <w:sz w:val="24"/>
        </w:rPr>
        <w:t xml:space="preserve"> evolving too fast for the industry to keep up, a percentage of media and net professionals, roughly equal in number to that of actives in the world, opted for the invasive augmentation and paid through the nose to receive all the upgrades as they came out. </w:t>
      </w:r>
    </w:p>
    <w:p w14:paraId="2D9971EF" w14:textId="7B5C1B49" w:rsidR="00AD35EB" w:rsidRPr="00471595" w:rsidRDefault="00AD35EB" w:rsidP="00515B04">
      <w:pPr>
        <w:numPr>
          <w:ins w:id="246" w:author="Unknown"/>
        </w:numPr>
        <w:rPr>
          <w:rFonts w:ascii="Montserrat" w:hAnsi="Montserrat"/>
          <w:sz w:val="24"/>
        </w:rPr>
      </w:pPr>
      <w:r w:rsidRPr="00471595">
        <w:rPr>
          <w:rFonts w:ascii="Montserrat" w:hAnsi="Montserrat"/>
          <w:sz w:val="24"/>
        </w:rPr>
        <w:tab/>
        <w:t>Of course, the military had possessed the technology for a few hundred years</w:t>
      </w:r>
      <w:r w:rsidR="00295153" w:rsidRPr="00471595">
        <w:rPr>
          <w:rFonts w:ascii="Montserrat" w:hAnsi="Montserrat"/>
          <w:sz w:val="24"/>
        </w:rPr>
        <w:t xml:space="preserve"> and</w:t>
      </w:r>
      <w:r w:rsidRPr="00471595">
        <w:rPr>
          <w:rFonts w:ascii="Montserrat" w:hAnsi="Montserrat"/>
          <w:sz w:val="24"/>
        </w:rPr>
        <w:t xml:space="preserve"> she had been augmented in embryo with the most advanced military interface in development—courtesy of the fact that her mother had been drafted the minute she had fallen into ASIA hands. Not that she had ever been allowed to use it. The training that would have come in just under a year might now never come. As a psionic, she had faced a minimum of eight years in the armed services to earn her license to practice psionics outside of military or reservation jurisdiction. In spite of her initial despair, she had actually begun looking forward to her term in the navy—compared to what she had gone through in the </w:t>
      </w:r>
      <w:r w:rsidR="000D7F8D" w:rsidRPr="00471595">
        <w:rPr>
          <w:rFonts w:ascii="Montserrat" w:hAnsi="Montserrat"/>
          <w:sz w:val="24"/>
        </w:rPr>
        <w:t>Avatar Project</w:t>
      </w:r>
      <w:r w:rsidRPr="00471595">
        <w:rPr>
          <w:rFonts w:ascii="Montserrat" w:hAnsi="Montserrat"/>
          <w:sz w:val="24"/>
        </w:rPr>
        <w:t xml:space="preserve">, the Academy sounded like a dream. But now, she had a choice about whether to join the Navy, or remain in the </w:t>
      </w:r>
      <w:r w:rsidR="000D7F8D" w:rsidRPr="00471595">
        <w:rPr>
          <w:rFonts w:ascii="Montserrat" w:hAnsi="Montserrat"/>
          <w:sz w:val="24"/>
        </w:rPr>
        <w:t>Avatar Project</w:t>
      </w:r>
      <w:r w:rsidRPr="00471595">
        <w:rPr>
          <w:rFonts w:ascii="Montserrat" w:hAnsi="Montserrat"/>
          <w:sz w:val="24"/>
        </w:rPr>
        <w:t xml:space="preserve">. </w:t>
      </w:r>
    </w:p>
    <w:p w14:paraId="72B4AB26" w14:textId="77777777" w:rsidR="00AD35EB" w:rsidRPr="00471595" w:rsidRDefault="00AD35EB" w:rsidP="00515B04">
      <w:pPr>
        <w:numPr>
          <w:ins w:id="247" w:author="Unknown"/>
        </w:numPr>
        <w:rPr>
          <w:rFonts w:ascii="Montserrat" w:hAnsi="Montserrat"/>
          <w:sz w:val="24"/>
        </w:rPr>
      </w:pPr>
      <w:r w:rsidRPr="00471595">
        <w:rPr>
          <w:rFonts w:ascii="Montserrat" w:hAnsi="Montserrat"/>
          <w:sz w:val="24"/>
        </w:rPr>
        <w:tab/>
        <w:t>Or, that was what it looked like at the moment.</w:t>
      </w:r>
    </w:p>
    <w:p w14:paraId="1816BC08" w14:textId="77777777" w:rsidR="00AD35EB" w:rsidRPr="00471595" w:rsidRDefault="00AD35EB" w:rsidP="00515B04">
      <w:pPr>
        <w:numPr>
          <w:ins w:id="248" w:author="Unknown"/>
        </w:numPr>
        <w:rPr>
          <w:rFonts w:ascii="Montserrat" w:hAnsi="Montserrat"/>
          <w:sz w:val="24"/>
        </w:rPr>
      </w:pPr>
      <w:r w:rsidRPr="00471595">
        <w:rPr>
          <w:rFonts w:ascii="Montserrat" w:hAnsi="Montserrat"/>
          <w:sz w:val="24"/>
        </w:rPr>
        <w:tab/>
        <w:t>Monica Brodin, she could tell, had the very latest commercial gene-crafted viral augmentation. She had to respect a person who endured three months of dying in the-fires-of-hell kind of pain that required. The viral gene-resequencing techniques allowed a person to be physically redesigned with artificially engineered biological structures that replaced the clumsy nerve-splice interface. While a person was at it, they could have their height, mass, physique, skin-hair-and-eye coloring or even their sex altered, since the process had to take the body apart at the essential molecular level anyway. That was the catch. Even with immune suppression, the process provoked massive reactions during the recoding phase where the body did its damnedest to kill itself or tear apart—with fatal success—in about one in a thousand cases. On the bright side, the alterations, being genetically coded, bred true in the next generation.</w:t>
      </w:r>
    </w:p>
    <w:p w14:paraId="3B382FAF" w14:textId="1B80B1B8" w:rsidR="00AD35EB" w:rsidRPr="00471595" w:rsidRDefault="00AD35EB" w:rsidP="00515B04">
      <w:pPr>
        <w:numPr>
          <w:ins w:id="24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Ms. Brodin,</w:t>
      </w:r>
      <w:r w:rsidR="000264CD" w:rsidRPr="00471595">
        <w:rPr>
          <w:rFonts w:ascii="Montserrat" w:hAnsi="Montserrat"/>
          <w:sz w:val="24"/>
        </w:rPr>
        <w:t>”</w:t>
      </w:r>
      <w:r w:rsidRPr="00471595">
        <w:rPr>
          <w:rFonts w:ascii="Montserrat" w:hAnsi="Montserrat"/>
          <w:sz w:val="24"/>
        </w:rPr>
        <w:t xml:space="preserve"> Phoenix took the lady's hand. </w:t>
      </w:r>
      <w:r w:rsidR="000264CD" w:rsidRPr="00471595">
        <w:rPr>
          <w:rFonts w:ascii="Montserrat" w:hAnsi="Montserrat"/>
          <w:sz w:val="24"/>
        </w:rPr>
        <w:t>“</w:t>
      </w:r>
      <w:r w:rsidRPr="00471595">
        <w:rPr>
          <w:rFonts w:ascii="Montserrat" w:hAnsi="Montserrat"/>
          <w:sz w:val="24"/>
        </w:rPr>
        <w:t>I hope we won't have to wait long for our table. I'm starving.</w:t>
      </w:r>
      <w:r w:rsidR="000264CD" w:rsidRPr="00471595">
        <w:rPr>
          <w:rFonts w:ascii="Montserrat" w:hAnsi="Montserrat"/>
          <w:sz w:val="24"/>
        </w:rPr>
        <w:t>”</w:t>
      </w:r>
      <w:r w:rsidRPr="00471595">
        <w:rPr>
          <w:rFonts w:ascii="Montserrat" w:hAnsi="Montserrat"/>
          <w:sz w:val="24"/>
        </w:rPr>
        <w:t xml:space="preserve"> Phoenix smiled, concealing the shock as her telepathic reflex leapt at the contact. She had not expected herself to interpret the reporter's net linkage as a threat</w:t>
      </w:r>
      <w:r w:rsidR="00295153" w:rsidRPr="00471595">
        <w:rPr>
          <w:rFonts w:ascii="Montserrat" w:hAnsi="Montserrat"/>
          <w:sz w:val="24"/>
        </w:rPr>
        <w:t xml:space="preserve"> and</w:t>
      </w:r>
      <w:r w:rsidRPr="00471595">
        <w:rPr>
          <w:rFonts w:ascii="Montserrat" w:hAnsi="Montserrat"/>
          <w:sz w:val="24"/>
        </w:rPr>
        <w:t xml:space="preserve"> when she felt herself cross over into the virtual stream, through Ms. Brodin, she was doubly shocked. For a moment she was utterly lost, as the depth of that information realm sucked her in. As she foundered, she finally realized why telepaths had been denied virtual access to the nets, back on the reservation. </w:t>
      </w:r>
    </w:p>
    <w:p w14:paraId="758A2FED" w14:textId="3E4B5064" w:rsidR="00AD35EB" w:rsidRPr="00471595" w:rsidRDefault="00AD35EB" w:rsidP="00515B04">
      <w:pPr>
        <w:numPr>
          <w:ins w:id="25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Ms. Nin?</w:t>
      </w:r>
      <w:r w:rsidR="000264CD" w:rsidRPr="00471595">
        <w:rPr>
          <w:rFonts w:ascii="Montserrat" w:hAnsi="Montserrat"/>
          <w:sz w:val="24"/>
        </w:rPr>
        <w:t>”</w:t>
      </w:r>
      <w:r w:rsidRPr="00471595">
        <w:rPr>
          <w:rFonts w:ascii="Montserrat" w:hAnsi="Montserrat"/>
          <w:sz w:val="24"/>
        </w:rPr>
        <w:t xml:space="preserve"> A voice asked from afar. </w:t>
      </w:r>
      <w:r w:rsidR="000264CD" w:rsidRPr="00471595">
        <w:rPr>
          <w:rFonts w:ascii="Montserrat" w:hAnsi="Montserrat"/>
          <w:sz w:val="24"/>
        </w:rPr>
        <w:t>“</w:t>
      </w:r>
      <w:r w:rsidRPr="00471595">
        <w:rPr>
          <w:rFonts w:ascii="Montserrat" w:hAnsi="Montserrat"/>
          <w:sz w:val="24"/>
        </w:rPr>
        <w:t xml:space="preserve">Are you </w:t>
      </w:r>
      <w:r w:rsidR="00295153" w:rsidRPr="00471595">
        <w:rPr>
          <w:rFonts w:ascii="Montserrat" w:hAnsi="Montserrat"/>
          <w:sz w:val="24"/>
        </w:rPr>
        <w:t>alright</w:t>
      </w:r>
      <w:r w:rsidRPr="00471595">
        <w:rPr>
          <w:rFonts w:ascii="Montserrat" w:hAnsi="Montserrat"/>
          <w:sz w:val="24"/>
        </w:rPr>
        <w:t>?</w:t>
      </w:r>
      <w:r w:rsidR="000264CD" w:rsidRPr="00471595">
        <w:rPr>
          <w:rFonts w:ascii="Montserrat" w:hAnsi="Montserrat"/>
          <w:sz w:val="24"/>
        </w:rPr>
        <w:t>”</w:t>
      </w:r>
    </w:p>
    <w:p w14:paraId="515D91C1" w14:textId="44FB9B51" w:rsidR="00AD35EB" w:rsidRPr="00471595" w:rsidRDefault="00AD35EB" w:rsidP="00515B04">
      <w:pPr>
        <w:numPr>
          <w:ins w:id="251"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I'm sorry,</w:t>
      </w:r>
      <w:r w:rsidR="000264CD" w:rsidRPr="00471595">
        <w:rPr>
          <w:rFonts w:ascii="Montserrat" w:hAnsi="Montserrat"/>
          <w:sz w:val="24"/>
        </w:rPr>
        <w:t>”</w:t>
      </w:r>
      <w:r w:rsidRPr="00471595">
        <w:rPr>
          <w:rFonts w:ascii="Montserrat" w:hAnsi="Montserrat"/>
          <w:sz w:val="24"/>
        </w:rPr>
        <w:t xml:space="preserve"> she heard herself say, </w:t>
      </w:r>
      <w:r w:rsidR="000264CD" w:rsidRPr="00471595">
        <w:rPr>
          <w:rFonts w:ascii="Montserrat" w:hAnsi="Montserrat"/>
          <w:sz w:val="24"/>
        </w:rPr>
        <w:t>“</w:t>
      </w:r>
      <w:r w:rsidRPr="00471595">
        <w:rPr>
          <w:rFonts w:ascii="Montserrat" w:hAnsi="Montserrat"/>
          <w:sz w:val="24"/>
        </w:rPr>
        <w:t>I didn't realize you were logged on already.</w:t>
      </w:r>
      <w:r w:rsidR="000264CD" w:rsidRPr="00471595">
        <w:rPr>
          <w:rFonts w:ascii="Montserrat" w:hAnsi="Montserrat"/>
          <w:sz w:val="24"/>
        </w:rPr>
        <w:t>”</w:t>
      </w:r>
      <w:r w:rsidRPr="00471595">
        <w:rPr>
          <w:rFonts w:ascii="Montserrat" w:hAnsi="Montserrat"/>
          <w:sz w:val="24"/>
        </w:rPr>
        <w:t xml:space="preserve"> Phoenix cringed. Exerting herself, she wrenched herself out of the strange mental construct, before her unconscious mind embarrassed her again. She might as well have said, Sure, I'm fine, I just jumped into your head and got lost for a moment! Nice decor! Phoenix shook her head as her normal sensory input reasserted itself.</w:t>
      </w:r>
    </w:p>
    <w:p w14:paraId="0DAD804B" w14:textId="60449C00" w:rsidR="00AD35EB" w:rsidRPr="00471595" w:rsidRDefault="00AD35EB" w:rsidP="00515B04">
      <w:pPr>
        <w:numPr>
          <w:ins w:id="252" w:author="Unknown"/>
        </w:numPr>
        <w:rPr>
          <w:rFonts w:ascii="Montserrat" w:hAnsi="Montserrat"/>
          <w:sz w:val="24"/>
        </w:rPr>
      </w:pPr>
      <w:r w:rsidRPr="00471595">
        <w:rPr>
          <w:rFonts w:ascii="Montserrat" w:hAnsi="Montserrat"/>
          <w:sz w:val="24"/>
        </w:rPr>
        <w:tab/>
        <w:t>Their little luncheon party got itself sorted out shortly. They followed the waitress up the stairs to the table, which was right at the edge of the balcony overlooking the terraces below them. The many-tiered restaurant specialized in seventeen different world cuisines</w:t>
      </w:r>
      <w:r w:rsidR="00295153" w:rsidRPr="00471595">
        <w:rPr>
          <w:rFonts w:ascii="Montserrat" w:hAnsi="Montserrat"/>
          <w:sz w:val="24"/>
        </w:rPr>
        <w:t xml:space="preserve"> and</w:t>
      </w:r>
      <w:r w:rsidRPr="00471595">
        <w:rPr>
          <w:rFonts w:ascii="Montserrat" w:hAnsi="Montserrat"/>
          <w:sz w:val="24"/>
        </w:rPr>
        <w:t xml:space="preserve"> devoted a terrace and kitchen to each. The restaurant faced into the enclosed atrium of a five star hotel. The open space described a complex inverted triangular polygon stacked on top of a squat, spheroid cavity even further below.</w:t>
      </w:r>
    </w:p>
    <w:p w14:paraId="541F754B" w14:textId="77777777" w:rsidR="00AD35EB" w:rsidRPr="00471595" w:rsidRDefault="00AD35EB" w:rsidP="00515B04">
      <w:pPr>
        <w:numPr>
          <w:ins w:id="253" w:author="Unknown"/>
        </w:numPr>
        <w:rPr>
          <w:rFonts w:ascii="Montserrat" w:hAnsi="Montserrat"/>
          <w:sz w:val="24"/>
        </w:rPr>
      </w:pPr>
      <w:r w:rsidRPr="00471595">
        <w:rPr>
          <w:rFonts w:ascii="Montserrat" w:hAnsi="Montserrat"/>
          <w:sz w:val="24"/>
        </w:rPr>
        <w:tab/>
        <w:t>As they took their seats, Phoenix had a moment of confusion as she felt a disembodied attention focus on her. She could not figure out what it was until she looked back at the reporter. Phoenix disguised her growing agitation as she felt a multitude of diverse observers pack in behind the eyes of her interviewer. The effect was so counter-intuitive her defenses went into high gear. In a way it was exciting. She was amazed to realize how, in spite of having conceptually grasped the understanding of what she would have to deal with, the reality she confronted frightened her deeply. She ordered for herself and Naomi, with the total appearance of calm. Phoenix wondered if Naomi had picked up on what she was perceiving. Then she reminded herself that her patient existed in an almost constant state of shock, so a lack of reaction on Naomi's part did not necessarily mean much. Once the waiter departed, the reporter opened the conversation. Realizing that nothing that happened in Ms. Brodin's presence would be off the record, Phoenix schooled herself to think of it as dining with an old friend and ignore the legion of eavesdroppers.</w:t>
      </w:r>
    </w:p>
    <w:p w14:paraId="55E392FD" w14:textId="1BB29E9C" w:rsidR="00AD35EB" w:rsidRPr="00471595" w:rsidRDefault="00AD35EB" w:rsidP="00515B04">
      <w:pPr>
        <w:numPr>
          <w:ins w:id="254" w:author="Unknown"/>
        </w:numPr>
        <w:rPr>
          <w:rFonts w:ascii="Montserrat" w:hAnsi="Montserrat"/>
          <w:sz w:val="24"/>
        </w:rPr>
      </w:pPr>
      <w:r w:rsidRPr="00471595">
        <w:rPr>
          <w:rFonts w:ascii="Montserrat" w:hAnsi="Montserrat"/>
          <w:sz w:val="24"/>
        </w:rPr>
        <w:tab/>
        <w:t xml:space="preserve">Ms. Brodin started with an observation. </w:t>
      </w:r>
      <w:r w:rsidR="000264CD" w:rsidRPr="00471595">
        <w:rPr>
          <w:rFonts w:ascii="Montserrat" w:hAnsi="Montserrat"/>
          <w:sz w:val="24"/>
        </w:rPr>
        <w:t>“</w:t>
      </w:r>
      <w:r w:rsidRPr="00471595">
        <w:rPr>
          <w:rFonts w:ascii="Montserrat" w:hAnsi="Montserrat"/>
          <w:sz w:val="24"/>
        </w:rPr>
        <w:t>You seem pretty young. If you don't mind my pointing it out, I think that is probably the first thing that confused me. In your disclosure, you said that the events you described happened six years ago. I guess it is a reflex, to picture you looking six years younger, after hearing that</w:t>
      </w:r>
      <w:r w:rsidR="00295153" w:rsidRPr="00471595">
        <w:rPr>
          <w:rFonts w:ascii="Montserrat" w:hAnsi="Montserrat"/>
          <w:sz w:val="24"/>
        </w:rPr>
        <w:t xml:space="preserve"> and</w:t>
      </w:r>
      <w:r w:rsidRPr="00471595">
        <w:rPr>
          <w:rFonts w:ascii="Montserrat" w:hAnsi="Montserrat"/>
          <w:sz w:val="24"/>
        </w:rPr>
        <w:t xml:space="preserve"> draw the wrong conclusion. Naturally, you must be older than you look to be involved as you were when your... Well, when the events you described happened.</w:t>
      </w:r>
      <w:r w:rsidR="000264CD" w:rsidRPr="00471595">
        <w:rPr>
          <w:rFonts w:ascii="Montserrat" w:hAnsi="Montserrat"/>
          <w:sz w:val="24"/>
        </w:rPr>
        <w:t>”</w:t>
      </w:r>
    </w:p>
    <w:p w14:paraId="168ADE76" w14:textId="14E054D5" w:rsidR="00AD35EB" w:rsidRPr="00471595" w:rsidRDefault="00AD35EB" w:rsidP="00515B04">
      <w:pPr>
        <w:numPr>
          <w:ins w:id="255" w:author="Unknown"/>
        </w:numPr>
        <w:rPr>
          <w:rFonts w:ascii="Montserrat" w:hAnsi="Montserrat"/>
          <w:sz w:val="24"/>
        </w:rPr>
      </w:pPr>
      <w:r w:rsidRPr="00471595">
        <w:rPr>
          <w:rFonts w:ascii="Montserrat" w:hAnsi="Montserrat"/>
          <w:sz w:val="24"/>
        </w:rPr>
        <w:tab/>
        <w:t xml:space="preserve">Phoenix gave a slight smile as Ms. Brodin dodged around openly mentioning her mother's death. </w:t>
      </w:r>
      <w:r w:rsidR="000264CD" w:rsidRPr="00471595">
        <w:rPr>
          <w:rFonts w:ascii="Montserrat" w:hAnsi="Montserrat"/>
          <w:sz w:val="24"/>
        </w:rPr>
        <w:t>“</w:t>
      </w:r>
      <w:r w:rsidRPr="00471595">
        <w:rPr>
          <w:rFonts w:ascii="Montserrat" w:hAnsi="Montserrat"/>
          <w:sz w:val="24"/>
        </w:rPr>
        <w:t>No. Actually, you probably guessed right the first time. I am only seventeen, now. At the time it happened I was still a child.</w:t>
      </w:r>
      <w:r w:rsidR="000264CD" w:rsidRPr="00471595">
        <w:rPr>
          <w:rFonts w:ascii="Montserrat" w:hAnsi="Montserrat"/>
          <w:sz w:val="24"/>
        </w:rPr>
        <w:t>”</w:t>
      </w:r>
    </w:p>
    <w:p w14:paraId="68851394" w14:textId="0523B8DA" w:rsidR="00AD35EB" w:rsidRPr="00471595" w:rsidRDefault="00AD35EB" w:rsidP="00515B04">
      <w:pPr>
        <w:numPr>
          <w:ins w:id="256" w:author="Unknown"/>
        </w:numPr>
        <w:rPr>
          <w:rFonts w:ascii="Montserrat" w:hAnsi="Montserrat"/>
          <w:sz w:val="24"/>
        </w:rPr>
      </w:pPr>
      <w:r w:rsidRPr="00471595">
        <w:rPr>
          <w:rFonts w:ascii="Montserrat" w:hAnsi="Montserrat"/>
          <w:sz w:val="24"/>
        </w:rPr>
        <w:tab/>
        <w:t xml:space="preserve">Ms. Brodin raised an eyebrow. </w:t>
      </w:r>
      <w:r w:rsidR="000264CD" w:rsidRPr="00471595">
        <w:rPr>
          <w:rFonts w:ascii="Montserrat" w:hAnsi="Montserrat"/>
          <w:sz w:val="24"/>
        </w:rPr>
        <w:t>“</w:t>
      </w:r>
      <w:r w:rsidRPr="00471595">
        <w:rPr>
          <w:rFonts w:ascii="Montserrat" w:hAnsi="Montserrat"/>
          <w:sz w:val="24"/>
        </w:rPr>
        <w:t>So, you were like, some kind of child prodigy then?</w:t>
      </w:r>
      <w:r w:rsidR="000264CD" w:rsidRPr="00471595">
        <w:rPr>
          <w:rFonts w:ascii="Montserrat" w:hAnsi="Montserrat"/>
          <w:sz w:val="24"/>
        </w:rPr>
        <w:t>”</w:t>
      </w:r>
      <w:r w:rsidRPr="00471595">
        <w:rPr>
          <w:rFonts w:ascii="Montserrat" w:hAnsi="Montserrat"/>
          <w:sz w:val="24"/>
        </w:rPr>
        <w:t xml:space="preserve"> </w:t>
      </w:r>
      <w:r w:rsidR="000264CD" w:rsidRPr="00471595">
        <w:rPr>
          <w:rFonts w:ascii="Montserrat" w:hAnsi="Montserrat"/>
          <w:sz w:val="24"/>
        </w:rPr>
        <w:t>“</w:t>
      </w:r>
      <w:r w:rsidRPr="00471595">
        <w:rPr>
          <w:rFonts w:ascii="Montserrat" w:hAnsi="Montserrat"/>
          <w:sz w:val="24"/>
        </w:rPr>
        <w:t>I mean you were only, what, eleven years old? What was it like knowing you were so special?'</w:t>
      </w:r>
    </w:p>
    <w:p w14:paraId="544D163E" w14:textId="33E06C35" w:rsidR="00AD35EB" w:rsidRPr="00471595" w:rsidRDefault="00AD35EB" w:rsidP="00515B04">
      <w:pPr>
        <w:numPr>
          <w:ins w:id="257" w:author="Unknown"/>
        </w:numPr>
        <w:rPr>
          <w:rFonts w:ascii="Montserrat" w:hAnsi="Montserrat"/>
          <w:sz w:val="24"/>
        </w:rPr>
      </w:pPr>
      <w:r w:rsidRPr="00471595">
        <w:rPr>
          <w:rFonts w:ascii="Montserrat" w:hAnsi="Montserrat"/>
          <w:sz w:val="24"/>
        </w:rPr>
        <w:tab/>
        <w:t xml:space="preserve">Phoenix laughed softly. </w:t>
      </w:r>
      <w:r w:rsidR="000264CD" w:rsidRPr="00471595">
        <w:rPr>
          <w:rFonts w:ascii="Montserrat" w:hAnsi="Montserrat"/>
          <w:sz w:val="24"/>
        </w:rPr>
        <w:t>“</w:t>
      </w:r>
      <w:r w:rsidRPr="00471595">
        <w:rPr>
          <w:rFonts w:ascii="Montserrat" w:hAnsi="Montserrat"/>
          <w:sz w:val="24"/>
        </w:rPr>
        <w:t>I have read books, fiction, about growing up with psychic abilities. You know, the classic stuff from the end of the twentieth century—comic books, I think that's what they called them then. Very imaginative stuff</w:t>
      </w:r>
      <w:r w:rsidR="00295153" w:rsidRPr="00471595">
        <w:rPr>
          <w:rFonts w:ascii="Montserrat" w:hAnsi="Montserrat"/>
          <w:sz w:val="24"/>
        </w:rPr>
        <w:t xml:space="preserve"> and</w:t>
      </w:r>
      <w:r w:rsidRPr="00471595">
        <w:rPr>
          <w:rFonts w:ascii="Montserrat" w:hAnsi="Montserrat"/>
          <w:sz w:val="24"/>
        </w:rPr>
        <w:t xml:space="preserve"> I'm sure they have influenced our cultural thinking. I am sure you expect that my childhood was terrible exciting. The truth is, I had no idea that I was special,</w:t>
      </w:r>
      <w:r w:rsidR="000264CD" w:rsidRPr="00471595">
        <w:rPr>
          <w:rFonts w:ascii="Montserrat" w:hAnsi="Montserrat"/>
          <w:sz w:val="24"/>
        </w:rPr>
        <w:t>”</w:t>
      </w:r>
      <w:r w:rsidRPr="00471595">
        <w:rPr>
          <w:rFonts w:ascii="Montserrat" w:hAnsi="Montserrat"/>
          <w:sz w:val="24"/>
        </w:rPr>
        <w:t xml:space="preserve"> Phoenix revealed. </w:t>
      </w:r>
      <w:r w:rsidR="000264CD" w:rsidRPr="00471595">
        <w:rPr>
          <w:rFonts w:ascii="Montserrat" w:hAnsi="Montserrat"/>
          <w:sz w:val="24"/>
        </w:rPr>
        <w:t>“</w:t>
      </w:r>
      <w:r w:rsidRPr="00471595">
        <w:rPr>
          <w:rFonts w:ascii="Montserrat" w:hAnsi="Montserrat"/>
          <w:sz w:val="24"/>
        </w:rPr>
        <w:t>I never realized I existed in a controlled environment. I was trained, like all the other children on the reservation, to develop and master the abilities of my body and mind. But those abilities were not unique where I grew up.</w:t>
      </w:r>
      <w:r w:rsidR="000264CD" w:rsidRPr="00471595">
        <w:rPr>
          <w:rFonts w:ascii="Montserrat" w:hAnsi="Montserrat"/>
          <w:sz w:val="24"/>
        </w:rPr>
        <w:t>”</w:t>
      </w:r>
      <w:r w:rsidRPr="00471595">
        <w:rPr>
          <w:rFonts w:ascii="Montserrat" w:hAnsi="Montserrat"/>
          <w:sz w:val="24"/>
        </w:rPr>
        <w:t xml:space="preserve"> Phoenix shrugged her shoulders. </w:t>
      </w:r>
    </w:p>
    <w:p w14:paraId="2C5B1D92" w14:textId="7D100374" w:rsidR="00AD35EB" w:rsidRPr="00471595" w:rsidRDefault="00AD35EB" w:rsidP="00515B04">
      <w:pPr>
        <w:numPr>
          <w:ins w:id="25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You had no suspicion at all that you were different from most of the people in the world?</w:t>
      </w:r>
      <w:r w:rsidR="000264CD" w:rsidRPr="00471595">
        <w:rPr>
          <w:rFonts w:ascii="Montserrat" w:hAnsi="Montserrat"/>
          <w:sz w:val="24"/>
        </w:rPr>
        <w:t>”</w:t>
      </w:r>
      <w:r w:rsidRPr="00471595">
        <w:rPr>
          <w:rFonts w:ascii="Montserrat" w:hAnsi="Montserrat"/>
          <w:sz w:val="24"/>
        </w:rPr>
        <w:t xml:space="preserve"> Monica Brodin queried uncertainly. She wanted to focus on Phoenix. Each of her questions was geared toward drawing her out, revealing the person behind the sensation rather than concentrating on the sensation itself. </w:t>
      </w:r>
    </w:p>
    <w:p w14:paraId="3E8A23BC" w14:textId="4405FB21" w:rsidR="00AD35EB" w:rsidRPr="00471595" w:rsidRDefault="00AD35EB" w:rsidP="00515B04">
      <w:pPr>
        <w:numPr>
          <w:ins w:id="25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 was aware that I had a degree of talent,</w:t>
      </w:r>
      <w:r w:rsidR="000264CD" w:rsidRPr="00471595">
        <w:rPr>
          <w:rFonts w:ascii="Montserrat" w:hAnsi="Montserrat"/>
          <w:sz w:val="24"/>
        </w:rPr>
        <w:t>”</w:t>
      </w:r>
      <w:r w:rsidRPr="00471595">
        <w:rPr>
          <w:rFonts w:ascii="Montserrat" w:hAnsi="Montserrat"/>
          <w:sz w:val="24"/>
        </w:rPr>
        <w:t xml:space="preserve"> Phoenix answered, being almost deliberately obtuse, </w:t>
      </w:r>
      <w:r w:rsidR="000264CD" w:rsidRPr="00471595">
        <w:rPr>
          <w:rFonts w:ascii="Montserrat" w:hAnsi="Montserrat"/>
          <w:sz w:val="24"/>
        </w:rPr>
        <w:t>“</w:t>
      </w:r>
      <w:r w:rsidRPr="00471595">
        <w:rPr>
          <w:rFonts w:ascii="Montserrat" w:hAnsi="Montserrat"/>
          <w:sz w:val="24"/>
        </w:rPr>
        <w:t>but of course all of us had our strengths, so I never perceived anything exceptional in what I could do.</w:t>
      </w:r>
      <w:r w:rsidR="000264CD" w:rsidRPr="00471595">
        <w:rPr>
          <w:rFonts w:ascii="Montserrat" w:hAnsi="Montserrat"/>
          <w:sz w:val="24"/>
        </w:rPr>
        <w:t>”</w:t>
      </w:r>
    </w:p>
    <w:p w14:paraId="5489B7E4" w14:textId="5AF3AE59" w:rsidR="00AD35EB" w:rsidRPr="00471595" w:rsidRDefault="00AD35EB" w:rsidP="00515B04">
      <w:pPr>
        <w:numPr>
          <w:ins w:id="26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But, if you were average for a child where you grew up, how did you end up involved in a classified government research project?</w:t>
      </w:r>
      <w:r w:rsidR="000264CD" w:rsidRPr="00471595">
        <w:rPr>
          <w:rFonts w:ascii="Montserrat" w:hAnsi="Montserrat"/>
          <w:sz w:val="24"/>
        </w:rPr>
        <w:t>”</w:t>
      </w:r>
    </w:p>
    <w:p w14:paraId="42608271" w14:textId="4A5C4929" w:rsidR="00AD35EB" w:rsidRPr="00471595" w:rsidRDefault="00AD35EB" w:rsidP="00515B04">
      <w:pPr>
        <w:numPr>
          <w:ins w:id="261"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Obviously, in a real sense I did have special qualifications, otherwise why would I have been considered for a work-study contract? I guess it had more to do with attitude than obvious merit,</w:t>
      </w:r>
      <w:r w:rsidR="000264CD" w:rsidRPr="00471595">
        <w:rPr>
          <w:rFonts w:ascii="Montserrat" w:hAnsi="Montserrat"/>
          <w:sz w:val="24"/>
        </w:rPr>
        <w:t>”</w:t>
      </w:r>
      <w:r w:rsidRPr="00471595">
        <w:rPr>
          <w:rFonts w:ascii="Montserrat" w:hAnsi="Montserrat"/>
          <w:sz w:val="24"/>
        </w:rPr>
        <w:t xml:space="preserve"> </w:t>
      </w:r>
      <w:r w:rsidR="000264CD" w:rsidRPr="00471595">
        <w:rPr>
          <w:rFonts w:ascii="Montserrat" w:hAnsi="Montserrat"/>
          <w:sz w:val="24"/>
        </w:rPr>
        <w:t>“</w:t>
      </w:r>
      <w:r w:rsidRPr="00471595">
        <w:rPr>
          <w:rFonts w:ascii="Montserrat" w:hAnsi="Montserrat"/>
          <w:sz w:val="24"/>
        </w:rPr>
        <w:t>I was told that, because I learned quickly and applied myself to new challenges with creativity and determination, I could be relied on to take responsibilities seriously. I got involved primarily so I could help my mother with her work. I didn't know that we were working for the government on highly classified research. As far as I was aware, we were all perfectly normal people and so I never had to deal with the fact that I was one of the most dangerous human beings ever born on Earth.</w:t>
      </w:r>
      <w:r w:rsidR="000264CD" w:rsidRPr="00471595">
        <w:rPr>
          <w:rFonts w:ascii="Montserrat" w:hAnsi="Montserrat"/>
          <w:sz w:val="24"/>
        </w:rPr>
        <w:t>”</w:t>
      </w:r>
    </w:p>
    <w:p w14:paraId="7C946FD0" w14:textId="77777777" w:rsidR="00515B04" w:rsidRPr="00471595" w:rsidRDefault="00515B04" w:rsidP="00515B04">
      <w:pPr>
        <w:rPr>
          <w:rFonts w:ascii="Montserrat" w:hAnsi="Montserrat"/>
          <w:sz w:val="24"/>
        </w:rPr>
      </w:pPr>
    </w:p>
    <w:p w14:paraId="65926942"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3CDCFBFE" w14:textId="77777777" w:rsidR="00515B04" w:rsidRPr="00471595" w:rsidRDefault="00515B04" w:rsidP="00515B04">
      <w:pPr>
        <w:rPr>
          <w:rFonts w:ascii="Montserrat" w:hAnsi="Montserrat"/>
          <w:sz w:val="24"/>
        </w:rPr>
      </w:pPr>
    </w:p>
    <w:p w14:paraId="399C5717" w14:textId="0F542894" w:rsidR="00AD35EB" w:rsidRPr="00471595" w:rsidRDefault="000264CD" w:rsidP="00515B04">
      <w:pPr>
        <w:numPr>
          <w:ins w:id="262" w:author="Unknown"/>
        </w:numPr>
        <w:rPr>
          <w:rFonts w:ascii="Montserrat" w:hAnsi="Montserrat"/>
          <w:sz w:val="24"/>
        </w:rPr>
      </w:pPr>
      <w:r w:rsidRPr="00471595">
        <w:rPr>
          <w:rFonts w:ascii="Montserrat" w:hAnsi="Montserrat"/>
          <w:sz w:val="24"/>
        </w:rPr>
        <w:t>“</w:t>
      </w:r>
      <w:r w:rsidR="00AD35EB" w:rsidRPr="00471595">
        <w:rPr>
          <w:rFonts w:ascii="Montserrat" w:hAnsi="Montserrat"/>
          <w:sz w:val="24"/>
        </w:rPr>
        <w:t>Shit!</w:t>
      </w:r>
      <w:r w:rsidRPr="00471595">
        <w:rPr>
          <w:rFonts w:ascii="Montserrat" w:hAnsi="Montserrat"/>
          <w:sz w:val="24"/>
        </w:rPr>
        <w:t>”</w:t>
      </w:r>
      <w:r w:rsidR="00AD35EB" w:rsidRPr="00471595">
        <w:rPr>
          <w:rFonts w:ascii="Montserrat" w:hAnsi="Montserrat"/>
          <w:sz w:val="24"/>
        </w:rPr>
        <w:t xml:space="preserve"> Powers exclaimed. Like the rest of the men in the chamber, he was not equipped for virtual net linking. The thirty men assembled in the circular theater were watching the same hologram, all seeing the same view in spite of being seated in concentric rings about the display core. The complex mesh of light resolved the same image from every viewpoint, enhancing the wave nature of electro-magnetic energy. Before his eyes the image froze, the live feed diverted into a graphic buffer while his superior addressed his outburst. </w:t>
      </w:r>
    </w:p>
    <w:p w14:paraId="3DC5E971" w14:textId="14E8A1E8" w:rsidR="00AD35EB" w:rsidRPr="00471595" w:rsidRDefault="00AD35EB" w:rsidP="00515B04">
      <w:pPr>
        <w:numPr>
          <w:ins w:id="263"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Mr. Powers,</w:t>
      </w:r>
      <w:r w:rsidR="000264CD" w:rsidRPr="00471595">
        <w:rPr>
          <w:rFonts w:ascii="Montserrat" w:hAnsi="Montserrat"/>
          <w:sz w:val="24"/>
        </w:rPr>
        <w:t>”</w:t>
      </w:r>
      <w:r w:rsidRPr="00471595">
        <w:rPr>
          <w:rFonts w:ascii="Montserrat" w:hAnsi="Montserrat"/>
          <w:sz w:val="24"/>
        </w:rPr>
        <w:t xml:space="preserve"> the Executive Director of the Psionic Control Agency drawled, </w:t>
      </w:r>
      <w:r w:rsidR="000264CD" w:rsidRPr="00471595">
        <w:rPr>
          <w:rFonts w:ascii="Montserrat" w:hAnsi="Montserrat"/>
          <w:sz w:val="24"/>
        </w:rPr>
        <w:t>“</w:t>
      </w:r>
      <w:r w:rsidRPr="00471595">
        <w:rPr>
          <w:rFonts w:ascii="Montserrat" w:hAnsi="Montserrat"/>
          <w:sz w:val="24"/>
        </w:rPr>
        <w:t>did you have something to wished to share with the board before we continue?</w:t>
      </w:r>
      <w:r w:rsidR="000264CD" w:rsidRPr="00471595">
        <w:rPr>
          <w:rFonts w:ascii="Montserrat" w:hAnsi="Montserrat"/>
          <w:sz w:val="24"/>
        </w:rPr>
        <w:t>”</w:t>
      </w:r>
    </w:p>
    <w:p w14:paraId="6C9976F4" w14:textId="0A603C81" w:rsidR="00AD35EB" w:rsidRPr="00471595" w:rsidRDefault="00AD35EB" w:rsidP="00515B04">
      <w:pPr>
        <w:numPr>
          <w:ins w:id="264" w:author="Unknown"/>
        </w:numPr>
        <w:rPr>
          <w:rFonts w:ascii="Montserrat" w:hAnsi="Montserrat"/>
          <w:sz w:val="24"/>
        </w:rPr>
      </w:pPr>
      <w:r w:rsidRPr="00471595">
        <w:rPr>
          <w:rFonts w:ascii="Montserrat" w:hAnsi="Montserrat"/>
          <w:sz w:val="24"/>
        </w:rPr>
        <w:tab/>
        <w:t xml:space="preserve">Powers realized he had spoken aloud and straightened in his chair to face William Tiernan. Clearing his throat he stated firmly, </w:t>
      </w:r>
      <w:r w:rsidR="000264CD" w:rsidRPr="00471595">
        <w:rPr>
          <w:rFonts w:ascii="Montserrat" w:hAnsi="Montserrat"/>
          <w:sz w:val="24"/>
        </w:rPr>
        <w:t>“</w:t>
      </w:r>
      <w:r w:rsidRPr="00471595">
        <w:rPr>
          <w:rFonts w:ascii="Montserrat" w:hAnsi="Montserrat"/>
          <w:sz w:val="24"/>
        </w:rPr>
        <w:t>Sir—gentlemen,</w:t>
      </w:r>
      <w:r w:rsidR="000264CD" w:rsidRPr="00471595">
        <w:rPr>
          <w:rFonts w:ascii="Montserrat" w:hAnsi="Montserrat"/>
          <w:sz w:val="24"/>
        </w:rPr>
        <w:t>”</w:t>
      </w:r>
      <w:r w:rsidRPr="00471595">
        <w:rPr>
          <w:rFonts w:ascii="Montserrat" w:hAnsi="Montserrat"/>
          <w:sz w:val="24"/>
        </w:rPr>
        <w:t xml:space="preserve"> he amended, considering his audience, </w:t>
      </w:r>
      <w:r w:rsidR="000264CD" w:rsidRPr="00471595">
        <w:rPr>
          <w:rFonts w:ascii="Montserrat" w:hAnsi="Montserrat"/>
          <w:sz w:val="24"/>
        </w:rPr>
        <w:t>“</w:t>
      </w:r>
      <w:r w:rsidRPr="00471595">
        <w:rPr>
          <w:rFonts w:ascii="Montserrat" w:hAnsi="Montserrat"/>
          <w:sz w:val="24"/>
        </w:rPr>
        <w:t>I am aware that the girl was given carte blanche to reveal the facts of the psionic situation in support of her objective to establish the veracity of her capabilities</w:t>
      </w:r>
      <w:r w:rsidR="00295153" w:rsidRPr="00471595">
        <w:rPr>
          <w:rFonts w:ascii="Montserrat" w:hAnsi="Montserrat"/>
          <w:sz w:val="24"/>
        </w:rPr>
        <w:t xml:space="preserve"> but</w:t>
      </w:r>
      <w:r w:rsidRPr="00471595">
        <w:rPr>
          <w:rFonts w:ascii="Montserrat" w:hAnsi="Montserrat"/>
          <w:sz w:val="24"/>
        </w:rPr>
        <w:t xml:space="preserve"> I warned you that there should have been limits. It has been common knowledge within our respective institutions that she has had an ax to grind with the establishment since her mother's death. I expected her to make us out to be the villain of her childhood</w:t>
      </w:r>
      <w:r w:rsidR="00295153" w:rsidRPr="00471595">
        <w:rPr>
          <w:rFonts w:ascii="Montserrat" w:hAnsi="Montserrat"/>
          <w:sz w:val="24"/>
        </w:rPr>
        <w:t xml:space="preserve"> but</w:t>
      </w:r>
      <w:r w:rsidRPr="00471595">
        <w:rPr>
          <w:rFonts w:ascii="Montserrat" w:hAnsi="Montserrat"/>
          <w:sz w:val="24"/>
        </w:rPr>
        <w:t xml:space="preserve"> this is simply too much!</w:t>
      </w:r>
      <w:r w:rsidR="000264CD" w:rsidRPr="00471595">
        <w:rPr>
          <w:rFonts w:ascii="Montserrat" w:hAnsi="Montserrat"/>
          <w:sz w:val="24"/>
        </w:rPr>
        <w:t>”</w:t>
      </w:r>
      <w:r w:rsidRPr="00471595">
        <w:rPr>
          <w:rFonts w:ascii="Montserrat" w:hAnsi="Montserrat"/>
          <w:sz w:val="24"/>
        </w:rPr>
        <w:t xml:space="preserve"> He stressed. He gestured to Phoenix's image before him. </w:t>
      </w:r>
      <w:r w:rsidR="000264CD" w:rsidRPr="00471595">
        <w:rPr>
          <w:rFonts w:ascii="Montserrat" w:hAnsi="Montserrat"/>
          <w:sz w:val="24"/>
        </w:rPr>
        <w:t>“</w:t>
      </w:r>
      <w:r w:rsidRPr="00471595">
        <w:rPr>
          <w:rFonts w:ascii="Montserrat" w:hAnsi="Montserrat"/>
          <w:sz w:val="24"/>
        </w:rPr>
        <w:t>Listen to her! She's supposed to be easing fears and tensions. What does she do? She announces that she's 'one of the most dangerous human beings ever born on Earth'!</w:t>
      </w:r>
      <w:r w:rsidR="000264CD" w:rsidRPr="00471595">
        <w:rPr>
          <w:rFonts w:ascii="Montserrat" w:hAnsi="Montserrat"/>
          <w:sz w:val="24"/>
        </w:rPr>
        <w:t>”</w:t>
      </w:r>
    </w:p>
    <w:p w14:paraId="567565DA" w14:textId="372CB050" w:rsidR="00AD35EB" w:rsidRPr="00471595" w:rsidRDefault="00AD35EB" w:rsidP="00515B04">
      <w:pPr>
        <w:numPr>
          <w:ins w:id="265" w:author="Unknown"/>
        </w:numPr>
        <w:rPr>
          <w:rFonts w:ascii="Montserrat" w:hAnsi="Montserrat"/>
          <w:sz w:val="24"/>
        </w:rPr>
      </w:pPr>
      <w:r w:rsidRPr="00471595">
        <w:rPr>
          <w:rFonts w:ascii="Montserrat" w:hAnsi="Montserrat"/>
          <w:sz w:val="24"/>
        </w:rPr>
        <w:tab/>
        <w:t xml:space="preserve">Tiernan glared at him. </w:t>
      </w:r>
      <w:r w:rsidR="000264CD" w:rsidRPr="00471595">
        <w:rPr>
          <w:rFonts w:ascii="Montserrat" w:hAnsi="Montserrat"/>
          <w:sz w:val="24"/>
        </w:rPr>
        <w:t>“</w:t>
      </w:r>
      <w:r w:rsidRPr="00471595">
        <w:rPr>
          <w:rFonts w:ascii="Montserrat" w:hAnsi="Montserrat"/>
          <w:sz w:val="24"/>
        </w:rPr>
        <w:t>What?</w:t>
      </w:r>
      <w:r w:rsidR="000264CD" w:rsidRPr="00471595">
        <w:rPr>
          <w:rFonts w:ascii="Montserrat" w:hAnsi="Montserrat"/>
          <w:sz w:val="24"/>
        </w:rPr>
        <w:t>”</w:t>
      </w:r>
      <w:r w:rsidRPr="00471595">
        <w:rPr>
          <w:rFonts w:ascii="Montserrat" w:hAnsi="Montserrat"/>
          <w:sz w:val="24"/>
        </w:rPr>
        <w:t xml:space="preserve"> He asked sarcastically. </w:t>
      </w:r>
      <w:r w:rsidR="000264CD" w:rsidRPr="00471595">
        <w:rPr>
          <w:rFonts w:ascii="Montserrat" w:hAnsi="Montserrat"/>
          <w:sz w:val="24"/>
        </w:rPr>
        <w:t>“</w:t>
      </w:r>
      <w:r w:rsidRPr="00471595">
        <w:rPr>
          <w:rFonts w:ascii="Montserrat" w:hAnsi="Montserrat"/>
          <w:sz w:val="24"/>
        </w:rPr>
        <w:t>Do you think that if she doesn't mention it then perhaps no one will figure that out on their own? Thank you, Mr. Powers</w:t>
      </w:r>
      <w:r w:rsidR="00295153" w:rsidRPr="00471595">
        <w:rPr>
          <w:rFonts w:ascii="Montserrat" w:hAnsi="Montserrat"/>
          <w:sz w:val="24"/>
        </w:rPr>
        <w:t xml:space="preserve"> but</w:t>
      </w:r>
      <w:r w:rsidRPr="00471595">
        <w:rPr>
          <w:rFonts w:ascii="Montserrat" w:hAnsi="Montserrat"/>
          <w:sz w:val="24"/>
        </w:rPr>
        <w:t xml:space="preserve"> I don't care how inflammatory her comments may be, as long as she remains within the realm of truth. The truth cannot hurt us. We do not operate on deniability in this business, the stakes are too high. Your concern is noted</w:t>
      </w:r>
      <w:r w:rsidR="00295153" w:rsidRPr="00471595">
        <w:rPr>
          <w:rFonts w:ascii="Montserrat" w:hAnsi="Montserrat"/>
          <w:sz w:val="24"/>
        </w:rPr>
        <w:t xml:space="preserve"> but</w:t>
      </w:r>
      <w:r w:rsidRPr="00471595">
        <w:rPr>
          <w:rFonts w:ascii="Montserrat" w:hAnsi="Montserrat"/>
          <w:sz w:val="24"/>
        </w:rPr>
        <w:t xml:space="preserve"> I'd advise you to hold your judgment until you have seen how she handles the issues she brings up. This is not a stupid little girl here</w:t>
      </w:r>
      <w:r w:rsidR="00295153" w:rsidRPr="00471595">
        <w:rPr>
          <w:rFonts w:ascii="Montserrat" w:hAnsi="Montserrat"/>
          <w:sz w:val="24"/>
        </w:rPr>
        <w:t xml:space="preserve"> and</w:t>
      </w:r>
      <w:r w:rsidRPr="00471595">
        <w:rPr>
          <w:rFonts w:ascii="Montserrat" w:hAnsi="Montserrat"/>
          <w:sz w:val="24"/>
        </w:rPr>
        <w:t xml:space="preserve"> frankly I can't see her bringing up a point that can only alienate her in the end, unless she has an idea how to diffuse it.</w:t>
      </w:r>
      <w:r w:rsidR="000264CD" w:rsidRPr="00471595">
        <w:rPr>
          <w:rFonts w:ascii="Montserrat" w:hAnsi="Montserrat"/>
          <w:sz w:val="24"/>
        </w:rPr>
        <w:t>”</w:t>
      </w:r>
    </w:p>
    <w:p w14:paraId="70D135BB" w14:textId="07EBB8A0" w:rsidR="00AD35EB" w:rsidRPr="00471595" w:rsidRDefault="00AD35EB" w:rsidP="00515B04">
      <w:pPr>
        <w:numPr>
          <w:ins w:id="266" w:author="Unknown"/>
        </w:numPr>
        <w:rPr>
          <w:rFonts w:ascii="Montserrat" w:hAnsi="Montserrat"/>
          <w:sz w:val="24"/>
        </w:rPr>
      </w:pPr>
      <w:r w:rsidRPr="00471595">
        <w:rPr>
          <w:rFonts w:ascii="Montserrat" w:hAnsi="Montserrat"/>
          <w:sz w:val="24"/>
        </w:rPr>
        <w:tab/>
        <w:t>Powers bowed his head without comment as the Executive Director restored the flow of the interview. In his mind he went over the conversation he had with Dreyfus the night of the disclosure. The original plan had been for her to be employed in demonstrating her abilities, that was vital</w:t>
      </w:r>
      <w:r w:rsidR="00295153" w:rsidRPr="00471595">
        <w:rPr>
          <w:rFonts w:ascii="Montserrat" w:hAnsi="Montserrat"/>
          <w:sz w:val="24"/>
        </w:rPr>
        <w:t xml:space="preserve"> but</w:t>
      </w:r>
      <w:r w:rsidRPr="00471595">
        <w:rPr>
          <w:rFonts w:ascii="Montserrat" w:hAnsi="Montserrat"/>
          <w:sz w:val="24"/>
        </w:rPr>
        <w:t xml:space="preserve"> setting her loose certainly had not been a part of that plan. Dreyfus had convinced him that her attitude toward them was deeply hostile. Dreyfus had suggested that even she might not know it herself</w:t>
      </w:r>
      <w:r w:rsidR="00295153" w:rsidRPr="00471595">
        <w:rPr>
          <w:rFonts w:ascii="Montserrat" w:hAnsi="Montserrat"/>
          <w:sz w:val="24"/>
        </w:rPr>
        <w:t xml:space="preserve"> but</w:t>
      </w:r>
      <w:r w:rsidRPr="00471595">
        <w:rPr>
          <w:rFonts w:ascii="Montserrat" w:hAnsi="Montserrat"/>
          <w:sz w:val="24"/>
        </w:rPr>
        <w:t xml:space="preserve"> the animosity was there. Dreyfus had chosen the way to alter her perceptions, to bypass that animosity</w:t>
      </w:r>
      <w:r w:rsidR="00295153" w:rsidRPr="00471595">
        <w:rPr>
          <w:rFonts w:ascii="Montserrat" w:hAnsi="Montserrat"/>
          <w:sz w:val="24"/>
        </w:rPr>
        <w:t xml:space="preserve"> and</w:t>
      </w:r>
      <w:r w:rsidRPr="00471595">
        <w:rPr>
          <w:rFonts w:ascii="Montserrat" w:hAnsi="Montserrat"/>
          <w:sz w:val="24"/>
        </w:rPr>
        <w:t xml:space="preserve"> he, choking back bile, had finally agreed to it, long into the night. The funny thing was, it was only once she had been told of her freedom, that he had suddenly started believing he was in personal danger from her. As soon as he realized that he could not control her, he had discovered that he was deeply afraid of her. Looking at her bright eyes, he kept thinking that there had to be a way to get her safely back under control. Otherwise, one of them was going to end up dead.</w:t>
      </w:r>
    </w:p>
    <w:p w14:paraId="7272BEF7" w14:textId="77777777" w:rsidR="00515B04" w:rsidRPr="00471595" w:rsidRDefault="00515B04" w:rsidP="00515B04">
      <w:pPr>
        <w:rPr>
          <w:rFonts w:ascii="Montserrat" w:hAnsi="Montserrat"/>
          <w:sz w:val="24"/>
        </w:rPr>
      </w:pPr>
    </w:p>
    <w:p w14:paraId="3714ECB6"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38C9DA02" w14:textId="77777777" w:rsidR="00515B04" w:rsidRPr="00471595" w:rsidRDefault="00515B04" w:rsidP="00515B04">
      <w:pPr>
        <w:rPr>
          <w:rFonts w:ascii="Montserrat" w:hAnsi="Montserrat"/>
          <w:sz w:val="24"/>
        </w:rPr>
      </w:pPr>
    </w:p>
    <w:p w14:paraId="2399F788" w14:textId="77777777" w:rsidR="00AD35EB" w:rsidRPr="00471595" w:rsidRDefault="00AD35EB" w:rsidP="00515B04">
      <w:pPr>
        <w:numPr>
          <w:ins w:id="267" w:author="Unknown"/>
        </w:numPr>
        <w:rPr>
          <w:rFonts w:ascii="Montserrat" w:hAnsi="Montserrat"/>
          <w:sz w:val="24"/>
        </w:rPr>
      </w:pPr>
      <w:r w:rsidRPr="00471595">
        <w:rPr>
          <w:rFonts w:ascii="Montserrat" w:hAnsi="Montserrat"/>
          <w:sz w:val="24"/>
        </w:rPr>
        <w:t xml:space="preserve">It felt strange to make that admission. By turning the words around it was a subtle cry for help. When she was on her leash she had never really looked at it. The ever present threat, she perceived, had blinded her to the frightening potential of her talents. Even a first order psionic had a lethal weapon at the command of her thoughts and she was a couple of orders of magnitude beyond that. The weakest telekinetic could deliver death to the fragile tissues of the brain and heart. Murder without a trace. It didn't even take much training to turn the least active into an unstoppable assassin. Her potential did not bear contemplation. If she really tried, she realized, she could murder a star. Put like that, her power was obscene. </w:t>
      </w:r>
    </w:p>
    <w:p w14:paraId="64B9D0B4" w14:textId="1E2AD83D" w:rsidR="00AD35EB" w:rsidRPr="00471595" w:rsidRDefault="00AD35EB" w:rsidP="00515B04">
      <w:pPr>
        <w:numPr>
          <w:ins w:id="268" w:author="Unknown"/>
        </w:numPr>
        <w:rPr>
          <w:rFonts w:ascii="Montserrat" w:hAnsi="Montserrat"/>
          <w:sz w:val="24"/>
        </w:rPr>
      </w:pPr>
      <w:r w:rsidRPr="00471595">
        <w:rPr>
          <w:rFonts w:ascii="Montserrat" w:hAnsi="Montserrat"/>
          <w:sz w:val="24"/>
        </w:rPr>
        <w:tab/>
        <w:t>Of course, she had seen such an obscene use of power</w:t>
      </w:r>
      <w:r w:rsidR="00295153" w:rsidRPr="00471595">
        <w:rPr>
          <w:rFonts w:ascii="Montserrat" w:hAnsi="Montserrat"/>
          <w:sz w:val="24"/>
        </w:rPr>
        <w:t xml:space="preserve"> but</w:t>
      </w:r>
      <w:r w:rsidRPr="00471595">
        <w:rPr>
          <w:rFonts w:ascii="Montserrat" w:hAnsi="Montserrat"/>
          <w:sz w:val="24"/>
        </w:rPr>
        <w:t xml:space="preserve"> even that example had shown the true function of celestial power. In a very basic way, psi redefined the world. If a psionic did not compensate for her own actions, then reality could be thrown off balance by its own reactions. A planet could get tipped off its axis in the butterfly's-wing-to-hurricane chaos of complex systems. A psi habitually exerted a far greater effort in assuring that what she did had no apparent consequences. Not because there were no consequences to the use of psi</w:t>
      </w:r>
      <w:r w:rsidR="00295153" w:rsidRPr="00471595">
        <w:rPr>
          <w:rFonts w:ascii="Montserrat" w:hAnsi="Montserrat"/>
          <w:sz w:val="24"/>
        </w:rPr>
        <w:t xml:space="preserve"> but</w:t>
      </w:r>
      <w:r w:rsidRPr="00471595">
        <w:rPr>
          <w:rFonts w:ascii="Montserrat" w:hAnsi="Montserrat"/>
          <w:sz w:val="24"/>
        </w:rPr>
        <w:t xml:space="preserve"> because a responsible psionic fastidiously cleaned up after herself. A far less powerful psi than her could be an unholy monster, if he had no concern for the side effects of his actions. </w:t>
      </w:r>
    </w:p>
    <w:p w14:paraId="4788815A" w14:textId="77777777" w:rsidR="00AD35EB" w:rsidRPr="00471595" w:rsidRDefault="00AD35EB" w:rsidP="00515B04">
      <w:pPr>
        <w:numPr>
          <w:ins w:id="269" w:author="Unknown"/>
        </w:numPr>
        <w:rPr>
          <w:rFonts w:ascii="Montserrat" w:hAnsi="Montserrat"/>
          <w:sz w:val="24"/>
        </w:rPr>
      </w:pPr>
      <w:r w:rsidRPr="00471595">
        <w:rPr>
          <w:rFonts w:ascii="Montserrat" w:hAnsi="Montserrat"/>
          <w:sz w:val="24"/>
        </w:rPr>
        <w:tab/>
        <w:t>That could not be denied.</w:t>
      </w:r>
    </w:p>
    <w:p w14:paraId="5AD72C1D" w14:textId="137DDBC1" w:rsidR="00AD35EB" w:rsidRPr="00471595" w:rsidRDefault="00AD35EB" w:rsidP="00515B04">
      <w:pPr>
        <w:numPr>
          <w:ins w:id="270" w:author="Unknown"/>
        </w:numPr>
        <w:rPr>
          <w:rFonts w:ascii="Montserrat" w:hAnsi="Montserrat"/>
          <w:sz w:val="24"/>
        </w:rPr>
      </w:pPr>
      <w:r w:rsidRPr="00471595">
        <w:rPr>
          <w:rFonts w:ascii="Montserrat" w:hAnsi="Montserrat"/>
          <w:sz w:val="24"/>
        </w:rPr>
        <w:tab/>
        <w:t xml:space="preserve">It obviously had not even occurred to her to try, she considered with a smirk. The past week of having responsibility for herself placed in her own hands left her no choice now but to deal with the fact. She was dangerous. It had to be said. Besides, if she had not put it out there, it would have come out eventually from someone trying to shoot her down. It gave Ms. Brodin a pause, as she checked to see if she had heard Phoenix right, before asking, </w:t>
      </w:r>
      <w:r w:rsidR="000264CD" w:rsidRPr="00471595">
        <w:rPr>
          <w:rFonts w:ascii="Montserrat" w:hAnsi="Montserrat"/>
          <w:sz w:val="24"/>
        </w:rPr>
        <w:t>“</w:t>
      </w:r>
      <w:r w:rsidRPr="00471595">
        <w:rPr>
          <w:rFonts w:ascii="Montserrat" w:hAnsi="Montserrat"/>
          <w:sz w:val="24"/>
        </w:rPr>
        <w:t>Did you say, you are one of the most dangerous people on Earth?</w:t>
      </w:r>
      <w:r w:rsidR="000264CD" w:rsidRPr="00471595">
        <w:rPr>
          <w:rFonts w:ascii="Montserrat" w:hAnsi="Montserrat"/>
          <w:sz w:val="24"/>
        </w:rPr>
        <w:t>”</w:t>
      </w:r>
    </w:p>
    <w:p w14:paraId="0BC44D40" w14:textId="04CA7C7F" w:rsidR="00AD35EB" w:rsidRPr="00471595" w:rsidRDefault="00AD35EB" w:rsidP="00515B04">
      <w:pPr>
        <w:numPr>
          <w:ins w:id="271" w:author="Unknown"/>
        </w:numPr>
        <w:rPr>
          <w:rFonts w:ascii="Montserrat" w:hAnsi="Montserrat"/>
          <w:sz w:val="24"/>
        </w:rPr>
      </w:pPr>
      <w:r w:rsidRPr="00471595">
        <w:rPr>
          <w:rFonts w:ascii="Montserrat" w:hAnsi="Montserrat"/>
          <w:sz w:val="24"/>
        </w:rPr>
        <w:tab/>
        <w:t xml:space="preserve">Phoenix straightened and looked the reporter in the eye. </w:t>
      </w:r>
      <w:r w:rsidR="000264CD" w:rsidRPr="00471595">
        <w:rPr>
          <w:rFonts w:ascii="Montserrat" w:hAnsi="Montserrat"/>
          <w:sz w:val="24"/>
        </w:rPr>
        <w:t>“</w:t>
      </w:r>
      <w:r w:rsidRPr="00471595">
        <w:rPr>
          <w:rFonts w:ascii="Montserrat" w:hAnsi="Montserrat"/>
          <w:sz w:val="24"/>
        </w:rPr>
        <w:t>Yes,</w:t>
      </w:r>
      <w:r w:rsidR="000264CD" w:rsidRPr="00471595">
        <w:rPr>
          <w:rFonts w:ascii="Montserrat" w:hAnsi="Montserrat"/>
          <w:sz w:val="24"/>
        </w:rPr>
        <w:t>”</w:t>
      </w:r>
      <w:r w:rsidRPr="00471595">
        <w:rPr>
          <w:rFonts w:ascii="Montserrat" w:hAnsi="Montserrat"/>
          <w:sz w:val="24"/>
        </w:rPr>
        <w:t xml:space="preserve"> she replied, her posture somehow assuming a solid sobriety without obvious movement. Phoenix let that hang for a moment and then pressed the point. </w:t>
      </w:r>
      <w:r w:rsidR="000264CD" w:rsidRPr="00471595">
        <w:rPr>
          <w:rFonts w:ascii="Montserrat" w:hAnsi="Montserrat"/>
          <w:sz w:val="24"/>
        </w:rPr>
        <w:t>“</w:t>
      </w:r>
      <w:r w:rsidRPr="00471595">
        <w:rPr>
          <w:rFonts w:ascii="Montserrat" w:hAnsi="Montserrat"/>
          <w:sz w:val="24"/>
        </w:rPr>
        <w:t>Why do you think that the governments of the world spent trillions of dollars maintaining thousands of controlled communities for scores of generations?</w:t>
      </w:r>
      <w:r w:rsidR="000264CD" w:rsidRPr="00471595">
        <w:rPr>
          <w:rFonts w:ascii="Montserrat" w:hAnsi="Montserrat"/>
          <w:sz w:val="24"/>
        </w:rPr>
        <w:t>”</w:t>
      </w:r>
      <w:r w:rsidRPr="00471595">
        <w:rPr>
          <w:rFonts w:ascii="Montserrat" w:hAnsi="Montserrat"/>
          <w:sz w:val="24"/>
        </w:rPr>
        <w:t xml:space="preserve"> She challenged. </w:t>
      </w:r>
    </w:p>
    <w:p w14:paraId="04D43545" w14:textId="127DF243" w:rsidR="00AD35EB" w:rsidRPr="00471595" w:rsidRDefault="00AD35EB" w:rsidP="00515B04">
      <w:pPr>
        <w:numPr>
          <w:ins w:id="272" w:author="Unknown"/>
        </w:numPr>
        <w:rPr>
          <w:rFonts w:ascii="Montserrat" w:hAnsi="Montserrat"/>
          <w:sz w:val="24"/>
        </w:rPr>
      </w:pPr>
      <w:r w:rsidRPr="00471595">
        <w:rPr>
          <w:rFonts w:ascii="Montserrat" w:hAnsi="Montserrat"/>
          <w:sz w:val="24"/>
        </w:rPr>
        <w:tab/>
        <w:t xml:space="preserve">As she spoke, she directed a glass to the middle of the table between them. </w:t>
      </w:r>
      <w:r w:rsidR="000264CD" w:rsidRPr="00471595">
        <w:rPr>
          <w:rFonts w:ascii="Montserrat" w:hAnsi="Montserrat"/>
          <w:sz w:val="24"/>
        </w:rPr>
        <w:t>“</w:t>
      </w:r>
      <w:r w:rsidRPr="00471595">
        <w:rPr>
          <w:rFonts w:ascii="Montserrat" w:hAnsi="Montserrat"/>
          <w:sz w:val="24"/>
        </w:rPr>
        <w:t>It is probably the most important question we face.</w:t>
      </w:r>
      <w:r w:rsidR="000264CD" w:rsidRPr="00471595">
        <w:rPr>
          <w:rFonts w:ascii="Montserrat" w:hAnsi="Montserrat"/>
          <w:sz w:val="24"/>
        </w:rPr>
        <w:t>”</w:t>
      </w:r>
      <w:r w:rsidRPr="00471595">
        <w:rPr>
          <w:rFonts w:ascii="Montserrat" w:hAnsi="Montserrat"/>
          <w:sz w:val="24"/>
        </w:rPr>
        <w:t xml:space="preserve"> The glass suddenly exploded. The slivers of glass expanded no more than a foot from the center of the table, dancing madly with diverted momentum. Together, their eyes dropped to the spinning shards. Brodin reached a hand cautiously toward the cloud of debris. A need to touch, to test reality forced her hand along until her fingers encountered resistance. It was a raw force. It repelled her flesh, the way the positive poles of two magnets would abhor making contact. </w:t>
      </w:r>
    </w:p>
    <w:p w14:paraId="5C0C4133" w14:textId="57FD412A" w:rsidR="00AD35EB" w:rsidRPr="00471595" w:rsidRDefault="00AD35EB" w:rsidP="00515B04">
      <w:pPr>
        <w:numPr>
          <w:ins w:id="273"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It is a question of control,</w:t>
      </w:r>
      <w:r w:rsidR="000264CD" w:rsidRPr="00471595">
        <w:rPr>
          <w:rFonts w:ascii="Montserrat" w:hAnsi="Montserrat"/>
          <w:sz w:val="24"/>
        </w:rPr>
        <w:t>”</w:t>
      </w:r>
      <w:r w:rsidRPr="00471595">
        <w:rPr>
          <w:rFonts w:ascii="Montserrat" w:hAnsi="Montserrat"/>
          <w:sz w:val="24"/>
        </w:rPr>
        <w:t xml:space="preserve"> Phoenix continued. The glass shards danced under her direction, gradually sorting themselves out and fitting back together. </w:t>
      </w:r>
      <w:r w:rsidR="000264CD" w:rsidRPr="00471595">
        <w:rPr>
          <w:rFonts w:ascii="Montserrat" w:hAnsi="Montserrat"/>
          <w:sz w:val="24"/>
        </w:rPr>
        <w:t>“</w:t>
      </w:r>
      <w:r w:rsidRPr="00471595">
        <w:rPr>
          <w:rFonts w:ascii="Montserrat" w:hAnsi="Montserrat"/>
          <w:sz w:val="24"/>
        </w:rPr>
        <w:t>Anybody with the wit to predict that the sun will rise tomorrow can see it. The implications,</w:t>
      </w:r>
      <w:r w:rsidR="000264CD" w:rsidRPr="00471595">
        <w:rPr>
          <w:rFonts w:ascii="Montserrat" w:hAnsi="Montserrat"/>
          <w:sz w:val="24"/>
        </w:rPr>
        <w:t>”</w:t>
      </w:r>
      <w:r w:rsidRPr="00471595">
        <w:rPr>
          <w:rFonts w:ascii="Montserrat" w:hAnsi="Montserrat"/>
          <w:sz w:val="24"/>
        </w:rPr>
        <w:t xml:space="preserve"> Phoenix stressed, as the glass reformed. Her thoughts wandered as the sight brought to mind what she had gone through. The shattered pieces aligned under her direction; a delicate collection of slivered shards, resolving the form</w:t>
      </w:r>
      <w:r w:rsidR="00295153" w:rsidRPr="00471595">
        <w:rPr>
          <w:rFonts w:ascii="Montserrat" w:hAnsi="Montserrat"/>
          <w:sz w:val="24"/>
        </w:rPr>
        <w:t xml:space="preserve"> but</w:t>
      </w:r>
      <w:r w:rsidRPr="00471595">
        <w:rPr>
          <w:rFonts w:ascii="Montserrat" w:hAnsi="Montserrat"/>
          <w:sz w:val="24"/>
        </w:rPr>
        <w:t xml:space="preserve"> not the unity, of the glass. </w:t>
      </w:r>
    </w:p>
    <w:p w14:paraId="5D2E3703" w14:textId="77777777" w:rsidR="00AD35EB" w:rsidRPr="00471595" w:rsidRDefault="00AD35EB" w:rsidP="00515B04">
      <w:pPr>
        <w:numPr>
          <w:ins w:id="274" w:author="Unknown"/>
        </w:numPr>
        <w:rPr>
          <w:rFonts w:ascii="Montserrat" w:hAnsi="Montserrat"/>
          <w:sz w:val="24"/>
        </w:rPr>
      </w:pPr>
      <w:r w:rsidRPr="00471595">
        <w:rPr>
          <w:rFonts w:ascii="Montserrat" w:hAnsi="Montserrat"/>
          <w:sz w:val="24"/>
        </w:rPr>
        <w:tab/>
        <w:t xml:space="preserve">No matter how well the pieces could be fit back together, the wound itself did not heal. Not while the real damage remained. The scar, of bonds ruptured at a fundamental level, prevented it. In absolute terms, the glass could never again be whole the way it was. But with the right kind of pressure, it could be made whole in a whole new way. As the last splinter slid into place, she concentrated. The spider web tracery slowly melted away as she excited electromagnetic bonds, healing and sealing the severed parts. </w:t>
      </w:r>
    </w:p>
    <w:p w14:paraId="51016719" w14:textId="40931C27" w:rsidR="00AD35EB" w:rsidRPr="00471595" w:rsidRDefault="00AD35EB" w:rsidP="00515B04">
      <w:pPr>
        <w:numPr>
          <w:ins w:id="275"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What is always seen is power. The promise of power,</w:t>
      </w:r>
      <w:r w:rsidR="000264CD" w:rsidRPr="00471595">
        <w:rPr>
          <w:rFonts w:ascii="Montserrat" w:hAnsi="Montserrat"/>
          <w:sz w:val="24"/>
        </w:rPr>
        <w:t>”</w:t>
      </w:r>
      <w:r w:rsidRPr="00471595">
        <w:rPr>
          <w:rFonts w:ascii="Montserrat" w:hAnsi="Montserrat"/>
          <w:sz w:val="24"/>
        </w:rPr>
        <w:t xml:space="preserve"> she emphasized. She reached out and ran her finger down the restored glass. She felt a slight shiver. What is a scar but the memory of the pain? Without it, can identity transcend change? The parts were there</w:t>
      </w:r>
      <w:r w:rsidR="00295153" w:rsidRPr="00471595">
        <w:rPr>
          <w:rFonts w:ascii="Montserrat" w:hAnsi="Montserrat"/>
          <w:sz w:val="24"/>
        </w:rPr>
        <w:t xml:space="preserve"> and</w:t>
      </w:r>
      <w:r w:rsidRPr="00471595">
        <w:rPr>
          <w:rFonts w:ascii="Montserrat" w:hAnsi="Montserrat"/>
          <w:sz w:val="24"/>
        </w:rPr>
        <w:t xml:space="preserve"> still the same</w:t>
      </w:r>
      <w:r w:rsidR="00295153" w:rsidRPr="00471595">
        <w:rPr>
          <w:rFonts w:ascii="Montserrat" w:hAnsi="Montserrat"/>
          <w:sz w:val="24"/>
        </w:rPr>
        <w:t xml:space="preserve"> but</w:t>
      </w:r>
      <w:r w:rsidRPr="00471595">
        <w:rPr>
          <w:rFonts w:ascii="Montserrat" w:hAnsi="Montserrat"/>
          <w:sz w:val="24"/>
        </w:rPr>
        <w:t xml:space="preserve"> the way they fit together had forever changed. Even as she was absorbed in this personal reflection, she maintained the thread of her dialogue. </w:t>
      </w:r>
      <w:r w:rsidR="000264CD" w:rsidRPr="00471595">
        <w:rPr>
          <w:rFonts w:ascii="Montserrat" w:hAnsi="Montserrat"/>
          <w:sz w:val="24"/>
        </w:rPr>
        <w:t>“</w:t>
      </w:r>
      <w:r w:rsidRPr="00471595">
        <w:rPr>
          <w:rFonts w:ascii="Montserrat" w:hAnsi="Montserrat"/>
          <w:sz w:val="24"/>
        </w:rPr>
        <w:t>So the question becomes, who can be trusted to control this power?</w:t>
      </w:r>
      <w:r w:rsidR="000264CD" w:rsidRPr="00471595">
        <w:rPr>
          <w:rFonts w:ascii="Montserrat" w:hAnsi="Montserrat"/>
          <w:sz w:val="24"/>
        </w:rPr>
        <w:t>”</w:t>
      </w:r>
      <w:r w:rsidRPr="00471595">
        <w:rPr>
          <w:rFonts w:ascii="Montserrat" w:hAnsi="Montserrat"/>
          <w:sz w:val="24"/>
        </w:rPr>
        <w:t xml:space="preserve"> She looked up again at the eyes of her audience.</w:t>
      </w:r>
    </w:p>
    <w:p w14:paraId="3DDD1155" w14:textId="3084DA96" w:rsidR="00AD35EB" w:rsidRPr="00471595" w:rsidRDefault="00AD35EB" w:rsidP="00515B04">
      <w:pPr>
        <w:numPr>
          <w:ins w:id="27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Of course, we're talking about people here, aren't we?</w:t>
      </w:r>
      <w:r w:rsidR="000264CD" w:rsidRPr="00471595">
        <w:rPr>
          <w:rFonts w:ascii="Montserrat" w:hAnsi="Montserrat"/>
          <w:sz w:val="24"/>
        </w:rPr>
        <w:t>”</w:t>
      </w:r>
      <w:r w:rsidRPr="00471595">
        <w:rPr>
          <w:rFonts w:ascii="Montserrat" w:hAnsi="Montserrat"/>
          <w:sz w:val="24"/>
        </w:rPr>
        <w:t xml:space="preserve"> She smiled. </w:t>
      </w:r>
      <w:r w:rsidR="000264CD" w:rsidRPr="00471595">
        <w:rPr>
          <w:rFonts w:ascii="Montserrat" w:hAnsi="Montserrat"/>
          <w:sz w:val="24"/>
        </w:rPr>
        <w:t>“</w:t>
      </w:r>
      <w:r w:rsidRPr="00471595">
        <w:rPr>
          <w:rFonts w:ascii="Montserrat" w:hAnsi="Montserrat"/>
          <w:sz w:val="24"/>
        </w:rPr>
        <w:t>We are also talking about perception. It is hard, perceiving of power, to know who can be trusted with it. It is a frightening thing to simply trust the power to the person who possesses it. But,</w:t>
      </w:r>
      <w:r w:rsidR="000264CD" w:rsidRPr="00471595">
        <w:rPr>
          <w:rFonts w:ascii="Montserrat" w:hAnsi="Montserrat"/>
          <w:sz w:val="24"/>
        </w:rPr>
        <w:t>”</w:t>
      </w:r>
      <w:r w:rsidRPr="00471595">
        <w:rPr>
          <w:rFonts w:ascii="Montserrat" w:hAnsi="Montserrat"/>
          <w:sz w:val="24"/>
        </w:rPr>
        <w:t xml:space="preserve"> she smiled again, exclaiming, </w:t>
      </w:r>
      <w:r w:rsidR="000264CD" w:rsidRPr="00471595">
        <w:rPr>
          <w:rFonts w:ascii="Montserrat" w:hAnsi="Montserrat"/>
          <w:sz w:val="24"/>
        </w:rPr>
        <w:t>“</w:t>
      </w:r>
      <w:r w:rsidRPr="00471595">
        <w:rPr>
          <w:rFonts w:ascii="Montserrat" w:hAnsi="Montserrat"/>
          <w:sz w:val="24"/>
        </w:rPr>
        <w:t>wouldn't it ease your soul if you knew that the person who had the power didn't know she had it!</w:t>
      </w:r>
      <w:r w:rsidR="000264CD" w:rsidRPr="00471595">
        <w:rPr>
          <w:rFonts w:ascii="Montserrat" w:hAnsi="Montserrat"/>
          <w:sz w:val="24"/>
        </w:rPr>
        <w:t>”</w:t>
      </w:r>
    </w:p>
    <w:p w14:paraId="64EECF41" w14:textId="5D14548D" w:rsidR="00AD35EB" w:rsidRPr="00471595" w:rsidRDefault="00AD35EB" w:rsidP="00515B04">
      <w:pPr>
        <w:numPr>
          <w:ins w:id="277" w:author="Unknown"/>
        </w:numPr>
        <w:rPr>
          <w:rFonts w:ascii="Montserrat" w:hAnsi="Montserrat"/>
          <w:sz w:val="24"/>
        </w:rPr>
      </w:pPr>
      <w:r w:rsidRPr="00471595">
        <w:rPr>
          <w:rFonts w:ascii="Montserrat" w:hAnsi="Montserrat"/>
          <w:sz w:val="24"/>
        </w:rPr>
        <w:tab/>
        <w:t xml:space="preserve">Ms. Brodin gaped at her, before a small smile of understanding appeared. This was the reason Phoenix had gone on about how ignorant she had been of the significance of her awesome talents. </w:t>
      </w:r>
      <w:r w:rsidR="000264CD" w:rsidRPr="00471595">
        <w:rPr>
          <w:rFonts w:ascii="Montserrat" w:hAnsi="Montserrat"/>
          <w:sz w:val="24"/>
        </w:rPr>
        <w:t>“</w:t>
      </w:r>
      <w:r w:rsidRPr="00471595">
        <w:rPr>
          <w:rFonts w:ascii="Montserrat" w:hAnsi="Montserrat"/>
          <w:sz w:val="24"/>
        </w:rPr>
        <w:t>Obviously you know you have it. Do you think that people will be afraid of you? And if so, what can you really do about it?</w:t>
      </w:r>
      <w:r w:rsidR="000264CD" w:rsidRPr="00471595">
        <w:rPr>
          <w:rFonts w:ascii="Montserrat" w:hAnsi="Montserrat"/>
          <w:sz w:val="24"/>
        </w:rPr>
        <w:t>”</w:t>
      </w:r>
      <w:r w:rsidRPr="00471595">
        <w:rPr>
          <w:rFonts w:ascii="Montserrat" w:hAnsi="Montserrat"/>
          <w:sz w:val="24"/>
        </w:rPr>
        <w:t xml:space="preserve"> She had to ask. </w:t>
      </w:r>
    </w:p>
    <w:p w14:paraId="3891E79A" w14:textId="72F408A6" w:rsidR="00AD35EB" w:rsidRPr="00471595" w:rsidRDefault="00AD35EB" w:rsidP="00515B04">
      <w:pPr>
        <w:numPr>
          <w:ins w:id="27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Well, I can't pretend that there's nothing to worry about. Whatever killed my mother was psionic. It would be stupid to say that I don't know how dangerous psionic potential can be,</w:t>
      </w:r>
      <w:r w:rsidR="000264CD" w:rsidRPr="00471595">
        <w:rPr>
          <w:rFonts w:ascii="Montserrat" w:hAnsi="Montserrat"/>
          <w:sz w:val="24"/>
        </w:rPr>
        <w:t>”</w:t>
      </w:r>
      <w:r w:rsidRPr="00471595">
        <w:rPr>
          <w:rFonts w:ascii="Montserrat" w:hAnsi="Montserrat"/>
          <w:sz w:val="24"/>
        </w:rPr>
        <w:t xml:space="preserve"> she admitted. </w:t>
      </w:r>
      <w:r w:rsidR="000264CD" w:rsidRPr="00471595">
        <w:rPr>
          <w:rFonts w:ascii="Montserrat" w:hAnsi="Montserrat"/>
          <w:sz w:val="24"/>
        </w:rPr>
        <w:t>“</w:t>
      </w:r>
      <w:r w:rsidRPr="00471595">
        <w:rPr>
          <w:rFonts w:ascii="Montserrat" w:hAnsi="Montserrat"/>
          <w:sz w:val="24"/>
        </w:rPr>
        <w:t>That's why I am here today; because I understand what a critical issue this is, I feel that I should tell people the truth. Explain what this potential means to our race</w:t>
      </w:r>
      <w:r w:rsidR="00295153" w:rsidRPr="00471595">
        <w:rPr>
          <w:rFonts w:ascii="Montserrat" w:hAnsi="Montserrat"/>
          <w:sz w:val="24"/>
        </w:rPr>
        <w:t xml:space="preserve"> and</w:t>
      </w:r>
      <w:r w:rsidRPr="00471595">
        <w:rPr>
          <w:rFonts w:ascii="Montserrat" w:hAnsi="Montserrat"/>
          <w:sz w:val="24"/>
        </w:rPr>
        <w:t xml:space="preserve"> educate them, as I have been educated, to understand it and how to live with it. It is not something we can run away from, because it is coming from within us. If we don't learn how to deal with it now, it will probably destroy us. There are whole communities that have succeeded at integrating this gift into a healthy society. Communities built on responsibility and integrity. And while artificial means were employed to encourage these people to live up to their standards, there is no reason why the world at large cannot follow in their footsteps making a better world for everyone.</w:t>
      </w:r>
    </w:p>
    <w:p w14:paraId="506EC381" w14:textId="6721C2A7" w:rsidR="00AD35EB" w:rsidRPr="00471595" w:rsidRDefault="00AD35EB" w:rsidP="00515B04">
      <w:pPr>
        <w:numPr>
          <w:ins w:id="27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 mean, we have a choice,</w:t>
      </w:r>
      <w:r w:rsidR="000264CD" w:rsidRPr="00471595">
        <w:rPr>
          <w:rFonts w:ascii="Montserrat" w:hAnsi="Montserrat"/>
          <w:sz w:val="24"/>
        </w:rPr>
        <w:t>”</w:t>
      </w:r>
      <w:r w:rsidRPr="00471595">
        <w:rPr>
          <w:rFonts w:ascii="Montserrat" w:hAnsi="Montserrat"/>
          <w:sz w:val="24"/>
        </w:rPr>
        <w:t xml:space="preserve"> Phoenix emphasized. </w:t>
      </w:r>
      <w:r w:rsidR="000264CD" w:rsidRPr="00471595">
        <w:rPr>
          <w:rFonts w:ascii="Montserrat" w:hAnsi="Montserrat"/>
          <w:sz w:val="24"/>
        </w:rPr>
        <w:t>“</w:t>
      </w:r>
      <w:r w:rsidRPr="00471595">
        <w:rPr>
          <w:rFonts w:ascii="Montserrat" w:hAnsi="Montserrat"/>
          <w:sz w:val="24"/>
        </w:rPr>
        <w:t>Ready or not, our species is growing up. Because of what is happening out in the rest of the universe, we may just have to grow up a little faster, with a little more effort on everyone's part.</w:t>
      </w:r>
      <w:r w:rsidR="000264CD" w:rsidRPr="00471595">
        <w:rPr>
          <w:rFonts w:ascii="Montserrat" w:hAnsi="Montserrat"/>
          <w:sz w:val="24"/>
        </w:rPr>
        <w:t>”</w:t>
      </w:r>
    </w:p>
    <w:p w14:paraId="444F0D6C" w14:textId="5020B100" w:rsidR="00AD35EB" w:rsidRPr="00471595" w:rsidRDefault="00AD35EB" w:rsidP="00515B04">
      <w:pPr>
        <w:numPr>
          <w:ins w:id="280" w:author="Unknown"/>
        </w:numPr>
        <w:rPr>
          <w:rFonts w:ascii="Montserrat" w:hAnsi="Montserrat"/>
          <w:sz w:val="24"/>
        </w:rPr>
      </w:pPr>
      <w:r w:rsidRPr="00471595">
        <w:rPr>
          <w:rFonts w:ascii="Montserrat" w:hAnsi="Montserrat"/>
          <w:sz w:val="24"/>
        </w:rPr>
        <w:tab/>
        <w:t>Before Ms. Brodin could ask another question, the food arrived</w:t>
      </w:r>
      <w:r w:rsidR="00295153" w:rsidRPr="00471595">
        <w:rPr>
          <w:rFonts w:ascii="Montserrat" w:hAnsi="Montserrat"/>
          <w:sz w:val="24"/>
        </w:rPr>
        <w:t xml:space="preserve"> and</w:t>
      </w:r>
      <w:r w:rsidRPr="00471595">
        <w:rPr>
          <w:rFonts w:ascii="Montserrat" w:hAnsi="Montserrat"/>
          <w:sz w:val="24"/>
        </w:rPr>
        <w:t xml:space="preserve"> small talk reigned as Phoenix concentrated on filling the hole in her gut. Naomi, of course, ate quietly, at Phoenix's mental prodding. Monica Brodin nibbled at her food and considered the young psionic's agenda between comments. Brodin had been wary of dealing with the power question</w:t>
      </w:r>
      <w:r w:rsidR="00295153" w:rsidRPr="00471595">
        <w:rPr>
          <w:rFonts w:ascii="Montserrat" w:hAnsi="Montserrat"/>
          <w:sz w:val="24"/>
        </w:rPr>
        <w:t xml:space="preserve"> and</w:t>
      </w:r>
      <w:r w:rsidRPr="00471595">
        <w:rPr>
          <w:rFonts w:ascii="Montserrat" w:hAnsi="Montserrat"/>
          <w:sz w:val="24"/>
        </w:rPr>
        <w:t xml:space="preserve"> she had been surprised that Phoenix had brought it up so vehemently. She had begun the interview with some reservation about the veracity of the girl's psychic abilities. Sipping out of the once-shattered glass, her thoughts raced over what possible tricks could account for the evidence of her senses, including the possibility of someone hacking into her link and uploading a perceptual override into her brain. Of course, once a person started making that kind of supposition the whole prospect of reality became unsteady.</w:t>
      </w:r>
    </w:p>
    <w:p w14:paraId="27C2AEBE" w14:textId="77777777" w:rsidR="00AD35EB" w:rsidRPr="00471595" w:rsidRDefault="00AD35EB" w:rsidP="00515B04">
      <w:pPr>
        <w:numPr>
          <w:ins w:id="281" w:author="Unknown"/>
        </w:numPr>
        <w:rPr>
          <w:rFonts w:ascii="Montserrat" w:hAnsi="Montserrat"/>
          <w:sz w:val="24"/>
        </w:rPr>
      </w:pPr>
      <w:r w:rsidRPr="00471595">
        <w:rPr>
          <w:rFonts w:ascii="Montserrat" w:hAnsi="Montserrat"/>
          <w:sz w:val="24"/>
        </w:rPr>
        <w:tab/>
        <w:t xml:space="preserve">Then she considered the possibility that reality could be altered by a thought. A momentary panic chilled her to the quick as she struggled between doubting the evidence of her senses or doubting the objectivity of her reality. Phoenix had made a point of getting across the idea that Brodin had a reason to be afraid of her, so that she could address that fear. The message she had sent still troubled her. She might as well have said, Go ahead and be afraid, just don't be stupid about it. </w:t>
      </w:r>
    </w:p>
    <w:p w14:paraId="72B685F0" w14:textId="51AC66F4" w:rsidR="00AD35EB" w:rsidRPr="00471595" w:rsidRDefault="00AD35EB" w:rsidP="00515B04">
      <w:pPr>
        <w:numPr>
          <w:ins w:id="282" w:author="Unknown"/>
        </w:numPr>
        <w:rPr>
          <w:rFonts w:ascii="Montserrat" w:hAnsi="Montserrat"/>
          <w:sz w:val="24"/>
        </w:rPr>
      </w:pPr>
      <w:r w:rsidRPr="00471595">
        <w:rPr>
          <w:rFonts w:ascii="Montserrat" w:hAnsi="Montserrat"/>
          <w:sz w:val="24"/>
        </w:rPr>
        <w:tab/>
        <w:t>Ms. Brodin looked up and saw the look in Phoenix's eye. Phoenix did not have to say anything. The reporter knew that her panic had been noted</w:t>
      </w:r>
      <w:r w:rsidR="00295153" w:rsidRPr="00471595">
        <w:rPr>
          <w:rFonts w:ascii="Montserrat" w:hAnsi="Montserrat"/>
          <w:sz w:val="24"/>
        </w:rPr>
        <w:t xml:space="preserve"> and</w:t>
      </w:r>
      <w:r w:rsidRPr="00471595">
        <w:rPr>
          <w:rFonts w:ascii="Montserrat" w:hAnsi="Montserrat"/>
          <w:sz w:val="24"/>
        </w:rPr>
        <w:t xml:space="preserve"> understood. The girl's expression betrayed none of the satisfaction or superiority that the reporter would have expected to see in a person who knew that she had proved her point. This one shared the horror she inflicted on the sanity of others. Phoenix nodded so subtly the reporter almost missed it</w:t>
      </w:r>
      <w:r w:rsidR="00295153" w:rsidRPr="00471595">
        <w:rPr>
          <w:rFonts w:ascii="Montserrat" w:hAnsi="Montserrat"/>
          <w:sz w:val="24"/>
        </w:rPr>
        <w:t xml:space="preserve"> and</w:t>
      </w:r>
      <w:r w:rsidRPr="00471595">
        <w:rPr>
          <w:rFonts w:ascii="Montserrat" w:hAnsi="Montserrat"/>
          <w:sz w:val="24"/>
        </w:rPr>
        <w:t xml:space="preserve"> resumed eating.</w:t>
      </w:r>
    </w:p>
    <w:p w14:paraId="5F3D3D00" w14:textId="62539AC6" w:rsidR="00AD35EB" w:rsidRPr="00471595" w:rsidRDefault="00AD35EB" w:rsidP="00515B04">
      <w:pPr>
        <w:numPr>
          <w:ins w:id="283" w:author="Unknown"/>
        </w:numPr>
        <w:rPr>
          <w:rFonts w:ascii="Montserrat" w:hAnsi="Montserrat"/>
          <w:sz w:val="24"/>
        </w:rPr>
      </w:pPr>
      <w:r w:rsidRPr="00471595">
        <w:rPr>
          <w:rFonts w:ascii="Montserrat" w:hAnsi="Montserrat"/>
          <w:sz w:val="24"/>
        </w:rPr>
        <w:tab/>
        <w:t xml:space="preserve">Monica Brodin revised her approach as she returned to her questions, </w:t>
      </w:r>
      <w:r w:rsidR="000264CD" w:rsidRPr="00471595">
        <w:rPr>
          <w:rFonts w:ascii="Montserrat" w:hAnsi="Montserrat"/>
          <w:sz w:val="24"/>
        </w:rPr>
        <w:t>“</w:t>
      </w:r>
      <w:r w:rsidRPr="00471595">
        <w:rPr>
          <w:rFonts w:ascii="Montserrat" w:hAnsi="Montserrat"/>
          <w:sz w:val="24"/>
        </w:rPr>
        <w:t>It sounds like a lot of effort went into creating an environment where people like yourself, psionic actives, could grow up indifferent to your power. By itself, that seems to make a lot of sense</w:t>
      </w:r>
      <w:r w:rsidR="00295153" w:rsidRPr="00471595">
        <w:rPr>
          <w:rFonts w:ascii="Montserrat" w:hAnsi="Montserrat"/>
          <w:sz w:val="24"/>
        </w:rPr>
        <w:t xml:space="preserve"> but</w:t>
      </w:r>
      <w:r w:rsidRPr="00471595">
        <w:rPr>
          <w:rFonts w:ascii="Montserrat" w:hAnsi="Montserrat"/>
          <w:sz w:val="24"/>
        </w:rPr>
        <w:t xml:space="preserve"> what happens when you learn the truth?</w:t>
      </w:r>
      <w:r w:rsidR="000264CD" w:rsidRPr="00471595">
        <w:rPr>
          <w:rFonts w:ascii="Montserrat" w:hAnsi="Montserrat"/>
          <w:sz w:val="24"/>
        </w:rPr>
        <w:t>”</w:t>
      </w:r>
    </w:p>
    <w:p w14:paraId="4B5A09BB" w14:textId="34E9F8E7" w:rsidR="00AD35EB" w:rsidRPr="00471595" w:rsidRDefault="00AD35EB" w:rsidP="00515B04">
      <w:pPr>
        <w:numPr>
          <w:ins w:id="284" w:author="Unknown"/>
        </w:numPr>
        <w:rPr>
          <w:rFonts w:ascii="Montserrat" w:hAnsi="Montserrat"/>
          <w:sz w:val="24"/>
        </w:rPr>
      </w:pPr>
      <w:r w:rsidRPr="00471595">
        <w:rPr>
          <w:rFonts w:ascii="Montserrat" w:hAnsi="Montserrat"/>
          <w:sz w:val="24"/>
        </w:rPr>
        <w:tab/>
        <w:t xml:space="preserve">Phoenix took a sip of water before responding. </w:t>
      </w:r>
      <w:r w:rsidR="000264CD" w:rsidRPr="00471595">
        <w:rPr>
          <w:rFonts w:ascii="Montserrat" w:hAnsi="Montserrat"/>
          <w:sz w:val="24"/>
        </w:rPr>
        <w:t>“</w:t>
      </w:r>
      <w:r w:rsidRPr="00471595">
        <w:rPr>
          <w:rFonts w:ascii="Montserrat" w:hAnsi="Montserrat"/>
          <w:sz w:val="24"/>
        </w:rPr>
        <w:t>I suppose it would have to be different for different people. From my own experience, the truth came as a shock at the worst possible time in my life. My first reaction was part fear and part sorrow. I don't know if it really describes the situation</w:t>
      </w:r>
      <w:r w:rsidR="00295153" w:rsidRPr="00471595">
        <w:rPr>
          <w:rFonts w:ascii="Montserrat" w:hAnsi="Montserrat"/>
          <w:sz w:val="24"/>
        </w:rPr>
        <w:t xml:space="preserve"> but</w:t>
      </w:r>
      <w:r w:rsidRPr="00471595">
        <w:rPr>
          <w:rFonts w:ascii="Montserrat" w:hAnsi="Montserrat"/>
          <w:sz w:val="24"/>
        </w:rPr>
        <w:t xml:space="preserve"> it was like discovering that the majority of the human race was born deaf and blind and somehow I had been spared. I sort of felt like a freak, because, well, I could see and hear</w:t>
      </w:r>
      <w:r w:rsidR="00295153" w:rsidRPr="00471595">
        <w:rPr>
          <w:rFonts w:ascii="Montserrat" w:hAnsi="Montserrat"/>
          <w:sz w:val="24"/>
        </w:rPr>
        <w:t xml:space="preserve"> but</w:t>
      </w:r>
      <w:r w:rsidRPr="00471595">
        <w:rPr>
          <w:rFonts w:ascii="Montserrat" w:hAnsi="Montserrat"/>
          <w:sz w:val="24"/>
        </w:rPr>
        <w:t xml:space="preserve"> my world of sound and vision made it impossible to relate to normal people. I knew I didn't fit in</w:t>
      </w:r>
      <w:r w:rsidR="00295153" w:rsidRPr="00471595">
        <w:rPr>
          <w:rFonts w:ascii="Montserrat" w:hAnsi="Montserrat"/>
          <w:sz w:val="24"/>
        </w:rPr>
        <w:t xml:space="preserve"> and</w:t>
      </w:r>
      <w:r w:rsidRPr="00471595">
        <w:rPr>
          <w:rFonts w:ascii="Montserrat" w:hAnsi="Montserrat"/>
          <w:sz w:val="24"/>
        </w:rPr>
        <w:t xml:space="preserve"> I was afraid of what it would cost me if I had to fit in.</w:t>
      </w:r>
      <w:r w:rsidR="000264CD" w:rsidRPr="00471595">
        <w:rPr>
          <w:rFonts w:ascii="Montserrat" w:hAnsi="Montserrat"/>
          <w:sz w:val="24"/>
        </w:rPr>
        <w:t>”</w:t>
      </w:r>
    </w:p>
    <w:p w14:paraId="583437E1" w14:textId="5C94D7E1" w:rsidR="00AD35EB" w:rsidRPr="00471595" w:rsidRDefault="00AD35EB" w:rsidP="00515B04">
      <w:pPr>
        <w:numPr>
          <w:ins w:id="285"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So, in spite of being raised to take your abilities for granted, the thought of not having them was unpleasant. Doesn't that sort of contradict your claim that you were raised not to see yourself as superior to the rest of humanity?</w:t>
      </w:r>
      <w:r w:rsidR="000264CD" w:rsidRPr="00471595">
        <w:rPr>
          <w:rFonts w:ascii="Montserrat" w:hAnsi="Montserrat"/>
          <w:sz w:val="24"/>
        </w:rPr>
        <w:t>”</w:t>
      </w:r>
    </w:p>
    <w:p w14:paraId="6650909F" w14:textId="6A19478A" w:rsidR="00AD35EB" w:rsidRPr="00471595" w:rsidRDefault="00AD35EB" w:rsidP="00515B04">
      <w:pPr>
        <w:numPr>
          <w:ins w:id="28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 don't see myself as superior. In many ways I envy people like you. It is just that, well, picture it this way. Imagine you grew up in an isolated corner of the world and naturally assumed that the way you were was normal. Then one day you happen to discover that in the rest of the civilized world, if you didn't have your arms hacked off and your eyes poked out at birth you could not fit into society. Not only would you have to deal with the suspicion and distrust that the natural advantage of hands and vision gave you, you would have to face the fact that the only way you could fit in was by horribly maiming yourself,</w:t>
      </w:r>
      <w:r w:rsidR="000264CD" w:rsidRPr="00471595">
        <w:rPr>
          <w:rFonts w:ascii="Montserrat" w:hAnsi="Montserrat"/>
          <w:sz w:val="24"/>
        </w:rPr>
        <w:t>”</w:t>
      </w:r>
      <w:r w:rsidRPr="00471595">
        <w:rPr>
          <w:rFonts w:ascii="Montserrat" w:hAnsi="Montserrat"/>
          <w:sz w:val="24"/>
        </w:rPr>
        <w:t xml:space="preserve"> Phoenix explained, a slight edge of pain in her voice.</w:t>
      </w:r>
    </w:p>
    <w:p w14:paraId="3BC91474" w14:textId="6AF6B053" w:rsidR="00AD35EB" w:rsidRPr="00471595" w:rsidRDefault="00AD35EB" w:rsidP="00515B04">
      <w:pPr>
        <w:numPr>
          <w:ins w:id="287" w:author="Unknown"/>
        </w:numPr>
        <w:rPr>
          <w:rFonts w:ascii="Montserrat" w:hAnsi="Montserrat"/>
          <w:sz w:val="24"/>
        </w:rPr>
      </w:pPr>
      <w:r w:rsidRPr="00471595">
        <w:rPr>
          <w:rFonts w:ascii="Montserrat" w:hAnsi="Montserrat"/>
          <w:sz w:val="24"/>
        </w:rPr>
        <w:tab/>
        <w:t xml:space="preserve">Brodin laughed, </w:t>
      </w:r>
      <w:r w:rsidR="000264CD" w:rsidRPr="00471595">
        <w:rPr>
          <w:rFonts w:ascii="Montserrat" w:hAnsi="Montserrat"/>
          <w:sz w:val="24"/>
        </w:rPr>
        <w:t>“</w:t>
      </w:r>
      <w:r w:rsidRPr="00471595">
        <w:rPr>
          <w:rFonts w:ascii="Montserrat" w:hAnsi="Montserrat"/>
          <w:sz w:val="24"/>
        </w:rPr>
        <w:t>That's not a very pretty illustration. Not only does it sound horrible for you</w:t>
      </w:r>
      <w:r w:rsidR="00295153" w:rsidRPr="00471595">
        <w:rPr>
          <w:rFonts w:ascii="Montserrat" w:hAnsi="Montserrat"/>
          <w:sz w:val="24"/>
        </w:rPr>
        <w:t xml:space="preserve"> but</w:t>
      </w:r>
      <w:r w:rsidRPr="00471595">
        <w:rPr>
          <w:rFonts w:ascii="Montserrat" w:hAnsi="Montserrat"/>
          <w:sz w:val="24"/>
        </w:rPr>
        <w:t xml:space="preserve"> it implies that society practices wholesale mutilation, willfully depriving itself of its greatest gifts. I can tell you, no one in their right mind would be willing to cut off their arms and pluck out their eyes. I know if I had been born psionic I sure as hell would not have given it up.</w:t>
      </w:r>
      <w:r w:rsidR="000264CD" w:rsidRPr="00471595">
        <w:rPr>
          <w:rFonts w:ascii="Montserrat" w:hAnsi="Montserrat"/>
          <w:sz w:val="24"/>
        </w:rPr>
        <w:t>”</w:t>
      </w:r>
      <w:r w:rsidRPr="00471595">
        <w:rPr>
          <w:rFonts w:ascii="Montserrat" w:hAnsi="Montserrat"/>
          <w:sz w:val="24"/>
        </w:rPr>
        <w:t xml:space="preserve"> There were nods of agreement from her technicians at the next table.</w:t>
      </w:r>
    </w:p>
    <w:p w14:paraId="2C22872D" w14:textId="0CBD9F33" w:rsidR="00AD35EB" w:rsidRPr="00471595" w:rsidRDefault="00AD35EB" w:rsidP="00515B04">
      <w:pPr>
        <w:numPr>
          <w:ins w:id="288" w:author="Unknown"/>
        </w:numPr>
        <w:rPr>
          <w:rFonts w:ascii="Montserrat" w:hAnsi="Montserrat"/>
          <w:sz w:val="24"/>
        </w:rPr>
      </w:pPr>
      <w:r w:rsidRPr="00471595">
        <w:rPr>
          <w:rFonts w:ascii="Montserrat" w:hAnsi="Montserrat"/>
          <w:sz w:val="24"/>
        </w:rPr>
        <w:tab/>
        <w:t xml:space="preserve">Phoenix frowned. Her next comment was hesitant, almost fearful. </w:t>
      </w:r>
      <w:r w:rsidR="000264CD" w:rsidRPr="00471595">
        <w:rPr>
          <w:rFonts w:ascii="Montserrat" w:hAnsi="Montserrat"/>
          <w:sz w:val="24"/>
        </w:rPr>
        <w:t>“</w:t>
      </w:r>
      <w:r w:rsidRPr="00471595">
        <w:rPr>
          <w:rFonts w:ascii="Montserrat" w:hAnsi="Montserrat"/>
          <w:sz w:val="24"/>
        </w:rPr>
        <w:t>I didn't say that. But, the illustration is still partly accurate. In a cultural context, self-mutilation or social mutilation can and does occur. Without outside influences, healthy people are generally not inclined to cripple and maim themselves. But it is unusual for a person to fully develop free of social influences. Maybe its wrong to imply that society has a violently negative impact on people. What does happen is not so obviously inhumane. I mean, the potential for psionics is there in everybody. But society, in its present form doesn't acknowledge it. It has no place, no encouragement and it atrophies during childhood. I was simply trying to illustrate that, for me—for any active, really—the loss of psionic ability would be violent and crippling.</w:t>
      </w:r>
      <w:r w:rsidR="000264CD" w:rsidRPr="00471595">
        <w:rPr>
          <w:rFonts w:ascii="Montserrat" w:hAnsi="Montserrat"/>
          <w:sz w:val="24"/>
        </w:rPr>
        <w:t>”</w:t>
      </w:r>
    </w:p>
    <w:p w14:paraId="43A88571" w14:textId="1A927654" w:rsidR="00AD35EB" w:rsidRPr="00471595" w:rsidRDefault="00AD35EB" w:rsidP="00515B04">
      <w:pPr>
        <w:numPr>
          <w:ins w:id="289" w:author="Unknown"/>
        </w:numPr>
        <w:rPr>
          <w:rFonts w:ascii="Montserrat" w:hAnsi="Montserrat"/>
          <w:sz w:val="24"/>
        </w:rPr>
      </w:pPr>
      <w:r w:rsidRPr="00471595">
        <w:rPr>
          <w:rFonts w:ascii="Montserrat" w:hAnsi="Montserrat"/>
          <w:sz w:val="24"/>
        </w:rPr>
        <w:tab/>
        <w:t xml:space="preserve">Ms. Brodin tallied her thoughts as she summed up, </w:t>
      </w:r>
      <w:r w:rsidR="000264CD" w:rsidRPr="00471595">
        <w:rPr>
          <w:rFonts w:ascii="Montserrat" w:hAnsi="Montserrat"/>
          <w:sz w:val="24"/>
        </w:rPr>
        <w:t>“</w:t>
      </w:r>
      <w:r w:rsidRPr="00471595">
        <w:rPr>
          <w:rFonts w:ascii="Montserrat" w:hAnsi="Montserrat"/>
          <w:sz w:val="24"/>
        </w:rPr>
        <w:t>I think you are saying a lot more than that. One, you suggest that everybody is psionic</w:t>
      </w:r>
      <w:r w:rsidR="00295153" w:rsidRPr="00471595">
        <w:rPr>
          <w:rFonts w:ascii="Montserrat" w:hAnsi="Montserrat"/>
          <w:sz w:val="24"/>
        </w:rPr>
        <w:t xml:space="preserve"> but</w:t>
      </w:r>
      <w:r w:rsidRPr="00471595">
        <w:rPr>
          <w:rFonts w:ascii="Montserrat" w:hAnsi="Montserrat"/>
          <w:sz w:val="24"/>
        </w:rPr>
        <w:t>, two, most of us lose the capability due to social, or perhaps environmental reasons. I should ask you to expand on that</w:t>
      </w:r>
      <w:r w:rsidR="00295153" w:rsidRPr="00471595">
        <w:rPr>
          <w:rFonts w:ascii="Montserrat" w:hAnsi="Montserrat"/>
          <w:sz w:val="24"/>
        </w:rPr>
        <w:t xml:space="preserve"> but</w:t>
      </w:r>
      <w:r w:rsidRPr="00471595">
        <w:rPr>
          <w:rFonts w:ascii="Montserrat" w:hAnsi="Montserrat"/>
          <w:sz w:val="24"/>
        </w:rPr>
        <w:t xml:space="preserve"> I'll hold off, because you made two points that intrigue me. You state that giving up your abilities would be self destructive, yet you also asserted that you envy me, or rather, those of us who don't have those abilities. How do you explain that?</w:t>
      </w:r>
      <w:r w:rsidR="000264CD" w:rsidRPr="00471595">
        <w:rPr>
          <w:rFonts w:ascii="Montserrat" w:hAnsi="Montserrat"/>
          <w:sz w:val="24"/>
        </w:rPr>
        <w:t>”</w:t>
      </w:r>
    </w:p>
    <w:p w14:paraId="33140D74" w14:textId="3CB3E8AE" w:rsidR="00AD35EB" w:rsidRPr="00471595" w:rsidRDefault="00AD35EB" w:rsidP="00515B04">
      <w:pPr>
        <w:numPr>
          <w:ins w:id="290" w:author="Unknown"/>
        </w:numPr>
        <w:rPr>
          <w:rFonts w:ascii="Montserrat" w:hAnsi="Montserrat"/>
          <w:sz w:val="24"/>
        </w:rPr>
      </w:pPr>
      <w:r w:rsidRPr="00471595">
        <w:rPr>
          <w:rFonts w:ascii="Montserrat" w:hAnsi="Montserrat"/>
          <w:sz w:val="24"/>
        </w:rPr>
        <w:tab/>
        <w:t>Phoenix chewed her lip while she thought about what she could answer safely. Her face went blank as she considered that she had been told to give people the truth. Dreyfus and company had probably meant only the superficial truth</w:t>
      </w:r>
      <w:r w:rsidR="00295153" w:rsidRPr="00471595">
        <w:rPr>
          <w:rFonts w:ascii="Montserrat" w:hAnsi="Montserrat"/>
          <w:sz w:val="24"/>
        </w:rPr>
        <w:t xml:space="preserve"> but</w:t>
      </w:r>
      <w:r w:rsidRPr="00471595">
        <w:rPr>
          <w:rFonts w:ascii="Montserrat" w:hAnsi="Montserrat"/>
          <w:sz w:val="24"/>
        </w:rPr>
        <w:t xml:space="preserve"> suddenly she did not see any reason to protect them. Clearing her throat, she answered, </w:t>
      </w:r>
      <w:r w:rsidR="000264CD" w:rsidRPr="00471595">
        <w:rPr>
          <w:rFonts w:ascii="Montserrat" w:hAnsi="Montserrat"/>
          <w:sz w:val="24"/>
        </w:rPr>
        <w:t>“</w:t>
      </w:r>
      <w:r w:rsidRPr="00471595">
        <w:rPr>
          <w:rFonts w:ascii="Montserrat" w:hAnsi="Montserrat"/>
          <w:sz w:val="24"/>
        </w:rPr>
        <w:t>I grew up unaware of this</w:t>
      </w:r>
      <w:r w:rsidR="00295153" w:rsidRPr="00471595">
        <w:rPr>
          <w:rFonts w:ascii="Montserrat" w:hAnsi="Montserrat"/>
          <w:sz w:val="24"/>
        </w:rPr>
        <w:t xml:space="preserve"> but</w:t>
      </w:r>
      <w:r w:rsidRPr="00471595">
        <w:rPr>
          <w:rFonts w:ascii="Montserrat" w:hAnsi="Montserrat"/>
          <w:sz w:val="24"/>
        </w:rPr>
        <w:t xml:space="preserve"> after the disaster I learned a lot of unpleasant things about the system I grew up in. Since the day I was born, I have been used without knowing it. I was a resource the government exploited to make more practical interstellar travel a reality. I can't think of a single technology that has not exploited psionic actives in its research. You may think, well, big deal, people are always being exploited. Well, let me illustrate some history. </w:t>
      </w:r>
    </w:p>
    <w:p w14:paraId="2354E6F8" w14:textId="52F0649C" w:rsidR="00AD35EB" w:rsidRPr="00471595" w:rsidRDefault="00AD35EB" w:rsidP="00515B04">
      <w:pPr>
        <w:numPr>
          <w:ins w:id="291"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This is the story of the family of one of the first known full spectrum psionics,</w:t>
      </w:r>
      <w:r w:rsidR="000264CD" w:rsidRPr="00471595">
        <w:rPr>
          <w:rFonts w:ascii="Montserrat" w:hAnsi="Montserrat"/>
          <w:sz w:val="24"/>
        </w:rPr>
        <w:t>”</w:t>
      </w:r>
      <w:r w:rsidRPr="00471595">
        <w:rPr>
          <w:rFonts w:ascii="Montserrat" w:hAnsi="Montserrat"/>
          <w:sz w:val="24"/>
        </w:rPr>
        <w:t xml:space="preserve"> she stated, drawing off of memories she had inherited from her mother. </w:t>
      </w:r>
      <w:r w:rsidR="000264CD" w:rsidRPr="00471595">
        <w:rPr>
          <w:rFonts w:ascii="Montserrat" w:hAnsi="Montserrat"/>
          <w:sz w:val="24"/>
        </w:rPr>
        <w:t>“</w:t>
      </w:r>
      <w:r w:rsidRPr="00471595">
        <w:rPr>
          <w:rFonts w:ascii="Montserrat" w:hAnsi="Montserrat"/>
          <w:sz w:val="24"/>
        </w:rPr>
        <w:t xml:space="preserve">Aeslyn Elizabeth Kohler, who was born in the last quarter of the twentieth century, had six children. Three of them vanished along with Aeslyn when the reservation system was instituted as a black bag operation at the very end of the twentieth century. Two of her other children were killed during the initial round up. The sixth one was captured thirty years later while trying to escape with fourteen of Aeslyn's grandchildren. The children were sent to a farm on one of the first reservations, while </w:t>
      </w:r>
      <w:r w:rsidR="00201AA5" w:rsidRPr="00471595">
        <w:rPr>
          <w:rFonts w:ascii="Montserrat" w:hAnsi="Montserrat"/>
          <w:sz w:val="24"/>
        </w:rPr>
        <w:t>Alexander</w:t>
      </w:r>
      <w:r w:rsidRPr="00471595">
        <w:rPr>
          <w:rFonts w:ascii="Montserrat" w:hAnsi="Montserrat"/>
          <w:sz w:val="24"/>
        </w:rPr>
        <w:t>, her son, was pressed into service hunting down other actives. He lasted about ten years</w:t>
      </w:r>
      <w:r w:rsidR="00295153" w:rsidRPr="00471595">
        <w:rPr>
          <w:rFonts w:ascii="Montserrat" w:hAnsi="Montserrat"/>
          <w:sz w:val="24"/>
        </w:rPr>
        <w:t xml:space="preserve"> but</w:t>
      </w:r>
      <w:r w:rsidRPr="00471595">
        <w:rPr>
          <w:rFonts w:ascii="Montserrat" w:hAnsi="Montserrat"/>
          <w:sz w:val="24"/>
        </w:rPr>
        <w:t xml:space="preserve"> he was killed attempting to rescue his own sons from the farm. He died in Andrew Kohler's arms. </w:t>
      </w:r>
    </w:p>
    <w:p w14:paraId="0B2D8B0B" w14:textId="0E4F740E" w:rsidR="00AD35EB" w:rsidRPr="00471595" w:rsidRDefault="00AD35EB" w:rsidP="00515B04">
      <w:pPr>
        <w:numPr>
          <w:ins w:id="29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The first generation of children raised in the reservation system was the only one with any memory of the outside world. In many ways, they were treated as slaves or prisoners. I suspect that the authorities who were behind the founding of the system did not originally have high motives. I am pretty sure that the lives of those children were spared only because somebody convinced the governments that they were an exploitable resource. That</w:t>
      </w:r>
      <w:r w:rsidR="00295153" w:rsidRPr="00471595">
        <w:rPr>
          <w:rFonts w:ascii="Montserrat" w:hAnsi="Montserrat"/>
          <w:sz w:val="24"/>
        </w:rPr>
        <w:t xml:space="preserve"> and</w:t>
      </w:r>
      <w:r w:rsidRPr="00471595">
        <w:rPr>
          <w:rFonts w:ascii="Montserrat" w:hAnsi="Montserrat"/>
          <w:sz w:val="24"/>
        </w:rPr>
        <w:t xml:space="preserve"> their lives ensured the good behavior of the adult actives who had originally cooperated with the cover-up. The children were trained and licensed. Their licenses were sold to research contractors. </w:t>
      </w:r>
    </w:p>
    <w:p w14:paraId="6D3BDB64" w14:textId="66DD985A" w:rsidR="00AD35EB" w:rsidRPr="00471595" w:rsidRDefault="00AD35EB" w:rsidP="00515B04">
      <w:pPr>
        <w:numPr>
          <w:ins w:id="293"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Dimensional translations are the most dangerous manipulations a psi can dare. The Interface Systems Project, which has owned my family for only the last two generations, was dedicated to research into psionic methods of manipulating media in higher dimensions. It seems like there has always been a Kohler involved in field technology research,</w:t>
      </w:r>
      <w:r w:rsidR="000264CD" w:rsidRPr="00471595">
        <w:rPr>
          <w:rFonts w:ascii="Montserrat" w:hAnsi="Montserrat"/>
          <w:sz w:val="24"/>
        </w:rPr>
        <w:t>”</w:t>
      </w:r>
      <w:r w:rsidRPr="00471595">
        <w:rPr>
          <w:rFonts w:ascii="Montserrat" w:hAnsi="Montserrat"/>
          <w:sz w:val="24"/>
        </w:rPr>
        <w:t xml:space="preserve"> she said with a slight sneer. </w:t>
      </w:r>
      <w:r w:rsidR="000264CD" w:rsidRPr="00471595">
        <w:rPr>
          <w:rFonts w:ascii="Montserrat" w:hAnsi="Montserrat"/>
          <w:sz w:val="24"/>
        </w:rPr>
        <w:t>“</w:t>
      </w:r>
      <w:r w:rsidRPr="00471595">
        <w:rPr>
          <w:rFonts w:ascii="Montserrat" w:hAnsi="Montserrat"/>
          <w:sz w:val="24"/>
        </w:rPr>
        <w:t>To the fourteen grandchildren of Aeslyn were born twenty-one children. Like their parents, they were involved in the study of dimensions and how they could be manipulated. Nine of them lived long enough to have kids. My friend's great-great grandfather, Andrew, only had one son, Amadeus</w:t>
      </w:r>
      <w:r w:rsidR="00295153" w:rsidRPr="00471595">
        <w:rPr>
          <w:rFonts w:ascii="Montserrat" w:hAnsi="Montserrat"/>
          <w:sz w:val="24"/>
        </w:rPr>
        <w:t xml:space="preserve"> and</w:t>
      </w:r>
      <w:r w:rsidRPr="00471595">
        <w:rPr>
          <w:rFonts w:ascii="Montserrat" w:hAnsi="Montserrat"/>
          <w:sz w:val="24"/>
        </w:rPr>
        <w:t xml:space="preserve"> three girls before he vanished during an experiment. Andrew's surviving cousins had about thirty-seven kids between them. Both the farming community they lived in</w:t>
      </w:r>
      <w:r w:rsidR="00295153" w:rsidRPr="00471595">
        <w:rPr>
          <w:rFonts w:ascii="Montserrat" w:hAnsi="Montserrat"/>
          <w:sz w:val="24"/>
        </w:rPr>
        <w:t xml:space="preserve"> and</w:t>
      </w:r>
      <w:r w:rsidRPr="00471595">
        <w:rPr>
          <w:rFonts w:ascii="Montserrat" w:hAnsi="Montserrat"/>
          <w:sz w:val="24"/>
        </w:rPr>
        <w:t xml:space="preserve"> the high mortality rate of their generation had something to do with that baby boom. The Project accounted for about half of them before they were old enough to breed. My friend's great grandmother, Amber died young, about three weeks after giving birth to her daughter, Alannah. Alannah married her second-cousin, three generations removed, </w:t>
      </w:r>
      <w:r w:rsidR="00201AA5" w:rsidRPr="00471595">
        <w:rPr>
          <w:rFonts w:ascii="Montserrat" w:hAnsi="Montserrat"/>
          <w:sz w:val="24"/>
        </w:rPr>
        <w:t>Alexander</w:t>
      </w:r>
      <w:r w:rsidRPr="00471595">
        <w:rPr>
          <w:rFonts w:ascii="Montserrat" w:hAnsi="Montserrat"/>
          <w:sz w:val="24"/>
        </w:rPr>
        <w:t xml:space="preserve">. There had been almost a hundred kids in Phoenix and Alannah's generation. They were two, out of ten who lasted long enough to have children of their own. </w:t>
      </w:r>
    </w:p>
    <w:p w14:paraId="2C5C8696" w14:textId="092246AD" w:rsidR="00AD35EB" w:rsidRPr="00471595" w:rsidRDefault="00AD35EB" w:rsidP="00515B04">
      <w:pPr>
        <w:numPr>
          <w:ins w:id="29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Of the seven descendants of Aeslyn Elizabeth Kohler, born in my mother's generation, Phoenixandrea and her cousin Catherine, alone, lasted long enough to have kids. My friend and her cousin Caleb. Caleb died twelve years ago. Aunt Catherine—I was sort of adopted into the family—died two years after him</w:t>
      </w:r>
      <w:r w:rsidR="00295153" w:rsidRPr="00471595">
        <w:rPr>
          <w:rFonts w:ascii="Montserrat" w:hAnsi="Montserrat"/>
          <w:sz w:val="24"/>
        </w:rPr>
        <w:t xml:space="preserve"> and</w:t>
      </w:r>
      <w:r w:rsidRPr="00471595">
        <w:rPr>
          <w:rFonts w:ascii="Montserrat" w:hAnsi="Montserrat"/>
          <w:sz w:val="24"/>
        </w:rPr>
        <w:t xml:space="preserve"> my own mother after her about six years ago. When I look at just what happened to my mother and myself, I can understand why there is only one living descendant of Aeslyn Kohler. All of her descendants were gifted psionics</w:t>
      </w:r>
      <w:r w:rsidR="00295153" w:rsidRPr="00471595">
        <w:rPr>
          <w:rFonts w:ascii="Montserrat" w:hAnsi="Montserrat"/>
          <w:sz w:val="24"/>
        </w:rPr>
        <w:t xml:space="preserve"> and</w:t>
      </w:r>
      <w:r w:rsidRPr="00471595">
        <w:rPr>
          <w:rFonts w:ascii="Montserrat" w:hAnsi="Montserrat"/>
          <w:sz w:val="24"/>
        </w:rPr>
        <w:t xml:space="preserve"> all of them believed in pushing the envelope. Before each of them died</w:t>
      </w:r>
      <w:r w:rsidR="00295153" w:rsidRPr="00471595">
        <w:rPr>
          <w:rFonts w:ascii="Montserrat" w:hAnsi="Montserrat"/>
          <w:sz w:val="24"/>
        </w:rPr>
        <w:t xml:space="preserve"> and</w:t>
      </w:r>
      <w:r w:rsidRPr="00471595">
        <w:rPr>
          <w:rFonts w:ascii="Montserrat" w:hAnsi="Montserrat"/>
          <w:sz w:val="24"/>
        </w:rPr>
        <w:t xml:space="preserve"> even in dying, they contributed something to the research that had led to the development and refinement of point-to-point translation and interface drives. I was as much a sucker as any of them. It was during the final stage of our most recent development that my friend and I became involved, working on the experimental cores and array elements,</w:t>
      </w:r>
      <w:r w:rsidR="000264CD" w:rsidRPr="00471595">
        <w:rPr>
          <w:rFonts w:ascii="Montserrat" w:hAnsi="Montserrat"/>
          <w:sz w:val="24"/>
        </w:rPr>
        <w:t>”</w:t>
      </w:r>
      <w:r w:rsidRPr="00471595">
        <w:rPr>
          <w:rFonts w:ascii="Montserrat" w:hAnsi="Montserrat"/>
          <w:sz w:val="24"/>
        </w:rPr>
        <w:t xml:space="preserve"> Phoenix finally paused as she realized where she was going. </w:t>
      </w:r>
    </w:p>
    <w:p w14:paraId="74A3FAB0" w14:textId="38B4C9CF" w:rsidR="00AD35EB" w:rsidRPr="00471595" w:rsidRDefault="00AD35EB" w:rsidP="00515B04">
      <w:pPr>
        <w:numPr>
          <w:ins w:id="295" w:author="Unknown"/>
        </w:numPr>
        <w:rPr>
          <w:rFonts w:ascii="Montserrat" w:hAnsi="Montserrat"/>
          <w:sz w:val="24"/>
        </w:rPr>
      </w:pPr>
      <w:r w:rsidRPr="00471595">
        <w:rPr>
          <w:rFonts w:ascii="Montserrat" w:hAnsi="Montserrat"/>
          <w:sz w:val="24"/>
        </w:rPr>
        <w:tab/>
        <w:t xml:space="preserve">Swallowing she allowed herself to dwell on the events that prefaced her transformation. She set her teeth and got on with it. </w:t>
      </w:r>
      <w:r w:rsidR="000264CD" w:rsidRPr="00471595">
        <w:rPr>
          <w:rFonts w:ascii="Montserrat" w:hAnsi="Montserrat"/>
          <w:sz w:val="24"/>
        </w:rPr>
        <w:t>“</w:t>
      </w:r>
      <w:r w:rsidRPr="00471595">
        <w:rPr>
          <w:rFonts w:ascii="Montserrat" w:hAnsi="Montserrat"/>
          <w:sz w:val="24"/>
        </w:rPr>
        <w:t>The final prototype was installed into the deep space explorer Adventure,</w:t>
      </w:r>
      <w:r w:rsidR="000264CD" w:rsidRPr="00471595">
        <w:rPr>
          <w:rFonts w:ascii="Montserrat" w:hAnsi="Montserrat"/>
          <w:sz w:val="24"/>
        </w:rPr>
        <w:t>”</w:t>
      </w:r>
      <w:r w:rsidRPr="00471595">
        <w:rPr>
          <w:rFonts w:ascii="Montserrat" w:hAnsi="Montserrat"/>
          <w:sz w:val="24"/>
        </w:rPr>
        <w:t xml:space="preserve"> she reviewed, her eyes staring into the middle distance, </w:t>
      </w:r>
      <w:r w:rsidR="000264CD" w:rsidRPr="00471595">
        <w:rPr>
          <w:rFonts w:ascii="Montserrat" w:hAnsi="Montserrat"/>
          <w:sz w:val="24"/>
        </w:rPr>
        <w:t>“</w:t>
      </w:r>
      <w:r w:rsidRPr="00471595">
        <w:rPr>
          <w:rFonts w:ascii="Montserrat" w:hAnsi="Montserrat"/>
          <w:sz w:val="24"/>
        </w:rPr>
        <w:t>and I remember the arguments.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w:t>
      </w:r>
      <w:r w:rsidR="00295153" w:rsidRPr="00471595">
        <w:rPr>
          <w:rFonts w:ascii="Montserrat" w:hAnsi="Montserrat"/>
          <w:sz w:val="24"/>
        </w:rPr>
        <w:t xml:space="preserve"> but</w:t>
      </w:r>
      <w:r w:rsidRPr="00471595">
        <w:rPr>
          <w:rFonts w:ascii="Montserrat" w:hAnsi="Montserrat"/>
          <w:sz w:val="24"/>
        </w:rPr>
        <w:t xml:space="preserve"> I was allowed to remain ignorant of the danger to my only family.</w:t>
      </w:r>
      <w:r w:rsidR="000264CD" w:rsidRPr="00471595">
        <w:rPr>
          <w:rFonts w:ascii="Montserrat" w:hAnsi="Montserrat"/>
          <w:sz w:val="24"/>
        </w:rPr>
        <w:t>”</w:t>
      </w:r>
    </w:p>
    <w:p w14:paraId="51D515BE" w14:textId="2C2F5776" w:rsidR="00AD35EB" w:rsidRPr="00471595" w:rsidRDefault="00AD35EB" w:rsidP="00515B04">
      <w:pPr>
        <w:numPr>
          <w:ins w:id="296" w:author="Unknown"/>
        </w:numPr>
        <w:rPr>
          <w:rFonts w:ascii="Montserrat" w:hAnsi="Montserrat"/>
          <w:sz w:val="24"/>
        </w:rPr>
      </w:pPr>
      <w:r w:rsidRPr="00471595">
        <w:rPr>
          <w:rFonts w:ascii="Montserrat" w:hAnsi="Montserrat"/>
          <w:sz w:val="24"/>
        </w:rPr>
        <w:tab/>
        <w:t xml:space="preserve">Phoenix sighed, folding her arms on the table in front of her and dropping her head down to rest on them. When her head came up, her eyes were red and damp. </w:t>
      </w:r>
      <w:r w:rsidR="000264CD" w:rsidRPr="00471595">
        <w:rPr>
          <w:rFonts w:ascii="Montserrat" w:hAnsi="Montserrat"/>
          <w:sz w:val="24"/>
        </w:rPr>
        <w:t>“</w:t>
      </w:r>
      <w:r w:rsidRPr="00471595">
        <w:rPr>
          <w:rFonts w:ascii="Montserrat" w:hAnsi="Montserrat"/>
          <w:sz w:val="24"/>
        </w:rPr>
        <w:t>The project was willing to throw our lives away in exchange for progress</w:t>
      </w:r>
      <w:r w:rsidR="00295153" w:rsidRPr="00471595">
        <w:rPr>
          <w:rFonts w:ascii="Montserrat" w:hAnsi="Montserrat"/>
          <w:sz w:val="24"/>
        </w:rPr>
        <w:t xml:space="preserve"> and</w:t>
      </w:r>
      <w:r w:rsidRPr="00471595">
        <w:rPr>
          <w:rFonts w:ascii="Montserrat" w:hAnsi="Montserrat"/>
          <w:sz w:val="24"/>
        </w:rPr>
        <w:t xml:space="preserve"> we let them. My mother, my self, every member of the Kohler clan born in the past millennium. In one way we were all alike. We were so confident in our ability that we always thought we could succeed.</w:t>
      </w:r>
      <w:r w:rsidR="000264CD" w:rsidRPr="00471595">
        <w:rPr>
          <w:rFonts w:ascii="Montserrat" w:hAnsi="Montserrat"/>
          <w:sz w:val="24"/>
        </w:rPr>
        <w:t>”</w:t>
      </w:r>
      <w:r w:rsidRPr="00471595">
        <w:rPr>
          <w:rFonts w:ascii="Montserrat" w:hAnsi="Montserrat"/>
          <w:sz w:val="24"/>
        </w:rPr>
        <w:t xml:space="preserve"> Phoenix gave a sad smile and summed up her point, </w:t>
      </w:r>
      <w:r w:rsidR="000264CD" w:rsidRPr="00471595">
        <w:rPr>
          <w:rFonts w:ascii="Montserrat" w:hAnsi="Montserrat"/>
          <w:sz w:val="24"/>
        </w:rPr>
        <w:t>“</w:t>
      </w:r>
      <w:r w:rsidRPr="00471595">
        <w:rPr>
          <w:rFonts w:ascii="Montserrat" w:hAnsi="Montserrat"/>
          <w:sz w:val="24"/>
        </w:rPr>
        <w:t>Without that power, would we have been taken away and locked out of the world? Without that power would we have been so happy to challenge death? When I think of what my gift has cost—not just me</w:t>
      </w:r>
      <w:r w:rsidR="00295153" w:rsidRPr="00471595">
        <w:rPr>
          <w:rFonts w:ascii="Montserrat" w:hAnsi="Montserrat"/>
          <w:sz w:val="24"/>
        </w:rPr>
        <w:t xml:space="preserve"> but</w:t>
      </w:r>
      <w:r w:rsidRPr="00471595">
        <w:rPr>
          <w:rFonts w:ascii="Montserrat" w:hAnsi="Montserrat"/>
          <w:sz w:val="24"/>
        </w:rPr>
        <w:t xml:space="preserve"> generations of people just like me—yes, I do envy people who never opened that gift within themselves.</w:t>
      </w:r>
      <w:r w:rsidR="000264CD" w:rsidRPr="00471595">
        <w:rPr>
          <w:rFonts w:ascii="Montserrat" w:hAnsi="Montserrat"/>
          <w:sz w:val="24"/>
        </w:rPr>
        <w:t>”</w:t>
      </w:r>
      <w:r w:rsidRPr="00471595">
        <w:rPr>
          <w:rFonts w:ascii="Montserrat" w:hAnsi="Montserrat"/>
          <w:sz w:val="24"/>
        </w:rPr>
        <w:t xml:space="preserve"> The reporter looked at her thoughtfully. Phoenix suddenly brightened and added, </w:t>
      </w:r>
      <w:r w:rsidR="000264CD" w:rsidRPr="00471595">
        <w:rPr>
          <w:rFonts w:ascii="Montserrat" w:hAnsi="Montserrat"/>
          <w:sz w:val="24"/>
        </w:rPr>
        <w:t>“</w:t>
      </w:r>
      <w:r w:rsidRPr="00471595">
        <w:rPr>
          <w:rFonts w:ascii="Montserrat" w:hAnsi="Montserrat"/>
          <w:sz w:val="24"/>
        </w:rPr>
        <w:t>Then I stop feeling sorry for myself, run outside and go flying!</w:t>
      </w:r>
      <w:r w:rsidR="000264CD" w:rsidRPr="00471595">
        <w:rPr>
          <w:rFonts w:ascii="Montserrat" w:hAnsi="Montserrat"/>
          <w:sz w:val="24"/>
        </w:rPr>
        <w:t>”</w:t>
      </w:r>
      <w:r w:rsidRPr="00471595">
        <w:rPr>
          <w:rFonts w:ascii="Montserrat" w:hAnsi="Montserrat"/>
          <w:sz w:val="24"/>
        </w:rPr>
        <w:t xml:space="preserve"> She said as she sailed over the edge of the balcony.</w:t>
      </w:r>
    </w:p>
    <w:p w14:paraId="7D57CEC6" w14:textId="77777777" w:rsidR="00515B04" w:rsidRPr="00471595" w:rsidRDefault="00515B04" w:rsidP="00515B04">
      <w:pPr>
        <w:rPr>
          <w:rFonts w:ascii="Montserrat" w:hAnsi="Montserrat"/>
          <w:sz w:val="24"/>
        </w:rPr>
      </w:pPr>
    </w:p>
    <w:p w14:paraId="2CA48CB3"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3FB671CA" w14:textId="77777777" w:rsidR="00515B04" w:rsidRPr="00471595" w:rsidRDefault="00515B04" w:rsidP="00515B04">
      <w:pPr>
        <w:rPr>
          <w:rFonts w:ascii="Montserrat" w:hAnsi="Montserrat"/>
          <w:sz w:val="24"/>
        </w:rPr>
      </w:pPr>
    </w:p>
    <w:p w14:paraId="56DABA94" w14:textId="2A55FB1A" w:rsidR="00AD35EB" w:rsidRPr="00471595" w:rsidRDefault="00AD35EB" w:rsidP="00515B04">
      <w:pPr>
        <w:numPr>
          <w:ins w:id="297" w:author="Unknown"/>
        </w:numPr>
        <w:rPr>
          <w:rFonts w:ascii="Montserrat" w:hAnsi="Montserrat"/>
          <w:sz w:val="24"/>
        </w:rPr>
      </w:pPr>
      <w:r w:rsidRPr="00471595">
        <w:rPr>
          <w:rFonts w:ascii="Montserrat" w:hAnsi="Montserrat"/>
          <w:sz w:val="24"/>
        </w:rPr>
        <w:t>Along with thousands of other subscribers, he watched her hurl herself over the railing. Instead of falling, she seemed to unfold. The grace and control hidden in her smaller movements, the physical composure as her toes stretched down</w:t>
      </w:r>
      <w:r w:rsidR="00295153" w:rsidRPr="00471595">
        <w:rPr>
          <w:rFonts w:ascii="Montserrat" w:hAnsi="Montserrat"/>
          <w:sz w:val="24"/>
        </w:rPr>
        <w:t xml:space="preserve"> and</w:t>
      </w:r>
      <w:r w:rsidRPr="00471595">
        <w:rPr>
          <w:rFonts w:ascii="Montserrat" w:hAnsi="Montserrat"/>
          <w:sz w:val="24"/>
        </w:rPr>
        <w:t xml:space="preserve"> her arms and legs swept apart—even the betraying shift of her hips—told him that she was balancing. Her hair seemed to take on life as it spread in a bloody curtain, even her clothes seemed to animate as they were relieved of the constant tug of gravity. It was as if she were submerged in a buoyant medium, swimming under water, except her movements betrayed no resistance such as water would impart. As he watched her dance away, he could see her shifting her weight, finding her footing—not in the air—but within the force that bound it to its mother sphere.</w:t>
      </w:r>
    </w:p>
    <w:p w14:paraId="2034999B" w14:textId="1625029E" w:rsidR="00AD35EB" w:rsidRPr="00471595" w:rsidRDefault="00AD35EB" w:rsidP="00515B04">
      <w:pPr>
        <w:numPr>
          <w:ins w:id="298" w:author="Unknown"/>
        </w:numPr>
        <w:rPr>
          <w:rFonts w:ascii="Montserrat" w:hAnsi="Montserrat"/>
          <w:sz w:val="24"/>
        </w:rPr>
      </w:pPr>
      <w:r w:rsidRPr="00471595">
        <w:rPr>
          <w:rFonts w:ascii="Montserrat" w:hAnsi="Montserrat"/>
          <w:sz w:val="24"/>
        </w:rPr>
        <w:tab/>
        <w:t>He pulsed a few equations in a programming sequence to his interface and pale lines imposed themselves on the live feed. They modeled the field distributions, cued by her movements, generating a textured visual that revealed the shape her will imposed on space. He smiled with delight as the transparent image resolved. He could see the manifestation of her will, two ghostly limbs sprouting from her back</w:t>
      </w:r>
      <w:r w:rsidR="00295153" w:rsidRPr="00471595">
        <w:rPr>
          <w:rFonts w:ascii="Montserrat" w:hAnsi="Montserrat"/>
          <w:sz w:val="24"/>
        </w:rPr>
        <w:t xml:space="preserve"> and</w:t>
      </w:r>
      <w:r w:rsidRPr="00471595">
        <w:rPr>
          <w:rFonts w:ascii="Montserrat" w:hAnsi="Montserrat"/>
          <w:sz w:val="24"/>
        </w:rPr>
        <w:t xml:space="preserve"> the hot star that seemingly glowed within her abdomen, just below her solar plexus. He adjusted the image and saw that indeed her </w:t>
      </w:r>
      <w:r w:rsidR="000264CD" w:rsidRPr="00471595">
        <w:rPr>
          <w:rFonts w:ascii="Montserrat" w:hAnsi="Montserrat"/>
          <w:sz w:val="24"/>
        </w:rPr>
        <w:t>“</w:t>
      </w:r>
      <w:r w:rsidRPr="00471595">
        <w:rPr>
          <w:rFonts w:ascii="Montserrat" w:hAnsi="Montserrat"/>
          <w:sz w:val="24"/>
        </w:rPr>
        <w:t>wings</w:t>
      </w:r>
      <w:r w:rsidR="000264CD" w:rsidRPr="00471595">
        <w:rPr>
          <w:rFonts w:ascii="Montserrat" w:hAnsi="Montserrat"/>
          <w:sz w:val="24"/>
        </w:rPr>
        <w:t>”</w:t>
      </w:r>
      <w:r w:rsidRPr="00471595">
        <w:rPr>
          <w:rFonts w:ascii="Montserrat" w:hAnsi="Montserrat"/>
          <w:sz w:val="24"/>
        </w:rPr>
        <w:t xml:space="preserve"> were anchored in the light, where her will focused to support her body.</w:t>
      </w:r>
    </w:p>
    <w:p w14:paraId="1CF5A0FC" w14:textId="2DEB06DD" w:rsidR="00AD35EB" w:rsidRPr="00471595" w:rsidRDefault="00AD35EB" w:rsidP="00515B04">
      <w:pPr>
        <w:numPr>
          <w:ins w:id="299" w:author="Unknown"/>
        </w:numPr>
        <w:rPr>
          <w:rFonts w:ascii="Montserrat" w:hAnsi="Montserrat"/>
          <w:sz w:val="24"/>
        </w:rPr>
      </w:pPr>
      <w:r w:rsidRPr="00471595">
        <w:rPr>
          <w:rFonts w:ascii="Montserrat" w:hAnsi="Montserrat"/>
          <w:sz w:val="24"/>
        </w:rPr>
        <w:tab/>
        <w:t>He sent command again and a window opened to reveal a pair of icons. The graphic images tilted forward in acknowledgment</w:t>
      </w:r>
      <w:r w:rsidR="00295153" w:rsidRPr="00471595">
        <w:rPr>
          <w:rFonts w:ascii="Montserrat" w:hAnsi="Montserrat"/>
          <w:sz w:val="24"/>
        </w:rPr>
        <w:t xml:space="preserve"> and</w:t>
      </w:r>
      <w:r w:rsidRPr="00471595">
        <w:rPr>
          <w:rFonts w:ascii="Montserrat" w:hAnsi="Montserrat"/>
          <w:sz w:val="24"/>
        </w:rPr>
        <w:t xml:space="preserve"> a deep, ringing voice-text issued from one of them. </w:t>
      </w:r>
      <w:r w:rsidR="000264CD" w:rsidRPr="00471595">
        <w:rPr>
          <w:rFonts w:ascii="Montserrat" w:hAnsi="Montserrat"/>
          <w:sz w:val="24"/>
        </w:rPr>
        <w:t>“</w:t>
      </w:r>
      <w:r w:rsidRPr="00471595">
        <w:rPr>
          <w:rFonts w:ascii="Montserrat" w:hAnsi="Montserrat"/>
          <w:sz w:val="24"/>
        </w:rPr>
        <w:t>This is the one you wished us to see? The one who addressed the assembly?</w:t>
      </w:r>
      <w:r w:rsidR="000264CD" w:rsidRPr="00471595">
        <w:rPr>
          <w:rFonts w:ascii="Montserrat" w:hAnsi="Montserrat"/>
          <w:sz w:val="24"/>
        </w:rPr>
        <w:t>”</w:t>
      </w:r>
    </w:p>
    <w:p w14:paraId="162D9693" w14:textId="2A1614DD" w:rsidR="00AD35EB" w:rsidRPr="00471595" w:rsidRDefault="00AD35EB" w:rsidP="00515B04">
      <w:pPr>
        <w:numPr>
          <w:ins w:id="300" w:author="Unknown"/>
        </w:numPr>
        <w:rPr>
          <w:rFonts w:ascii="Montserrat" w:hAnsi="Montserrat"/>
          <w:sz w:val="24"/>
        </w:rPr>
      </w:pPr>
      <w:r w:rsidRPr="00471595">
        <w:rPr>
          <w:rFonts w:ascii="Montserrat" w:hAnsi="Montserrat"/>
          <w:sz w:val="24"/>
        </w:rPr>
        <w:tab/>
        <w:t xml:space="preserve">He smiled, these two net runners had served him well, for a long time. From the days when he had just been a net runner himself. He forwarded his force analysis protocol to each of them, </w:t>
      </w:r>
      <w:r w:rsidR="000264CD" w:rsidRPr="00471595">
        <w:rPr>
          <w:rFonts w:ascii="Montserrat" w:hAnsi="Montserrat"/>
          <w:sz w:val="24"/>
        </w:rPr>
        <w:t>“</w:t>
      </w:r>
      <w:r w:rsidRPr="00471595">
        <w:rPr>
          <w:rFonts w:ascii="Montserrat" w:hAnsi="Montserrat"/>
          <w:sz w:val="24"/>
        </w:rPr>
        <w:t>You have been looking as well as I. What I think you should see is not apparent to the unaided eye.</w:t>
      </w:r>
      <w:r w:rsidR="000264CD" w:rsidRPr="00471595">
        <w:rPr>
          <w:rFonts w:ascii="Montserrat" w:hAnsi="Montserrat"/>
          <w:sz w:val="24"/>
        </w:rPr>
        <w:t>”</w:t>
      </w:r>
      <w:r w:rsidRPr="00471595">
        <w:rPr>
          <w:rFonts w:ascii="Montserrat" w:hAnsi="Montserrat"/>
          <w:sz w:val="24"/>
        </w:rPr>
        <w:t xml:space="preserve"> There was a moment of silence as they analyzed the data. Among programmers, they were sorcerers, obscenely competent in their art, as was he. He knew they would see the significance too.</w:t>
      </w:r>
    </w:p>
    <w:p w14:paraId="6DF653A0" w14:textId="4AAB1D9B" w:rsidR="00AD35EB" w:rsidRPr="00471595" w:rsidRDefault="00AD35EB" w:rsidP="00515B04">
      <w:pPr>
        <w:numPr>
          <w:ins w:id="301" w:author="Unknown"/>
        </w:numPr>
        <w:rPr>
          <w:rFonts w:ascii="Montserrat" w:hAnsi="Montserrat"/>
          <w:sz w:val="24"/>
        </w:rPr>
      </w:pPr>
      <w:r w:rsidRPr="00471595">
        <w:rPr>
          <w:rFonts w:ascii="Montserrat" w:hAnsi="Montserrat"/>
          <w:sz w:val="24"/>
        </w:rPr>
        <w:tab/>
        <w:t xml:space="preserve">The singing, flute voice-text of the other spoke up, </w:t>
      </w:r>
      <w:r w:rsidR="000264CD" w:rsidRPr="00471595">
        <w:rPr>
          <w:rFonts w:ascii="Montserrat" w:hAnsi="Montserrat"/>
          <w:sz w:val="24"/>
        </w:rPr>
        <w:t>“</w:t>
      </w:r>
      <w:r w:rsidRPr="00471595">
        <w:rPr>
          <w:rFonts w:ascii="Montserrat" w:hAnsi="Montserrat"/>
          <w:sz w:val="24"/>
        </w:rPr>
        <w:t>She commands real-code. Your analysis reveals its integrity. This is not a hoax.</w:t>
      </w:r>
      <w:r w:rsidR="000264CD" w:rsidRPr="00471595">
        <w:rPr>
          <w:rFonts w:ascii="Montserrat" w:hAnsi="Montserrat"/>
          <w:sz w:val="24"/>
        </w:rPr>
        <w:t>”</w:t>
      </w:r>
    </w:p>
    <w:p w14:paraId="1DF3133E" w14:textId="7D1B26CA" w:rsidR="00AD35EB" w:rsidRPr="00471595" w:rsidRDefault="00AD35EB" w:rsidP="00515B04">
      <w:pPr>
        <w:numPr>
          <w:ins w:id="30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No, Ariadne,</w:t>
      </w:r>
      <w:r w:rsidR="000264CD" w:rsidRPr="00471595">
        <w:rPr>
          <w:rFonts w:ascii="Montserrat" w:hAnsi="Montserrat"/>
          <w:sz w:val="24"/>
        </w:rPr>
        <w:t>”</w:t>
      </w:r>
      <w:r w:rsidRPr="00471595">
        <w:rPr>
          <w:rFonts w:ascii="Montserrat" w:hAnsi="Montserrat"/>
          <w:sz w:val="24"/>
        </w:rPr>
        <w:t xml:space="preserve"> he replied with satisfaction, </w:t>
      </w:r>
      <w:r w:rsidR="000264CD" w:rsidRPr="00471595">
        <w:rPr>
          <w:rFonts w:ascii="Montserrat" w:hAnsi="Montserrat"/>
          <w:sz w:val="24"/>
        </w:rPr>
        <w:t>“</w:t>
      </w:r>
      <w:r w:rsidRPr="00471595">
        <w:rPr>
          <w:rFonts w:ascii="Montserrat" w:hAnsi="Montserrat"/>
          <w:sz w:val="24"/>
        </w:rPr>
        <w:t>it is not. I told you I'd found a better hacker than you.</w:t>
      </w:r>
      <w:r w:rsidR="000264CD" w:rsidRPr="00471595">
        <w:rPr>
          <w:rFonts w:ascii="Montserrat" w:hAnsi="Montserrat"/>
          <w:sz w:val="24"/>
        </w:rPr>
        <w:t>”</w:t>
      </w:r>
      <w:r w:rsidRPr="00471595">
        <w:rPr>
          <w:rFonts w:ascii="Montserrat" w:hAnsi="Montserrat"/>
          <w:sz w:val="24"/>
        </w:rPr>
        <w:t xml:space="preserve"> He chuckled. </w:t>
      </w:r>
    </w:p>
    <w:p w14:paraId="1135FD94" w14:textId="4F6B4FB7" w:rsidR="00AD35EB" w:rsidRPr="00471595" w:rsidRDefault="00AD35EB" w:rsidP="00515B04">
      <w:pPr>
        <w:numPr>
          <w:ins w:id="303"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Is she a hacker?</w:t>
      </w:r>
      <w:r w:rsidR="000264CD" w:rsidRPr="00471595">
        <w:rPr>
          <w:rFonts w:ascii="Montserrat" w:hAnsi="Montserrat"/>
          <w:sz w:val="24"/>
        </w:rPr>
        <w:t>”</w:t>
      </w:r>
      <w:r w:rsidRPr="00471595">
        <w:rPr>
          <w:rFonts w:ascii="Montserrat" w:hAnsi="Montserrat"/>
          <w:sz w:val="24"/>
        </w:rPr>
        <w:t xml:space="preserve"> The deep moaning voice-text of Diamond queried.</w:t>
      </w:r>
    </w:p>
    <w:p w14:paraId="5F4DD840" w14:textId="62DA27C9" w:rsidR="00AD35EB" w:rsidRPr="00471595" w:rsidRDefault="00AD35EB" w:rsidP="00515B04">
      <w:pPr>
        <w:numPr>
          <w:ins w:id="30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If she's not a hacker than she's a divine. What difference does it make, since neither one would share her secrets,</w:t>
      </w:r>
      <w:r w:rsidR="000264CD" w:rsidRPr="00471595">
        <w:rPr>
          <w:rFonts w:ascii="Montserrat" w:hAnsi="Montserrat"/>
          <w:sz w:val="24"/>
        </w:rPr>
        <w:t>”</w:t>
      </w:r>
      <w:r w:rsidRPr="00471595">
        <w:rPr>
          <w:rFonts w:ascii="Montserrat" w:hAnsi="Montserrat"/>
          <w:sz w:val="24"/>
        </w:rPr>
        <w:t xml:space="preserve"> At their separate nodes, they watched as she drifted back to the railing and spoke to the interviewer. </w:t>
      </w:r>
    </w:p>
    <w:p w14:paraId="486E0603" w14:textId="387CDA76" w:rsidR="00AD35EB" w:rsidRPr="00471595" w:rsidRDefault="00AD35EB" w:rsidP="00515B04">
      <w:pPr>
        <w:numPr>
          <w:ins w:id="305"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Were there any other questions you wanted to ask?</w:t>
      </w:r>
      <w:r w:rsidR="000264CD" w:rsidRPr="00471595">
        <w:rPr>
          <w:rFonts w:ascii="Montserrat" w:hAnsi="Montserrat"/>
          <w:sz w:val="24"/>
        </w:rPr>
        <w:t>”</w:t>
      </w:r>
      <w:r w:rsidRPr="00471595">
        <w:rPr>
          <w:rFonts w:ascii="Montserrat" w:hAnsi="Montserrat"/>
          <w:sz w:val="24"/>
        </w:rPr>
        <w:t xml:space="preserve"> She seemed to say directly to each of them, in their own points of view. They heard the reporter's response, her words seemingly issuing from their mouths, asking Phoenix what her plans for the future were. Her head tilted to the side</w:t>
      </w:r>
      <w:r w:rsidR="00295153" w:rsidRPr="00471595">
        <w:rPr>
          <w:rFonts w:ascii="Montserrat" w:hAnsi="Montserrat"/>
          <w:sz w:val="24"/>
        </w:rPr>
        <w:t xml:space="preserve"> and</w:t>
      </w:r>
      <w:r w:rsidRPr="00471595">
        <w:rPr>
          <w:rFonts w:ascii="Montserrat" w:hAnsi="Montserrat"/>
          <w:sz w:val="24"/>
        </w:rPr>
        <w:t xml:space="preserve"> she smiled in reply, </w:t>
      </w:r>
      <w:r w:rsidR="000264CD" w:rsidRPr="00471595">
        <w:rPr>
          <w:rFonts w:ascii="Montserrat" w:hAnsi="Montserrat"/>
          <w:sz w:val="24"/>
        </w:rPr>
        <w:t>“</w:t>
      </w:r>
      <w:r w:rsidRPr="00471595">
        <w:rPr>
          <w:rFonts w:ascii="Montserrat" w:hAnsi="Montserrat"/>
          <w:sz w:val="24"/>
        </w:rPr>
        <w:t>Well, I think I told you I wanted to tell the world the truth. I want them to know that I am for real. I already have a number of bookings starting me off on a... Well I guess you'd call it a lecture circuit, or a demonstration tour.</w:t>
      </w:r>
      <w:r w:rsidR="000264CD" w:rsidRPr="00471595">
        <w:rPr>
          <w:rFonts w:ascii="Montserrat" w:hAnsi="Montserrat"/>
          <w:sz w:val="24"/>
        </w:rPr>
        <w:t>”</w:t>
      </w:r>
    </w:p>
    <w:p w14:paraId="3FE9771C" w14:textId="1553CB84" w:rsidR="00AD35EB" w:rsidRPr="00471595" w:rsidRDefault="00AD35EB" w:rsidP="00515B04">
      <w:pPr>
        <w:numPr>
          <w:ins w:id="306" w:author="Unknown"/>
        </w:numPr>
        <w:rPr>
          <w:rFonts w:ascii="Montserrat" w:hAnsi="Montserrat"/>
          <w:sz w:val="24"/>
        </w:rPr>
      </w:pPr>
      <w:r w:rsidRPr="00471595">
        <w:rPr>
          <w:rFonts w:ascii="Montserrat" w:hAnsi="Montserrat"/>
          <w:sz w:val="24"/>
        </w:rPr>
        <w:tab/>
        <w:t xml:space="preserve">Diamond's voice interrupted, </w:t>
      </w:r>
      <w:r w:rsidR="000264CD" w:rsidRPr="00471595">
        <w:rPr>
          <w:rFonts w:ascii="Montserrat" w:hAnsi="Montserrat"/>
          <w:sz w:val="24"/>
        </w:rPr>
        <w:t>“</w:t>
      </w:r>
      <w:r w:rsidRPr="00471595">
        <w:rPr>
          <w:rFonts w:ascii="Montserrat" w:hAnsi="Montserrat"/>
          <w:sz w:val="24"/>
        </w:rPr>
        <w:t>You were right, geist. Where did you get the tip?</w:t>
      </w:r>
      <w:r w:rsidR="000264CD" w:rsidRPr="00471595">
        <w:rPr>
          <w:rFonts w:ascii="Montserrat" w:hAnsi="Montserrat"/>
          <w:sz w:val="24"/>
        </w:rPr>
        <w:t>”</w:t>
      </w:r>
    </w:p>
    <w:p w14:paraId="7A8B34BA" w14:textId="06CF5D8F" w:rsidR="00AD35EB" w:rsidRPr="00471595" w:rsidRDefault="00AD35EB" w:rsidP="00515B04">
      <w:pPr>
        <w:numPr>
          <w:ins w:id="307" w:author="Unknown"/>
        </w:numPr>
        <w:rPr>
          <w:rFonts w:ascii="Montserrat" w:hAnsi="Montserrat"/>
          <w:sz w:val="24"/>
        </w:rPr>
      </w:pPr>
      <w:r w:rsidRPr="00471595">
        <w:rPr>
          <w:rFonts w:ascii="Montserrat" w:hAnsi="Montserrat"/>
          <w:sz w:val="24"/>
        </w:rPr>
        <w:tab/>
        <w:t xml:space="preserve">He smiled, </w:t>
      </w:r>
      <w:r w:rsidR="000264CD" w:rsidRPr="00471595">
        <w:rPr>
          <w:rFonts w:ascii="Montserrat" w:hAnsi="Montserrat"/>
          <w:sz w:val="24"/>
        </w:rPr>
        <w:t>“</w:t>
      </w:r>
      <w:r w:rsidRPr="00471595">
        <w:rPr>
          <w:rFonts w:ascii="Montserrat" w:hAnsi="Montserrat"/>
          <w:sz w:val="24"/>
        </w:rPr>
        <w:t>I did a little snooping around, right after her first appearance. It seems she didn't exist in any database, except as a security code reference, until this week. In her announcement, she revealed that she worked as a contractor for ISP. I monitored the company. When ISP liquidated some of its assets into a civilian trust account, I guessed that she'd been cut loose. I watched those funds until they were coded to her new key card. Once I had her gene-print and tracking codes on the civilian nets I was able to monitor her activities. She's been making her own arrangements for this tour of hers. The rest was simple logic.</w:t>
      </w:r>
      <w:r w:rsidR="000264CD" w:rsidRPr="00471595">
        <w:rPr>
          <w:rFonts w:ascii="Montserrat" w:hAnsi="Montserrat"/>
          <w:sz w:val="24"/>
        </w:rPr>
        <w:t>”</w:t>
      </w:r>
    </w:p>
    <w:p w14:paraId="4972AF51" w14:textId="38AC3620" w:rsidR="00AD35EB" w:rsidRPr="00471595" w:rsidRDefault="00AD35EB" w:rsidP="00515B04">
      <w:pPr>
        <w:numPr>
          <w:ins w:id="308" w:author="Unknown"/>
        </w:numPr>
        <w:rPr>
          <w:rFonts w:ascii="Montserrat" w:hAnsi="Montserrat"/>
          <w:sz w:val="24"/>
        </w:rPr>
      </w:pPr>
      <w:r w:rsidRPr="00471595">
        <w:rPr>
          <w:rFonts w:ascii="Montserrat" w:hAnsi="Montserrat"/>
          <w:sz w:val="24"/>
        </w:rPr>
        <w:tab/>
        <w:t xml:space="preserve">There was a thoughtful silence as the interview ran on. Finally Diamond spoke up. </w:t>
      </w:r>
      <w:r w:rsidR="000264CD" w:rsidRPr="00471595">
        <w:rPr>
          <w:rFonts w:ascii="Montserrat" w:hAnsi="Montserrat"/>
          <w:sz w:val="24"/>
        </w:rPr>
        <w:t>“</w:t>
      </w:r>
      <w:r w:rsidRPr="00471595">
        <w:rPr>
          <w:rFonts w:ascii="Montserrat" w:hAnsi="Montserrat"/>
          <w:sz w:val="24"/>
        </w:rPr>
        <w:t>So, you've brought her to our attention. Now what?</w:t>
      </w:r>
      <w:r w:rsidR="000264CD" w:rsidRPr="00471595">
        <w:rPr>
          <w:rFonts w:ascii="Montserrat" w:hAnsi="Montserrat"/>
          <w:sz w:val="24"/>
        </w:rPr>
        <w:t>”</w:t>
      </w:r>
    </w:p>
    <w:p w14:paraId="4FBC980F" w14:textId="2CC800E4" w:rsidR="00AD35EB" w:rsidRPr="00471595" w:rsidRDefault="00AD35EB" w:rsidP="00515B04">
      <w:pPr>
        <w:numPr>
          <w:ins w:id="309" w:author="Unknown"/>
        </w:numPr>
        <w:rPr>
          <w:rFonts w:ascii="Montserrat" w:hAnsi="Montserrat"/>
          <w:sz w:val="24"/>
        </w:rPr>
      </w:pPr>
      <w:r w:rsidRPr="00471595">
        <w:rPr>
          <w:rFonts w:ascii="Montserrat" w:hAnsi="Montserrat"/>
          <w:sz w:val="24"/>
        </w:rPr>
        <w:tab/>
        <w:t xml:space="preserve">He stared at the angel before him for a minute before saying, </w:t>
      </w:r>
      <w:r w:rsidR="000264CD" w:rsidRPr="00471595">
        <w:rPr>
          <w:rFonts w:ascii="Montserrat" w:hAnsi="Montserrat"/>
          <w:sz w:val="24"/>
        </w:rPr>
        <w:t>“</w:t>
      </w:r>
      <w:r w:rsidRPr="00471595">
        <w:rPr>
          <w:rFonts w:ascii="Montserrat" w:hAnsi="Montserrat"/>
          <w:sz w:val="24"/>
        </w:rPr>
        <w:t>Wouldn't you like to know exactly who and what she is? I was planning to check out her claims. If what she says is true, then there are governments that possess detailed information defining what they choose to call psionics. Maybe I'll follow her tour for a while. This could be our ticket. If she's a hacker, we're going to have to get real close to her to win her over. You game?.</w:t>
      </w:r>
      <w:r w:rsidR="000264CD" w:rsidRPr="00471595">
        <w:rPr>
          <w:rFonts w:ascii="Montserrat" w:hAnsi="Montserrat"/>
          <w:sz w:val="24"/>
        </w:rPr>
        <w:t>”</w:t>
      </w:r>
    </w:p>
    <w:p w14:paraId="112244EE" w14:textId="56B999D5" w:rsidR="00AD35EB" w:rsidRPr="00471595" w:rsidRDefault="00AD35EB" w:rsidP="00515B04">
      <w:pPr>
        <w:numPr>
          <w:ins w:id="31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What if she is a divine?</w:t>
      </w:r>
      <w:r w:rsidR="000264CD" w:rsidRPr="00471595">
        <w:rPr>
          <w:rFonts w:ascii="Montserrat" w:hAnsi="Montserrat"/>
          <w:sz w:val="24"/>
        </w:rPr>
        <w:t>”</w:t>
      </w:r>
      <w:r w:rsidRPr="00471595">
        <w:rPr>
          <w:rFonts w:ascii="Montserrat" w:hAnsi="Montserrat"/>
          <w:sz w:val="24"/>
        </w:rPr>
        <w:t xml:space="preserve"> Ariadne challenged.</w:t>
      </w:r>
    </w:p>
    <w:p w14:paraId="6ABB0AE4" w14:textId="0395DC0E" w:rsidR="00AD35EB" w:rsidRPr="00471595" w:rsidRDefault="00AD35EB" w:rsidP="00515B04">
      <w:pPr>
        <w:numPr>
          <w:ins w:id="311"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Then we will have to make sure she needs us. But from what I am hearing, she's going to have to be convinced that she is one, first,</w:t>
      </w:r>
      <w:r w:rsidR="000264CD" w:rsidRPr="00471595">
        <w:rPr>
          <w:rFonts w:ascii="Montserrat" w:hAnsi="Montserrat"/>
          <w:sz w:val="24"/>
        </w:rPr>
        <w:t>”</w:t>
      </w:r>
      <w:r w:rsidRPr="00471595">
        <w:rPr>
          <w:rFonts w:ascii="Montserrat" w:hAnsi="Montserrat"/>
          <w:sz w:val="24"/>
        </w:rPr>
        <w:t xml:space="preserve"> he stated simply. While they thought about it, he continued watching her as she said good-bye to the interviewer and sailed away from the railing one last time. The live feed froze on her spinning back waving a raised hand, with her hair and skirt in a swirl. </w:t>
      </w:r>
      <w:r w:rsidR="000264CD" w:rsidRPr="00471595">
        <w:rPr>
          <w:rFonts w:ascii="Montserrat" w:hAnsi="Montserrat"/>
          <w:sz w:val="24"/>
        </w:rPr>
        <w:t>“</w:t>
      </w:r>
      <w:r w:rsidRPr="00471595">
        <w:rPr>
          <w:rFonts w:ascii="Montserrat" w:hAnsi="Montserrat"/>
          <w:sz w:val="24"/>
        </w:rPr>
        <w:t>Absolutely perfect,</w:t>
      </w:r>
      <w:r w:rsidR="000264CD" w:rsidRPr="00471595">
        <w:rPr>
          <w:rFonts w:ascii="Montserrat" w:hAnsi="Montserrat"/>
          <w:sz w:val="24"/>
        </w:rPr>
        <w:t>”</w:t>
      </w:r>
      <w:r w:rsidRPr="00471595">
        <w:rPr>
          <w:rFonts w:ascii="Montserrat" w:hAnsi="Montserrat"/>
          <w:sz w:val="24"/>
        </w:rPr>
        <w:t xml:space="preserve"> he beamed.</w:t>
      </w:r>
    </w:p>
    <w:p w14:paraId="054693D7" w14:textId="77777777" w:rsidR="00AD35EB" w:rsidRPr="00471595" w:rsidRDefault="00AD35EB" w:rsidP="00515B04">
      <w:pPr>
        <w:numPr>
          <w:ins w:id="312" w:author="Unknown"/>
        </w:numPr>
        <w:rPr>
          <w:rFonts w:ascii="Montserrat" w:hAnsi="Montserrat"/>
          <w:sz w:val="24"/>
        </w:rPr>
      </w:pPr>
      <w:r w:rsidRPr="00471595">
        <w:rPr>
          <w:rFonts w:ascii="Montserrat" w:hAnsi="Montserrat"/>
          <w:sz w:val="24"/>
        </w:rPr>
        <w:br w:type="page"/>
      </w:r>
    </w:p>
    <w:p w14:paraId="64A2A23A" w14:textId="2BB8BDAE" w:rsidR="00AD35EB" w:rsidRPr="00471595" w:rsidRDefault="00AD35EB" w:rsidP="00515B04">
      <w:pPr>
        <w:numPr>
          <w:ins w:id="313" w:author="Unknown"/>
        </w:numPr>
        <w:rPr>
          <w:rFonts w:ascii="Montserrat" w:hAnsi="Montserrat"/>
          <w:sz w:val="24"/>
        </w:rPr>
      </w:pPr>
      <w:r w:rsidRPr="00471595">
        <w:rPr>
          <w:rFonts w:ascii="Montserrat" w:hAnsi="Montserrat"/>
          <w:sz w:val="24"/>
        </w:rPr>
        <w:t>05</w:t>
      </w:r>
    </w:p>
    <w:p w14:paraId="4E366EF3" w14:textId="77777777" w:rsidR="00AD35EB" w:rsidRPr="00471595" w:rsidRDefault="00AD35EB" w:rsidP="00515B04">
      <w:pPr>
        <w:numPr>
          <w:ins w:id="314" w:author="Unknown"/>
        </w:numPr>
        <w:rPr>
          <w:rFonts w:ascii="Montserrat" w:hAnsi="Montserrat"/>
          <w:sz w:val="24"/>
        </w:rPr>
      </w:pPr>
    </w:p>
    <w:p w14:paraId="194B3EFD" w14:textId="1D7F5BAC" w:rsidR="00AD35EB" w:rsidRPr="00471595" w:rsidRDefault="00AD35EB" w:rsidP="00515B04">
      <w:pPr>
        <w:numPr>
          <w:ins w:id="315" w:author="Unknown"/>
        </w:numPr>
        <w:rPr>
          <w:rFonts w:ascii="Montserrat" w:hAnsi="Montserrat"/>
          <w:sz w:val="24"/>
        </w:rPr>
      </w:pPr>
      <w:r w:rsidRPr="00471595">
        <w:rPr>
          <w:rFonts w:ascii="Montserrat" w:hAnsi="Montserrat"/>
          <w:sz w:val="24"/>
        </w:rPr>
        <w:t>Martin Craig wiped his eyes again as his vision blurred. Leaning back from the glowing monitor, he glanced at the clock. The night had flown by during his absorption</w:t>
      </w:r>
      <w:r w:rsidR="00295153" w:rsidRPr="00471595">
        <w:rPr>
          <w:rFonts w:ascii="Montserrat" w:hAnsi="Montserrat"/>
          <w:sz w:val="24"/>
        </w:rPr>
        <w:t xml:space="preserve"> and</w:t>
      </w:r>
      <w:r w:rsidRPr="00471595">
        <w:rPr>
          <w:rFonts w:ascii="Montserrat" w:hAnsi="Montserrat"/>
          <w:sz w:val="24"/>
        </w:rPr>
        <w:t xml:space="preserve"> the faint glow of morning invaded his office. The blue sheen of light painted the reams of paper stacked on every available surface. Reports detailing the lives of seven generations of the Kohler family. He had pulled many strings to amass this information</w:t>
      </w:r>
      <w:r w:rsidR="00295153" w:rsidRPr="00471595">
        <w:rPr>
          <w:rFonts w:ascii="Montserrat" w:hAnsi="Montserrat"/>
          <w:sz w:val="24"/>
        </w:rPr>
        <w:t xml:space="preserve"> and</w:t>
      </w:r>
      <w:r w:rsidRPr="00471595">
        <w:rPr>
          <w:rFonts w:ascii="Montserrat" w:hAnsi="Montserrat"/>
          <w:sz w:val="24"/>
        </w:rPr>
        <w:t xml:space="preserve"> all of it had supported Phoenix's accusation. Craig had spent an unhealthy amount of time brooding over</w:t>
      </w:r>
      <w:r w:rsidR="00295153" w:rsidRPr="00471595">
        <w:rPr>
          <w:rFonts w:ascii="Montserrat" w:hAnsi="Montserrat"/>
          <w:sz w:val="24"/>
        </w:rPr>
        <w:t xml:space="preserve"> and</w:t>
      </w:r>
      <w:r w:rsidRPr="00471595">
        <w:rPr>
          <w:rFonts w:ascii="Montserrat" w:hAnsi="Montserrat"/>
          <w:sz w:val="24"/>
        </w:rPr>
        <w:t xml:space="preserve"> researching Phoenix's claims</w:t>
      </w:r>
      <w:r w:rsidR="00295153" w:rsidRPr="00471595">
        <w:rPr>
          <w:rFonts w:ascii="Montserrat" w:hAnsi="Montserrat"/>
          <w:sz w:val="24"/>
        </w:rPr>
        <w:t xml:space="preserve"> and</w:t>
      </w:r>
      <w:r w:rsidRPr="00471595">
        <w:rPr>
          <w:rFonts w:ascii="Montserrat" w:hAnsi="Montserrat"/>
          <w:sz w:val="24"/>
        </w:rPr>
        <w:t xml:space="preserve"> the effort was catching up with him. </w:t>
      </w:r>
    </w:p>
    <w:p w14:paraId="76BC3A29" w14:textId="1BB71322" w:rsidR="00AD35EB" w:rsidRPr="00471595" w:rsidRDefault="00AD35EB" w:rsidP="00515B04">
      <w:pPr>
        <w:numPr>
          <w:ins w:id="316" w:author="Unknown"/>
        </w:numPr>
        <w:rPr>
          <w:rFonts w:ascii="Montserrat" w:hAnsi="Montserrat"/>
          <w:sz w:val="24"/>
        </w:rPr>
      </w:pPr>
      <w:r w:rsidRPr="00471595">
        <w:rPr>
          <w:rFonts w:ascii="Montserrat" w:hAnsi="Montserrat"/>
          <w:sz w:val="24"/>
        </w:rPr>
        <w:tab/>
        <w:t>He had been with the Project for about ten years</w:t>
      </w:r>
      <w:r w:rsidR="00295153" w:rsidRPr="00471595">
        <w:rPr>
          <w:rFonts w:ascii="Montserrat" w:hAnsi="Montserrat"/>
          <w:sz w:val="24"/>
        </w:rPr>
        <w:t xml:space="preserve"> and</w:t>
      </w:r>
      <w:r w:rsidRPr="00471595">
        <w:rPr>
          <w:rFonts w:ascii="Montserrat" w:hAnsi="Montserrat"/>
          <w:sz w:val="24"/>
        </w:rPr>
        <w:t xml:space="preserve"> he knew that accidents had happened</w:t>
      </w:r>
      <w:r w:rsidR="00295153" w:rsidRPr="00471595">
        <w:rPr>
          <w:rFonts w:ascii="Montserrat" w:hAnsi="Montserrat"/>
          <w:sz w:val="24"/>
        </w:rPr>
        <w:t xml:space="preserve"> but</w:t>
      </w:r>
      <w:r w:rsidRPr="00471595">
        <w:rPr>
          <w:rFonts w:ascii="Montserrat" w:hAnsi="Montserrat"/>
          <w:sz w:val="24"/>
        </w:rPr>
        <w:t xml:space="preserve"> he was surprised at the body count. It pained him to discover this side of his job. In a small way he could almost empathize with the actives. He had been brought to the reservation during his adolescence, when his immense latent potential had manifested itself in uncontrollable freak events. He had come very close to gaining control of his gifts</w:t>
      </w:r>
      <w:r w:rsidR="00295153" w:rsidRPr="00471595">
        <w:rPr>
          <w:rFonts w:ascii="Montserrat" w:hAnsi="Montserrat"/>
          <w:sz w:val="24"/>
        </w:rPr>
        <w:t xml:space="preserve"> but</w:t>
      </w:r>
      <w:r w:rsidRPr="00471595">
        <w:rPr>
          <w:rFonts w:ascii="Montserrat" w:hAnsi="Montserrat"/>
          <w:sz w:val="24"/>
        </w:rPr>
        <w:t xml:space="preserve"> the more control he gained over himself, the more any ability to control psi eluded him. It had been a long time since it had manifested</w:t>
      </w:r>
      <w:r w:rsidR="00295153" w:rsidRPr="00471595">
        <w:rPr>
          <w:rFonts w:ascii="Montserrat" w:hAnsi="Montserrat"/>
          <w:sz w:val="24"/>
        </w:rPr>
        <w:t xml:space="preserve"> but</w:t>
      </w:r>
      <w:r w:rsidRPr="00471595">
        <w:rPr>
          <w:rFonts w:ascii="Montserrat" w:hAnsi="Montserrat"/>
          <w:sz w:val="24"/>
        </w:rPr>
        <w:t xml:space="preserve"> the potential still marked him. It showed itself in his astonishing mental capacity. His memory was frighteningly perfect. His mathematical ability was awesome. He could visualize an eight-dimensional continuity</w:t>
      </w:r>
      <w:r w:rsidR="00295153" w:rsidRPr="00471595">
        <w:rPr>
          <w:rFonts w:ascii="Montserrat" w:hAnsi="Montserrat"/>
          <w:sz w:val="24"/>
        </w:rPr>
        <w:t xml:space="preserve"> and</w:t>
      </w:r>
      <w:r w:rsidRPr="00471595">
        <w:rPr>
          <w:rFonts w:ascii="Montserrat" w:hAnsi="Montserrat"/>
          <w:sz w:val="24"/>
        </w:rPr>
        <w:t xml:space="preserve"> had written the book on theoretical, non-paradoxical time travel. </w:t>
      </w:r>
    </w:p>
    <w:p w14:paraId="2E103753" w14:textId="77777777" w:rsidR="00AD35EB" w:rsidRPr="00471595" w:rsidRDefault="00AD35EB" w:rsidP="00515B04">
      <w:pPr>
        <w:numPr>
          <w:ins w:id="317" w:author="Unknown"/>
        </w:numPr>
        <w:rPr>
          <w:rFonts w:ascii="Montserrat" w:hAnsi="Montserrat"/>
          <w:sz w:val="24"/>
        </w:rPr>
      </w:pPr>
      <w:r w:rsidRPr="00471595">
        <w:rPr>
          <w:rFonts w:ascii="Montserrat" w:hAnsi="Montserrat"/>
          <w:sz w:val="24"/>
        </w:rPr>
        <w:tab/>
        <w:t>It had taken him a night to review the lives of several hundred actives, while wrestling the information out of secure databases and archive vaults. He could see now that a terrible cost had been paid to achieve the success the Project had finally attained under his direction. If that was the price paid by one family, how much worse could the whole story be? With all of the facts it was not hard to see why Phoenix had become hostile to the project and the system behind it. What he couldn't figure out, no matter how hard he searched, was how Phoenix knew what she knew. Reason argued that the details had been passed down through that family—an unrestricted source of information—but during her life, there had been only three people who could have passed that kind of information down to her. He had checked and there seemed to be no written account that had been passed down in the Kohler family. An active was usually erased after death—one of the dirty jobs of the ASIA, collecting all material references to the deceased from the community. The only thing that families were left of their dead were the memories they possessed. As close as he and Ember had been before Phoenix's birth came between them, he knew Ember well enough to know that she wouldn't have shared that kind of information with her daughter until she had become old enough to deal with the truth.</w:t>
      </w:r>
    </w:p>
    <w:p w14:paraId="3F272B84" w14:textId="77777777" w:rsidR="00AD35EB" w:rsidRPr="00471595" w:rsidRDefault="00AD35EB" w:rsidP="00515B04">
      <w:pPr>
        <w:numPr>
          <w:ins w:id="318" w:author="Unknown"/>
        </w:numPr>
        <w:rPr>
          <w:rFonts w:ascii="Montserrat" w:hAnsi="Montserrat"/>
          <w:sz w:val="24"/>
        </w:rPr>
      </w:pPr>
      <w:r w:rsidRPr="00471595">
        <w:rPr>
          <w:rFonts w:ascii="Montserrat" w:hAnsi="Montserrat"/>
          <w:sz w:val="24"/>
        </w:rPr>
        <w:tab/>
        <w:t xml:space="preserve">Neither Anistasia Kohler's second-cousin nor her Aunt seemed to be likely candidates, given the times of their deaths. If either of them had shared family secrets, or whatever, Asia and Phoenix had not betrayed any sign of it. In fact Phoenix had betrayed no knowledge of her adopted clan's heritage until that interview. If she did not get that information from her mother before she died—even granting that an eleven year old girl would be able to hide it, especially with the kind of temper and idealism which Phoenix had then—where had she gotten it? When had she gotten it? </w:t>
      </w:r>
    </w:p>
    <w:p w14:paraId="5CBD41EA" w14:textId="46EA3270" w:rsidR="00AD35EB" w:rsidRPr="00471595" w:rsidRDefault="00AD35EB" w:rsidP="00515B04">
      <w:pPr>
        <w:numPr>
          <w:ins w:id="319" w:author="Unknown"/>
        </w:numPr>
        <w:rPr>
          <w:rFonts w:ascii="Montserrat" w:hAnsi="Montserrat"/>
          <w:sz w:val="24"/>
        </w:rPr>
      </w:pPr>
      <w:r w:rsidRPr="00471595">
        <w:rPr>
          <w:rFonts w:ascii="Montserrat" w:hAnsi="Montserrat"/>
          <w:sz w:val="24"/>
        </w:rPr>
        <w:tab/>
        <w:t>Asia was the only possible link</w:t>
      </w:r>
      <w:r w:rsidR="00295153" w:rsidRPr="00471595">
        <w:rPr>
          <w:rFonts w:ascii="Montserrat" w:hAnsi="Montserrat"/>
          <w:sz w:val="24"/>
        </w:rPr>
        <w:t xml:space="preserve"> and</w:t>
      </w:r>
      <w:r w:rsidRPr="00471595">
        <w:rPr>
          <w:rFonts w:ascii="Montserrat" w:hAnsi="Montserrat"/>
          <w:sz w:val="24"/>
        </w:rPr>
        <w:t xml:space="preserve"> they had been roommates since Phoenix was released from the hospital. It was also possible that the information came through her step-father. Kevin Zhan had altogether too much power</w:t>
      </w:r>
      <w:r w:rsidR="00295153" w:rsidRPr="00471595">
        <w:rPr>
          <w:rFonts w:ascii="Montserrat" w:hAnsi="Montserrat"/>
          <w:sz w:val="24"/>
        </w:rPr>
        <w:t xml:space="preserve"> and</w:t>
      </w:r>
      <w:r w:rsidRPr="00471595">
        <w:rPr>
          <w:rFonts w:ascii="Montserrat" w:hAnsi="Montserrat"/>
          <w:sz w:val="24"/>
        </w:rPr>
        <w:t xml:space="preserve"> he was too high up in the Aegis to fall under his rival's scrutiny. It did not seem likely that he had gotten a hold of the archive records, or the restricted database files. Of course it was not likely that he could have acquired a combat bioroid as a wedding present for Ember when they got married. But he had. He scowled in frustration. Thinking of the man who had married Ember did not improve his thinking. </w:t>
      </w:r>
    </w:p>
    <w:p w14:paraId="63969B7A" w14:textId="1A524198" w:rsidR="00AD35EB" w:rsidRPr="00471595" w:rsidRDefault="00AD35EB" w:rsidP="00515B04">
      <w:pPr>
        <w:numPr>
          <w:ins w:id="320" w:author="Unknown"/>
        </w:numPr>
        <w:rPr>
          <w:rFonts w:ascii="Montserrat" w:hAnsi="Montserrat"/>
          <w:sz w:val="24"/>
        </w:rPr>
      </w:pPr>
      <w:r w:rsidRPr="00471595">
        <w:rPr>
          <w:rFonts w:ascii="Montserrat" w:hAnsi="Montserrat"/>
          <w:sz w:val="24"/>
        </w:rPr>
        <w:tab/>
        <w:t>He reminded himself that he was concentrating on Phoenix. He thought back on her long convalescence. He remembered the bitterness</w:t>
      </w:r>
      <w:r w:rsidR="00295153" w:rsidRPr="00471595">
        <w:rPr>
          <w:rFonts w:ascii="Montserrat" w:hAnsi="Montserrat"/>
          <w:sz w:val="24"/>
        </w:rPr>
        <w:t xml:space="preserve"> and</w:t>
      </w:r>
      <w:r w:rsidRPr="00471595">
        <w:rPr>
          <w:rFonts w:ascii="Montserrat" w:hAnsi="Montserrat"/>
          <w:sz w:val="24"/>
        </w:rPr>
        <w:t xml:space="preserve"> the anger she had exhibited. From what he had seen, it was plausible that she had known—young as she had been. It might explain her rage</w:t>
      </w:r>
      <w:r w:rsidR="00295153" w:rsidRPr="00471595">
        <w:rPr>
          <w:rFonts w:ascii="Montserrat" w:hAnsi="Montserrat"/>
          <w:sz w:val="24"/>
        </w:rPr>
        <w:t xml:space="preserve"> and</w:t>
      </w:r>
      <w:r w:rsidRPr="00471595">
        <w:rPr>
          <w:rFonts w:ascii="Montserrat" w:hAnsi="Montserrat"/>
          <w:sz w:val="24"/>
        </w:rPr>
        <w:t xml:space="preserve"> the defensive reactions to things that penetrated her catatonia. Whatever had been eating at her during that time had been volatile. That much he was sure of. He had felt his own pain at the loss of a woman he had loved more than life itself. Even though she had turned away from him and his jealousy, he had still loved her. The helplessness he had felt at not knowing for a year what had really happened to her—the rage, guilt and grief gnawing at his soul—that was more like what had churned in Phoenix all those years. It didn't make sense that Phoenix, knowing her mother's fate, would dwell in rage, while for him, the truth had allowed him to mourn, heal and go on with life. Not unless he considered that her suffering had been compounded.</w:t>
      </w:r>
    </w:p>
    <w:p w14:paraId="23D77F9F" w14:textId="77777777" w:rsidR="00AD35EB" w:rsidRPr="00471595" w:rsidRDefault="00AD35EB" w:rsidP="00515B04">
      <w:pPr>
        <w:numPr>
          <w:ins w:id="321" w:author="Unknown"/>
        </w:numPr>
        <w:rPr>
          <w:rFonts w:ascii="Montserrat" w:hAnsi="Montserrat"/>
          <w:sz w:val="24"/>
        </w:rPr>
      </w:pPr>
      <w:r w:rsidRPr="00471595">
        <w:rPr>
          <w:rFonts w:ascii="Montserrat" w:hAnsi="Montserrat"/>
          <w:sz w:val="24"/>
        </w:rPr>
        <w:tab/>
        <w:t>Unfortunately he had missed seeing it.</w:t>
      </w:r>
    </w:p>
    <w:p w14:paraId="1D47CA9C" w14:textId="2DB83E9F" w:rsidR="00AD35EB" w:rsidRPr="00471595" w:rsidRDefault="00AD35EB" w:rsidP="00515B04">
      <w:pPr>
        <w:numPr>
          <w:ins w:id="322" w:author="Unknown"/>
        </w:numPr>
        <w:rPr>
          <w:rFonts w:ascii="Montserrat" w:hAnsi="Montserrat"/>
          <w:sz w:val="24"/>
        </w:rPr>
      </w:pPr>
      <w:r w:rsidRPr="00471595">
        <w:rPr>
          <w:rFonts w:ascii="Montserrat" w:hAnsi="Montserrat"/>
          <w:sz w:val="24"/>
        </w:rPr>
        <w:tab/>
        <w:t>By the time she had begun to pull out of it, he had become used to her strangeness. He had become used to the impression that she was mad at the world</w:t>
      </w:r>
      <w:r w:rsidR="00295153" w:rsidRPr="00471595">
        <w:rPr>
          <w:rFonts w:ascii="Montserrat" w:hAnsi="Montserrat"/>
          <w:sz w:val="24"/>
        </w:rPr>
        <w:t xml:space="preserve"> and</w:t>
      </w:r>
      <w:r w:rsidRPr="00471595">
        <w:rPr>
          <w:rFonts w:ascii="Montserrat" w:hAnsi="Montserrat"/>
          <w:sz w:val="24"/>
        </w:rPr>
        <w:t xml:space="preserve"> raw with unrelieved agony. He had stopped seeing it for what it was. It seemed natural that she would not be herself. Who would not be changed by the trauma of experiencing another persons death? Who would not be hurt and angry at the loss of so many years of life? But was it natural? He had seen at the disclosure that it was not. It was still happening—in her mind. She could not treat it as something that was over and in the past. Maybe he had made excuses, up until that point, which blinded him to the obvious. It was easy to think she blamed him. There had been hostility between them even at the best of times. He had created it. Or it had started with a sense of betrayal when her mother got married</w:t>
      </w:r>
      <w:r w:rsidR="00295153" w:rsidRPr="00471595">
        <w:rPr>
          <w:rFonts w:ascii="Montserrat" w:hAnsi="Montserrat"/>
          <w:sz w:val="24"/>
        </w:rPr>
        <w:t xml:space="preserve"> and</w:t>
      </w:r>
      <w:r w:rsidRPr="00471595">
        <w:rPr>
          <w:rFonts w:ascii="Montserrat" w:hAnsi="Montserrat"/>
          <w:sz w:val="24"/>
        </w:rPr>
        <w:t xml:space="preserve"> he had figured out that there was no possible way that she could be his. He had foolishly assumed that Phoenix had been his. It was not Phoenix's fault</w:t>
      </w:r>
      <w:r w:rsidR="00295153" w:rsidRPr="00471595">
        <w:rPr>
          <w:rFonts w:ascii="Montserrat" w:hAnsi="Montserrat"/>
          <w:sz w:val="24"/>
        </w:rPr>
        <w:t xml:space="preserve"> but</w:t>
      </w:r>
      <w:r w:rsidRPr="00471595">
        <w:rPr>
          <w:rFonts w:ascii="Montserrat" w:hAnsi="Montserrat"/>
          <w:sz w:val="24"/>
        </w:rPr>
        <w:t xml:space="preserve"> he had hated the sight of her. His jealousy had turned them into enemies. He had only made it worse by trying to figure out who Phoenix's father could be, so he could confront her mother, his lover, with his pain.</w:t>
      </w:r>
    </w:p>
    <w:p w14:paraId="66347FF6" w14:textId="12605CFD" w:rsidR="00AD35EB" w:rsidRPr="00471595" w:rsidRDefault="00AD35EB" w:rsidP="00515B04">
      <w:pPr>
        <w:numPr>
          <w:ins w:id="323" w:author="Unknown"/>
        </w:numPr>
        <w:rPr>
          <w:rFonts w:ascii="Montserrat" w:hAnsi="Montserrat"/>
          <w:sz w:val="24"/>
        </w:rPr>
      </w:pPr>
      <w:r w:rsidRPr="00471595">
        <w:rPr>
          <w:rFonts w:ascii="Montserrat" w:hAnsi="Montserrat"/>
          <w:sz w:val="24"/>
        </w:rPr>
        <w:tab/>
        <w:t>But then, there was more to his feelings toward Phoenix than just Kevin Zhan. Something he would not have known if he had not been so jealous. He tapped a security code into his computer. The screen blanked and then the image of two helical structures appeared. In another window, the DNA transcript scrolled by at his fast scan rate. It amazed him that no one else had discovered Ember's crime and punished her. He clenched his fist, as the new mystery added to the old. He could not understand why she would do it</w:t>
      </w:r>
      <w:r w:rsidR="00295153" w:rsidRPr="00471595">
        <w:rPr>
          <w:rFonts w:ascii="Montserrat" w:hAnsi="Montserrat"/>
          <w:sz w:val="24"/>
        </w:rPr>
        <w:t xml:space="preserve"> and</w:t>
      </w:r>
      <w:r w:rsidRPr="00471595">
        <w:rPr>
          <w:rFonts w:ascii="Montserrat" w:hAnsi="Montserrat"/>
          <w:sz w:val="24"/>
        </w:rPr>
        <w:t xml:space="preserve"> he was afraid to pursue the question and discover that his suspicions were right. He might have been able to love Phoenix and he might have been able to work things out with her mother. He could have had a loving family</w:t>
      </w:r>
      <w:r w:rsidR="00295153" w:rsidRPr="00471595">
        <w:rPr>
          <w:rFonts w:ascii="Montserrat" w:hAnsi="Montserrat"/>
          <w:sz w:val="24"/>
        </w:rPr>
        <w:t xml:space="preserve"> but</w:t>
      </w:r>
      <w:r w:rsidRPr="00471595">
        <w:rPr>
          <w:rFonts w:ascii="Montserrat" w:hAnsi="Montserrat"/>
          <w:sz w:val="24"/>
        </w:rPr>
        <w:t xml:space="preserve"> his curiosity had damned him</w:t>
      </w:r>
      <w:r w:rsidR="00295153" w:rsidRPr="00471595">
        <w:rPr>
          <w:rFonts w:ascii="Montserrat" w:hAnsi="Montserrat"/>
          <w:sz w:val="24"/>
        </w:rPr>
        <w:t xml:space="preserve"> and</w:t>
      </w:r>
      <w:r w:rsidRPr="00471595">
        <w:rPr>
          <w:rFonts w:ascii="Montserrat" w:hAnsi="Montserrat"/>
          <w:sz w:val="24"/>
        </w:rPr>
        <w:t xml:space="preserve"> he had never been able to look at Phoenix without seeing an abomination—the living evidence which would condemn Ember—or now Phoenix—to death.</w:t>
      </w:r>
    </w:p>
    <w:p w14:paraId="071DF08A" w14:textId="2D5655C6" w:rsidR="00AD35EB" w:rsidRPr="00471595" w:rsidRDefault="00AD35EB" w:rsidP="00515B04">
      <w:pPr>
        <w:numPr>
          <w:ins w:id="324" w:author="Unknown"/>
        </w:numPr>
        <w:rPr>
          <w:rFonts w:ascii="Montserrat" w:hAnsi="Montserrat"/>
          <w:sz w:val="24"/>
        </w:rPr>
      </w:pPr>
      <w:r w:rsidRPr="00471595">
        <w:rPr>
          <w:rFonts w:ascii="Montserrat" w:hAnsi="Montserrat"/>
          <w:sz w:val="24"/>
        </w:rPr>
        <w:tab/>
        <w:t>His feelings had changed after he got over Ember's death. Phoenix was all he had left of her</w:t>
      </w:r>
      <w:r w:rsidR="00295153" w:rsidRPr="00471595">
        <w:rPr>
          <w:rFonts w:ascii="Montserrat" w:hAnsi="Montserrat"/>
          <w:sz w:val="24"/>
        </w:rPr>
        <w:t xml:space="preserve"> and</w:t>
      </w:r>
      <w:r w:rsidRPr="00471595">
        <w:rPr>
          <w:rFonts w:ascii="Montserrat" w:hAnsi="Montserrat"/>
          <w:sz w:val="24"/>
        </w:rPr>
        <w:t xml:space="preserve"> with a little effort he made sure that Ember's past would not come back to haunt her. He had striven to reclaim some of what he had allowed himself to throw away. He had tried to make up for the past with Phoenix</w:t>
      </w:r>
      <w:r w:rsidR="00295153" w:rsidRPr="00471595">
        <w:rPr>
          <w:rFonts w:ascii="Montserrat" w:hAnsi="Montserrat"/>
          <w:sz w:val="24"/>
        </w:rPr>
        <w:t xml:space="preserve"> and</w:t>
      </w:r>
      <w:r w:rsidRPr="00471595">
        <w:rPr>
          <w:rFonts w:ascii="Montserrat" w:hAnsi="Montserrat"/>
          <w:sz w:val="24"/>
        </w:rPr>
        <w:t xml:space="preserve"> suffered her rebukes. He had watched her grow up into the very image of her mother and struggled with the mixed reactions when he would trick himself into seeing Ember instead of Phoenix. He had been soothed by the way Phoenix would exhibit her mother's mannerisms</w:t>
      </w:r>
      <w:r w:rsidR="00295153" w:rsidRPr="00471595">
        <w:rPr>
          <w:rFonts w:ascii="Montserrat" w:hAnsi="Montserrat"/>
          <w:sz w:val="24"/>
        </w:rPr>
        <w:t xml:space="preserve"> and</w:t>
      </w:r>
      <w:r w:rsidRPr="00471595">
        <w:rPr>
          <w:rFonts w:ascii="Montserrat" w:hAnsi="Montserrat"/>
          <w:sz w:val="24"/>
        </w:rPr>
        <w:t xml:space="preserve"> often indulged in the illusion. He had come to accept his rationalizations for all of the alarming signs he witnessed. But then this had to happen. He looked at the only piece of evidence left on his screens</w:t>
      </w:r>
      <w:r w:rsidR="00295153" w:rsidRPr="00471595">
        <w:rPr>
          <w:rFonts w:ascii="Montserrat" w:hAnsi="Montserrat"/>
          <w:sz w:val="24"/>
        </w:rPr>
        <w:t xml:space="preserve"> and</w:t>
      </w:r>
      <w:r w:rsidRPr="00471595">
        <w:rPr>
          <w:rFonts w:ascii="Montserrat" w:hAnsi="Montserrat"/>
          <w:sz w:val="24"/>
        </w:rPr>
        <w:t xml:space="preserve"> he did not know what he was more afraid of—being right, or being wrong.</w:t>
      </w:r>
    </w:p>
    <w:p w14:paraId="22A18E64" w14:textId="77777777" w:rsidR="00AD35EB" w:rsidRPr="00471595" w:rsidRDefault="00AD35EB" w:rsidP="00515B04">
      <w:pPr>
        <w:numPr>
          <w:ins w:id="325" w:author="Unknown"/>
        </w:numPr>
        <w:rPr>
          <w:rFonts w:ascii="Montserrat" w:hAnsi="Montserrat"/>
          <w:sz w:val="24"/>
        </w:rPr>
      </w:pPr>
    </w:p>
    <w:p w14:paraId="2AE044E8" w14:textId="05A2F642" w:rsidR="00AD35EB" w:rsidRPr="00471595" w:rsidRDefault="00AD35EB" w:rsidP="00515B04">
      <w:pPr>
        <w:numPr>
          <w:ins w:id="326" w:author="Unknown"/>
        </w:numPr>
        <w:rPr>
          <w:rFonts w:ascii="Montserrat" w:hAnsi="Montserrat"/>
          <w:sz w:val="24"/>
        </w:rPr>
      </w:pPr>
      <w:r w:rsidRPr="00471595">
        <w:rPr>
          <w:rFonts w:ascii="Montserrat" w:hAnsi="Montserrat"/>
          <w:sz w:val="24"/>
        </w:rPr>
        <w:t>There were disadvantages to being independent. Phoenix absently brushed a loose strand of hair back behind her ear with her fingertips for the hundredth time as she struggled with details of her schedule. She wondered how the control agents managed it. They had always solved all the problems and organized all of the details that went along with traveling through and working within the world outside of the reservations. An active working an assignment outside never had to worry about travel visas, accommodations, promotional agents, or security. All of a sudden, though, she had to. If she only had herself to plan for, it would have been much simpler. With total responsibility for Naomi, the situation became more complicated. Phoenix could not leave the woman alone for a moment</w:t>
      </w:r>
      <w:r w:rsidR="00295153" w:rsidRPr="00471595">
        <w:rPr>
          <w:rFonts w:ascii="Montserrat" w:hAnsi="Montserrat"/>
          <w:sz w:val="24"/>
        </w:rPr>
        <w:t xml:space="preserve"> and</w:t>
      </w:r>
      <w:r w:rsidRPr="00471595">
        <w:rPr>
          <w:rFonts w:ascii="Montserrat" w:hAnsi="Montserrat"/>
          <w:sz w:val="24"/>
        </w:rPr>
        <w:t xml:space="preserve"> did not feel happy with herself for the way Naomi had been exposed to public scrutiny during her interview. Phoenix was a little surprised that Naomi had not been taken away to one of the reservation hospitals as a result. </w:t>
      </w:r>
    </w:p>
    <w:p w14:paraId="78C0430E" w14:textId="77777777" w:rsidR="00AD35EB" w:rsidRPr="00471595" w:rsidRDefault="00AD35EB" w:rsidP="00515B04">
      <w:pPr>
        <w:numPr>
          <w:ins w:id="327" w:author="Unknown"/>
        </w:numPr>
        <w:rPr>
          <w:rFonts w:ascii="Montserrat" w:hAnsi="Montserrat"/>
          <w:sz w:val="24"/>
        </w:rPr>
      </w:pPr>
      <w:r w:rsidRPr="00471595">
        <w:rPr>
          <w:rFonts w:ascii="Montserrat" w:hAnsi="Montserrat"/>
          <w:sz w:val="24"/>
        </w:rPr>
        <w:tab/>
        <w:t xml:space="preserve">Maybe it had been true, that in the opinion of the Reservation Bureau, Phoenix was the only one who had a chance of pulling Naomi out of her catatonia. It was also true that, whatever good Phoenix could do for her patient, this other obligation she had assumed created a conflict. Phoenix stared out the window as the sun rose higher. Near-by Naomi sat curled up in an oversized armchair wrestling with her private demons. </w:t>
      </w:r>
    </w:p>
    <w:p w14:paraId="02D97AEF" w14:textId="1196689A" w:rsidR="00AD35EB" w:rsidRPr="00471595" w:rsidRDefault="00AD35EB" w:rsidP="00515B04">
      <w:pPr>
        <w:numPr>
          <w:ins w:id="328" w:author="Unknown"/>
        </w:numPr>
        <w:rPr>
          <w:rFonts w:ascii="Montserrat" w:hAnsi="Montserrat"/>
          <w:sz w:val="24"/>
        </w:rPr>
      </w:pPr>
      <w:r w:rsidRPr="00471595">
        <w:rPr>
          <w:rFonts w:ascii="Montserrat" w:hAnsi="Montserrat"/>
          <w:sz w:val="24"/>
        </w:rPr>
        <w:tab/>
        <w:t>The interview was supposed to have started Phoenix on her tour. But after Naomi's collapse, upon returning home, Phoenix had revised her plans. In spite of the way Naomi had seemed to be more functional since meeting Phoenix, her mental and emotional stability was far too erratic. If Phoenix had any intention of helping her get better, she could not afford to have this demonstration tour occupy one minute more of her attention than absolutely necessary</w:t>
      </w:r>
      <w:r w:rsidR="00295153" w:rsidRPr="00471595">
        <w:rPr>
          <w:rFonts w:ascii="Montserrat" w:hAnsi="Montserrat"/>
          <w:sz w:val="24"/>
        </w:rPr>
        <w:t xml:space="preserve"> and</w:t>
      </w:r>
      <w:r w:rsidRPr="00471595">
        <w:rPr>
          <w:rFonts w:ascii="Montserrat" w:hAnsi="Montserrat"/>
          <w:sz w:val="24"/>
        </w:rPr>
        <w:t xml:space="preserve"> there had to be someone there to take her place beside Naomi when she was forced to appear in public. So, she really did not have much choice. She picked up the phone and placed a call to the Port Branch of the ASIA. When the call was answered, she identified herself and gave her badge number. Then she asked to be connected to Arthur Remington.</w:t>
      </w:r>
    </w:p>
    <w:p w14:paraId="6C4DC643" w14:textId="365261C6" w:rsidR="00AD35EB" w:rsidRPr="00471595" w:rsidRDefault="00AD35EB" w:rsidP="00515B04">
      <w:pPr>
        <w:numPr>
          <w:ins w:id="329" w:author="Unknown"/>
        </w:numPr>
        <w:rPr>
          <w:rFonts w:ascii="Montserrat" w:hAnsi="Montserrat"/>
          <w:sz w:val="24"/>
        </w:rPr>
      </w:pPr>
      <w:r w:rsidRPr="00471595">
        <w:rPr>
          <w:rFonts w:ascii="Montserrat" w:hAnsi="Montserrat"/>
          <w:sz w:val="24"/>
        </w:rPr>
        <w:tab/>
        <w:t>While she waited, she mused at the oddity of having become one of the enemy, in a manner of speaking. She wondered if her inherited memories were correct on the assumption that, since it had been established, the ASIA had been built on a core of actives. It would be interesting to find out</w:t>
      </w:r>
      <w:r w:rsidR="00295153" w:rsidRPr="00471595">
        <w:rPr>
          <w:rFonts w:ascii="Montserrat" w:hAnsi="Montserrat"/>
          <w:sz w:val="24"/>
        </w:rPr>
        <w:t xml:space="preserve"> but</w:t>
      </w:r>
      <w:r w:rsidRPr="00471595">
        <w:rPr>
          <w:rFonts w:ascii="Montserrat" w:hAnsi="Montserrat"/>
          <w:sz w:val="24"/>
        </w:rPr>
        <w:t xml:space="preserve"> at the moment she was the only active control agent that she knew of. Finally Arthur came on.</w:t>
      </w:r>
    </w:p>
    <w:p w14:paraId="7EBBF552" w14:textId="658981D3" w:rsidR="00AD35EB" w:rsidRPr="00471595" w:rsidRDefault="00AD35EB" w:rsidP="00515B04">
      <w:pPr>
        <w:numPr>
          <w:ins w:id="33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Hi, Arthur,</w:t>
      </w:r>
      <w:r w:rsidR="000264CD" w:rsidRPr="00471595">
        <w:rPr>
          <w:rFonts w:ascii="Montserrat" w:hAnsi="Montserrat"/>
          <w:sz w:val="24"/>
        </w:rPr>
        <w:t>”</w:t>
      </w:r>
      <w:r w:rsidRPr="00471595">
        <w:rPr>
          <w:rFonts w:ascii="Montserrat" w:hAnsi="Montserrat"/>
          <w:sz w:val="24"/>
        </w:rPr>
        <w:t xml:space="preserve"> she began. </w:t>
      </w:r>
      <w:r w:rsidR="000264CD" w:rsidRPr="00471595">
        <w:rPr>
          <w:rFonts w:ascii="Montserrat" w:hAnsi="Montserrat"/>
          <w:sz w:val="24"/>
        </w:rPr>
        <w:t>“</w:t>
      </w:r>
      <w:r w:rsidRPr="00471595">
        <w:rPr>
          <w:rFonts w:ascii="Montserrat" w:hAnsi="Montserrat"/>
          <w:sz w:val="24"/>
        </w:rPr>
        <w:t>Can we speak freely?</w:t>
      </w:r>
      <w:r w:rsidR="000264CD" w:rsidRPr="00471595">
        <w:rPr>
          <w:rFonts w:ascii="Montserrat" w:hAnsi="Montserrat"/>
          <w:sz w:val="24"/>
        </w:rPr>
        <w:t>”</w:t>
      </w:r>
    </w:p>
    <w:p w14:paraId="0BBF3ACF" w14:textId="52CE7042" w:rsidR="00AD35EB" w:rsidRPr="00471595" w:rsidRDefault="00AD35EB" w:rsidP="00515B04">
      <w:pPr>
        <w:numPr>
          <w:ins w:id="331"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Phoenix. It is nice to see you. Of course we can speak freely</w:t>
      </w:r>
      <w:r w:rsidR="00295153" w:rsidRPr="00471595">
        <w:rPr>
          <w:rFonts w:ascii="Montserrat" w:hAnsi="Montserrat"/>
          <w:sz w:val="24"/>
        </w:rPr>
        <w:t xml:space="preserve"> but</w:t>
      </w:r>
      <w:r w:rsidRPr="00471595">
        <w:rPr>
          <w:rFonts w:ascii="Montserrat" w:hAnsi="Montserrat"/>
          <w:sz w:val="24"/>
        </w:rPr>
        <w:t xml:space="preserve"> I don't have a lot of time at the moment. I am still in your area, so why don't I drop in when I am finished here?</w:t>
      </w:r>
      <w:r w:rsidR="000264CD" w:rsidRPr="00471595">
        <w:rPr>
          <w:rFonts w:ascii="Montserrat" w:hAnsi="Montserrat"/>
          <w:sz w:val="24"/>
        </w:rPr>
        <w:t>”</w:t>
      </w:r>
      <w:r w:rsidRPr="00471595">
        <w:rPr>
          <w:rFonts w:ascii="Montserrat" w:hAnsi="Montserrat"/>
          <w:sz w:val="24"/>
        </w:rPr>
        <w:t xml:space="preserve"> He asked with a smile.</w:t>
      </w:r>
    </w:p>
    <w:p w14:paraId="423FDFF4" w14:textId="59B39418" w:rsidR="00AD35EB" w:rsidRPr="00471595" w:rsidRDefault="00AD35EB" w:rsidP="00515B04">
      <w:pPr>
        <w:numPr>
          <w:ins w:id="33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Whatever is convenient. I would like to ask you for some advice,</w:t>
      </w:r>
      <w:r w:rsidR="000264CD" w:rsidRPr="00471595">
        <w:rPr>
          <w:rFonts w:ascii="Montserrat" w:hAnsi="Montserrat"/>
          <w:sz w:val="24"/>
        </w:rPr>
        <w:t>”</w:t>
      </w:r>
      <w:r w:rsidRPr="00471595">
        <w:rPr>
          <w:rFonts w:ascii="Montserrat" w:hAnsi="Montserrat"/>
          <w:sz w:val="24"/>
        </w:rPr>
        <w:t xml:space="preserve"> she said, pointedly adding, </w:t>
      </w:r>
      <w:r w:rsidR="000264CD" w:rsidRPr="00471595">
        <w:rPr>
          <w:rFonts w:ascii="Montserrat" w:hAnsi="Montserrat"/>
          <w:sz w:val="24"/>
        </w:rPr>
        <w:t>“</w:t>
      </w:r>
      <w:r w:rsidRPr="00471595">
        <w:rPr>
          <w:rFonts w:ascii="Montserrat" w:hAnsi="Montserrat"/>
          <w:sz w:val="24"/>
        </w:rPr>
        <w:t>before I have to get on the road tomorrow.</w:t>
      </w:r>
      <w:r w:rsidR="000264CD" w:rsidRPr="00471595">
        <w:rPr>
          <w:rFonts w:ascii="Montserrat" w:hAnsi="Montserrat"/>
          <w:sz w:val="24"/>
        </w:rPr>
        <w:t>”</w:t>
      </w:r>
      <w:r w:rsidRPr="00471595">
        <w:rPr>
          <w:rFonts w:ascii="Montserrat" w:hAnsi="Montserrat"/>
          <w:sz w:val="24"/>
        </w:rPr>
        <w:t xml:space="preserve"> Arthur nodded and gave her a time and place to meet, before disconnecting. Phoenix stared at the video plate and bit her lip. She could not put her finger on it</w:t>
      </w:r>
      <w:r w:rsidR="00295153" w:rsidRPr="00471595">
        <w:rPr>
          <w:rFonts w:ascii="Montserrat" w:hAnsi="Montserrat"/>
          <w:sz w:val="24"/>
        </w:rPr>
        <w:t xml:space="preserve"> but</w:t>
      </w:r>
      <w:r w:rsidRPr="00471595">
        <w:rPr>
          <w:rFonts w:ascii="Montserrat" w:hAnsi="Montserrat"/>
          <w:sz w:val="24"/>
        </w:rPr>
        <w:t xml:space="preserve"> there had been something wrong with that brief exchange. She thought back on the pitifully little she knew about the man</w:t>
      </w:r>
      <w:r w:rsidR="00295153" w:rsidRPr="00471595">
        <w:rPr>
          <w:rFonts w:ascii="Montserrat" w:hAnsi="Montserrat"/>
          <w:sz w:val="24"/>
        </w:rPr>
        <w:t xml:space="preserve"> and</w:t>
      </w:r>
      <w:r w:rsidRPr="00471595">
        <w:rPr>
          <w:rFonts w:ascii="Montserrat" w:hAnsi="Montserrat"/>
          <w:sz w:val="24"/>
        </w:rPr>
        <w:t xml:space="preserve"> it came to her. His eyes had been dead. Always before, even while he refused to divulge any information, there had been a warmth and humor in his eyes. With an arched eyebrow, she figured she would have to ask him at dinner, while she tore off the note sheet with the address of the restaurant and the time for her to meet him there. </w:t>
      </w:r>
    </w:p>
    <w:p w14:paraId="277F7BCB" w14:textId="77777777" w:rsidR="00AD35EB" w:rsidRPr="00471595" w:rsidRDefault="00AD35EB" w:rsidP="00515B04">
      <w:pPr>
        <w:numPr>
          <w:ins w:id="333" w:author="Unknown"/>
        </w:numPr>
        <w:rPr>
          <w:rFonts w:ascii="Montserrat" w:hAnsi="Montserrat"/>
          <w:sz w:val="24"/>
        </w:rPr>
      </w:pPr>
    </w:p>
    <w:p w14:paraId="60BCE0A7" w14:textId="4647C2D4" w:rsidR="00AD35EB" w:rsidRPr="00471595" w:rsidRDefault="00AD35EB" w:rsidP="00515B04">
      <w:pPr>
        <w:numPr>
          <w:ins w:id="334" w:author="Unknown"/>
        </w:numPr>
        <w:rPr>
          <w:rFonts w:ascii="Montserrat" w:hAnsi="Montserrat"/>
          <w:sz w:val="24"/>
        </w:rPr>
      </w:pPr>
      <w:r w:rsidRPr="00471595">
        <w:rPr>
          <w:rFonts w:ascii="Montserrat" w:hAnsi="Montserrat"/>
          <w:sz w:val="24"/>
        </w:rPr>
        <w:t xml:space="preserve">Arthur looked around the office he had borrowed to receive Phoenix's call. In the chair across from him, the agent, who had been shadowing him since his assignment to Phoenix had ended, stared at him with cold eyes. In the private vaults of his mind, safe from any telepath, Arthur cursed the luck that had caused Phoenix to contact him while he was in the other man's presence. Now there was no way to escape from the command. As he had been directed, he had set the trap for Phoenix. Under the eyes of the active control agent, a member of the organization within the organization, he had not had a hope of warning Phoenix of the danger. Clearing his throat, he spoke, </w:t>
      </w:r>
      <w:r w:rsidR="000264CD" w:rsidRPr="00471595">
        <w:rPr>
          <w:rFonts w:ascii="Montserrat" w:hAnsi="Montserrat"/>
          <w:sz w:val="24"/>
        </w:rPr>
        <w:t>“</w:t>
      </w:r>
      <w:r w:rsidRPr="00471595">
        <w:rPr>
          <w:rFonts w:ascii="Montserrat" w:hAnsi="Montserrat"/>
          <w:sz w:val="24"/>
        </w:rPr>
        <w:t>Once you subdue her, then what?</w:t>
      </w:r>
      <w:r w:rsidR="000264CD" w:rsidRPr="00471595">
        <w:rPr>
          <w:rFonts w:ascii="Montserrat" w:hAnsi="Montserrat"/>
          <w:sz w:val="24"/>
        </w:rPr>
        <w:t>”</w:t>
      </w:r>
    </w:p>
    <w:p w14:paraId="49035291" w14:textId="5BF977AD" w:rsidR="00AD35EB" w:rsidRPr="00471595" w:rsidRDefault="00AD35EB" w:rsidP="00515B04">
      <w:pPr>
        <w:numPr>
          <w:ins w:id="335" w:author="Unknown"/>
        </w:numPr>
        <w:rPr>
          <w:rFonts w:ascii="Montserrat" w:hAnsi="Montserrat"/>
          <w:sz w:val="24"/>
        </w:rPr>
      </w:pPr>
      <w:r w:rsidRPr="00471595">
        <w:rPr>
          <w:rFonts w:ascii="Montserrat" w:hAnsi="Montserrat"/>
          <w:sz w:val="24"/>
        </w:rPr>
        <w:tab/>
        <w:t xml:space="preserve">The other man rose, </w:t>
      </w:r>
      <w:r w:rsidR="000264CD" w:rsidRPr="00471595">
        <w:rPr>
          <w:rFonts w:ascii="Montserrat" w:hAnsi="Montserrat"/>
          <w:sz w:val="24"/>
        </w:rPr>
        <w:t>“</w:t>
      </w:r>
      <w:r w:rsidRPr="00471595">
        <w:rPr>
          <w:rFonts w:ascii="Montserrat" w:hAnsi="Montserrat"/>
          <w:sz w:val="24"/>
        </w:rPr>
        <w:t>That is not my decision. You did a good job earning her trust, now it's time to make that investment pay off. We have all we need from you at this time. The arrangements will be taken care of by members of the inner circle. And Arthur, try not to forget you are still on probation. This would be a bad time to let your feelings interfere with your training. If you make any attempt to interfere, or if you attempt to warn the target it will not go well with you.</w:t>
      </w:r>
      <w:r w:rsidR="000264CD" w:rsidRPr="00471595">
        <w:rPr>
          <w:rFonts w:ascii="Montserrat" w:hAnsi="Montserrat"/>
          <w:sz w:val="24"/>
        </w:rPr>
        <w:t>”</w:t>
      </w:r>
    </w:p>
    <w:p w14:paraId="1F834DBC" w14:textId="6B0364B5" w:rsidR="00AD35EB" w:rsidRPr="00471595" w:rsidRDefault="00AD35EB" w:rsidP="00515B04">
      <w:pPr>
        <w:numPr>
          <w:ins w:id="336" w:author="Unknown"/>
        </w:numPr>
        <w:rPr>
          <w:rFonts w:ascii="Montserrat" w:hAnsi="Montserrat"/>
          <w:sz w:val="24"/>
        </w:rPr>
      </w:pPr>
      <w:r w:rsidRPr="00471595">
        <w:rPr>
          <w:rFonts w:ascii="Montserrat" w:hAnsi="Montserrat"/>
          <w:sz w:val="24"/>
        </w:rPr>
        <w:tab/>
        <w:t>Arthur nodded and kept his thoughts to himself as the man slipped out of the office. Arthur only had a moment free of supervision in which to act. Fortunately, the inner circle had no idea how much and how well he had learned his new trade over the years</w:t>
      </w:r>
      <w:r w:rsidR="00295153" w:rsidRPr="00471595">
        <w:rPr>
          <w:rFonts w:ascii="Montserrat" w:hAnsi="Montserrat"/>
          <w:sz w:val="24"/>
        </w:rPr>
        <w:t xml:space="preserve"> and</w:t>
      </w:r>
      <w:r w:rsidRPr="00471595">
        <w:rPr>
          <w:rFonts w:ascii="Montserrat" w:hAnsi="Montserrat"/>
          <w:sz w:val="24"/>
        </w:rPr>
        <w:t xml:space="preserve"> in turn, they had predictably underestimated him. He slipped away from the office, projecting an invisibility of thought so intense that it obscured his passage from the thoughts of everyone he encountered. He was just lucky that his plans to help Phoenix had been set in motion a week before. It was also a good thing he had been such a skilled artist in his former life.</w:t>
      </w:r>
    </w:p>
    <w:p w14:paraId="3104C9B0" w14:textId="77777777" w:rsidR="00515B04" w:rsidRPr="00471595" w:rsidRDefault="00515B04" w:rsidP="00515B04">
      <w:pPr>
        <w:rPr>
          <w:rFonts w:ascii="Montserrat" w:hAnsi="Montserrat"/>
          <w:sz w:val="24"/>
        </w:rPr>
      </w:pPr>
    </w:p>
    <w:p w14:paraId="1FBA3470"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457A7BD0" w14:textId="77777777" w:rsidR="00515B04" w:rsidRPr="00471595" w:rsidRDefault="00515B04" w:rsidP="00515B04">
      <w:pPr>
        <w:rPr>
          <w:rFonts w:ascii="Montserrat" w:hAnsi="Montserrat"/>
          <w:sz w:val="24"/>
        </w:rPr>
      </w:pPr>
    </w:p>
    <w:p w14:paraId="2BA08F02" w14:textId="77777777" w:rsidR="00AD35EB" w:rsidRPr="00471595" w:rsidRDefault="00AD35EB" w:rsidP="00515B04">
      <w:pPr>
        <w:numPr>
          <w:ins w:id="337" w:author="Unknown"/>
        </w:numPr>
        <w:rPr>
          <w:rFonts w:ascii="Montserrat" w:hAnsi="Montserrat"/>
          <w:sz w:val="24"/>
        </w:rPr>
      </w:pPr>
      <w:r w:rsidRPr="00471595">
        <w:rPr>
          <w:rFonts w:ascii="Montserrat" w:hAnsi="Montserrat"/>
          <w:sz w:val="24"/>
        </w:rPr>
        <w:t>Phoenix walked into her bedroom and started to get undressed. The place Arthur had invited her for dinner was very high class. She wondered if she had anything suitable, as she opened her closet. She hoped that Arthur had considered that, when he chose the restaurant. He was probably the one who had arranged for her wardrobe, so it stood to reason that she had at least one elegant gown. She frowned, that was yet another detail she had come to take for granted, which had changed. With a sigh, she found the dress and pulled it out. She had not thought about the matter for most of the day. She always pushed her own doubts and concerns out of her mind while she worked with Naomi. From the beginning, Phoenix had slowly and carefully built up a diagnosis and studied her patient's mental reflexes and defenses. It would take her a long time to build up enough trust between them for her to risk any kind of overt telepathic therapy, which would be the only way to treat Naomi if she did not manage to rouse herself from her self consumption. It was only as it began to get late that it had occurred to her that she might not have anything to wear.</w:t>
      </w:r>
    </w:p>
    <w:p w14:paraId="499B06C2" w14:textId="77777777" w:rsidR="00AD35EB" w:rsidRPr="00471595" w:rsidRDefault="00AD35EB" w:rsidP="00515B04">
      <w:pPr>
        <w:numPr>
          <w:ins w:id="338" w:author="Unknown"/>
        </w:numPr>
        <w:rPr>
          <w:rFonts w:ascii="Montserrat" w:hAnsi="Montserrat"/>
          <w:sz w:val="24"/>
        </w:rPr>
      </w:pPr>
      <w:r w:rsidRPr="00471595">
        <w:rPr>
          <w:rFonts w:ascii="Montserrat" w:hAnsi="Montserrat"/>
          <w:sz w:val="24"/>
        </w:rPr>
        <w:tab/>
        <w:t>Thanks to Arthur, she would show up looking decent. Phoenix wondered of the men who had brought Naomi had been as thorough. Phoenix stalked across the sitting room to examine the pilot's closet, fretting about what to do with her patient—whether to get both of them dressed up to go out, or if she should just leave her alone and asleep for a couple of hours—when it struck her.</w:t>
      </w:r>
    </w:p>
    <w:p w14:paraId="5B5F21CF" w14:textId="39873D25" w:rsidR="00AD35EB" w:rsidRPr="00471595" w:rsidRDefault="00AD35EB" w:rsidP="00515B04">
      <w:pPr>
        <w:numPr>
          <w:ins w:id="339" w:author="Unknown"/>
        </w:numPr>
        <w:rPr>
          <w:rFonts w:ascii="Montserrat" w:hAnsi="Montserrat"/>
          <w:sz w:val="24"/>
        </w:rPr>
      </w:pPr>
      <w:r w:rsidRPr="00471595">
        <w:rPr>
          <w:rFonts w:ascii="Montserrat" w:hAnsi="Montserrat"/>
          <w:sz w:val="24"/>
        </w:rPr>
        <w:tab/>
        <w:t>Phoenix stopped, head lifting as the charge raced up her spine. The suspicion that something was wrong, which she had felt just after the brief exchange with Arthur, came back to her intensified. She had assumed that she would take Naomi with her. Phoenix turned and re-entered her room, absently unbuttoning her blouse. She did not know why she knew it</w:t>
      </w:r>
      <w:r w:rsidR="00295153" w:rsidRPr="00471595">
        <w:rPr>
          <w:rFonts w:ascii="Montserrat" w:hAnsi="Montserrat"/>
          <w:sz w:val="24"/>
        </w:rPr>
        <w:t xml:space="preserve"> but</w:t>
      </w:r>
      <w:r w:rsidRPr="00471595">
        <w:rPr>
          <w:rFonts w:ascii="Montserrat" w:hAnsi="Montserrat"/>
          <w:sz w:val="24"/>
        </w:rPr>
        <w:t xml:space="preserve"> she was certain that if she could not take Naomi with her. She also knew that Arthur had not intended for Phoenix herself to be there when he was giving her the time and place.</w:t>
      </w:r>
    </w:p>
    <w:p w14:paraId="6BA0DA2A" w14:textId="0E38A2A3" w:rsidR="00AD35EB" w:rsidRPr="00471595" w:rsidRDefault="00AD35EB" w:rsidP="00515B04">
      <w:pPr>
        <w:numPr>
          <w:ins w:id="340" w:author="Unknown"/>
        </w:numPr>
        <w:rPr>
          <w:rFonts w:ascii="Montserrat" w:hAnsi="Montserrat"/>
          <w:sz w:val="24"/>
        </w:rPr>
      </w:pPr>
      <w:r w:rsidRPr="00471595">
        <w:rPr>
          <w:rFonts w:ascii="Montserrat" w:hAnsi="Montserrat"/>
          <w:sz w:val="24"/>
        </w:rPr>
        <w:tab/>
        <w:t>She sat on the edge of the bed and considered it. Precognition was one of the abilities she possessed. But, for good reasons, one that she rarely used</w:t>
      </w:r>
      <w:r w:rsidR="00295153" w:rsidRPr="00471595">
        <w:rPr>
          <w:rFonts w:ascii="Montserrat" w:hAnsi="Montserrat"/>
          <w:sz w:val="24"/>
        </w:rPr>
        <w:t xml:space="preserve"> and</w:t>
      </w:r>
      <w:r w:rsidRPr="00471595">
        <w:rPr>
          <w:rFonts w:ascii="Montserrat" w:hAnsi="Montserrat"/>
          <w:sz w:val="24"/>
        </w:rPr>
        <w:t xml:space="preserve"> which she tried to ignore. It took strength and maturity—and a mental stability she did not possess—to prevent the power from destroying the person who tried to grasp it. No other power gave an individual as much control over reality as fully developed precognition. It was too hard to act when one thought she knew what the outcome would be. Just one deliberate glimpse of the future could destroy her future, if she was not strong enough. Even an accidental glimpse could have unbearable consequences, which would plague her whether she acted on what she glimpsed or not. Cursing herself, she stripped out of the rest of her clothes and stalked into the shower. She dared not allow this foreknowledge influence her actions. Unfortunately they already had. She knew, from Martin Craig's temporal dynamic modeling, that the future had already been altered—shifted onto another course.</w:t>
      </w:r>
    </w:p>
    <w:p w14:paraId="7E5B8FC9" w14:textId="77777777" w:rsidR="00515B04" w:rsidRPr="00471595" w:rsidRDefault="00515B04" w:rsidP="00515B04">
      <w:pPr>
        <w:rPr>
          <w:rFonts w:ascii="Montserrat" w:hAnsi="Montserrat"/>
          <w:sz w:val="24"/>
        </w:rPr>
      </w:pPr>
    </w:p>
    <w:p w14:paraId="19A80A48"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5E9F3429" w14:textId="77777777" w:rsidR="00515B04" w:rsidRPr="00471595" w:rsidRDefault="00515B04" w:rsidP="00515B04">
      <w:pPr>
        <w:rPr>
          <w:rFonts w:ascii="Montserrat" w:hAnsi="Montserrat"/>
          <w:sz w:val="24"/>
        </w:rPr>
      </w:pPr>
    </w:p>
    <w:p w14:paraId="322A5B89" w14:textId="77777777" w:rsidR="00AD35EB" w:rsidRPr="00471595" w:rsidRDefault="00AD35EB" w:rsidP="00515B04">
      <w:pPr>
        <w:numPr>
          <w:ins w:id="341" w:author="Unknown"/>
        </w:numPr>
        <w:rPr>
          <w:rFonts w:ascii="Montserrat" w:hAnsi="Montserrat"/>
          <w:sz w:val="24"/>
        </w:rPr>
      </w:pPr>
      <w:r w:rsidRPr="00471595">
        <w:rPr>
          <w:rFonts w:ascii="Montserrat" w:hAnsi="Montserrat"/>
          <w:sz w:val="24"/>
        </w:rPr>
        <w:t>He had made a couple of shielded calls before settling down to work. He finally looked up, after several hours engrossed in creative thought. Noting the time, he sagged back, dropping into an old sofa he had found under a sheet in the rented studio. He smiled, thinking that he seemed to do his best work under pressure. He had made an intense effort to study Phoenix, from the specifics of appearance and mannerism, to the habits of dress and her preferred tastes. He would be ready for her, when she walked into the trap.</w:t>
      </w:r>
    </w:p>
    <w:p w14:paraId="3EE3E6D4" w14:textId="77777777" w:rsidR="00515B04" w:rsidRPr="00471595" w:rsidRDefault="00515B04" w:rsidP="00515B04">
      <w:pPr>
        <w:rPr>
          <w:rFonts w:ascii="Montserrat" w:hAnsi="Montserrat"/>
          <w:sz w:val="24"/>
        </w:rPr>
      </w:pPr>
    </w:p>
    <w:p w14:paraId="481B2656"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549A8A7B" w14:textId="77777777" w:rsidR="00515B04" w:rsidRPr="00471595" w:rsidRDefault="00515B04" w:rsidP="00515B04">
      <w:pPr>
        <w:rPr>
          <w:rFonts w:ascii="Montserrat" w:hAnsi="Montserrat"/>
          <w:sz w:val="24"/>
        </w:rPr>
      </w:pPr>
    </w:p>
    <w:p w14:paraId="76015A86" w14:textId="348EDDAE" w:rsidR="00AD35EB" w:rsidRPr="00471595" w:rsidRDefault="00AD35EB" w:rsidP="00515B04">
      <w:pPr>
        <w:numPr>
          <w:ins w:id="342" w:author="Unknown"/>
        </w:numPr>
        <w:rPr>
          <w:rFonts w:ascii="Montserrat" w:hAnsi="Montserrat"/>
          <w:sz w:val="24"/>
        </w:rPr>
      </w:pPr>
      <w:r w:rsidRPr="00471595">
        <w:rPr>
          <w:rFonts w:ascii="Montserrat" w:hAnsi="Montserrat"/>
          <w:sz w:val="24"/>
        </w:rPr>
        <w:t>As Phoenix watched the valet drive off with her car, she checked the corner of her mind still trained on her patient. Naomi was safely asleep. Phoenix could be by her side in an instant</w:t>
      </w:r>
      <w:r w:rsidR="00295153" w:rsidRPr="00471595">
        <w:rPr>
          <w:rFonts w:ascii="Montserrat" w:hAnsi="Montserrat"/>
          <w:sz w:val="24"/>
        </w:rPr>
        <w:t xml:space="preserve"> but</w:t>
      </w:r>
      <w:r w:rsidRPr="00471595">
        <w:rPr>
          <w:rFonts w:ascii="Montserrat" w:hAnsi="Montserrat"/>
          <w:sz w:val="24"/>
        </w:rPr>
        <w:t xml:space="preserve"> the thing she was most worried about was what the woman would do if she woke up alone in the suite and tried to go looking for her. Phoenix had to keep reminding herself that Naomi used her abilities instinctively. There was no training to define what she could do</w:t>
      </w:r>
      <w:r w:rsidR="00295153" w:rsidRPr="00471595">
        <w:rPr>
          <w:rFonts w:ascii="Montserrat" w:hAnsi="Montserrat"/>
          <w:sz w:val="24"/>
        </w:rPr>
        <w:t xml:space="preserve"> and</w:t>
      </w:r>
      <w:r w:rsidRPr="00471595">
        <w:rPr>
          <w:rFonts w:ascii="Montserrat" w:hAnsi="Montserrat"/>
          <w:sz w:val="24"/>
        </w:rPr>
        <w:t xml:space="preserve"> Phoenix knew that it took high active potential to survive in a void. Without supervision Naomi was extremely dangerous. Phoenix was not entirely comfortable with the risk she was taking</w:t>
      </w:r>
      <w:r w:rsidR="00295153" w:rsidRPr="00471595">
        <w:rPr>
          <w:rFonts w:ascii="Montserrat" w:hAnsi="Montserrat"/>
          <w:sz w:val="24"/>
        </w:rPr>
        <w:t xml:space="preserve"> but</w:t>
      </w:r>
      <w:r w:rsidRPr="00471595">
        <w:rPr>
          <w:rFonts w:ascii="Montserrat" w:hAnsi="Montserrat"/>
          <w:sz w:val="24"/>
        </w:rPr>
        <w:t xml:space="preserve"> she had known that she could not bring her patient. Once again, Arthur had let a clue slip</w:t>
      </w:r>
      <w:r w:rsidR="00295153" w:rsidRPr="00471595">
        <w:rPr>
          <w:rFonts w:ascii="Montserrat" w:hAnsi="Montserrat"/>
          <w:sz w:val="24"/>
        </w:rPr>
        <w:t xml:space="preserve"> and</w:t>
      </w:r>
      <w:r w:rsidRPr="00471595">
        <w:rPr>
          <w:rFonts w:ascii="Montserrat" w:hAnsi="Montserrat"/>
          <w:sz w:val="24"/>
        </w:rPr>
        <w:t xml:space="preserve"> it's nature suggested that Phoenix was probably walking into some sort of trap. Since she had no other way to figure out what sort of trap it might be, she had no choice but to stick her head in and hope she could pull it back out before the jaws closed around her neck. Phoenix had no intention of putting her patient into that kind of situation.</w:t>
      </w:r>
    </w:p>
    <w:p w14:paraId="2CFAC9CE" w14:textId="0FA3AFCB" w:rsidR="00AD35EB" w:rsidRPr="00471595" w:rsidRDefault="00AD35EB" w:rsidP="00515B04">
      <w:pPr>
        <w:numPr>
          <w:ins w:id="343" w:author="Unknown"/>
        </w:numPr>
        <w:rPr>
          <w:rFonts w:ascii="Montserrat" w:hAnsi="Montserrat"/>
          <w:sz w:val="24"/>
        </w:rPr>
      </w:pPr>
      <w:r w:rsidRPr="00471595">
        <w:rPr>
          <w:rFonts w:ascii="Montserrat" w:hAnsi="Montserrat"/>
          <w:sz w:val="24"/>
        </w:rPr>
        <w:tab/>
        <w:t>She went in, pausing in the lobby. On one hand, she could see the entrance to the bar, while on the other the restaurant opened up. Straight ahead was the front desk of the hotel enclosing the renowned eating establishment. She glanced at her watch. She had come early for a purpose. Approaching the maître d', Phoenix explained that she was here early for a diner reservation and would be waiting for her dining companion over in the bar. Dressed for elegance</w:t>
      </w:r>
      <w:r w:rsidR="00295153" w:rsidRPr="00471595">
        <w:rPr>
          <w:rFonts w:ascii="Montserrat" w:hAnsi="Montserrat"/>
          <w:sz w:val="24"/>
        </w:rPr>
        <w:t xml:space="preserve"> and</w:t>
      </w:r>
      <w:r w:rsidRPr="00471595">
        <w:rPr>
          <w:rFonts w:ascii="Montserrat" w:hAnsi="Montserrat"/>
          <w:sz w:val="24"/>
        </w:rPr>
        <w:t xml:space="preserve"> taking advantage of her height and her mother's memories, she managed to convey the impression of a much older woman, both to the maître d' and the proprietor of the bar. </w:t>
      </w:r>
    </w:p>
    <w:p w14:paraId="61DCBC59" w14:textId="77777777" w:rsidR="00515B04" w:rsidRPr="00471595" w:rsidRDefault="00515B04" w:rsidP="00515B04">
      <w:pPr>
        <w:rPr>
          <w:rFonts w:ascii="Montserrat" w:hAnsi="Montserrat"/>
          <w:sz w:val="24"/>
        </w:rPr>
      </w:pPr>
    </w:p>
    <w:p w14:paraId="6C327AF8"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67A477B9" w14:textId="77777777" w:rsidR="00515B04" w:rsidRPr="00471595" w:rsidRDefault="00515B04" w:rsidP="00515B04">
      <w:pPr>
        <w:rPr>
          <w:rFonts w:ascii="Montserrat" w:hAnsi="Montserrat"/>
          <w:sz w:val="24"/>
        </w:rPr>
      </w:pPr>
    </w:p>
    <w:p w14:paraId="64ED6FCB" w14:textId="5E6AD144" w:rsidR="00AD35EB" w:rsidRPr="00471595" w:rsidRDefault="00AD35EB" w:rsidP="00515B04">
      <w:pPr>
        <w:numPr>
          <w:ins w:id="344" w:author="Unknown"/>
        </w:numPr>
        <w:rPr>
          <w:rFonts w:ascii="Montserrat" w:hAnsi="Montserrat"/>
          <w:sz w:val="24"/>
        </w:rPr>
      </w:pPr>
      <w:r w:rsidRPr="00471595">
        <w:rPr>
          <w:rFonts w:ascii="Montserrat" w:hAnsi="Montserrat"/>
          <w:sz w:val="24"/>
        </w:rPr>
        <w:t>The blue sky over Venus had a crispness, a clarity that had not been seen in Earth's skies in over a thousand years. The light cut through the high wall of mountains isolating the wide valley, glittering off of the surface of the lake fronting the estate. With the eye of an artist seeking inspiration from his own work, he had chosen this site to build his mansion. Across the room, Athena reclined on a couch, already deeply submerged in her communion with the AI system that managed his empire. Kevin Zhan took a sip from the cup of tea she had brought in a few minutes earlier and studied the holosphere in front of him. Most of his actual work had to be done in his head</w:t>
      </w:r>
      <w:r w:rsidR="00295153" w:rsidRPr="00471595">
        <w:rPr>
          <w:rFonts w:ascii="Montserrat" w:hAnsi="Montserrat"/>
          <w:sz w:val="24"/>
        </w:rPr>
        <w:t xml:space="preserve"> but</w:t>
      </w:r>
      <w:r w:rsidRPr="00471595">
        <w:rPr>
          <w:rFonts w:ascii="Montserrat" w:hAnsi="Montserrat"/>
          <w:sz w:val="24"/>
        </w:rPr>
        <w:t xml:space="preserve"> the process of externalizing the creative process, modeling the projects he took on, accounted for his unique success with projects as difficult as terraforming Venus had been. The world he was building currently was light years away, closer to the center of the expanded Aegis. Opening his mind to contact one of his people across the gulf of space he made an unexpected contact. As he recognized the mind that had reached out to him, he went stiff. Out of reflex, he saved his work before pushing back from his desk and closing his eyes. </w:t>
      </w:r>
    </w:p>
    <w:p w14:paraId="03E6B9B5" w14:textId="77777777" w:rsidR="00AD35EB" w:rsidRPr="00471595" w:rsidRDefault="00AD35EB" w:rsidP="00515B04">
      <w:pPr>
        <w:numPr>
          <w:ins w:id="345" w:author="Unknown"/>
        </w:numPr>
        <w:rPr>
          <w:rFonts w:ascii="Montserrat" w:hAnsi="Montserrat"/>
          <w:sz w:val="24"/>
        </w:rPr>
      </w:pPr>
      <w:r w:rsidRPr="00471595">
        <w:rPr>
          <w:rFonts w:ascii="Montserrat" w:hAnsi="Montserrat"/>
          <w:sz w:val="24"/>
        </w:rPr>
        <w:tab/>
        <w:t xml:space="preserve">As the message from his friend resolved in his mind, he opened his eyes. With lightning strokes, he commanded the display to show the broadcast that had aired from Earth a little over a week ago. Cracking open an eye to find out what had come over her benefactor, Athena saw the lifesized image of Phoenix stepping up to a podium in the holosphere. She sat up at once with an expression of surprise to match the girl's step-father's. </w:t>
      </w:r>
    </w:p>
    <w:p w14:paraId="456F0B01" w14:textId="3F020F69" w:rsidR="00AD35EB" w:rsidRPr="00471595" w:rsidRDefault="00AD35EB" w:rsidP="00515B04">
      <w:pPr>
        <w:numPr>
          <w:ins w:id="34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What is this?</w:t>
      </w:r>
      <w:r w:rsidR="000264CD" w:rsidRPr="00471595">
        <w:rPr>
          <w:rFonts w:ascii="Montserrat" w:hAnsi="Montserrat"/>
          <w:sz w:val="24"/>
        </w:rPr>
        <w:t>”</w:t>
      </w:r>
      <w:r w:rsidRPr="00471595">
        <w:rPr>
          <w:rFonts w:ascii="Montserrat" w:hAnsi="Montserrat"/>
          <w:sz w:val="24"/>
        </w:rPr>
        <w:t xml:space="preserve"> She demanded.</w:t>
      </w:r>
    </w:p>
    <w:p w14:paraId="5005EC52" w14:textId="640CC39E" w:rsidR="00AD35EB" w:rsidRPr="00471595" w:rsidRDefault="00AD35EB" w:rsidP="00515B04">
      <w:pPr>
        <w:numPr>
          <w:ins w:id="34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This is what the Avon Emperor saw—along with everyone else monitoring the Aegis nets—a week ago,</w:t>
      </w:r>
      <w:r w:rsidR="000264CD" w:rsidRPr="00471595">
        <w:rPr>
          <w:rFonts w:ascii="Montserrat" w:hAnsi="Montserrat"/>
          <w:sz w:val="24"/>
        </w:rPr>
        <w:t>”</w:t>
      </w:r>
      <w:r w:rsidRPr="00471595">
        <w:rPr>
          <w:rFonts w:ascii="Montserrat" w:hAnsi="Montserrat"/>
          <w:sz w:val="24"/>
        </w:rPr>
        <w:t xml:space="preserve"> Kevin responded with an unvoiced curse. Together they watched as Phoenix made her presentation, their mouths grim at the perceivable suffering her slender form betrayed. Speaking aloud to the house computer, well aware that the AI monitored his study, Kevin growled, </w:t>
      </w:r>
      <w:r w:rsidR="000264CD" w:rsidRPr="00471595">
        <w:rPr>
          <w:rFonts w:ascii="Montserrat" w:hAnsi="Montserrat"/>
          <w:sz w:val="24"/>
        </w:rPr>
        <w:t>“</w:t>
      </w:r>
      <w:r w:rsidRPr="00471595">
        <w:rPr>
          <w:rFonts w:ascii="Montserrat" w:hAnsi="Montserrat"/>
          <w:sz w:val="24"/>
        </w:rPr>
        <w:t>Cassandra, I ought to have you put to sleep for not bringing this to my attention immediately!</w:t>
      </w:r>
      <w:r w:rsidR="000264CD" w:rsidRPr="00471595">
        <w:rPr>
          <w:rFonts w:ascii="Montserrat" w:hAnsi="Montserrat"/>
          <w:sz w:val="24"/>
        </w:rPr>
        <w:t>”</w:t>
      </w:r>
    </w:p>
    <w:p w14:paraId="0E47E028" w14:textId="2B71E5CC" w:rsidR="00AD35EB" w:rsidRPr="00471595" w:rsidRDefault="00AD35EB" w:rsidP="00515B04">
      <w:pPr>
        <w:numPr>
          <w:ins w:id="348" w:author="Unknown"/>
        </w:numPr>
        <w:rPr>
          <w:rFonts w:ascii="Montserrat" w:hAnsi="Montserrat"/>
          <w:sz w:val="24"/>
        </w:rPr>
      </w:pPr>
      <w:r w:rsidRPr="00471595">
        <w:rPr>
          <w:rFonts w:ascii="Montserrat" w:hAnsi="Montserrat"/>
          <w:sz w:val="24"/>
        </w:rPr>
        <w:tab/>
        <w:t xml:space="preserve">A disembodied voice answered promptly, </w:t>
      </w:r>
      <w:r w:rsidR="000264CD" w:rsidRPr="00471595">
        <w:rPr>
          <w:rFonts w:ascii="Montserrat" w:hAnsi="Montserrat"/>
          <w:sz w:val="24"/>
        </w:rPr>
        <w:t>“</w:t>
      </w:r>
      <w:r w:rsidRPr="00471595">
        <w:rPr>
          <w:rFonts w:ascii="Montserrat" w:hAnsi="Montserrat"/>
          <w:sz w:val="24"/>
        </w:rPr>
        <w:t>I seem to remember you making a similar threat if I interrupted you with any outside news while you were in here working. Is it my fault that you haven't bothered to step outside of this room for two weeks?</w:t>
      </w:r>
      <w:r w:rsidR="000264CD" w:rsidRPr="00471595">
        <w:rPr>
          <w:rFonts w:ascii="Montserrat" w:hAnsi="Montserrat"/>
          <w:sz w:val="24"/>
        </w:rPr>
        <w:t>”</w:t>
      </w:r>
      <w:r w:rsidRPr="00471595">
        <w:rPr>
          <w:rFonts w:ascii="Montserrat" w:hAnsi="Montserrat"/>
          <w:sz w:val="24"/>
        </w:rPr>
        <w:t xml:space="preserve"> </w:t>
      </w:r>
    </w:p>
    <w:p w14:paraId="766F1440" w14:textId="768B4832" w:rsidR="00AD35EB" w:rsidRPr="00471595" w:rsidRDefault="00AD35EB" w:rsidP="00515B04">
      <w:pPr>
        <w:numPr>
          <w:ins w:id="34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You could have told Athena,</w:t>
      </w:r>
      <w:r w:rsidR="000264CD" w:rsidRPr="00471595">
        <w:rPr>
          <w:rFonts w:ascii="Montserrat" w:hAnsi="Montserrat"/>
          <w:sz w:val="24"/>
        </w:rPr>
        <w:t>”</w:t>
      </w:r>
      <w:r w:rsidRPr="00471595">
        <w:rPr>
          <w:rFonts w:ascii="Montserrat" w:hAnsi="Montserrat"/>
          <w:sz w:val="24"/>
        </w:rPr>
        <w:t xml:space="preserve"> he complained, cutting her off before she could reply, </w:t>
      </w:r>
      <w:r w:rsidR="000264CD" w:rsidRPr="00471595">
        <w:rPr>
          <w:rFonts w:ascii="Montserrat" w:hAnsi="Montserrat"/>
          <w:sz w:val="24"/>
        </w:rPr>
        <w:t>“</w:t>
      </w:r>
      <w:r w:rsidRPr="00471595">
        <w:rPr>
          <w:rFonts w:ascii="Montserrat" w:hAnsi="Montserrat"/>
          <w:sz w:val="24"/>
        </w:rPr>
        <w:t>but, never mind. I need an immediate flight to Earth</w:t>
      </w:r>
      <w:r w:rsidR="00295153" w:rsidRPr="00471595">
        <w:rPr>
          <w:rFonts w:ascii="Montserrat" w:hAnsi="Montserrat"/>
          <w:sz w:val="24"/>
        </w:rPr>
        <w:t xml:space="preserve"> and</w:t>
      </w:r>
      <w:r w:rsidRPr="00471595">
        <w:rPr>
          <w:rFonts w:ascii="Montserrat" w:hAnsi="Montserrat"/>
          <w:sz w:val="24"/>
        </w:rPr>
        <w:t xml:space="preserve"> get ready to copy a letter to the Empress, the Establishment Prime Ministers and the Senate—and the ASIA, they're going to have to pick up the dirty end of the stick again.</w:t>
      </w:r>
      <w:r w:rsidR="000264CD" w:rsidRPr="00471595">
        <w:rPr>
          <w:rFonts w:ascii="Montserrat" w:hAnsi="Montserrat"/>
          <w:sz w:val="24"/>
        </w:rPr>
        <w:t>”</w:t>
      </w:r>
      <w:r w:rsidRPr="00471595">
        <w:rPr>
          <w:rFonts w:ascii="Montserrat" w:hAnsi="Montserrat"/>
          <w:sz w:val="24"/>
        </w:rPr>
        <w:t xml:space="preserve"> As Cassandra acknowledged, he turned to Athena, </w:t>
      </w:r>
      <w:r w:rsidR="000264CD" w:rsidRPr="00471595">
        <w:rPr>
          <w:rFonts w:ascii="Montserrat" w:hAnsi="Montserrat"/>
          <w:sz w:val="24"/>
        </w:rPr>
        <w:t>“</w:t>
      </w:r>
      <w:r w:rsidRPr="00471595">
        <w:rPr>
          <w:rFonts w:ascii="Montserrat" w:hAnsi="Montserrat"/>
          <w:sz w:val="24"/>
        </w:rPr>
        <w:t>Well, my dear, it looks like you finally get to go see Ao'Ajeo.</w:t>
      </w:r>
      <w:r w:rsidR="000264CD" w:rsidRPr="00471595">
        <w:rPr>
          <w:rFonts w:ascii="Montserrat" w:hAnsi="Montserrat"/>
          <w:sz w:val="24"/>
        </w:rPr>
        <w:t>”</w:t>
      </w:r>
    </w:p>
    <w:p w14:paraId="1E68E485" w14:textId="16994386" w:rsidR="00AD35EB" w:rsidRPr="00471595" w:rsidRDefault="00AD35EB" w:rsidP="00515B04">
      <w:pPr>
        <w:numPr>
          <w:ins w:id="35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What's going on?</w:t>
      </w:r>
      <w:r w:rsidR="000264CD" w:rsidRPr="00471595">
        <w:rPr>
          <w:rFonts w:ascii="Montserrat" w:hAnsi="Montserrat"/>
          <w:sz w:val="24"/>
        </w:rPr>
        <w:t>”</w:t>
      </w:r>
      <w:r w:rsidRPr="00471595">
        <w:rPr>
          <w:rFonts w:ascii="Montserrat" w:hAnsi="Montserrat"/>
          <w:sz w:val="24"/>
        </w:rPr>
        <w:t xml:space="preserve"> She asked in confusion.</w:t>
      </w:r>
    </w:p>
    <w:p w14:paraId="3913932A" w14:textId="41A02E17" w:rsidR="00AD35EB" w:rsidRPr="00471595" w:rsidRDefault="00AD35EB" w:rsidP="00515B04">
      <w:pPr>
        <w:numPr>
          <w:ins w:id="351"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The Avon Emperor has invited the Aegis into an alliance against our common enemy,</w:t>
      </w:r>
      <w:r w:rsidR="000264CD" w:rsidRPr="00471595">
        <w:rPr>
          <w:rFonts w:ascii="Montserrat" w:hAnsi="Montserrat"/>
          <w:sz w:val="24"/>
        </w:rPr>
        <w:t>”</w:t>
      </w:r>
      <w:r w:rsidRPr="00471595">
        <w:rPr>
          <w:rFonts w:ascii="Montserrat" w:hAnsi="Montserrat"/>
          <w:sz w:val="24"/>
        </w:rPr>
        <w:t xml:space="preserve"> he replied.</w:t>
      </w:r>
    </w:p>
    <w:p w14:paraId="3F018BB9" w14:textId="77777777" w:rsidR="00AD35EB" w:rsidRPr="00471595" w:rsidRDefault="00AD35EB" w:rsidP="00515B04">
      <w:pPr>
        <w:numPr>
          <w:ins w:id="352" w:author="Unknown"/>
        </w:numPr>
        <w:rPr>
          <w:rFonts w:ascii="Montserrat" w:hAnsi="Montserrat"/>
          <w:sz w:val="24"/>
        </w:rPr>
      </w:pPr>
    </w:p>
    <w:p w14:paraId="395A0D67" w14:textId="65C42074" w:rsidR="00AD35EB" w:rsidRPr="00471595" w:rsidRDefault="00AD35EB" w:rsidP="00515B04">
      <w:pPr>
        <w:numPr>
          <w:ins w:id="353" w:author="Unknown"/>
        </w:numPr>
        <w:rPr>
          <w:rFonts w:ascii="Montserrat" w:hAnsi="Montserrat"/>
          <w:sz w:val="24"/>
        </w:rPr>
      </w:pPr>
      <w:r w:rsidRPr="00471595">
        <w:rPr>
          <w:rFonts w:ascii="Montserrat" w:hAnsi="Montserrat"/>
          <w:sz w:val="24"/>
        </w:rPr>
        <w:t>Phoenix had positioned herself to watch for arrivals to the restaurant, she ordered a drink. Phoenix knew that a trap set for her would have been set up well in advance. They would have to set up a damper, to negate her talents</w:t>
      </w:r>
      <w:r w:rsidR="00295153" w:rsidRPr="00471595">
        <w:rPr>
          <w:rFonts w:ascii="Montserrat" w:hAnsi="Montserrat"/>
          <w:sz w:val="24"/>
        </w:rPr>
        <w:t xml:space="preserve"> and</w:t>
      </w:r>
      <w:r w:rsidRPr="00471595">
        <w:rPr>
          <w:rFonts w:ascii="Montserrat" w:hAnsi="Montserrat"/>
          <w:sz w:val="24"/>
        </w:rPr>
        <w:t xml:space="preserve"> then there would have to be surveillance and covert operatives in the crowd ready to take her down. When she saw Arthur enter the lobby, she was suddenly confused. Had she misread him? Had she just been paranoid? Just as she was about to stand up</w:t>
      </w:r>
      <w:r w:rsidR="00295153" w:rsidRPr="00471595">
        <w:rPr>
          <w:rFonts w:ascii="Montserrat" w:hAnsi="Montserrat"/>
          <w:sz w:val="24"/>
        </w:rPr>
        <w:t xml:space="preserve"> and</w:t>
      </w:r>
      <w:r w:rsidRPr="00471595">
        <w:rPr>
          <w:rFonts w:ascii="Montserrat" w:hAnsi="Montserrat"/>
          <w:sz w:val="24"/>
        </w:rPr>
        <w:t xml:space="preserve"> go over to join him, a hand grabbed her arm.</w:t>
      </w:r>
    </w:p>
    <w:p w14:paraId="3DDC62FA" w14:textId="77777777" w:rsidR="00515B04" w:rsidRPr="00471595" w:rsidRDefault="00515B04" w:rsidP="00515B04">
      <w:pPr>
        <w:rPr>
          <w:rFonts w:ascii="Montserrat" w:hAnsi="Montserrat"/>
          <w:sz w:val="24"/>
        </w:rPr>
      </w:pPr>
    </w:p>
    <w:p w14:paraId="4ACDDFB8"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570C79F2" w14:textId="77777777" w:rsidR="00515B04" w:rsidRPr="00471595" w:rsidRDefault="00515B04" w:rsidP="00515B04">
      <w:pPr>
        <w:rPr>
          <w:rFonts w:ascii="Montserrat" w:hAnsi="Montserrat"/>
          <w:sz w:val="24"/>
        </w:rPr>
      </w:pPr>
    </w:p>
    <w:p w14:paraId="5AC5EF13" w14:textId="562BBB26" w:rsidR="00AD35EB" w:rsidRPr="00471595" w:rsidRDefault="00AD35EB" w:rsidP="00515B04">
      <w:pPr>
        <w:numPr>
          <w:ins w:id="354" w:author="Unknown"/>
        </w:numPr>
        <w:rPr>
          <w:rFonts w:ascii="Montserrat" w:hAnsi="Montserrat"/>
          <w:sz w:val="24"/>
        </w:rPr>
      </w:pPr>
      <w:r w:rsidRPr="00471595">
        <w:rPr>
          <w:rFonts w:ascii="Montserrat" w:hAnsi="Montserrat"/>
          <w:sz w:val="24"/>
        </w:rPr>
        <w:t xml:space="preserve">Arthur took in the scene shaping up in the dining room. It looked like his </w:t>
      </w:r>
      <w:r w:rsidR="000264CD" w:rsidRPr="00471595">
        <w:rPr>
          <w:rFonts w:ascii="Montserrat" w:hAnsi="Montserrat"/>
          <w:sz w:val="24"/>
        </w:rPr>
        <w:t>“</w:t>
      </w:r>
      <w:r w:rsidRPr="00471595">
        <w:rPr>
          <w:rFonts w:ascii="Montserrat" w:hAnsi="Montserrat"/>
          <w:sz w:val="24"/>
        </w:rPr>
        <w:t>friends</w:t>
      </w:r>
      <w:r w:rsidR="000264CD" w:rsidRPr="00471595">
        <w:rPr>
          <w:rFonts w:ascii="Montserrat" w:hAnsi="Montserrat"/>
          <w:sz w:val="24"/>
        </w:rPr>
        <w:t>”</w:t>
      </w:r>
      <w:r w:rsidRPr="00471595">
        <w:rPr>
          <w:rFonts w:ascii="Montserrat" w:hAnsi="Montserrat"/>
          <w:sz w:val="24"/>
        </w:rPr>
        <w:t xml:space="preserve"> were not taking any chances. The only reason none of the agents in the room stood out was because there really wasn't anyone else present. He smiled to himself. Things were going to get very interesting, very quickly. </w:t>
      </w:r>
    </w:p>
    <w:p w14:paraId="0E860478" w14:textId="77777777" w:rsidR="00515B04" w:rsidRPr="00471595" w:rsidRDefault="00515B04" w:rsidP="00515B04">
      <w:pPr>
        <w:rPr>
          <w:rFonts w:ascii="Montserrat" w:hAnsi="Montserrat"/>
          <w:sz w:val="24"/>
        </w:rPr>
      </w:pPr>
    </w:p>
    <w:p w14:paraId="466622D9"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5753B29A" w14:textId="77777777" w:rsidR="00515B04" w:rsidRPr="00471595" w:rsidRDefault="00515B04" w:rsidP="00515B04">
      <w:pPr>
        <w:rPr>
          <w:rFonts w:ascii="Montserrat" w:hAnsi="Montserrat"/>
          <w:sz w:val="24"/>
        </w:rPr>
      </w:pPr>
    </w:p>
    <w:p w14:paraId="7CABB59D" w14:textId="6CFD3708" w:rsidR="00AD35EB" w:rsidRPr="00471595" w:rsidRDefault="00AD35EB" w:rsidP="00515B04">
      <w:pPr>
        <w:numPr>
          <w:ins w:id="355" w:author="Unknown"/>
        </w:numPr>
        <w:rPr>
          <w:rFonts w:ascii="Montserrat" w:hAnsi="Montserrat"/>
          <w:sz w:val="24"/>
        </w:rPr>
      </w:pPr>
      <w:r w:rsidRPr="00471595">
        <w:rPr>
          <w:rFonts w:ascii="Montserrat" w:hAnsi="Montserrat"/>
          <w:sz w:val="24"/>
        </w:rPr>
        <w:t xml:space="preserve">Phoenix tried not to flinch at the unexpected contact on her bare arm. All at once a familiar identity unfolded under her reflexive probe. A boy she had grown up with, a teenage hunk the last time she had seen him, she knew Conner Lennox instantly. Turning with surprise to greet her old friend, her mind distracted with wondering what he was doing outside of the reservation, her eyes fell on the owner of the hand. Shock choked off her words of greeting. The young woman, with familiar black hair and piercing, deep blue eyes spoke, </w:t>
      </w:r>
      <w:r w:rsidR="000264CD" w:rsidRPr="00471595">
        <w:rPr>
          <w:rFonts w:ascii="Montserrat" w:hAnsi="Montserrat"/>
          <w:sz w:val="24"/>
        </w:rPr>
        <w:t>“</w:t>
      </w:r>
      <w:r w:rsidRPr="00471595">
        <w:rPr>
          <w:rFonts w:ascii="Montserrat" w:hAnsi="Montserrat"/>
          <w:sz w:val="24"/>
        </w:rPr>
        <w:t>That's not Arthur.</w:t>
      </w:r>
      <w:r w:rsidR="000264CD" w:rsidRPr="00471595">
        <w:rPr>
          <w:rFonts w:ascii="Montserrat" w:hAnsi="Montserrat"/>
          <w:sz w:val="24"/>
        </w:rPr>
        <w:t>”</w:t>
      </w:r>
    </w:p>
    <w:p w14:paraId="626345FD" w14:textId="5575CD7B" w:rsidR="00AD35EB" w:rsidRPr="00471595" w:rsidRDefault="00AD35EB" w:rsidP="00515B04">
      <w:pPr>
        <w:numPr>
          <w:ins w:id="356" w:author="Unknown"/>
        </w:numPr>
        <w:rPr>
          <w:rFonts w:ascii="Montserrat" w:hAnsi="Montserrat"/>
          <w:sz w:val="24"/>
        </w:rPr>
      </w:pPr>
      <w:r w:rsidRPr="00471595">
        <w:rPr>
          <w:rFonts w:ascii="Montserrat" w:hAnsi="Montserrat"/>
          <w:sz w:val="24"/>
        </w:rPr>
        <w:tab/>
        <w:t xml:space="preserve">The first words out of her mouth were not subject to thought, </w:t>
      </w:r>
      <w:r w:rsidR="000264CD" w:rsidRPr="00471595">
        <w:rPr>
          <w:rFonts w:ascii="Montserrat" w:hAnsi="Montserrat"/>
          <w:sz w:val="24"/>
        </w:rPr>
        <w:t>“</w:t>
      </w:r>
      <w:r w:rsidRPr="00471595">
        <w:rPr>
          <w:rFonts w:ascii="Montserrat" w:hAnsi="Montserrat"/>
          <w:sz w:val="24"/>
        </w:rPr>
        <w:t>But you're Conner!</w:t>
      </w:r>
      <w:r w:rsidR="000264CD" w:rsidRPr="00471595">
        <w:rPr>
          <w:rFonts w:ascii="Montserrat" w:hAnsi="Montserrat"/>
          <w:sz w:val="24"/>
        </w:rPr>
        <w:t>”</w:t>
      </w:r>
      <w:r w:rsidRPr="00471595">
        <w:rPr>
          <w:rFonts w:ascii="Montserrat" w:hAnsi="Montserrat"/>
          <w:sz w:val="24"/>
        </w:rPr>
        <w:t xml:space="preserve"> </w:t>
      </w:r>
    </w:p>
    <w:p w14:paraId="1580E1CA" w14:textId="101F1079" w:rsidR="00AD35EB" w:rsidRPr="00471595" w:rsidRDefault="00AD35EB" w:rsidP="00515B04">
      <w:pPr>
        <w:numPr>
          <w:ins w:id="357" w:author="Unknown"/>
        </w:numPr>
        <w:rPr>
          <w:rFonts w:ascii="Montserrat" w:hAnsi="Montserrat"/>
          <w:sz w:val="24"/>
        </w:rPr>
      </w:pPr>
      <w:r w:rsidRPr="00471595">
        <w:rPr>
          <w:rFonts w:ascii="Montserrat" w:hAnsi="Montserrat"/>
          <w:sz w:val="24"/>
        </w:rPr>
        <w:tab/>
        <w:t xml:space="preserve">The strangely familiar woman raised an eyebrow, as she quipped, </w:t>
      </w:r>
      <w:r w:rsidR="000264CD" w:rsidRPr="00471595">
        <w:rPr>
          <w:rFonts w:ascii="Montserrat" w:hAnsi="Montserrat"/>
          <w:sz w:val="24"/>
        </w:rPr>
        <w:t>“</w:t>
      </w:r>
      <w:r w:rsidRPr="00471595">
        <w:rPr>
          <w:rFonts w:ascii="Montserrat" w:hAnsi="Montserrat"/>
          <w:sz w:val="24"/>
        </w:rPr>
        <w:t>At the moment, that's Connie, I guess. How could you tell?</w:t>
      </w:r>
      <w:r w:rsidR="000264CD" w:rsidRPr="00471595">
        <w:rPr>
          <w:rFonts w:ascii="Montserrat" w:hAnsi="Montserrat"/>
          <w:sz w:val="24"/>
        </w:rPr>
        <w:t>”</w:t>
      </w:r>
    </w:p>
    <w:p w14:paraId="0C62C4EC" w14:textId="4E80A399" w:rsidR="00AD35EB" w:rsidRPr="00471595" w:rsidRDefault="00AD35EB" w:rsidP="00515B04">
      <w:pPr>
        <w:numPr>
          <w:ins w:id="358" w:author="Unknown"/>
        </w:numPr>
        <w:rPr>
          <w:rFonts w:ascii="Montserrat" w:hAnsi="Montserrat"/>
          <w:sz w:val="24"/>
        </w:rPr>
      </w:pPr>
      <w:r w:rsidRPr="00471595">
        <w:rPr>
          <w:rFonts w:ascii="Montserrat" w:hAnsi="Montserrat"/>
          <w:sz w:val="24"/>
        </w:rPr>
        <w:tab/>
        <w:t xml:space="preserve">Phoenix's mouth worked, </w:t>
      </w:r>
      <w:r w:rsidR="000264CD" w:rsidRPr="00471595">
        <w:rPr>
          <w:rFonts w:ascii="Montserrat" w:hAnsi="Montserrat"/>
          <w:sz w:val="24"/>
        </w:rPr>
        <w:t>“</w:t>
      </w:r>
      <w:r w:rsidRPr="00471595">
        <w:rPr>
          <w:rFonts w:ascii="Montserrat" w:hAnsi="Montserrat"/>
          <w:sz w:val="24"/>
        </w:rPr>
        <w:t>What the hell happened to you?</w:t>
      </w:r>
      <w:r w:rsidR="000264CD" w:rsidRPr="00471595">
        <w:rPr>
          <w:rFonts w:ascii="Montserrat" w:hAnsi="Montserrat"/>
          <w:sz w:val="24"/>
        </w:rPr>
        <w:t>”</w:t>
      </w:r>
      <w:r w:rsidRPr="00471595">
        <w:rPr>
          <w:rFonts w:ascii="Montserrat" w:hAnsi="Montserrat"/>
          <w:sz w:val="24"/>
        </w:rPr>
        <w:t xml:space="preserve"> Her dismay was evident. The contact between their skin was unbroken, so she still, automatically, perceived the person within. She could not quite deal with it. The boy she had had a crush on her entire childhood</w:t>
      </w:r>
      <w:r w:rsidR="00295153" w:rsidRPr="00471595">
        <w:rPr>
          <w:rFonts w:ascii="Montserrat" w:hAnsi="Montserrat"/>
          <w:sz w:val="24"/>
        </w:rPr>
        <w:t xml:space="preserve"> and</w:t>
      </w:r>
      <w:r w:rsidRPr="00471595">
        <w:rPr>
          <w:rFonts w:ascii="Montserrat" w:hAnsi="Montserrat"/>
          <w:sz w:val="24"/>
        </w:rPr>
        <w:t xml:space="preserve"> this strange woman were somehow the same person. Then her first words penetrated Phoenix's brain. Phoenix shook her head and looked into those dark blue eyes again, </w:t>
      </w:r>
      <w:r w:rsidR="000264CD" w:rsidRPr="00471595">
        <w:rPr>
          <w:rFonts w:ascii="Montserrat" w:hAnsi="Montserrat"/>
          <w:sz w:val="24"/>
        </w:rPr>
        <w:t>“</w:t>
      </w:r>
      <w:r w:rsidRPr="00471595">
        <w:rPr>
          <w:rFonts w:ascii="Montserrat" w:hAnsi="Montserrat"/>
          <w:sz w:val="24"/>
        </w:rPr>
        <w:t>What do you mean that's not Arthur?</w:t>
      </w:r>
      <w:r w:rsidR="000264CD" w:rsidRPr="00471595">
        <w:rPr>
          <w:rFonts w:ascii="Montserrat" w:hAnsi="Montserrat"/>
          <w:sz w:val="24"/>
        </w:rPr>
        <w:t>”</w:t>
      </w:r>
      <w:r w:rsidRPr="00471595">
        <w:rPr>
          <w:rFonts w:ascii="Montserrat" w:hAnsi="Montserrat"/>
          <w:sz w:val="24"/>
        </w:rPr>
        <w:t xml:space="preserve"> She demanded.</w:t>
      </w:r>
    </w:p>
    <w:p w14:paraId="44295099" w14:textId="0E205577" w:rsidR="00AD35EB" w:rsidRPr="00471595" w:rsidRDefault="00AD35EB" w:rsidP="00515B04">
      <w:pPr>
        <w:numPr>
          <w:ins w:id="359" w:author="Unknown"/>
        </w:numPr>
        <w:rPr>
          <w:rFonts w:ascii="Montserrat" w:hAnsi="Montserrat"/>
          <w:sz w:val="24"/>
        </w:rPr>
      </w:pPr>
      <w:r w:rsidRPr="00471595">
        <w:rPr>
          <w:rFonts w:ascii="Montserrat" w:hAnsi="Montserrat"/>
          <w:sz w:val="24"/>
        </w:rPr>
        <w:tab/>
        <w:t xml:space="preserve">She frowned at Phoenix and said crisply, </w:t>
      </w:r>
      <w:r w:rsidR="000264CD" w:rsidRPr="00471595">
        <w:rPr>
          <w:rFonts w:ascii="Montserrat" w:hAnsi="Montserrat"/>
          <w:sz w:val="24"/>
        </w:rPr>
        <w:t>“</w:t>
      </w:r>
      <w:r w:rsidRPr="00471595">
        <w:rPr>
          <w:rFonts w:ascii="Montserrat" w:hAnsi="Montserrat"/>
          <w:sz w:val="24"/>
        </w:rPr>
        <w:t>You're going to find out the hard way if you hang around here. I'll be happy to explain but not here. We need to get out of here.</w:t>
      </w:r>
      <w:r w:rsidR="000264CD" w:rsidRPr="00471595">
        <w:rPr>
          <w:rFonts w:ascii="Montserrat" w:hAnsi="Montserrat"/>
          <w:sz w:val="24"/>
        </w:rPr>
        <w:t>”</w:t>
      </w:r>
      <w:r w:rsidRPr="00471595">
        <w:rPr>
          <w:rFonts w:ascii="Montserrat" w:hAnsi="Montserrat"/>
          <w:sz w:val="24"/>
        </w:rPr>
        <w:t xml:space="preserve"> Not waiting for Phoenix to agree, she started escorting her out the back way through the bar. As they exited the hotel from a side entrance, his mind—habit twisted the pronoun—flashed her a destination</w:t>
      </w:r>
      <w:r w:rsidR="00295153" w:rsidRPr="00471595">
        <w:rPr>
          <w:rFonts w:ascii="Montserrat" w:hAnsi="Montserrat"/>
          <w:sz w:val="24"/>
        </w:rPr>
        <w:t xml:space="preserve"> and</w:t>
      </w:r>
      <w:r w:rsidRPr="00471595">
        <w:rPr>
          <w:rFonts w:ascii="Montserrat" w:hAnsi="Montserrat"/>
          <w:sz w:val="24"/>
        </w:rPr>
        <w:t xml:space="preserve"> they teleported away just as a sphere of psychic darkness engulfed the hotel.</w:t>
      </w:r>
    </w:p>
    <w:p w14:paraId="4F4D2EFF" w14:textId="77777777" w:rsidR="00515B04" w:rsidRPr="00471595" w:rsidRDefault="00515B04" w:rsidP="00515B04">
      <w:pPr>
        <w:rPr>
          <w:rFonts w:ascii="Montserrat" w:hAnsi="Montserrat"/>
          <w:sz w:val="24"/>
        </w:rPr>
      </w:pPr>
    </w:p>
    <w:p w14:paraId="5F10C054"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20AF5299" w14:textId="77777777" w:rsidR="00515B04" w:rsidRPr="00471595" w:rsidRDefault="00515B04" w:rsidP="00515B04">
      <w:pPr>
        <w:rPr>
          <w:rFonts w:ascii="Montserrat" w:hAnsi="Montserrat"/>
          <w:sz w:val="24"/>
        </w:rPr>
      </w:pPr>
    </w:p>
    <w:p w14:paraId="7D6DA1A6" w14:textId="07D62EF7" w:rsidR="00AD35EB" w:rsidRPr="00471595" w:rsidRDefault="000264CD" w:rsidP="00515B04">
      <w:pPr>
        <w:numPr>
          <w:ins w:id="360" w:author="Unknown"/>
        </w:numPr>
        <w:rPr>
          <w:rFonts w:ascii="Montserrat" w:hAnsi="Montserrat"/>
          <w:sz w:val="24"/>
        </w:rPr>
      </w:pPr>
      <w:r w:rsidRPr="00471595">
        <w:rPr>
          <w:rFonts w:ascii="Montserrat" w:hAnsi="Montserrat"/>
          <w:sz w:val="24"/>
        </w:rPr>
        <w:t>“</w:t>
      </w:r>
      <w:r w:rsidR="00AD35EB" w:rsidRPr="00471595">
        <w:rPr>
          <w:rFonts w:ascii="Montserrat" w:hAnsi="Montserrat"/>
          <w:sz w:val="24"/>
        </w:rPr>
        <w:t>What the hell is going on?</w:t>
      </w:r>
      <w:r w:rsidRPr="00471595">
        <w:rPr>
          <w:rFonts w:ascii="Montserrat" w:hAnsi="Montserrat"/>
          <w:sz w:val="24"/>
        </w:rPr>
        <w:t>”</w:t>
      </w:r>
      <w:r w:rsidR="00AD35EB" w:rsidRPr="00471595">
        <w:rPr>
          <w:rFonts w:ascii="Montserrat" w:hAnsi="Montserrat"/>
          <w:sz w:val="24"/>
        </w:rPr>
        <w:t xml:space="preserve"> Phoenix demanded, once they emerged together in the darkness. At a glance she took in their destination. A small park, about a mile from where they had met, stood revealed in the moonlight. The rich scent of damp earth, trees and grass surrounded them. The slim, disconcertingly female figure beside her, turned to face Phoenix. Still unable to believe it, Phoenix probed Connor's body and revealed that the change was more than cosmetic. </w:t>
      </w:r>
      <w:r w:rsidRPr="00471595">
        <w:rPr>
          <w:rFonts w:ascii="Montserrat" w:hAnsi="Montserrat"/>
          <w:sz w:val="24"/>
        </w:rPr>
        <w:t>“</w:t>
      </w:r>
      <w:r w:rsidR="00AD35EB" w:rsidRPr="00471595">
        <w:rPr>
          <w:rFonts w:ascii="Montserrat" w:hAnsi="Montserrat"/>
          <w:sz w:val="24"/>
        </w:rPr>
        <w:t>What have you done to yourself? And why?!</w:t>
      </w:r>
      <w:r w:rsidRPr="00471595">
        <w:rPr>
          <w:rFonts w:ascii="Montserrat" w:hAnsi="Montserrat"/>
          <w:sz w:val="24"/>
        </w:rPr>
        <w:t>”</w:t>
      </w:r>
      <w:r w:rsidR="00AD35EB" w:rsidRPr="00471595">
        <w:rPr>
          <w:rFonts w:ascii="Montserrat" w:hAnsi="Montserrat"/>
          <w:sz w:val="24"/>
        </w:rPr>
        <w:t xml:space="preserve"> She added before Connor could answer her first question.</w:t>
      </w:r>
    </w:p>
    <w:p w14:paraId="71DF6479" w14:textId="5CC00347" w:rsidR="00AD35EB" w:rsidRPr="00471595" w:rsidRDefault="00AD35EB" w:rsidP="00515B04">
      <w:pPr>
        <w:numPr>
          <w:ins w:id="361" w:author="Unknown"/>
        </w:numPr>
        <w:rPr>
          <w:rFonts w:ascii="Montserrat" w:hAnsi="Montserrat"/>
          <w:sz w:val="24"/>
        </w:rPr>
      </w:pPr>
      <w:r w:rsidRPr="00471595">
        <w:rPr>
          <w:rFonts w:ascii="Montserrat" w:hAnsi="Montserrat"/>
          <w:sz w:val="24"/>
        </w:rPr>
        <w:tab/>
        <w:t>She heard a sigh</w:t>
      </w:r>
      <w:r w:rsidR="00295153" w:rsidRPr="00471595">
        <w:rPr>
          <w:rFonts w:ascii="Montserrat" w:hAnsi="Montserrat"/>
          <w:sz w:val="24"/>
        </w:rPr>
        <w:t xml:space="preserve"> and</w:t>
      </w:r>
      <w:r w:rsidRPr="00471595">
        <w:rPr>
          <w:rFonts w:ascii="Montserrat" w:hAnsi="Montserrat"/>
          <w:sz w:val="24"/>
        </w:rPr>
        <w:t xml:space="preserve"> then a voice as changed as the rest of him responded, </w:t>
      </w:r>
      <w:r w:rsidR="000264CD" w:rsidRPr="00471595">
        <w:rPr>
          <w:rFonts w:ascii="Montserrat" w:hAnsi="Montserrat"/>
          <w:sz w:val="24"/>
        </w:rPr>
        <w:t>“</w:t>
      </w:r>
      <w:r w:rsidRPr="00471595">
        <w:rPr>
          <w:rFonts w:ascii="Montserrat" w:hAnsi="Montserrat"/>
          <w:sz w:val="24"/>
        </w:rPr>
        <w:t>Arthur sent me to get you out of that. When you came into the bar I was so relieved, that made it much easier. I was waiting there because I planned to intercept you on your way in, only you showed up early. God, if you had gone in—if you had waited for him at the table—this whole thing would have failed.</w:t>
      </w:r>
      <w:r w:rsidR="000264CD" w:rsidRPr="00471595">
        <w:rPr>
          <w:rFonts w:ascii="Montserrat" w:hAnsi="Montserrat"/>
          <w:sz w:val="24"/>
        </w:rPr>
        <w:t>”</w:t>
      </w:r>
      <w:r w:rsidRPr="00471595">
        <w:rPr>
          <w:rFonts w:ascii="Montserrat" w:hAnsi="Montserrat"/>
          <w:sz w:val="24"/>
        </w:rPr>
        <w:t xml:space="preserve"> Phoenix gritted her teeth as he explained without answering. </w:t>
      </w:r>
    </w:p>
    <w:p w14:paraId="221E77CF" w14:textId="28753A0C" w:rsidR="00AD35EB" w:rsidRPr="00471595" w:rsidRDefault="00AD35EB" w:rsidP="00515B04">
      <w:pPr>
        <w:numPr>
          <w:ins w:id="36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Connor!</w:t>
      </w:r>
      <w:r w:rsidR="000264CD" w:rsidRPr="00471595">
        <w:rPr>
          <w:rFonts w:ascii="Montserrat" w:hAnsi="Montserrat"/>
          <w:sz w:val="24"/>
        </w:rPr>
        <w:t>”</w:t>
      </w:r>
      <w:r w:rsidRPr="00471595">
        <w:rPr>
          <w:rFonts w:ascii="Montserrat" w:hAnsi="Montserrat"/>
          <w:sz w:val="24"/>
        </w:rPr>
        <w:t xml:space="preserve"> She growled. </w:t>
      </w:r>
    </w:p>
    <w:p w14:paraId="05E711CD" w14:textId="016EAD70" w:rsidR="00AD35EB" w:rsidRPr="00471595" w:rsidRDefault="00AD35EB" w:rsidP="00515B04">
      <w:pPr>
        <w:numPr>
          <w:ins w:id="363" w:author="Unknown"/>
        </w:numPr>
        <w:rPr>
          <w:rFonts w:ascii="Montserrat" w:hAnsi="Montserrat"/>
          <w:sz w:val="24"/>
        </w:rPr>
      </w:pPr>
      <w:r w:rsidRPr="00471595">
        <w:rPr>
          <w:rFonts w:ascii="Montserrat" w:hAnsi="Montserrat"/>
          <w:sz w:val="24"/>
        </w:rPr>
        <w:tab/>
        <w:t xml:space="preserve">She smiled. </w:t>
      </w:r>
      <w:r w:rsidR="000264CD" w:rsidRPr="00471595">
        <w:rPr>
          <w:rFonts w:ascii="Montserrat" w:hAnsi="Montserrat"/>
          <w:sz w:val="24"/>
        </w:rPr>
        <w:t>“</w:t>
      </w:r>
      <w:r w:rsidRPr="00471595">
        <w:rPr>
          <w:rFonts w:ascii="Montserrat" w:hAnsi="Montserrat"/>
          <w:sz w:val="24"/>
        </w:rPr>
        <w:t>Phoenix, if you keep calling me that this will never work,</w:t>
      </w:r>
      <w:r w:rsidR="000264CD" w:rsidRPr="00471595">
        <w:rPr>
          <w:rFonts w:ascii="Montserrat" w:hAnsi="Montserrat"/>
          <w:sz w:val="24"/>
        </w:rPr>
        <w:t>”</w:t>
      </w:r>
      <w:r w:rsidRPr="00471595">
        <w:rPr>
          <w:rFonts w:ascii="Montserrat" w:hAnsi="Montserrat"/>
          <w:sz w:val="24"/>
        </w:rPr>
        <w:t xml:space="preserve"> Connor chided. </w:t>
      </w:r>
      <w:r w:rsidR="000264CD" w:rsidRPr="00471595">
        <w:rPr>
          <w:rFonts w:ascii="Montserrat" w:hAnsi="Montserrat"/>
          <w:sz w:val="24"/>
        </w:rPr>
        <w:t>“</w:t>
      </w:r>
      <w:r w:rsidRPr="00471595">
        <w:rPr>
          <w:rFonts w:ascii="Montserrat" w:hAnsi="Montserrat"/>
          <w:sz w:val="24"/>
        </w:rPr>
        <w:t>I am in disguise,</w:t>
      </w:r>
      <w:r w:rsidR="000264CD" w:rsidRPr="00471595">
        <w:rPr>
          <w:rFonts w:ascii="Montserrat" w:hAnsi="Montserrat"/>
          <w:sz w:val="24"/>
        </w:rPr>
        <w:t>”</w:t>
      </w:r>
      <w:r w:rsidRPr="00471595">
        <w:rPr>
          <w:rFonts w:ascii="Montserrat" w:hAnsi="Montserrat"/>
          <w:sz w:val="24"/>
        </w:rPr>
        <w:t xml:space="preserve"> she announced in a mock whisper, holding her finger in front of her lips and looking around suspiciously. Phoenix just stared, fuming. Connor shrugged her shoulders and elaborated, </w:t>
      </w:r>
      <w:r w:rsidR="000264CD" w:rsidRPr="00471595">
        <w:rPr>
          <w:rFonts w:ascii="Montserrat" w:hAnsi="Montserrat"/>
          <w:sz w:val="24"/>
        </w:rPr>
        <w:t>“</w:t>
      </w:r>
      <w:r w:rsidRPr="00471595">
        <w:rPr>
          <w:rFonts w:ascii="Montserrat" w:hAnsi="Montserrat"/>
          <w:sz w:val="24"/>
        </w:rPr>
        <w:t>Don't act like I've turned the world inside out. I couldn't go out looking like myself</w:t>
      </w:r>
      <w:r w:rsidR="00295153" w:rsidRPr="00471595">
        <w:rPr>
          <w:rFonts w:ascii="Montserrat" w:hAnsi="Montserrat"/>
          <w:sz w:val="24"/>
        </w:rPr>
        <w:t xml:space="preserve"> and</w:t>
      </w:r>
      <w:r w:rsidRPr="00471595">
        <w:rPr>
          <w:rFonts w:ascii="Montserrat" w:hAnsi="Montserrat"/>
          <w:sz w:val="24"/>
        </w:rPr>
        <w:t xml:space="preserve"> this was the simplest major change I could make.</w:t>
      </w:r>
      <w:r w:rsidR="000264CD" w:rsidRPr="00471595">
        <w:rPr>
          <w:rFonts w:ascii="Montserrat" w:hAnsi="Montserrat"/>
          <w:sz w:val="24"/>
        </w:rPr>
        <w:t>”</w:t>
      </w:r>
    </w:p>
    <w:p w14:paraId="0CA29189" w14:textId="249CABE5" w:rsidR="00AD35EB" w:rsidRPr="00471595" w:rsidRDefault="00AD35EB" w:rsidP="00515B04">
      <w:pPr>
        <w:numPr>
          <w:ins w:id="36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But why? Why change at all? What is going on?!</w:t>
      </w:r>
      <w:r w:rsidR="000264CD" w:rsidRPr="00471595">
        <w:rPr>
          <w:rFonts w:ascii="Montserrat" w:hAnsi="Montserrat"/>
          <w:sz w:val="24"/>
        </w:rPr>
        <w:t>”</w:t>
      </w:r>
      <w:r w:rsidRPr="00471595">
        <w:rPr>
          <w:rFonts w:ascii="Montserrat" w:hAnsi="Montserrat"/>
          <w:sz w:val="24"/>
        </w:rPr>
        <w:t xml:space="preserve"> She demanded again.</w:t>
      </w:r>
    </w:p>
    <w:p w14:paraId="53B5E0C0" w14:textId="4C7D060D" w:rsidR="00AD35EB" w:rsidRPr="00471595" w:rsidRDefault="00AD35EB" w:rsidP="00515B04">
      <w:pPr>
        <w:numPr>
          <w:ins w:id="365" w:author="Unknown"/>
        </w:numPr>
        <w:rPr>
          <w:rFonts w:ascii="Montserrat" w:hAnsi="Montserrat"/>
          <w:sz w:val="24"/>
        </w:rPr>
      </w:pPr>
      <w:r w:rsidRPr="00471595">
        <w:rPr>
          <w:rFonts w:ascii="Montserrat" w:hAnsi="Montserrat"/>
          <w:sz w:val="24"/>
        </w:rPr>
        <w:tab/>
        <w:t xml:space="preserve">Connor turned and walked over to a bench. Reluctantly, Phoenix followed. </w:t>
      </w:r>
      <w:r w:rsidR="000264CD" w:rsidRPr="00471595">
        <w:rPr>
          <w:rFonts w:ascii="Montserrat" w:hAnsi="Montserrat"/>
          <w:sz w:val="24"/>
        </w:rPr>
        <w:t>“</w:t>
      </w:r>
      <w:r w:rsidRPr="00471595">
        <w:rPr>
          <w:rFonts w:ascii="Montserrat" w:hAnsi="Montserrat"/>
          <w:sz w:val="24"/>
        </w:rPr>
        <w:t>I don't know all of the details. Arthur was assigned to me for about five years. We sort of grew to understand one another. When he contacted me and asked me to do him a favor I said yes. He arranged for me to have a new civilian identity</w:t>
      </w:r>
      <w:r w:rsidR="00295153" w:rsidRPr="00471595">
        <w:rPr>
          <w:rFonts w:ascii="Montserrat" w:hAnsi="Montserrat"/>
          <w:sz w:val="24"/>
        </w:rPr>
        <w:t xml:space="preserve"> and</w:t>
      </w:r>
      <w:r w:rsidRPr="00471595">
        <w:rPr>
          <w:rFonts w:ascii="Montserrat" w:hAnsi="Montserrat"/>
          <w:sz w:val="24"/>
        </w:rPr>
        <w:t xml:space="preserve"> told me that you were in danger. I don't mean just what happened in the hotel, I mean, or he meant, that you are in a dangerously exposed position and he wanted to make sure that there was somebody at your back both you and he could trust. Since I promised to be your body guard, it only made sense pick a disguise that allowed me to literally go anywhere you did.</w:t>
      </w:r>
      <w:r w:rsidR="000264CD" w:rsidRPr="00471595">
        <w:rPr>
          <w:rFonts w:ascii="Montserrat" w:hAnsi="Montserrat"/>
          <w:sz w:val="24"/>
        </w:rPr>
        <w:t>”</w:t>
      </w:r>
    </w:p>
    <w:p w14:paraId="037C177F" w14:textId="55375C9E" w:rsidR="00AD35EB" w:rsidRPr="00471595" w:rsidRDefault="00AD35EB" w:rsidP="00515B04">
      <w:pPr>
        <w:numPr>
          <w:ins w:id="36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Connor, that's not a disguise! You're a girl! A woman, whatever,</w:t>
      </w:r>
      <w:r w:rsidR="000264CD" w:rsidRPr="00471595">
        <w:rPr>
          <w:rFonts w:ascii="Montserrat" w:hAnsi="Montserrat"/>
          <w:sz w:val="24"/>
        </w:rPr>
        <w:t>”</w:t>
      </w:r>
      <w:r w:rsidRPr="00471595">
        <w:rPr>
          <w:rFonts w:ascii="Montserrat" w:hAnsi="Montserrat"/>
          <w:sz w:val="24"/>
        </w:rPr>
        <w:t xml:space="preserve"> she waved her hands. </w:t>
      </w:r>
      <w:r w:rsidR="000264CD" w:rsidRPr="00471595">
        <w:rPr>
          <w:rFonts w:ascii="Montserrat" w:hAnsi="Montserrat"/>
          <w:sz w:val="24"/>
        </w:rPr>
        <w:t>“</w:t>
      </w:r>
      <w:r w:rsidRPr="00471595">
        <w:rPr>
          <w:rFonts w:ascii="Montserrat" w:hAnsi="Montserrat"/>
          <w:sz w:val="24"/>
        </w:rPr>
        <w:t>I mean, how...?</w:t>
      </w:r>
      <w:r w:rsidR="000264CD" w:rsidRPr="00471595">
        <w:rPr>
          <w:rFonts w:ascii="Montserrat" w:hAnsi="Montserrat"/>
          <w:sz w:val="24"/>
        </w:rPr>
        <w:t>”</w:t>
      </w:r>
      <w:r w:rsidRPr="00471595">
        <w:rPr>
          <w:rFonts w:ascii="Montserrat" w:hAnsi="Montserrat"/>
          <w:sz w:val="24"/>
        </w:rPr>
        <w:t xml:space="preserve"> She swallowed and tried to catch her thoughts, finally accusing, </w:t>
      </w:r>
      <w:r w:rsidR="000264CD" w:rsidRPr="00471595">
        <w:rPr>
          <w:rFonts w:ascii="Montserrat" w:hAnsi="Montserrat"/>
          <w:sz w:val="24"/>
        </w:rPr>
        <w:t>“</w:t>
      </w:r>
      <w:r w:rsidRPr="00471595">
        <w:rPr>
          <w:rFonts w:ascii="Montserrat" w:hAnsi="Montserrat"/>
          <w:sz w:val="24"/>
        </w:rPr>
        <w:t>How could you?!</w:t>
      </w:r>
      <w:r w:rsidR="000264CD" w:rsidRPr="00471595">
        <w:rPr>
          <w:rFonts w:ascii="Montserrat" w:hAnsi="Montserrat"/>
          <w:sz w:val="24"/>
        </w:rPr>
        <w:t>”</w:t>
      </w:r>
    </w:p>
    <w:p w14:paraId="4A9E0C46" w14:textId="035DCA0E" w:rsidR="00AD35EB" w:rsidRPr="00471595" w:rsidRDefault="00AD35EB" w:rsidP="00515B04">
      <w:pPr>
        <w:numPr>
          <w:ins w:id="367" w:author="Unknown"/>
        </w:numPr>
        <w:rPr>
          <w:rFonts w:ascii="Montserrat" w:hAnsi="Montserrat"/>
          <w:sz w:val="24"/>
        </w:rPr>
      </w:pPr>
      <w:r w:rsidRPr="00471595">
        <w:rPr>
          <w:rFonts w:ascii="Montserrat" w:hAnsi="Montserrat"/>
          <w:sz w:val="24"/>
        </w:rPr>
        <w:tab/>
        <w:t xml:space="preserve">Connor shrugged. </w:t>
      </w:r>
      <w:r w:rsidR="000264CD" w:rsidRPr="00471595">
        <w:rPr>
          <w:rFonts w:ascii="Montserrat" w:hAnsi="Montserrat"/>
          <w:sz w:val="24"/>
        </w:rPr>
        <w:t>“</w:t>
      </w:r>
      <w:r w:rsidRPr="00471595">
        <w:rPr>
          <w:rFonts w:ascii="Montserrat" w:hAnsi="Montserrat"/>
          <w:sz w:val="24"/>
        </w:rPr>
        <w:t>It's just part of my training. I've done it before. You could probably do it, easily enough, you are a full spectrum mind bender,</w:t>
      </w:r>
      <w:r w:rsidR="000264CD" w:rsidRPr="00471595">
        <w:rPr>
          <w:rFonts w:ascii="Montserrat" w:hAnsi="Montserrat"/>
          <w:sz w:val="24"/>
        </w:rPr>
        <w:t>”</w:t>
      </w:r>
      <w:r w:rsidRPr="00471595">
        <w:rPr>
          <w:rFonts w:ascii="Montserrat" w:hAnsi="Montserrat"/>
          <w:sz w:val="24"/>
        </w:rPr>
        <w:t xml:space="preserve"> </w:t>
      </w:r>
      <w:r w:rsidR="000264CD" w:rsidRPr="00471595">
        <w:rPr>
          <w:rFonts w:ascii="Montserrat" w:hAnsi="Montserrat"/>
          <w:sz w:val="24"/>
        </w:rPr>
        <w:t>“</w:t>
      </w:r>
      <w:r w:rsidRPr="00471595">
        <w:rPr>
          <w:rFonts w:ascii="Montserrat" w:hAnsi="Montserrat"/>
          <w:sz w:val="24"/>
        </w:rPr>
        <w:t>I mean, it's just a body</w:t>
      </w:r>
      <w:r w:rsidR="00295153" w:rsidRPr="00471595">
        <w:rPr>
          <w:rFonts w:ascii="Montserrat" w:hAnsi="Montserrat"/>
          <w:sz w:val="24"/>
        </w:rPr>
        <w:t xml:space="preserve"> and</w:t>
      </w:r>
      <w:r w:rsidRPr="00471595">
        <w:rPr>
          <w:rFonts w:ascii="Montserrat" w:hAnsi="Montserrat"/>
          <w:sz w:val="24"/>
        </w:rPr>
        <w:t xml:space="preserve"> I am still me. But, obviously, if I can be a girl, then it stands to reason that if somebody really wanted to, they could be Arthur, or at least his twin.</w:t>
      </w:r>
      <w:r w:rsidR="000264CD" w:rsidRPr="00471595">
        <w:rPr>
          <w:rFonts w:ascii="Montserrat" w:hAnsi="Montserrat"/>
          <w:sz w:val="24"/>
        </w:rPr>
        <w:t>”</w:t>
      </w:r>
    </w:p>
    <w:p w14:paraId="2C49A88E" w14:textId="741D83F8" w:rsidR="00AD35EB" w:rsidRPr="00471595" w:rsidRDefault="00AD35EB" w:rsidP="00515B04">
      <w:pPr>
        <w:numPr>
          <w:ins w:id="368" w:author="Unknown"/>
        </w:numPr>
        <w:rPr>
          <w:rFonts w:ascii="Montserrat" w:hAnsi="Montserrat"/>
          <w:sz w:val="24"/>
        </w:rPr>
      </w:pPr>
      <w:r w:rsidRPr="00471595">
        <w:rPr>
          <w:rFonts w:ascii="Montserrat" w:hAnsi="Montserrat"/>
          <w:sz w:val="24"/>
        </w:rPr>
        <w:tab/>
        <w:t xml:space="preserve">Phoenix caught his—her! She corrected—point. Taking a deep breath, she settled onto the bench beside her and asked, </w:t>
      </w:r>
      <w:r w:rsidR="000264CD" w:rsidRPr="00471595">
        <w:rPr>
          <w:rFonts w:ascii="Montserrat" w:hAnsi="Montserrat"/>
          <w:sz w:val="24"/>
        </w:rPr>
        <w:t>“</w:t>
      </w:r>
      <w:r w:rsidRPr="00471595">
        <w:rPr>
          <w:rFonts w:ascii="Montserrat" w:hAnsi="Montserrat"/>
          <w:sz w:val="24"/>
        </w:rPr>
        <w:t>Connor, why would someone want to suck me in like that? It doesn't make any sense. I mean, they gave me my freedom. I am doing everything I was asked to do in return. Why would the ASIA try to nab me like that?</w:t>
      </w:r>
      <w:r w:rsidR="000264CD" w:rsidRPr="00471595">
        <w:rPr>
          <w:rFonts w:ascii="Montserrat" w:hAnsi="Montserrat"/>
          <w:sz w:val="24"/>
        </w:rPr>
        <w:t>”</w:t>
      </w:r>
    </w:p>
    <w:p w14:paraId="20D4223C" w14:textId="7A2DC569" w:rsidR="00AD35EB" w:rsidRPr="00471595" w:rsidRDefault="00AD35EB" w:rsidP="00515B04">
      <w:pPr>
        <w:numPr>
          <w:ins w:id="36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 can't tell you, Phoenix, because I don't know. My guess is that that wasn't the ASIA. I think it was something potentially far more dangerous.</w:t>
      </w:r>
      <w:r w:rsidR="000264CD" w:rsidRPr="00471595">
        <w:rPr>
          <w:rFonts w:ascii="Montserrat" w:hAnsi="Montserrat"/>
          <w:sz w:val="24"/>
        </w:rPr>
        <w:t>”</w:t>
      </w:r>
    </w:p>
    <w:p w14:paraId="053218B0" w14:textId="4BF82B8E" w:rsidR="00AD35EB" w:rsidRPr="00471595" w:rsidRDefault="00AD35EB" w:rsidP="00515B04">
      <w:pPr>
        <w:numPr>
          <w:ins w:id="37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What?</w:t>
      </w:r>
      <w:r w:rsidR="000264CD" w:rsidRPr="00471595">
        <w:rPr>
          <w:rFonts w:ascii="Montserrat" w:hAnsi="Montserrat"/>
          <w:sz w:val="24"/>
        </w:rPr>
        <w:t>”</w:t>
      </w:r>
    </w:p>
    <w:p w14:paraId="6DE9D6F3" w14:textId="1A20E19B" w:rsidR="00AD35EB" w:rsidRPr="00471595" w:rsidRDefault="00AD35EB" w:rsidP="00515B04">
      <w:pPr>
        <w:numPr>
          <w:ins w:id="371"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Well, I figured out that Arthur was an active a few years ago. I think it has to do with some side effect of exposure to actives</w:t>
      </w:r>
      <w:r w:rsidR="00295153" w:rsidRPr="00471595">
        <w:rPr>
          <w:rFonts w:ascii="Montserrat" w:hAnsi="Montserrat"/>
          <w:sz w:val="24"/>
        </w:rPr>
        <w:t xml:space="preserve"> but</w:t>
      </w:r>
      <w:r w:rsidRPr="00471595">
        <w:rPr>
          <w:rFonts w:ascii="Montserrat" w:hAnsi="Montserrat"/>
          <w:sz w:val="24"/>
        </w:rPr>
        <w:t xml:space="preserve"> however it happened, he became what he was supposed to guard against and he managed to hide it. Now, I wonder if he isn't the only one,</w:t>
      </w:r>
      <w:r w:rsidR="000264CD" w:rsidRPr="00471595">
        <w:rPr>
          <w:rFonts w:ascii="Montserrat" w:hAnsi="Montserrat"/>
          <w:sz w:val="24"/>
        </w:rPr>
        <w:t>”</w:t>
      </w:r>
      <w:r w:rsidRPr="00471595">
        <w:rPr>
          <w:rFonts w:ascii="Montserrat" w:hAnsi="Montserrat"/>
          <w:sz w:val="24"/>
        </w:rPr>
        <w:t xml:space="preserve"> Connor explained. </w:t>
      </w:r>
      <w:r w:rsidR="000264CD" w:rsidRPr="00471595">
        <w:rPr>
          <w:rFonts w:ascii="Montserrat" w:hAnsi="Montserrat"/>
          <w:sz w:val="24"/>
        </w:rPr>
        <w:t>“</w:t>
      </w:r>
      <w:r w:rsidRPr="00471595">
        <w:rPr>
          <w:rFonts w:ascii="Montserrat" w:hAnsi="Montserrat"/>
          <w:sz w:val="24"/>
        </w:rPr>
        <w:t>I understand that they made you an acting control agent,</w:t>
      </w:r>
      <w:r w:rsidR="000264CD" w:rsidRPr="00471595">
        <w:rPr>
          <w:rFonts w:ascii="Montserrat" w:hAnsi="Montserrat"/>
          <w:sz w:val="24"/>
        </w:rPr>
        <w:t>”</w:t>
      </w:r>
      <w:r w:rsidRPr="00471595">
        <w:rPr>
          <w:rFonts w:ascii="Montserrat" w:hAnsi="Montserrat"/>
          <w:sz w:val="24"/>
        </w:rPr>
        <w:t xml:space="preserve"> Connor rubbed a finger over her top lip and pondered aloud, </w:t>
      </w:r>
      <w:r w:rsidR="000264CD" w:rsidRPr="00471595">
        <w:rPr>
          <w:rFonts w:ascii="Montserrat" w:hAnsi="Montserrat"/>
          <w:sz w:val="24"/>
        </w:rPr>
        <w:t>“</w:t>
      </w:r>
      <w:r w:rsidRPr="00471595">
        <w:rPr>
          <w:rFonts w:ascii="Montserrat" w:hAnsi="Montserrat"/>
          <w:sz w:val="24"/>
        </w:rPr>
        <w:t>There are a lot of motivations I can think of. Possibly they wanted to recruit you, since in a way you are one of them, an active control agent. But, I suspect that they really wanted to silence you. Disclosure can not be good for men in their position.</w:t>
      </w:r>
      <w:r w:rsidR="000264CD" w:rsidRPr="00471595">
        <w:rPr>
          <w:rFonts w:ascii="Montserrat" w:hAnsi="Montserrat"/>
          <w:sz w:val="24"/>
        </w:rPr>
        <w:t>”</w:t>
      </w:r>
    </w:p>
    <w:p w14:paraId="3EE81F44" w14:textId="0852B162" w:rsidR="00AD35EB" w:rsidRPr="00471595" w:rsidRDefault="00AD35EB" w:rsidP="00515B04">
      <w:pPr>
        <w:numPr>
          <w:ins w:id="372" w:author="Unknown"/>
        </w:numPr>
        <w:rPr>
          <w:rFonts w:ascii="Montserrat" w:hAnsi="Montserrat"/>
          <w:sz w:val="24"/>
        </w:rPr>
      </w:pPr>
      <w:r w:rsidRPr="00471595">
        <w:rPr>
          <w:rFonts w:ascii="Montserrat" w:hAnsi="Montserrat"/>
          <w:sz w:val="24"/>
        </w:rPr>
        <w:tab/>
        <w:t xml:space="preserve">Phoenix thought about it a minute before asking, </w:t>
      </w:r>
      <w:r w:rsidR="000264CD" w:rsidRPr="00471595">
        <w:rPr>
          <w:rFonts w:ascii="Montserrat" w:hAnsi="Montserrat"/>
          <w:sz w:val="24"/>
        </w:rPr>
        <w:t>“</w:t>
      </w:r>
      <w:r w:rsidRPr="00471595">
        <w:rPr>
          <w:rFonts w:ascii="Montserrat" w:hAnsi="Montserrat"/>
          <w:sz w:val="24"/>
        </w:rPr>
        <w:t>If this is true</w:t>
      </w:r>
      <w:r w:rsidR="00295153" w:rsidRPr="00471595">
        <w:rPr>
          <w:rFonts w:ascii="Montserrat" w:hAnsi="Montserrat"/>
          <w:sz w:val="24"/>
        </w:rPr>
        <w:t xml:space="preserve"> and</w:t>
      </w:r>
      <w:r w:rsidRPr="00471595">
        <w:rPr>
          <w:rFonts w:ascii="Montserrat" w:hAnsi="Montserrat"/>
          <w:sz w:val="24"/>
        </w:rPr>
        <w:t xml:space="preserve"> if Arthur is one of them, why would he send you to rescue me and protect me? And if he's not really one of them, then why did he set me up to fall into a trap?</w:t>
      </w:r>
      <w:r w:rsidR="000264CD" w:rsidRPr="00471595">
        <w:rPr>
          <w:rFonts w:ascii="Montserrat" w:hAnsi="Montserrat"/>
          <w:sz w:val="24"/>
        </w:rPr>
        <w:t>”</w:t>
      </w:r>
    </w:p>
    <w:p w14:paraId="6A043843" w14:textId="66FFF95F" w:rsidR="00AD35EB" w:rsidRPr="00471595" w:rsidRDefault="00AD35EB" w:rsidP="00515B04">
      <w:pPr>
        <w:numPr>
          <w:ins w:id="373" w:author="Unknown"/>
        </w:numPr>
        <w:rPr>
          <w:rFonts w:ascii="Montserrat" w:hAnsi="Montserrat"/>
          <w:sz w:val="24"/>
        </w:rPr>
      </w:pPr>
      <w:r w:rsidRPr="00471595">
        <w:rPr>
          <w:rFonts w:ascii="Montserrat" w:hAnsi="Montserrat"/>
          <w:sz w:val="24"/>
        </w:rPr>
        <w:tab/>
        <w:t xml:space="preserve">Connor shrugged. </w:t>
      </w:r>
      <w:r w:rsidR="000264CD" w:rsidRPr="00471595">
        <w:rPr>
          <w:rFonts w:ascii="Montserrat" w:hAnsi="Montserrat"/>
          <w:sz w:val="24"/>
        </w:rPr>
        <w:t>“</w:t>
      </w:r>
      <w:r w:rsidRPr="00471595">
        <w:rPr>
          <w:rFonts w:ascii="Montserrat" w:hAnsi="Montserrat"/>
          <w:sz w:val="24"/>
        </w:rPr>
        <w:t>Maybe what he personally wants or feels</w:t>
      </w:r>
      <w:r w:rsidR="00295153" w:rsidRPr="00471595">
        <w:rPr>
          <w:rFonts w:ascii="Montserrat" w:hAnsi="Montserrat"/>
          <w:sz w:val="24"/>
        </w:rPr>
        <w:t xml:space="preserve"> and</w:t>
      </w:r>
      <w:r w:rsidRPr="00471595">
        <w:rPr>
          <w:rFonts w:ascii="Montserrat" w:hAnsi="Montserrat"/>
          <w:sz w:val="24"/>
        </w:rPr>
        <w:t xml:space="preserve"> what he is obligated to do forced him to play both sides. Maybe he knew that the conversation would be monitored and that he would be used to suck you in. I don't know. All I do know is that he was not the man we saw going into the restaurant.</w:t>
      </w:r>
      <w:r w:rsidR="000264CD" w:rsidRPr="00471595">
        <w:rPr>
          <w:rFonts w:ascii="Montserrat" w:hAnsi="Montserrat"/>
          <w:sz w:val="24"/>
        </w:rPr>
        <w:t>”</w:t>
      </w:r>
    </w:p>
    <w:p w14:paraId="3EEF43E6" w14:textId="29265FF9" w:rsidR="00AD35EB" w:rsidRPr="00471595" w:rsidRDefault="00AD35EB" w:rsidP="00515B04">
      <w:pPr>
        <w:numPr>
          <w:ins w:id="37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And how do you know that?</w:t>
      </w:r>
      <w:r w:rsidR="000264CD" w:rsidRPr="00471595">
        <w:rPr>
          <w:rFonts w:ascii="Montserrat" w:hAnsi="Montserrat"/>
          <w:sz w:val="24"/>
        </w:rPr>
        <w:t>”</w:t>
      </w:r>
      <w:r w:rsidRPr="00471595">
        <w:rPr>
          <w:rFonts w:ascii="Montserrat" w:hAnsi="Montserrat"/>
          <w:sz w:val="24"/>
        </w:rPr>
        <w:t xml:space="preserve"> </w:t>
      </w:r>
    </w:p>
    <w:p w14:paraId="7C0C950F" w14:textId="0C22F942" w:rsidR="00AD35EB" w:rsidRPr="00471595" w:rsidRDefault="00AD35EB" w:rsidP="00515B04">
      <w:pPr>
        <w:numPr>
          <w:ins w:id="375"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That's simple. He was already there disguised as you.</w:t>
      </w:r>
      <w:r w:rsidR="000264CD" w:rsidRPr="00471595">
        <w:rPr>
          <w:rFonts w:ascii="Montserrat" w:hAnsi="Montserrat"/>
          <w:sz w:val="24"/>
        </w:rPr>
        <w:t>”</w:t>
      </w:r>
    </w:p>
    <w:p w14:paraId="09BF5DBC" w14:textId="77777777" w:rsidR="00AD35EB" w:rsidRPr="00471595" w:rsidRDefault="00AD35EB" w:rsidP="00515B04">
      <w:pPr>
        <w:numPr>
          <w:ins w:id="376" w:author="Unknown"/>
        </w:numPr>
        <w:rPr>
          <w:rFonts w:ascii="Montserrat" w:hAnsi="Montserrat"/>
          <w:sz w:val="24"/>
        </w:rPr>
      </w:pPr>
    </w:p>
    <w:p w14:paraId="0D7B9D63" w14:textId="77777777" w:rsidR="00AD35EB" w:rsidRPr="00471595" w:rsidRDefault="00AD35EB" w:rsidP="00515B04">
      <w:pPr>
        <w:numPr>
          <w:ins w:id="377" w:author="Unknown"/>
        </w:numPr>
        <w:rPr>
          <w:rFonts w:ascii="Montserrat" w:hAnsi="Montserrat"/>
          <w:sz w:val="24"/>
        </w:rPr>
      </w:pPr>
      <w:r w:rsidRPr="00471595">
        <w:rPr>
          <w:rFonts w:ascii="Montserrat" w:hAnsi="Montserrat"/>
          <w:sz w:val="24"/>
        </w:rPr>
        <w:t>She was awake. Connie snored faintly beside her. She had finally gotten in bed with him and he had the gall to be a girl. Life was not fair. Eyes wide open, she stared at the pale ceiling. Phoenix was caught on that sedate border between true wakefulness and dreams. Her body was heavy and expectant with the repose of sleep. In spite of itself, her mind was clear and alert. In the hours of darkest night when the bonds of self-restraint were abandoned, she sometimes entered this state. Her wits sharp but reality itself distant and insignificant. Often she had no idea who she was at these times. Nor how many people she was. She recalled strange conversations with her own self, from times past. Thoughts could be seductive and senses unusually sharp and aroused. She used to imagine that these states were caused by a mysterious lover who would take her in the distracting haze of sleep. But mostly—at such times—she merely thought. Clearly and astutely. She simply allowed her intuition free reign.</w:t>
      </w:r>
    </w:p>
    <w:p w14:paraId="5A519942" w14:textId="02E47CCE" w:rsidR="00AD35EB" w:rsidRPr="00471595" w:rsidRDefault="00AD35EB" w:rsidP="00515B04">
      <w:pPr>
        <w:numPr>
          <w:ins w:id="378" w:author="Unknown"/>
        </w:numPr>
        <w:rPr>
          <w:rFonts w:ascii="Montserrat" w:hAnsi="Montserrat"/>
          <w:sz w:val="24"/>
        </w:rPr>
      </w:pPr>
      <w:r w:rsidRPr="00471595">
        <w:rPr>
          <w:rFonts w:ascii="Montserrat" w:hAnsi="Montserrat"/>
          <w:sz w:val="24"/>
        </w:rPr>
        <w:tab/>
        <w:t>She realized that she was only a person. All of her talents, all of her unique abilities were freedoms which she had allowed herself. Freedoms from harsher and more demanding realities. She had inherited most of these freedoms. Somehow though, they had been determined by her for herself</w:t>
      </w:r>
      <w:r w:rsidR="00295153" w:rsidRPr="00471595">
        <w:rPr>
          <w:rFonts w:ascii="Montserrat" w:hAnsi="Montserrat"/>
          <w:sz w:val="24"/>
        </w:rPr>
        <w:t xml:space="preserve"> but</w:t>
      </w:r>
      <w:r w:rsidRPr="00471595">
        <w:rPr>
          <w:rFonts w:ascii="Montserrat" w:hAnsi="Montserrat"/>
          <w:sz w:val="24"/>
        </w:rPr>
        <w:t xml:space="preserve"> she could not say why. Nor when nor where or how. She simply understood it. Accepted it. That was why she had all that she had. She had accepted it. She understood things about reality when her mind wandered away from it, as it had now. Knew how malleable it could be, as well as how constricting. Reality was like a grip. Hers was loose and fluid. Easy to shift and manipulate. Far too many—psionic latents especially—held reality in a deathly tight grip. That was why so many of them died so easily. </w:t>
      </w:r>
    </w:p>
    <w:p w14:paraId="07715EF5" w14:textId="77777777" w:rsidR="00AD35EB" w:rsidRPr="00471595" w:rsidRDefault="00AD35EB" w:rsidP="00515B04">
      <w:pPr>
        <w:numPr>
          <w:ins w:id="379" w:author="Unknown"/>
        </w:numPr>
        <w:rPr>
          <w:rFonts w:ascii="Montserrat" w:hAnsi="Montserrat"/>
          <w:sz w:val="24"/>
        </w:rPr>
      </w:pPr>
      <w:r w:rsidRPr="00471595">
        <w:rPr>
          <w:rFonts w:ascii="Montserrat" w:hAnsi="Montserrat"/>
          <w:sz w:val="24"/>
        </w:rPr>
        <w:tab/>
        <w:t xml:space="preserve">What had she learned from her mother's death? From the two years of withdrawal, struggling with the demons in her head? Existence itself was like a dream. Elusive and overwhelmingly involving. Surreal, yet immediate and clear. At once seductive and alluring, as well as capriciously dark and terrifying. </w:t>
      </w:r>
    </w:p>
    <w:p w14:paraId="235498A6" w14:textId="4653BCAD" w:rsidR="00AD35EB" w:rsidRPr="00471595" w:rsidRDefault="00AD35EB" w:rsidP="00515B04">
      <w:pPr>
        <w:numPr>
          <w:ins w:id="380" w:author="Unknown"/>
        </w:numPr>
        <w:rPr>
          <w:rFonts w:ascii="Montserrat" w:hAnsi="Montserrat"/>
          <w:sz w:val="24"/>
        </w:rPr>
      </w:pPr>
      <w:r w:rsidRPr="00471595">
        <w:rPr>
          <w:rFonts w:ascii="Montserrat" w:hAnsi="Montserrat"/>
          <w:sz w:val="24"/>
        </w:rPr>
        <w:tab/>
        <w:t>She mused. That was her mysterious seducer of the night. Existence. It crept under her awareness, igniting the passion of slumbering senses with the sudden recognition of existence. Torturing them with the exquisite wonder of being. Her hand—of its own accord—slid electrically across her own naked flesh. Her mind burned between sensations of skin on its own skin. It caressed. Teased and excruciated the submissive surfaces of its own continuity. Driven by the mindless recognition of its own arousal. Muscles ached to thrill in their own use. Breath sighed to tantalize the inner surfaces of mouth, lungs</w:t>
      </w:r>
      <w:r w:rsidR="00295153" w:rsidRPr="00471595">
        <w:rPr>
          <w:rFonts w:ascii="Montserrat" w:hAnsi="Montserrat"/>
          <w:sz w:val="24"/>
        </w:rPr>
        <w:t xml:space="preserve"> and</w:t>
      </w:r>
      <w:r w:rsidRPr="00471595">
        <w:rPr>
          <w:rFonts w:ascii="Montserrat" w:hAnsi="Montserrat"/>
          <w:sz w:val="24"/>
        </w:rPr>
        <w:t xml:space="preserve"> throat with the caress of breath. Her mind, a prisoner of the innocent hunger. The urge to find confirmation in existence. In its own half embrace with dreams, visions were summoned to arouse the soul which lay beyond reach of her carnal form. Legs slid beneath sheets to awaken their own sensual desire. The deepest desire of the flesh—to be touched—answered by the flesh itself. Her mind writhed and cried soundlessly. What do I want?</w:t>
      </w:r>
    </w:p>
    <w:p w14:paraId="7F70E241" w14:textId="77777777" w:rsidR="00AD35EB" w:rsidRPr="00471595" w:rsidRDefault="00AD35EB" w:rsidP="00515B04">
      <w:pPr>
        <w:numPr>
          <w:ins w:id="381" w:author="Unknown"/>
        </w:numPr>
        <w:rPr>
          <w:rFonts w:ascii="Montserrat" w:hAnsi="Montserrat"/>
          <w:sz w:val="24"/>
        </w:rPr>
      </w:pPr>
      <w:r w:rsidRPr="00471595">
        <w:rPr>
          <w:rFonts w:ascii="Montserrat" w:hAnsi="Montserrat"/>
          <w:sz w:val="24"/>
        </w:rPr>
        <w:tab/>
        <w:t xml:space="preserve">Her body arched, straining against its own limits. Tendons and muscles cried out their sharp sensations as they grew taut. Her depths ebbed to a rising warmth. Ached with a nameless hollowness. Apprehension. Spoken in a carnal language; some fleeting memory of a truth that had been forgotten and seemed just beyond reach. She realized that there was only pain. Realized that pleasure was merely the rarest kind of pain. </w:t>
      </w:r>
    </w:p>
    <w:p w14:paraId="28A4E288" w14:textId="77777777" w:rsidR="00AD35EB" w:rsidRPr="00471595" w:rsidRDefault="00AD35EB" w:rsidP="00515B04">
      <w:pPr>
        <w:numPr>
          <w:ins w:id="382" w:author="Unknown"/>
        </w:numPr>
        <w:rPr>
          <w:rFonts w:ascii="Montserrat" w:hAnsi="Montserrat"/>
          <w:sz w:val="24"/>
        </w:rPr>
      </w:pPr>
      <w:r w:rsidRPr="00471595">
        <w:rPr>
          <w:rFonts w:ascii="Montserrat" w:hAnsi="Montserrat"/>
          <w:sz w:val="24"/>
        </w:rPr>
        <w:tab/>
        <w:t xml:space="preserve">A confirmation. </w:t>
      </w:r>
    </w:p>
    <w:p w14:paraId="58934C41" w14:textId="77777777" w:rsidR="00AD35EB" w:rsidRPr="00471595" w:rsidRDefault="00AD35EB" w:rsidP="00515B04">
      <w:pPr>
        <w:numPr>
          <w:ins w:id="383" w:author="Unknown"/>
        </w:numPr>
        <w:rPr>
          <w:rFonts w:ascii="Montserrat" w:hAnsi="Montserrat"/>
          <w:sz w:val="24"/>
        </w:rPr>
      </w:pPr>
      <w:r w:rsidRPr="00471595">
        <w:rPr>
          <w:rFonts w:ascii="Montserrat" w:hAnsi="Montserrat"/>
          <w:sz w:val="24"/>
        </w:rPr>
        <w:tab/>
        <w:t>A finger brushed her own lips. Brought with it a faint taste of salt. Her flesh desired to experience itself more intensely. Unaware of what sensation it sought. Its appetite for sensation fueled by sensation itself. She remotely realized that this hunger could not be sated. Only obliterated. She glimpsed a rare understanding of death. Of orgasm. Felt the currents behind the infatuation of destruction. The mind and soul were capable of enduring ecstasy and pain of magnitudes beyond the resilience of flesh. But the flesh could feel both with an immediacy and consuming absorption of being. Flesh made pain real. Allowed it to penetrate the soul like nothing imagined. Her mind, consumed by the fire that her own body was stoking within itself—for its own sake—was submerged in the maelstrom of carnal passion. Drawn towards the obliterating fusion of climax. Impaled on that cathartic disintegration of personal identity.</w:t>
      </w:r>
    </w:p>
    <w:p w14:paraId="25E13314" w14:textId="04CD36E7" w:rsidR="00AD35EB" w:rsidRPr="00471595" w:rsidRDefault="00AD35EB" w:rsidP="00515B04">
      <w:pPr>
        <w:numPr>
          <w:ins w:id="384" w:author="Unknown"/>
        </w:numPr>
        <w:rPr>
          <w:rFonts w:ascii="Montserrat" w:hAnsi="Montserrat"/>
          <w:sz w:val="24"/>
        </w:rPr>
      </w:pPr>
      <w:r w:rsidRPr="00471595">
        <w:rPr>
          <w:rFonts w:ascii="Montserrat" w:hAnsi="Montserrat"/>
          <w:sz w:val="24"/>
        </w:rPr>
        <w:tab/>
        <w:t>She cried out, as a vague and fleeting comprehension escaped her grasp. The lull of sleep shattered by the shadow of her death. Connie stirred beside her. Reminded of her presence, a different heat crept into her face. Her hands pressed against her face, tracing the fine bone structure with the residue of ecstasy in her mind. Her body was slack and trembling. Her breath came in great gasps. Reality innocuously slipped itself around her. She found her mind drained and her body alert—in contrast to her earlier repose. She had no answer for herself. She did not know what she wanted. And she had just been so deeply reminded of her existence. The realization left her more empty than her exertion had. Sensuality hurt when it was recognized. She thought of all that she had endured. In her life as much as recently. She was moved by the wonder and the horror of it. She was so much a product of her life</w:t>
      </w:r>
      <w:r w:rsidR="00295153" w:rsidRPr="00471595">
        <w:rPr>
          <w:rFonts w:ascii="Montserrat" w:hAnsi="Montserrat"/>
          <w:sz w:val="24"/>
        </w:rPr>
        <w:t xml:space="preserve"> and</w:t>
      </w:r>
      <w:r w:rsidRPr="00471595">
        <w:rPr>
          <w:rFonts w:ascii="Montserrat" w:hAnsi="Montserrat"/>
          <w:sz w:val="24"/>
        </w:rPr>
        <w:t xml:space="preserve"> her life was so much a product of her. Her body craved sensation—she could feel no shame or regret for that. Her mind craved adventure—without which she was irrelevant. But her soul? Her spirit or self? </w:t>
      </w:r>
    </w:p>
    <w:p w14:paraId="4B715B75" w14:textId="77777777" w:rsidR="00AD35EB" w:rsidRPr="00471595" w:rsidRDefault="00AD35EB" w:rsidP="00515B04">
      <w:pPr>
        <w:numPr>
          <w:ins w:id="385" w:author="Unknown"/>
        </w:numPr>
        <w:rPr>
          <w:rFonts w:ascii="Montserrat" w:hAnsi="Montserrat"/>
          <w:sz w:val="24"/>
        </w:rPr>
      </w:pPr>
      <w:r w:rsidRPr="00471595">
        <w:rPr>
          <w:rFonts w:ascii="Montserrat" w:hAnsi="Montserrat"/>
          <w:sz w:val="24"/>
        </w:rPr>
        <w:tab/>
        <w:t>These parts of her held a desire which eclipsed her mind and body, yet escaped her conscious recognition in both.</w:t>
      </w:r>
    </w:p>
    <w:p w14:paraId="56CE857F" w14:textId="77777777" w:rsidR="00AD35EB" w:rsidRPr="00471595" w:rsidRDefault="00AD35EB" w:rsidP="00515B04">
      <w:pPr>
        <w:numPr>
          <w:ins w:id="386" w:author="Unknown"/>
        </w:numPr>
        <w:rPr>
          <w:rFonts w:ascii="Montserrat" w:hAnsi="Montserrat"/>
          <w:sz w:val="24"/>
        </w:rPr>
      </w:pPr>
      <w:r w:rsidRPr="00471595">
        <w:rPr>
          <w:rFonts w:ascii="Montserrat" w:hAnsi="Montserrat"/>
          <w:sz w:val="24"/>
        </w:rPr>
        <w:tab/>
        <w:t>She was a mystery to herself. She was a mystery even to others. And as like will attract, she drew mysteries to her. Or, as with each of the events that marked the awakening of her power, was violently drawn to them. She rose from her troubled bed. Thoughts of mystery followed her into the bathroom, where she refreshed herself a little. After splashing water in her face, her thoughts solidified a bit. Looked for specifics. How much did her power have to do with her and her existence? How much had sharing her mother's death changed her? What had been the true consequence of that and earlier traumatic encounters? What had she done to her own soul?</w:t>
      </w:r>
    </w:p>
    <w:p w14:paraId="4BE44BDA" w14:textId="680EF151" w:rsidR="00AD35EB" w:rsidRPr="00471595" w:rsidRDefault="00AD35EB" w:rsidP="00515B04">
      <w:pPr>
        <w:numPr>
          <w:ins w:id="387" w:author="Unknown"/>
        </w:numPr>
        <w:rPr>
          <w:rFonts w:ascii="Montserrat" w:hAnsi="Montserrat"/>
          <w:sz w:val="24"/>
        </w:rPr>
      </w:pPr>
      <w:r w:rsidRPr="00471595">
        <w:rPr>
          <w:rFonts w:ascii="Montserrat" w:hAnsi="Montserrat"/>
          <w:sz w:val="24"/>
        </w:rPr>
        <w:tab/>
        <w:t>She was not ready to confront those questions, she realized. Not yet in any case. She watched herself in the mirror. She touched her lips with a fingertip. Brushed lightly, tracing their outlines. Then her hand fell, caressing her abdomen as it passed. She was fascinated by the unconscious actions that had gripped her. Allowed her wonder to become an examination of subconscious motivation. So much of her fate had been determined by her deeper self. She had risked destruction or worse at the whim of her subconsciousness. She was best aware of it at those times when her mind subverted to animal levels. She was not reduced to animal intellect by her transformations. She laughed as it occurred to her. Conner's transformation had shocked her</w:t>
      </w:r>
      <w:r w:rsidR="00295153" w:rsidRPr="00471595">
        <w:rPr>
          <w:rFonts w:ascii="Montserrat" w:hAnsi="Montserrat"/>
          <w:sz w:val="24"/>
        </w:rPr>
        <w:t xml:space="preserve"> but</w:t>
      </w:r>
      <w:r w:rsidRPr="00471595">
        <w:rPr>
          <w:rFonts w:ascii="Montserrat" w:hAnsi="Montserrat"/>
          <w:sz w:val="24"/>
        </w:rPr>
        <w:t xml:space="preserve"> she had succumbed to a stranger temptation, taken on the form and substance of a tiger to escape the scars to her humanity. Unfortunately, the power of her mind had built in limitations</w:t>
      </w:r>
      <w:r w:rsidR="00295153" w:rsidRPr="00471595">
        <w:rPr>
          <w:rFonts w:ascii="Montserrat" w:hAnsi="Montserrat"/>
          <w:sz w:val="24"/>
        </w:rPr>
        <w:t xml:space="preserve"> and</w:t>
      </w:r>
      <w:r w:rsidRPr="00471595">
        <w:rPr>
          <w:rFonts w:ascii="Montserrat" w:hAnsi="Montserrat"/>
          <w:sz w:val="24"/>
        </w:rPr>
        <w:t xml:space="preserve"> she succeeded in becoming a tiger with the mind of a human girl. She had not found the simplicity of animal awareness until she fell victim to this strange fever. The formless lust that made her heir to a primeval intelligence which could ambush her in moments of passion or distraction regardless of her present form.</w:t>
      </w:r>
    </w:p>
    <w:p w14:paraId="103EC78F" w14:textId="77777777" w:rsidR="00AD35EB" w:rsidRPr="00471595" w:rsidRDefault="00AD35EB" w:rsidP="00515B04">
      <w:pPr>
        <w:numPr>
          <w:ins w:id="388" w:author="Unknown"/>
        </w:numPr>
        <w:rPr>
          <w:rFonts w:ascii="Montserrat" w:hAnsi="Montserrat"/>
          <w:sz w:val="24"/>
        </w:rPr>
      </w:pPr>
      <w:r w:rsidRPr="00471595">
        <w:rPr>
          <w:rFonts w:ascii="Montserrat" w:hAnsi="Montserrat"/>
          <w:sz w:val="24"/>
        </w:rPr>
        <w:tab/>
        <w:t xml:space="preserve">Such as now. </w:t>
      </w:r>
    </w:p>
    <w:p w14:paraId="537A78DD" w14:textId="77777777" w:rsidR="00AD35EB" w:rsidRPr="00471595" w:rsidRDefault="00AD35EB" w:rsidP="00515B04">
      <w:pPr>
        <w:numPr>
          <w:ins w:id="389" w:author="Unknown"/>
        </w:numPr>
        <w:rPr>
          <w:rFonts w:ascii="Montserrat" w:hAnsi="Montserrat"/>
          <w:sz w:val="24"/>
        </w:rPr>
      </w:pPr>
      <w:r w:rsidRPr="00471595">
        <w:rPr>
          <w:rFonts w:ascii="Montserrat" w:hAnsi="Montserrat"/>
          <w:sz w:val="24"/>
        </w:rPr>
        <w:tab/>
        <w:t>The change was beyond notice. Slipping through a door that memory had opened. She had reacted by smell. She had picked up a trace of musk. A male scent which had no place there. Her fingers flickered with the addition of claws and her feminine character was swallowed by animal androgyny. A half form. Her intermediary phase of shift. She slipped out of the bathroom and scanned her bedroom. Acting on a level of instinct, she had no analysis to consider. Her senses told her that there was another being in her suite—besides the sleeping presence of Connie and Naomi. She stalked to the door and paused. From its other side, came an intensity of concentration. She knew it was being watched. The watcher was approaching it noiselessly. She dropped back into the shadows. Her primal mind, more attentive to the subtle, picked up the auras of warding thoughts and psionic alarms with which a sleeping psi guarded herself. They tasted of Conner to her mind. She felt a distinct alarm, as they splintered and dissolved under pressure from the intruder.</w:t>
      </w:r>
    </w:p>
    <w:p w14:paraId="1C7B8DCE" w14:textId="1C6F5CB0" w:rsidR="00AD35EB" w:rsidRPr="00471595" w:rsidRDefault="00AD35EB" w:rsidP="00515B04">
      <w:pPr>
        <w:numPr>
          <w:ins w:id="390" w:author="Unknown"/>
        </w:numPr>
        <w:rPr>
          <w:rFonts w:ascii="Montserrat" w:hAnsi="Montserrat"/>
          <w:sz w:val="24"/>
        </w:rPr>
      </w:pPr>
      <w:r w:rsidRPr="00471595">
        <w:rPr>
          <w:rFonts w:ascii="Montserrat" w:hAnsi="Montserrat"/>
          <w:sz w:val="24"/>
        </w:rPr>
        <w:tab/>
        <w:t>Then, the door was slipped open on oiled hinges. The scent of the oil had reached her nose as it had begun its motion. Her instincts screamed. The time to act was now. She sprung, hitting the door</w:t>
      </w:r>
      <w:r w:rsidR="00295153" w:rsidRPr="00471595">
        <w:rPr>
          <w:rFonts w:ascii="Montserrat" w:hAnsi="Montserrat"/>
          <w:sz w:val="24"/>
        </w:rPr>
        <w:t xml:space="preserve"> and</w:t>
      </w:r>
      <w:r w:rsidRPr="00471595">
        <w:rPr>
          <w:rFonts w:ascii="Montserrat" w:hAnsi="Montserrat"/>
          <w:sz w:val="24"/>
        </w:rPr>
        <w:t xml:space="preserve"> ripping it off of its hinges at impact. She and the door ricocheted off of an object immediately on entering the living room. She jumped away from the door the instant she landed. Muffled sounds confirmed that her trespasser had also distanced himself from the door and regained his footing.  Her ears tracked and coordinated. He was already in motion, closing with an ease of movement which clearly indicated that he suffered no encumbrance from the lack of light. She took advantage of her own heightened senses and superior knowledge of the room's layout, to bound out of his reach in a direction which would place unwieldy blocks of furniture in between them. </w:t>
      </w:r>
    </w:p>
    <w:p w14:paraId="4AFBD14E" w14:textId="3B15CE3E" w:rsidR="00AD35EB" w:rsidRPr="00471595" w:rsidRDefault="00AD35EB" w:rsidP="00515B04">
      <w:pPr>
        <w:numPr>
          <w:ins w:id="391" w:author="Unknown"/>
        </w:numPr>
        <w:rPr>
          <w:rFonts w:ascii="Montserrat" w:hAnsi="Montserrat"/>
          <w:sz w:val="24"/>
        </w:rPr>
      </w:pPr>
      <w:r w:rsidRPr="00471595">
        <w:rPr>
          <w:rFonts w:ascii="Montserrat" w:hAnsi="Montserrat"/>
          <w:sz w:val="24"/>
        </w:rPr>
        <w:tab/>
        <w:t>She heard the whisper of the object in time to evade, barely escaping entanglement. He had thrown a bola or its like. She was bounding for the kitchen, as he came around behind her. She smelled gun oil, felt his concentration and hit the floor. The bullet missed her</w:t>
      </w:r>
      <w:r w:rsidR="00295153" w:rsidRPr="00471595">
        <w:rPr>
          <w:rFonts w:ascii="Montserrat" w:hAnsi="Montserrat"/>
          <w:sz w:val="24"/>
        </w:rPr>
        <w:t xml:space="preserve"> but</w:t>
      </w:r>
      <w:r w:rsidRPr="00471595">
        <w:rPr>
          <w:rFonts w:ascii="Montserrat" w:hAnsi="Montserrat"/>
          <w:sz w:val="24"/>
        </w:rPr>
        <w:t xml:space="preserve"> she would not be able to throw off another shot if he was any good. He was</w:t>
      </w:r>
      <w:r w:rsidR="00295153" w:rsidRPr="00471595">
        <w:rPr>
          <w:rFonts w:ascii="Montserrat" w:hAnsi="Montserrat"/>
          <w:sz w:val="24"/>
        </w:rPr>
        <w:t xml:space="preserve"> but</w:t>
      </w:r>
      <w:r w:rsidRPr="00471595">
        <w:rPr>
          <w:rFonts w:ascii="Montserrat" w:hAnsi="Montserrat"/>
          <w:sz w:val="24"/>
        </w:rPr>
        <w:t xml:space="preserve"> he had hesitated just enough for her to slip behind a counter. She was conscious of not hearing any noise in association with the shot</w:t>
      </w:r>
      <w:r w:rsidR="00295153" w:rsidRPr="00471595">
        <w:rPr>
          <w:rFonts w:ascii="Montserrat" w:hAnsi="Montserrat"/>
          <w:sz w:val="24"/>
        </w:rPr>
        <w:t xml:space="preserve"> but</w:t>
      </w:r>
      <w:r w:rsidRPr="00471595">
        <w:rPr>
          <w:rFonts w:ascii="Montserrat" w:hAnsi="Montserrat"/>
          <w:sz w:val="24"/>
        </w:rPr>
        <w:t xml:space="preserve"> lacked the capacity to deduce the relevance of the data. Her hand found a large butcher knife—an abysmal throwing knife but she had no time or wit for complaints. She threw it</w:t>
      </w:r>
      <w:r w:rsidR="00295153" w:rsidRPr="00471595">
        <w:rPr>
          <w:rFonts w:ascii="Montserrat" w:hAnsi="Montserrat"/>
          <w:sz w:val="24"/>
        </w:rPr>
        <w:t xml:space="preserve"> and</w:t>
      </w:r>
      <w:r w:rsidRPr="00471595">
        <w:rPr>
          <w:rFonts w:ascii="Montserrat" w:hAnsi="Montserrat"/>
          <w:sz w:val="24"/>
        </w:rPr>
        <w:t xml:space="preserve"> managed to knock away his gun. She had forgotten how strong she was in this form. The knife had hit him like a hammer. </w:t>
      </w:r>
    </w:p>
    <w:p w14:paraId="39998364" w14:textId="6731BBCE" w:rsidR="00AD35EB" w:rsidRPr="00471595" w:rsidRDefault="00AD35EB" w:rsidP="00515B04">
      <w:pPr>
        <w:numPr>
          <w:ins w:id="392" w:author="Unknown"/>
        </w:numPr>
        <w:rPr>
          <w:rFonts w:ascii="Montserrat" w:hAnsi="Montserrat"/>
          <w:sz w:val="24"/>
        </w:rPr>
      </w:pPr>
      <w:r w:rsidRPr="00471595">
        <w:rPr>
          <w:rFonts w:ascii="Montserrat" w:hAnsi="Montserrat"/>
          <w:sz w:val="24"/>
        </w:rPr>
        <w:tab/>
        <w:t>Unfortunately, as he advanced, he came directly between her and her intended escape route out into the atrium off of the kitchen. She crouched low</w:t>
      </w:r>
      <w:r w:rsidR="00295153" w:rsidRPr="00471595">
        <w:rPr>
          <w:rFonts w:ascii="Montserrat" w:hAnsi="Montserrat"/>
          <w:sz w:val="24"/>
        </w:rPr>
        <w:t xml:space="preserve"> and</w:t>
      </w:r>
      <w:r w:rsidRPr="00471595">
        <w:rPr>
          <w:rFonts w:ascii="Montserrat" w:hAnsi="Montserrat"/>
          <w:sz w:val="24"/>
        </w:rPr>
        <w:t xml:space="preserve"> watched him. His gun was out of the picture, which evened things up a bit. The way he had disarmed Conner's psychic alarms, she knew instinctively that it would not be safe for either of them to use their powers. He had a sword of some type though, while she had only her teeth and claws. His concentration was unshakable, which sparked an alarm in her mind. She perceived—uncomprehendingly—the weaving of aural energies around him. It was like no psi she had ever encountered. She instinctively understood that she had no defense against this, whatever it was. She roared to try and distract him. It almost worked</w:t>
      </w:r>
      <w:r w:rsidR="00295153" w:rsidRPr="00471595">
        <w:rPr>
          <w:rFonts w:ascii="Montserrat" w:hAnsi="Montserrat"/>
          <w:sz w:val="24"/>
        </w:rPr>
        <w:t xml:space="preserve"> but</w:t>
      </w:r>
      <w:r w:rsidRPr="00471595">
        <w:rPr>
          <w:rFonts w:ascii="Montserrat" w:hAnsi="Montserrat"/>
          <w:sz w:val="24"/>
        </w:rPr>
        <w:t xml:space="preserve"> the patterns restrengthened. So instead, she threw something at him. She threw everything she could get her hands on in that kitchen, to be more precise. This served to greatly annoy him</w:t>
      </w:r>
      <w:r w:rsidR="00295153" w:rsidRPr="00471595">
        <w:rPr>
          <w:rFonts w:ascii="Montserrat" w:hAnsi="Montserrat"/>
          <w:sz w:val="24"/>
        </w:rPr>
        <w:t xml:space="preserve"> and</w:t>
      </w:r>
      <w:r w:rsidRPr="00471595">
        <w:rPr>
          <w:rFonts w:ascii="Montserrat" w:hAnsi="Montserrat"/>
          <w:sz w:val="24"/>
        </w:rPr>
        <w:t xml:space="preserve"> when he had become annoyed enough—for several of the things had been rather large</w:t>
      </w:r>
      <w:r w:rsidR="00295153" w:rsidRPr="00471595">
        <w:rPr>
          <w:rFonts w:ascii="Montserrat" w:hAnsi="Montserrat"/>
          <w:sz w:val="24"/>
        </w:rPr>
        <w:t xml:space="preserve"> and</w:t>
      </w:r>
      <w:r w:rsidRPr="00471595">
        <w:rPr>
          <w:rFonts w:ascii="Montserrat" w:hAnsi="Montserrat"/>
          <w:sz w:val="24"/>
        </w:rPr>
        <w:t xml:space="preserve"> heavy enough to force him to dodge out of their way—it broke his hold on the patterned psi. He closed with his sword. She lurched forward as he lunged—but just to the side of his thrust. Pivoting her torso, she found herself facing his fully extended arm for a split second. That was just enough time. </w:t>
      </w:r>
    </w:p>
    <w:p w14:paraId="515255F0" w14:textId="4DA57E4B" w:rsidR="00AD35EB" w:rsidRPr="00471595" w:rsidRDefault="00AD35EB" w:rsidP="00515B04">
      <w:pPr>
        <w:numPr>
          <w:ins w:id="393" w:author="Unknown"/>
        </w:numPr>
        <w:rPr>
          <w:rFonts w:ascii="Montserrat" w:hAnsi="Montserrat"/>
          <w:sz w:val="24"/>
        </w:rPr>
      </w:pPr>
      <w:r w:rsidRPr="00471595">
        <w:rPr>
          <w:rFonts w:ascii="Montserrat" w:hAnsi="Montserrat"/>
          <w:sz w:val="24"/>
        </w:rPr>
        <w:tab/>
        <w:t>She slid her right hand down the length of his arm, to his own hand, cupping her left hand under his shoulder simultaneously. Her right hand clasped his hand, forcing the wrist to bend in. This broke his grip on the sword. Using the leverage on his wrist, she twisted his arm so that his elbow locked. Then she leaned into a snap full extension of her left arm, through the line of his arm. It gave with a satisfying crunch. He gasped</w:t>
      </w:r>
      <w:r w:rsidR="00295153" w:rsidRPr="00471595">
        <w:rPr>
          <w:rFonts w:ascii="Montserrat" w:hAnsi="Montserrat"/>
          <w:sz w:val="24"/>
        </w:rPr>
        <w:t xml:space="preserve"> but</w:t>
      </w:r>
      <w:r w:rsidRPr="00471595">
        <w:rPr>
          <w:rFonts w:ascii="Montserrat" w:hAnsi="Montserrat"/>
          <w:sz w:val="24"/>
        </w:rPr>
        <w:t xml:space="preserve"> he had managed to gather up the sword with his left hand</w:t>
      </w:r>
      <w:r w:rsidR="00295153" w:rsidRPr="00471595">
        <w:rPr>
          <w:rFonts w:ascii="Montserrat" w:hAnsi="Montserrat"/>
          <w:sz w:val="24"/>
        </w:rPr>
        <w:t xml:space="preserve"> and</w:t>
      </w:r>
      <w:r w:rsidRPr="00471595">
        <w:rPr>
          <w:rFonts w:ascii="Montserrat" w:hAnsi="Montserrat"/>
          <w:sz w:val="24"/>
        </w:rPr>
        <w:t xml:space="preserve"> whip it into her exposed side. They disengaged. She felt nothing from the wound in her side</w:t>
      </w:r>
      <w:r w:rsidR="00295153" w:rsidRPr="00471595">
        <w:rPr>
          <w:rFonts w:ascii="Montserrat" w:hAnsi="Montserrat"/>
          <w:sz w:val="24"/>
        </w:rPr>
        <w:t xml:space="preserve"> but</w:t>
      </w:r>
      <w:r w:rsidRPr="00471595">
        <w:rPr>
          <w:rFonts w:ascii="Montserrat" w:hAnsi="Montserrat"/>
          <w:sz w:val="24"/>
        </w:rPr>
        <w:t xml:space="preserve"> the warmth down her side implied as to its seriousness. She knew that he was more grievously wounded than she</w:t>
      </w:r>
      <w:r w:rsidR="00295153" w:rsidRPr="00471595">
        <w:rPr>
          <w:rFonts w:ascii="Montserrat" w:hAnsi="Montserrat"/>
          <w:sz w:val="24"/>
        </w:rPr>
        <w:t xml:space="preserve"> and</w:t>
      </w:r>
      <w:r w:rsidRPr="00471595">
        <w:rPr>
          <w:rFonts w:ascii="Montserrat" w:hAnsi="Montserrat"/>
          <w:sz w:val="24"/>
        </w:rPr>
        <w:t xml:space="preserve"> hence more dangerous. He whirled around, snapping his foot under her jaw, throwing her backward into the dining area. She rolled as she landed, back up to a standing position. </w:t>
      </w:r>
    </w:p>
    <w:p w14:paraId="5EB7C462" w14:textId="2CE5AA07" w:rsidR="00AD35EB" w:rsidRPr="00471595" w:rsidRDefault="00AD35EB" w:rsidP="00515B04">
      <w:pPr>
        <w:numPr>
          <w:ins w:id="394" w:author="Unknown"/>
        </w:numPr>
        <w:rPr>
          <w:rFonts w:ascii="Montserrat" w:hAnsi="Montserrat"/>
          <w:sz w:val="24"/>
        </w:rPr>
      </w:pPr>
      <w:r w:rsidRPr="00471595">
        <w:rPr>
          <w:rFonts w:ascii="Montserrat" w:hAnsi="Montserrat"/>
          <w:sz w:val="24"/>
        </w:rPr>
        <w:tab/>
        <w:t>For a moment, her head felt light and filled with stars. The world listed as she started to black out</w:t>
      </w:r>
      <w:r w:rsidR="00295153" w:rsidRPr="00471595">
        <w:rPr>
          <w:rFonts w:ascii="Montserrat" w:hAnsi="Montserrat"/>
          <w:sz w:val="24"/>
        </w:rPr>
        <w:t xml:space="preserve"> but</w:t>
      </w:r>
      <w:r w:rsidRPr="00471595">
        <w:rPr>
          <w:rFonts w:ascii="Montserrat" w:hAnsi="Montserrat"/>
          <w:sz w:val="24"/>
        </w:rPr>
        <w:t xml:space="preserve"> she recovered by crouching down. She clenched her teeth and narrowed her eyes, willing herself to stay conscious. The whisper of fabric betrayed his presence as he skirted around to flank her.</w:t>
      </w:r>
    </w:p>
    <w:p w14:paraId="4AF5C888" w14:textId="22DE97C3" w:rsidR="00AD35EB" w:rsidRPr="00471595" w:rsidRDefault="00AD35EB" w:rsidP="00515B04">
      <w:pPr>
        <w:numPr>
          <w:ins w:id="395" w:author="Unknown"/>
        </w:numPr>
        <w:rPr>
          <w:rFonts w:ascii="Montserrat" w:hAnsi="Montserrat"/>
          <w:sz w:val="24"/>
        </w:rPr>
      </w:pPr>
      <w:r w:rsidRPr="00471595">
        <w:rPr>
          <w:rFonts w:ascii="Montserrat" w:hAnsi="Montserrat"/>
          <w:sz w:val="24"/>
        </w:rPr>
        <w:tab/>
        <w:t>She leapt, high enough to skim the ceiling</w:t>
      </w:r>
      <w:r w:rsidR="00295153" w:rsidRPr="00471595">
        <w:rPr>
          <w:rFonts w:ascii="Montserrat" w:hAnsi="Montserrat"/>
          <w:sz w:val="24"/>
        </w:rPr>
        <w:t xml:space="preserve"> and</w:t>
      </w:r>
      <w:r w:rsidRPr="00471595">
        <w:rPr>
          <w:rFonts w:ascii="Montserrat" w:hAnsi="Montserrat"/>
          <w:sz w:val="24"/>
        </w:rPr>
        <w:t xml:space="preserve"> came down with raking claws. She smelled his blood, as she recoiled off of the floor and past him. She was streaking toward the glass door, when he dropped into a spin, sweeping her legs out from under her. She landed hard on hip and shoulder, flipping over onto her back. He was reaching for a backup pistol as he loomed over her. She caught him with a double kick, from a back hand spring off of the kitchen floor. He reeled back</w:t>
      </w:r>
      <w:r w:rsidR="00295153" w:rsidRPr="00471595">
        <w:rPr>
          <w:rFonts w:ascii="Montserrat" w:hAnsi="Montserrat"/>
          <w:sz w:val="24"/>
        </w:rPr>
        <w:t xml:space="preserve"> but</w:t>
      </w:r>
      <w:r w:rsidRPr="00471595">
        <w:rPr>
          <w:rFonts w:ascii="Montserrat" w:hAnsi="Montserrat"/>
          <w:sz w:val="24"/>
        </w:rPr>
        <w:t xml:space="preserve"> kept hold of the gun. She was launching herself at the glass once more, when he fired. </w:t>
      </w:r>
    </w:p>
    <w:p w14:paraId="521AD695" w14:textId="11B815CF" w:rsidR="00AD35EB" w:rsidRPr="00471595" w:rsidRDefault="00AD35EB" w:rsidP="00515B04">
      <w:pPr>
        <w:numPr>
          <w:ins w:id="396" w:author="Unknown"/>
        </w:numPr>
        <w:rPr>
          <w:rFonts w:ascii="Montserrat" w:hAnsi="Montserrat"/>
          <w:sz w:val="24"/>
        </w:rPr>
      </w:pPr>
      <w:r w:rsidRPr="00471595">
        <w:rPr>
          <w:rFonts w:ascii="Montserrat" w:hAnsi="Montserrat"/>
          <w:sz w:val="24"/>
        </w:rPr>
        <w:tab/>
        <w:t>The bullet was large caliber</w:t>
      </w:r>
      <w:r w:rsidR="00295153" w:rsidRPr="00471595">
        <w:rPr>
          <w:rFonts w:ascii="Montserrat" w:hAnsi="Montserrat"/>
          <w:sz w:val="24"/>
        </w:rPr>
        <w:t xml:space="preserve"> and</w:t>
      </w:r>
      <w:r w:rsidRPr="00471595">
        <w:rPr>
          <w:rFonts w:ascii="Montserrat" w:hAnsi="Montserrat"/>
          <w:sz w:val="24"/>
        </w:rPr>
        <w:t xml:space="preserve"> hit with enough impact to carry her through the pane of glass and out into the garden. The shock was more than she could take</w:t>
      </w:r>
      <w:r w:rsidR="00295153" w:rsidRPr="00471595">
        <w:rPr>
          <w:rFonts w:ascii="Montserrat" w:hAnsi="Montserrat"/>
          <w:sz w:val="24"/>
        </w:rPr>
        <w:t xml:space="preserve"> but</w:t>
      </w:r>
      <w:r w:rsidRPr="00471595">
        <w:rPr>
          <w:rFonts w:ascii="Montserrat" w:hAnsi="Montserrat"/>
          <w:sz w:val="24"/>
        </w:rPr>
        <w:t xml:space="preserve"> a reflex forced her to shift to her human form, allowing her body to cope with the damage in the total disruption of change. She landed, naked</w:t>
      </w:r>
      <w:r w:rsidR="00295153" w:rsidRPr="00471595">
        <w:rPr>
          <w:rFonts w:ascii="Montserrat" w:hAnsi="Montserrat"/>
          <w:sz w:val="24"/>
        </w:rPr>
        <w:t xml:space="preserve"> and</w:t>
      </w:r>
      <w:r w:rsidRPr="00471595">
        <w:rPr>
          <w:rFonts w:ascii="Montserrat" w:hAnsi="Montserrat"/>
          <w:sz w:val="24"/>
        </w:rPr>
        <w:t xml:space="preserve"> in extreme agony from the echoes of her wounds. She hoped that the assassin would believe he had succeeded. Think she had surely perished from the sudden, fatal bullet wound. She hoped that he was poorly informed enough to not suspect otherwise. Her mind was rapidly composing a plan of action. Conner had been right. She was definitely going to have to do something about her own protection, before trusting ASIA security around here got her killed. </w:t>
      </w:r>
    </w:p>
    <w:p w14:paraId="6AA6EF6A" w14:textId="5FFE6FEB" w:rsidR="00AD35EB" w:rsidRPr="00471595" w:rsidRDefault="00AD35EB" w:rsidP="00515B04">
      <w:pPr>
        <w:numPr>
          <w:ins w:id="397" w:author="Unknown"/>
        </w:numPr>
        <w:rPr>
          <w:rFonts w:ascii="Montserrat" w:hAnsi="Montserrat"/>
          <w:sz w:val="24"/>
        </w:rPr>
      </w:pPr>
      <w:r w:rsidRPr="00471595">
        <w:rPr>
          <w:rFonts w:ascii="Montserrat" w:hAnsi="Montserrat"/>
          <w:sz w:val="24"/>
        </w:rPr>
        <w:tab/>
        <w:t>If not for Naomi, she would have agreed with Conner</w:t>
      </w:r>
      <w:r w:rsidR="00295153" w:rsidRPr="00471595">
        <w:rPr>
          <w:rFonts w:ascii="Montserrat" w:hAnsi="Montserrat"/>
          <w:sz w:val="24"/>
        </w:rPr>
        <w:t xml:space="preserve"> and</w:t>
      </w:r>
      <w:r w:rsidRPr="00471595">
        <w:rPr>
          <w:rFonts w:ascii="Montserrat" w:hAnsi="Montserrat"/>
          <w:sz w:val="24"/>
        </w:rPr>
        <w:t xml:space="preserve"> not come back to the safe house. They had snuck in, hoping that Arthur's deception would at least buy them the remainder of the night</w:t>
      </w:r>
      <w:r w:rsidR="00295153" w:rsidRPr="00471595">
        <w:rPr>
          <w:rFonts w:ascii="Montserrat" w:hAnsi="Montserrat"/>
          <w:sz w:val="24"/>
        </w:rPr>
        <w:t xml:space="preserve"> and</w:t>
      </w:r>
      <w:r w:rsidRPr="00471595">
        <w:rPr>
          <w:rFonts w:ascii="Montserrat" w:hAnsi="Montserrat"/>
          <w:sz w:val="24"/>
        </w:rPr>
        <w:t xml:space="preserve"> give her a chance to move Naomi</w:t>
      </w:r>
      <w:r w:rsidR="00295153" w:rsidRPr="00471595">
        <w:rPr>
          <w:rFonts w:ascii="Montserrat" w:hAnsi="Montserrat"/>
          <w:sz w:val="24"/>
        </w:rPr>
        <w:t xml:space="preserve"> and</w:t>
      </w:r>
      <w:r w:rsidRPr="00471595">
        <w:rPr>
          <w:rFonts w:ascii="Montserrat" w:hAnsi="Montserrat"/>
          <w:sz w:val="24"/>
        </w:rPr>
        <w:t xml:space="preserve"> herself, somewhere safe without drawing ASIA suspicion. Apparently, Arthur's deception had not worked</w:t>
      </w:r>
      <w:r w:rsidR="00295153" w:rsidRPr="00471595">
        <w:rPr>
          <w:rFonts w:ascii="Montserrat" w:hAnsi="Montserrat"/>
          <w:sz w:val="24"/>
        </w:rPr>
        <w:t xml:space="preserve"> and</w:t>
      </w:r>
      <w:r w:rsidRPr="00471595">
        <w:rPr>
          <w:rFonts w:ascii="Montserrat" w:hAnsi="Montserrat"/>
          <w:sz w:val="24"/>
        </w:rPr>
        <w:t xml:space="preserve"> whoever had set that trap had not wasted any time correcting their mistake. </w:t>
      </w:r>
    </w:p>
    <w:p w14:paraId="213B94D2" w14:textId="38FE3B23" w:rsidR="00AD35EB" w:rsidRPr="00471595" w:rsidRDefault="00AD35EB" w:rsidP="00515B04">
      <w:pPr>
        <w:numPr>
          <w:ins w:id="398" w:author="Unknown"/>
        </w:numPr>
        <w:rPr>
          <w:rFonts w:ascii="Montserrat" w:hAnsi="Montserrat"/>
          <w:sz w:val="24"/>
        </w:rPr>
      </w:pPr>
      <w:r w:rsidRPr="00471595">
        <w:rPr>
          <w:rFonts w:ascii="Montserrat" w:hAnsi="Montserrat"/>
          <w:sz w:val="24"/>
        </w:rPr>
        <w:tab/>
        <w:t>As she thought about the assassin, she was suddenly, painfully aware that—if he had arrived to attack her while she had been... Preoccupied—she would have been easily surprised by him. If not for her sensual episode, though, he would have caught her asleep and unawares. She had painfully ascended to her feet</w:t>
      </w:r>
      <w:r w:rsidR="00295153" w:rsidRPr="00471595">
        <w:rPr>
          <w:rFonts w:ascii="Montserrat" w:hAnsi="Montserrat"/>
          <w:sz w:val="24"/>
        </w:rPr>
        <w:t xml:space="preserve"> and</w:t>
      </w:r>
      <w:r w:rsidRPr="00471595">
        <w:rPr>
          <w:rFonts w:ascii="Montserrat" w:hAnsi="Montserrat"/>
          <w:sz w:val="24"/>
        </w:rPr>
        <w:t xml:space="preserve"> was watching the interior through the big bay windows. Inside, she could see security had arrived and was combing through the aftermath. She was relieved to see Connie and Naomi had emerged, awakened by the sounds of breaking furniture and glass. Both seemed to be fine</w:t>
      </w:r>
      <w:r w:rsidR="00295153" w:rsidRPr="00471595">
        <w:rPr>
          <w:rFonts w:ascii="Montserrat" w:hAnsi="Montserrat"/>
          <w:sz w:val="24"/>
        </w:rPr>
        <w:t xml:space="preserve"> and</w:t>
      </w:r>
      <w:r w:rsidRPr="00471595">
        <w:rPr>
          <w:rFonts w:ascii="Montserrat" w:hAnsi="Montserrat"/>
          <w:sz w:val="24"/>
        </w:rPr>
        <w:t xml:space="preserve"> she wondered where her assassin had fled to. She had landed in the concealing foliage of a garden soaked in shadows</w:t>
      </w:r>
      <w:r w:rsidR="00295153" w:rsidRPr="00471595">
        <w:rPr>
          <w:rFonts w:ascii="Montserrat" w:hAnsi="Montserrat"/>
          <w:sz w:val="24"/>
        </w:rPr>
        <w:t xml:space="preserve"> and</w:t>
      </w:r>
      <w:r w:rsidRPr="00471595">
        <w:rPr>
          <w:rFonts w:ascii="Montserrat" w:hAnsi="Montserrat"/>
          <w:sz w:val="24"/>
        </w:rPr>
        <w:t xml:space="preserve"> remained so, until the head of security came in and began ordering everyone out. Conner had reached out to her with his mind</w:t>
      </w:r>
      <w:r w:rsidR="00295153" w:rsidRPr="00471595">
        <w:rPr>
          <w:rFonts w:ascii="Montserrat" w:hAnsi="Montserrat"/>
          <w:sz w:val="24"/>
        </w:rPr>
        <w:t xml:space="preserve"> and</w:t>
      </w:r>
      <w:r w:rsidRPr="00471595">
        <w:rPr>
          <w:rFonts w:ascii="Montserrat" w:hAnsi="Montserrat"/>
          <w:sz w:val="24"/>
        </w:rPr>
        <w:t xml:space="preserve"> verified her survival. </w:t>
      </w:r>
    </w:p>
    <w:p w14:paraId="05C8F191" w14:textId="77777777" w:rsidR="00AD35EB" w:rsidRPr="00471595" w:rsidRDefault="00AD35EB" w:rsidP="00515B04">
      <w:pPr>
        <w:numPr>
          <w:ins w:id="399" w:author="Unknown"/>
        </w:numPr>
        <w:rPr>
          <w:rFonts w:ascii="Montserrat" w:hAnsi="Montserrat"/>
          <w:sz w:val="24"/>
        </w:rPr>
      </w:pPr>
      <w:r w:rsidRPr="00471595">
        <w:rPr>
          <w:rFonts w:ascii="Montserrat" w:hAnsi="Montserrat"/>
          <w:sz w:val="24"/>
        </w:rPr>
        <w:tab/>
        <w:t xml:space="preserve">When the room was clear, she slipped in and quickly gathered the things she would need. Between the three of them, they did not have much to collect. As soon as they were ready, Connie, Naomi and Phoenix prowled quietly out into the lingering darkness of early morning. No one spoke. Each was lost in her own thoughts. The thought that nagged at Phoenix finally crystallized as they reached the end of the block. When her intellect had been submerged by her animal instincts, she realized, she had known who her assassin had been. But the certainty, along with the identity that had sprung to mind, had evaporated with her return to normal consciousness. The thought bothered her a little. From what she remembered of the event, he now had a broken arm—though he could probably have gotten that fixed by the time she could begin to track him down. She did, however, have his scent. Perhaps that was what had seemed to indicate a familiarity to her. She could not place it from her memory though. It sort of had a background quality. </w:t>
      </w:r>
    </w:p>
    <w:p w14:paraId="08E800C6" w14:textId="164AC5F1" w:rsidR="00AD35EB" w:rsidRPr="00471595" w:rsidRDefault="00AD35EB" w:rsidP="00515B04">
      <w:pPr>
        <w:numPr>
          <w:ins w:id="400" w:author="Unknown"/>
        </w:numPr>
        <w:rPr>
          <w:rFonts w:ascii="Montserrat" w:hAnsi="Montserrat"/>
          <w:sz w:val="24"/>
        </w:rPr>
      </w:pPr>
      <w:r w:rsidRPr="00471595">
        <w:rPr>
          <w:rFonts w:ascii="Montserrat" w:hAnsi="Montserrat"/>
          <w:sz w:val="24"/>
        </w:rPr>
        <w:tab/>
        <w:t>She had been picking it up around her in the past few days but had not bothered to place its source</w:t>
      </w:r>
      <w:r w:rsidR="00295153" w:rsidRPr="00471595">
        <w:rPr>
          <w:rFonts w:ascii="Montserrat" w:hAnsi="Montserrat"/>
          <w:sz w:val="24"/>
        </w:rPr>
        <w:t xml:space="preserve"> and</w:t>
      </w:r>
      <w:r w:rsidRPr="00471595">
        <w:rPr>
          <w:rFonts w:ascii="Montserrat" w:hAnsi="Montserrat"/>
          <w:sz w:val="24"/>
        </w:rPr>
        <w:t xml:space="preserve"> could not piece together an exact association from her collection of memories.</w:t>
      </w:r>
    </w:p>
    <w:p w14:paraId="164CA649" w14:textId="77777777" w:rsidR="00515B04" w:rsidRPr="00471595" w:rsidRDefault="00515B04" w:rsidP="00515B04">
      <w:pPr>
        <w:rPr>
          <w:rFonts w:ascii="Montserrat" w:hAnsi="Montserrat"/>
          <w:sz w:val="24"/>
        </w:rPr>
      </w:pPr>
    </w:p>
    <w:p w14:paraId="1593F5BF"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68474ED7" w14:textId="77777777" w:rsidR="00515B04" w:rsidRPr="00471595" w:rsidRDefault="00515B04" w:rsidP="00515B04">
      <w:pPr>
        <w:rPr>
          <w:rFonts w:ascii="Montserrat" w:hAnsi="Montserrat"/>
          <w:sz w:val="24"/>
        </w:rPr>
      </w:pPr>
    </w:p>
    <w:p w14:paraId="0C1E8F4C" w14:textId="7009ED27" w:rsidR="00AD35EB" w:rsidRPr="00471595" w:rsidRDefault="00AD35EB" w:rsidP="00515B04">
      <w:pPr>
        <w:numPr>
          <w:ins w:id="401" w:author="Unknown"/>
        </w:numPr>
        <w:rPr>
          <w:rFonts w:ascii="Montserrat" w:hAnsi="Montserrat"/>
          <w:sz w:val="24"/>
        </w:rPr>
      </w:pPr>
      <w:r w:rsidRPr="00471595">
        <w:rPr>
          <w:rFonts w:ascii="Montserrat" w:hAnsi="Montserrat"/>
          <w:sz w:val="24"/>
        </w:rPr>
        <w:t>That led to acts to ban psionics from terrestrial environments and habitats—like planets and space stations. Never mind that such laws leave us nowhere to actually live. Whoever thought up these 'mind-control' fantasies obviously had no psi capability what-so-ever.</w:t>
      </w:r>
      <w:r w:rsidR="000264CD" w:rsidRPr="00471595">
        <w:rPr>
          <w:rFonts w:ascii="Montserrat" w:hAnsi="Montserrat"/>
          <w:sz w:val="24"/>
        </w:rPr>
        <w:t>”</w:t>
      </w:r>
    </w:p>
    <w:p w14:paraId="0B6C1A93" w14:textId="1D662137" w:rsidR="00AD35EB" w:rsidRPr="00471595" w:rsidRDefault="00AD35EB" w:rsidP="00515B04">
      <w:pPr>
        <w:numPr>
          <w:ins w:id="402" w:author="Unknown"/>
        </w:numPr>
        <w:rPr>
          <w:rFonts w:ascii="Montserrat" w:hAnsi="Montserrat"/>
          <w:sz w:val="24"/>
        </w:rPr>
      </w:pPr>
      <w:r w:rsidRPr="00471595">
        <w:rPr>
          <w:rFonts w:ascii="Montserrat" w:hAnsi="Montserrat"/>
          <w:sz w:val="24"/>
        </w:rPr>
        <w:tab/>
        <w:t xml:space="preserve">He leaned back and crossed his arms. </w:t>
      </w:r>
      <w:r w:rsidR="000264CD" w:rsidRPr="00471595">
        <w:rPr>
          <w:rFonts w:ascii="Montserrat" w:hAnsi="Montserrat"/>
          <w:sz w:val="24"/>
        </w:rPr>
        <w:t>“</w:t>
      </w:r>
      <w:r w:rsidRPr="00471595">
        <w:rPr>
          <w:rFonts w:ascii="Montserrat" w:hAnsi="Montserrat"/>
          <w:sz w:val="24"/>
        </w:rPr>
        <w:t>And, naturally, having no capability, they are not particularly inclined to take your, or any other telepath's word for it that psychic domination is impractical to the point of ridiculousness.</w:t>
      </w:r>
      <w:r w:rsidR="000264CD" w:rsidRPr="00471595">
        <w:rPr>
          <w:rFonts w:ascii="Montserrat" w:hAnsi="Montserrat"/>
          <w:sz w:val="24"/>
        </w:rPr>
        <w:t>”</w:t>
      </w:r>
    </w:p>
    <w:p w14:paraId="4D442336" w14:textId="6AC04201" w:rsidR="00AD35EB" w:rsidRPr="00471595" w:rsidRDefault="00AD35EB" w:rsidP="00515B04">
      <w:pPr>
        <w:numPr>
          <w:ins w:id="403" w:author="Unknown"/>
        </w:numPr>
        <w:rPr>
          <w:rFonts w:ascii="Montserrat" w:hAnsi="Montserrat"/>
          <w:sz w:val="24"/>
        </w:rPr>
      </w:pPr>
      <w:r w:rsidRPr="00471595">
        <w:rPr>
          <w:rFonts w:ascii="Montserrat" w:hAnsi="Montserrat"/>
          <w:sz w:val="24"/>
        </w:rPr>
        <w:tab/>
        <w:t xml:space="preserve">Phoenix sighed softly and gazed out into the depths beyond the portal. He watched her as she combed her fingers over her hair, tucking loose wisps behind her ear. </w:t>
      </w:r>
      <w:r w:rsidR="000264CD" w:rsidRPr="00471595">
        <w:rPr>
          <w:rFonts w:ascii="Montserrat" w:hAnsi="Montserrat"/>
          <w:sz w:val="24"/>
        </w:rPr>
        <w:t>“</w:t>
      </w:r>
      <w:r w:rsidRPr="00471595">
        <w:rPr>
          <w:rFonts w:ascii="Montserrat" w:hAnsi="Montserrat"/>
          <w:sz w:val="24"/>
        </w:rPr>
        <w:t>There are easier ways to make people do what you want,</w:t>
      </w:r>
      <w:r w:rsidR="000264CD" w:rsidRPr="00471595">
        <w:rPr>
          <w:rFonts w:ascii="Montserrat" w:hAnsi="Montserrat"/>
          <w:sz w:val="24"/>
        </w:rPr>
        <w:t>”</w:t>
      </w:r>
      <w:r w:rsidRPr="00471595">
        <w:rPr>
          <w:rFonts w:ascii="Montserrat" w:hAnsi="Montserrat"/>
          <w:sz w:val="24"/>
        </w:rPr>
        <w:t xml:space="preserve"> she murmured, </w:t>
      </w:r>
      <w:r w:rsidR="000264CD" w:rsidRPr="00471595">
        <w:rPr>
          <w:rFonts w:ascii="Montserrat" w:hAnsi="Montserrat"/>
          <w:sz w:val="24"/>
        </w:rPr>
        <w:t>“</w:t>
      </w:r>
      <w:r w:rsidRPr="00471595">
        <w:rPr>
          <w:rFonts w:ascii="Montserrat" w:hAnsi="Montserrat"/>
          <w:sz w:val="24"/>
        </w:rPr>
        <w:t>and most of them don't call for exposing the deepest and most intimate precincts of your soul.</w:t>
      </w:r>
      <w:r w:rsidR="000264CD" w:rsidRPr="00471595">
        <w:rPr>
          <w:rFonts w:ascii="Montserrat" w:hAnsi="Montserrat"/>
          <w:sz w:val="24"/>
        </w:rPr>
        <w:t>”</w:t>
      </w:r>
      <w:r w:rsidRPr="00471595">
        <w:rPr>
          <w:rFonts w:ascii="Montserrat" w:hAnsi="Montserrat"/>
          <w:sz w:val="24"/>
        </w:rPr>
        <w:t xml:space="preserve"> She felt his eyes studying her as she reflected on the hard lessons she had learned as a child, before her abilities had been harnessed by discipline. </w:t>
      </w:r>
      <w:r w:rsidR="000264CD" w:rsidRPr="00471595">
        <w:rPr>
          <w:rFonts w:ascii="Montserrat" w:hAnsi="Montserrat"/>
          <w:sz w:val="24"/>
        </w:rPr>
        <w:t>“</w:t>
      </w:r>
      <w:r w:rsidRPr="00471595">
        <w:rPr>
          <w:rFonts w:ascii="Montserrat" w:hAnsi="Montserrat"/>
          <w:sz w:val="24"/>
        </w:rPr>
        <w:t>The problem with these people,</w:t>
      </w:r>
      <w:r w:rsidR="000264CD" w:rsidRPr="00471595">
        <w:rPr>
          <w:rFonts w:ascii="Montserrat" w:hAnsi="Montserrat"/>
          <w:sz w:val="24"/>
        </w:rPr>
        <w:t>”</w:t>
      </w:r>
      <w:r w:rsidRPr="00471595">
        <w:rPr>
          <w:rFonts w:ascii="Montserrat" w:hAnsi="Montserrat"/>
          <w:sz w:val="24"/>
        </w:rPr>
        <w:t xml:space="preserve"> she went on, pushing those thoughts aside, </w:t>
      </w:r>
      <w:r w:rsidR="000264CD" w:rsidRPr="00471595">
        <w:rPr>
          <w:rFonts w:ascii="Montserrat" w:hAnsi="Montserrat"/>
          <w:sz w:val="24"/>
        </w:rPr>
        <w:t>“</w:t>
      </w:r>
      <w:r w:rsidRPr="00471595">
        <w:rPr>
          <w:rFonts w:ascii="Montserrat" w:hAnsi="Montserrat"/>
          <w:sz w:val="24"/>
        </w:rPr>
        <w:t>is they have no real concept of intimacy. Sure, I could take everyone over</w:t>
      </w:r>
      <w:r w:rsidR="00295153" w:rsidRPr="00471595">
        <w:rPr>
          <w:rFonts w:ascii="Montserrat" w:hAnsi="Montserrat"/>
          <w:sz w:val="24"/>
        </w:rPr>
        <w:t xml:space="preserve"> and</w:t>
      </w:r>
      <w:r w:rsidRPr="00471595">
        <w:rPr>
          <w:rFonts w:ascii="Montserrat" w:hAnsi="Montserrat"/>
          <w:sz w:val="24"/>
        </w:rPr>
        <w:t xml:space="preserve"> if I were real clever about it, I could seize control of this ship</w:t>
      </w:r>
      <w:r w:rsidR="00295153" w:rsidRPr="00471595">
        <w:rPr>
          <w:rFonts w:ascii="Montserrat" w:hAnsi="Montserrat"/>
          <w:sz w:val="24"/>
        </w:rPr>
        <w:t xml:space="preserve"> but</w:t>
      </w:r>
      <w:r w:rsidRPr="00471595">
        <w:rPr>
          <w:rFonts w:ascii="Montserrat" w:hAnsi="Montserrat"/>
          <w:sz w:val="24"/>
        </w:rPr>
        <w:t xml:space="preserve"> not without letting every person on the ship know things about me I wouldn't tell my own mother. It's just...</w:t>
      </w:r>
      <w:r w:rsidR="000264CD" w:rsidRPr="00471595">
        <w:rPr>
          <w:rFonts w:ascii="Montserrat" w:hAnsi="Montserrat"/>
          <w:sz w:val="24"/>
        </w:rPr>
        <w:t>”</w:t>
      </w:r>
      <w:r w:rsidRPr="00471595">
        <w:rPr>
          <w:rFonts w:ascii="Montserrat" w:hAnsi="Montserrat"/>
          <w:sz w:val="24"/>
        </w:rPr>
        <w:t xml:space="preserve"> She didn't have words to describe it. Even as close as Phoenix and her mother had been, there were—had been, she corrected—things they could hide from each other</w:t>
      </w:r>
      <w:r w:rsidR="00295153" w:rsidRPr="00471595">
        <w:rPr>
          <w:rFonts w:ascii="Montserrat" w:hAnsi="Montserrat"/>
          <w:sz w:val="24"/>
        </w:rPr>
        <w:t xml:space="preserve"> but</w:t>
      </w:r>
      <w:r w:rsidRPr="00471595">
        <w:rPr>
          <w:rFonts w:ascii="Montserrat" w:hAnsi="Montserrat"/>
          <w:sz w:val="24"/>
        </w:rPr>
        <w:t xml:space="preserve"> to control another's mind one had to trap them in the depths of one's own self. Deeper than the most sexual intimacy. She had tried it once. It was—thought and speech converged, </w:t>
      </w:r>
      <w:r w:rsidR="000264CD" w:rsidRPr="00471595">
        <w:rPr>
          <w:rFonts w:ascii="Montserrat" w:hAnsi="Montserrat"/>
          <w:sz w:val="24"/>
        </w:rPr>
        <w:t>“</w:t>
      </w:r>
      <w:r w:rsidRPr="00471595">
        <w:rPr>
          <w:rFonts w:ascii="Montserrat" w:hAnsi="Montserrat"/>
          <w:sz w:val="24"/>
        </w:rPr>
        <w:t>...unbelievably indecent!</w:t>
      </w:r>
      <w:r w:rsidR="000264CD" w:rsidRPr="00471595">
        <w:rPr>
          <w:rFonts w:ascii="Montserrat" w:hAnsi="Montserrat"/>
          <w:sz w:val="24"/>
        </w:rPr>
        <w:t>”</w:t>
      </w:r>
      <w:r w:rsidRPr="00471595">
        <w:rPr>
          <w:rFonts w:ascii="Montserrat" w:hAnsi="Montserrat"/>
          <w:sz w:val="24"/>
        </w:rPr>
        <w:t xml:space="preserve"> She finally gasped.</w:t>
      </w:r>
    </w:p>
    <w:p w14:paraId="4A07B618" w14:textId="7211AABE" w:rsidR="00AD35EB" w:rsidRPr="00471595" w:rsidRDefault="00AD35EB" w:rsidP="00515B04">
      <w:pPr>
        <w:numPr>
          <w:ins w:id="40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As I said,</w:t>
      </w:r>
      <w:r w:rsidR="000264CD" w:rsidRPr="00471595">
        <w:rPr>
          <w:rFonts w:ascii="Montserrat" w:hAnsi="Montserrat"/>
          <w:sz w:val="24"/>
        </w:rPr>
        <w:t>”</w:t>
      </w:r>
      <w:r w:rsidRPr="00471595">
        <w:rPr>
          <w:rFonts w:ascii="Montserrat" w:hAnsi="Montserrat"/>
          <w:sz w:val="24"/>
        </w:rPr>
        <w:t xml:space="preserve"> he began, cutting off that line of thought, </w:t>
      </w:r>
      <w:r w:rsidR="000264CD" w:rsidRPr="00471595">
        <w:rPr>
          <w:rFonts w:ascii="Montserrat" w:hAnsi="Montserrat"/>
          <w:sz w:val="24"/>
        </w:rPr>
        <w:t>“</w:t>
      </w:r>
      <w:r w:rsidRPr="00471595">
        <w:rPr>
          <w:rFonts w:ascii="Montserrat" w:hAnsi="Montserrat"/>
          <w:sz w:val="24"/>
        </w:rPr>
        <w:t>the objections were overruled. They just don't stand up to scrutiny.</w:t>
      </w:r>
      <w:r w:rsidR="000264CD" w:rsidRPr="00471595">
        <w:rPr>
          <w:rFonts w:ascii="Montserrat" w:hAnsi="Montserrat"/>
          <w:sz w:val="24"/>
        </w:rPr>
        <w:t>”</w:t>
      </w:r>
      <w:r w:rsidRPr="00471595">
        <w:rPr>
          <w:rFonts w:ascii="Montserrat" w:hAnsi="Montserrat"/>
          <w:sz w:val="24"/>
        </w:rPr>
        <w:t xml:space="preserve"> He shrugged and smiled, </w:t>
      </w:r>
      <w:r w:rsidR="000264CD" w:rsidRPr="00471595">
        <w:rPr>
          <w:rFonts w:ascii="Montserrat" w:hAnsi="Montserrat"/>
          <w:sz w:val="24"/>
        </w:rPr>
        <w:t>“</w:t>
      </w:r>
      <w:r w:rsidRPr="00471595">
        <w:rPr>
          <w:rFonts w:ascii="Montserrat" w:hAnsi="Montserrat"/>
          <w:sz w:val="24"/>
        </w:rPr>
        <w:t>The matter against you, however, did end up going before the board for review. It is bad enough that they are being so open about trying to get you under their control</w:t>
      </w:r>
      <w:r w:rsidR="00295153" w:rsidRPr="00471595">
        <w:rPr>
          <w:rFonts w:ascii="Montserrat" w:hAnsi="Montserrat"/>
          <w:sz w:val="24"/>
        </w:rPr>
        <w:t xml:space="preserve"> but</w:t>
      </w:r>
      <w:r w:rsidRPr="00471595">
        <w:rPr>
          <w:rFonts w:ascii="Montserrat" w:hAnsi="Montserrat"/>
          <w:sz w:val="24"/>
        </w:rPr>
        <w:t xml:space="preserve"> if they succeed, they will have a precedent to drag all of you into their scheme. They are attacking the qualifications of all the actives recruited for this mission by these allegations that, in spite of your superior reputation and a record of unquestionable conduct, your capabilities as a full spectrum psionic make you a certifiable threat to the integrity and success of this mission.</w:t>
      </w:r>
      <w:r w:rsidR="000264CD" w:rsidRPr="00471595">
        <w:rPr>
          <w:rFonts w:ascii="Montserrat" w:hAnsi="Montserrat"/>
          <w:sz w:val="24"/>
        </w:rPr>
        <w:t>”</w:t>
      </w:r>
    </w:p>
    <w:p w14:paraId="24E18AA4" w14:textId="3FC338B2" w:rsidR="00AD35EB" w:rsidRPr="00471595" w:rsidRDefault="00AD35EB" w:rsidP="00515B04">
      <w:pPr>
        <w:numPr>
          <w:ins w:id="405"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So what was theSecretary of State's response?</w:t>
      </w:r>
      <w:r w:rsidR="000264CD" w:rsidRPr="00471595">
        <w:rPr>
          <w:rFonts w:ascii="Montserrat" w:hAnsi="Montserrat"/>
          <w:sz w:val="24"/>
        </w:rPr>
        <w:t>”</w:t>
      </w:r>
      <w:r w:rsidRPr="00471595">
        <w:rPr>
          <w:rFonts w:ascii="Montserrat" w:hAnsi="Montserrat"/>
          <w:sz w:val="24"/>
        </w:rPr>
        <w:t xml:space="preserve"> Phoenix too well trained to dare such a gross invasion of privacy. (That does not apply to surface thoughts, as they tend to invade my mind from all points like a constant bath of light.) Instead I questioned him softly about his walk and the inconvenient timing of the down pour. </w:t>
      </w:r>
      <w:r w:rsidR="000264CD" w:rsidRPr="00471595">
        <w:rPr>
          <w:rFonts w:ascii="Montserrat" w:hAnsi="Montserrat"/>
          <w:sz w:val="24"/>
        </w:rPr>
        <w:t>“</w:t>
      </w:r>
      <w:r w:rsidRPr="00471595">
        <w:rPr>
          <w:rFonts w:ascii="Montserrat" w:hAnsi="Montserrat"/>
          <w:sz w:val="24"/>
        </w:rPr>
        <w:t>In all probability, this could be the last I'll enjoy for years to come. I have so much work to do in the Belt getting the ships built that I might never feel rain again—on Earth, at any rate. Who knows what we'll find out there. The next time I taste rain on my lips could be at the end of the line, opening new territory to build a home for people who have never and will never know Earth. They will be conceived here</w:t>
      </w:r>
      <w:r w:rsidR="00295153" w:rsidRPr="00471595">
        <w:rPr>
          <w:rFonts w:ascii="Montserrat" w:hAnsi="Montserrat"/>
          <w:sz w:val="24"/>
        </w:rPr>
        <w:t xml:space="preserve"> but</w:t>
      </w:r>
      <w:r w:rsidRPr="00471595">
        <w:rPr>
          <w:rFonts w:ascii="Montserrat" w:hAnsi="Montserrat"/>
          <w:sz w:val="24"/>
        </w:rPr>
        <w:t xml:space="preserve"> they will not be born until a place has been found and prepared for them.</w:t>
      </w:r>
      <w:r w:rsidR="000264CD" w:rsidRPr="00471595">
        <w:rPr>
          <w:rFonts w:ascii="Montserrat" w:hAnsi="Montserrat"/>
          <w:sz w:val="24"/>
        </w:rPr>
        <w:t>”</w:t>
      </w:r>
      <w:r w:rsidRPr="00471595">
        <w:rPr>
          <w:rFonts w:ascii="Montserrat" w:hAnsi="Montserrat"/>
          <w:sz w:val="24"/>
        </w:rPr>
        <w:t xml:space="preserve"> He gazed into the middle distance after that thought and then folded the towel in his lap with a sigh.</w:t>
      </w:r>
    </w:p>
    <w:p w14:paraId="7B9079D6" w14:textId="66C54A34" w:rsidR="00AD35EB" w:rsidRPr="00471595" w:rsidRDefault="00AD35EB" w:rsidP="00515B04">
      <w:pPr>
        <w:numPr>
          <w:ins w:id="40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Which,</w:t>
      </w:r>
      <w:r w:rsidR="000264CD" w:rsidRPr="00471595">
        <w:rPr>
          <w:rFonts w:ascii="Montserrat" w:hAnsi="Montserrat"/>
          <w:sz w:val="24"/>
        </w:rPr>
        <w:t>”</w:t>
      </w:r>
      <w:r w:rsidRPr="00471595">
        <w:rPr>
          <w:rFonts w:ascii="Montserrat" w:hAnsi="Montserrat"/>
          <w:sz w:val="24"/>
        </w:rPr>
        <w:t xml:space="preserve"> he added as his train of thought intersected the matter that had brought him, </w:t>
      </w:r>
      <w:r w:rsidR="000264CD" w:rsidRPr="00471595">
        <w:rPr>
          <w:rFonts w:ascii="Montserrat" w:hAnsi="Montserrat"/>
          <w:sz w:val="24"/>
        </w:rPr>
        <w:t>“</w:t>
      </w:r>
      <w:r w:rsidRPr="00471595">
        <w:rPr>
          <w:rFonts w:ascii="Montserrat" w:hAnsi="Montserrat"/>
          <w:sz w:val="24"/>
        </w:rPr>
        <w:t>only makes me wonder if what I came here to say is really good news or bad.</w:t>
      </w:r>
      <w:r w:rsidR="000264CD" w:rsidRPr="00471595">
        <w:rPr>
          <w:rFonts w:ascii="Montserrat" w:hAnsi="Montserrat"/>
          <w:sz w:val="24"/>
        </w:rPr>
        <w:t>”</w:t>
      </w:r>
      <w:r w:rsidRPr="00471595">
        <w:rPr>
          <w:rFonts w:ascii="Montserrat" w:hAnsi="Montserrat"/>
          <w:sz w:val="24"/>
        </w:rPr>
        <w:t xml:space="preserve"> He looked at me with sudden sobriety. I held his eyes for a moment and then nodded slightly for him to continue. </w:t>
      </w:r>
      <w:r w:rsidR="000264CD" w:rsidRPr="00471595">
        <w:rPr>
          <w:rFonts w:ascii="Montserrat" w:hAnsi="Montserrat"/>
          <w:sz w:val="24"/>
        </w:rPr>
        <w:t>“</w:t>
      </w:r>
      <w:r w:rsidRPr="00471595">
        <w:rPr>
          <w:rFonts w:ascii="Montserrat" w:hAnsi="Montserrat"/>
          <w:sz w:val="24"/>
        </w:rPr>
        <w:t>Arden,</w:t>
      </w:r>
      <w:r w:rsidR="000264CD" w:rsidRPr="00471595">
        <w:rPr>
          <w:rFonts w:ascii="Montserrat" w:hAnsi="Montserrat"/>
          <w:sz w:val="24"/>
        </w:rPr>
        <w:t>”</w:t>
      </w:r>
      <w:r w:rsidRPr="00471595">
        <w:rPr>
          <w:rFonts w:ascii="Montserrat" w:hAnsi="Montserrat"/>
          <w:sz w:val="24"/>
        </w:rPr>
        <w:t xml:space="preserve"> he sighed once more, then committed himself. </w:t>
      </w:r>
      <w:r w:rsidR="000264CD" w:rsidRPr="00471595">
        <w:rPr>
          <w:rFonts w:ascii="Montserrat" w:hAnsi="Montserrat"/>
          <w:sz w:val="24"/>
        </w:rPr>
        <w:t>“</w:t>
      </w:r>
      <w:r w:rsidRPr="00471595">
        <w:rPr>
          <w:rFonts w:ascii="Montserrat" w:hAnsi="Montserrat"/>
          <w:sz w:val="24"/>
        </w:rPr>
        <w:t>You have been recalled. You will be notified as early as dawn to report back to the project for your assignment. Those orders are non-discretionary,</w:t>
      </w:r>
      <w:r w:rsidR="000264CD" w:rsidRPr="00471595">
        <w:rPr>
          <w:rFonts w:ascii="Montserrat" w:hAnsi="Montserrat"/>
          <w:sz w:val="24"/>
        </w:rPr>
        <w:t>”</w:t>
      </w:r>
      <w:r w:rsidRPr="00471595">
        <w:rPr>
          <w:rFonts w:ascii="Montserrat" w:hAnsi="Montserrat"/>
          <w:sz w:val="24"/>
        </w:rPr>
        <w:t xml:space="preserve"> </w:t>
      </w:r>
      <w:r w:rsidR="000264CD" w:rsidRPr="00471595">
        <w:rPr>
          <w:rFonts w:ascii="Montserrat" w:hAnsi="Montserrat"/>
          <w:sz w:val="24"/>
        </w:rPr>
        <w:t>“</w:t>
      </w:r>
      <w:r w:rsidRPr="00471595">
        <w:rPr>
          <w:rFonts w:ascii="Montserrat" w:hAnsi="Montserrat"/>
          <w:sz w:val="24"/>
        </w:rPr>
        <w:t>At the moment, though, you have a choice. The project—well, friends on the faculty—sent me tonight to ask you to come back.</w:t>
      </w:r>
      <w:r w:rsidR="000264CD" w:rsidRPr="00471595">
        <w:rPr>
          <w:rFonts w:ascii="Montserrat" w:hAnsi="Montserrat"/>
          <w:sz w:val="24"/>
        </w:rPr>
        <w:t>”</w:t>
      </w:r>
      <w:r w:rsidRPr="00471595">
        <w:rPr>
          <w:rFonts w:ascii="Montserrat" w:hAnsi="Montserrat"/>
          <w:sz w:val="24"/>
        </w:rPr>
        <w:t xml:space="preserve"> He held my eyes with his as he asked, </w:t>
      </w:r>
      <w:r w:rsidR="000264CD" w:rsidRPr="00471595">
        <w:rPr>
          <w:rFonts w:ascii="Montserrat" w:hAnsi="Montserrat"/>
          <w:sz w:val="24"/>
        </w:rPr>
        <w:t>“</w:t>
      </w:r>
      <w:r w:rsidRPr="00471595">
        <w:rPr>
          <w:rFonts w:ascii="Montserrat" w:hAnsi="Montserrat"/>
          <w:sz w:val="24"/>
        </w:rPr>
        <w:t>Will you come back?</w:t>
      </w:r>
      <w:r w:rsidR="000264CD" w:rsidRPr="00471595">
        <w:rPr>
          <w:rFonts w:ascii="Montserrat" w:hAnsi="Montserrat"/>
          <w:sz w:val="24"/>
        </w:rPr>
        <w:t>”</w:t>
      </w:r>
      <w:r w:rsidRPr="00471595">
        <w:rPr>
          <w:rFonts w:ascii="Montserrat" w:hAnsi="Montserrat"/>
          <w:sz w:val="24"/>
        </w:rPr>
        <w:t xml:space="preserve"> He maintained eye contact as he finally took a sip of his tea.</w:t>
      </w:r>
    </w:p>
    <w:p w14:paraId="709EF2C9" w14:textId="76263A35" w:rsidR="00AD35EB" w:rsidRPr="00471595" w:rsidRDefault="00AD35EB" w:rsidP="00515B04">
      <w:pPr>
        <w:numPr>
          <w:ins w:id="407" w:author="Unknown"/>
        </w:numPr>
        <w:rPr>
          <w:rFonts w:ascii="Montserrat" w:hAnsi="Montserrat"/>
          <w:sz w:val="24"/>
        </w:rPr>
      </w:pPr>
      <w:r w:rsidRPr="00471595">
        <w:rPr>
          <w:rFonts w:ascii="Montserrat" w:hAnsi="Montserrat"/>
          <w:sz w:val="24"/>
        </w:rPr>
        <w:tab/>
        <w:t>I took a deep breath, held it for a short count</w:t>
      </w:r>
      <w:r w:rsidR="00295153" w:rsidRPr="00471595">
        <w:rPr>
          <w:rFonts w:ascii="Montserrat" w:hAnsi="Montserrat"/>
          <w:sz w:val="24"/>
        </w:rPr>
        <w:t xml:space="preserve"> and</w:t>
      </w:r>
      <w:r w:rsidRPr="00471595">
        <w:rPr>
          <w:rFonts w:ascii="Montserrat" w:hAnsi="Montserrat"/>
          <w:sz w:val="24"/>
        </w:rPr>
        <w:t xml:space="preserve"> then said, </w:t>
      </w:r>
      <w:r w:rsidR="000264CD" w:rsidRPr="00471595">
        <w:rPr>
          <w:rFonts w:ascii="Montserrat" w:hAnsi="Montserrat"/>
          <w:sz w:val="24"/>
        </w:rPr>
        <w:t>“</w:t>
      </w:r>
      <w:r w:rsidRPr="00471595">
        <w:rPr>
          <w:rFonts w:ascii="Montserrat" w:hAnsi="Montserrat"/>
          <w:sz w:val="24"/>
        </w:rPr>
        <w:t>Tell them that I will discuss the matter with my mother.</w:t>
      </w:r>
      <w:r w:rsidR="000264CD" w:rsidRPr="00471595">
        <w:rPr>
          <w:rFonts w:ascii="Montserrat" w:hAnsi="Montserrat"/>
          <w:sz w:val="24"/>
        </w:rPr>
        <w:t>”</w:t>
      </w:r>
      <w:r w:rsidRPr="00471595">
        <w:rPr>
          <w:rFonts w:ascii="Montserrat" w:hAnsi="Montserrat"/>
          <w:sz w:val="24"/>
        </w:rPr>
        <w:t xml:space="preserve"> He coughed, almost choking on his tea. That was not a yes or a no. O'Neal understood the answer well enough</w:t>
      </w:r>
      <w:r w:rsidR="00295153" w:rsidRPr="00471595">
        <w:rPr>
          <w:rFonts w:ascii="Montserrat" w:hAnsi="Montserrat"/>
          <w:sz w:val="24"/>
        </w:rPr>
        <w:t xml:space="preserve"> and</w:t>
      </w:r>
      <w:r w:rsidRPr="00471595">
        <w:rPr>
          <w:rFonts w:ascii="Montserrat" w:hAnsi="Montserrat"/>
          <w:sz w:val="24"/>
        </w:rPr>
        <w:t xml:space="preserve"> the matter had to have been in his thoughts</w:t>
      </w:r>
      <w:r w:rsidR="00295153" w:rsidRPr="00471595">
        <w:rPr>
          <w:rFonts w:ascii="Montserrat" w:hAnsi="Montserrat"/>
          <w:sz w:val="24"/>
        </w:rPr>
        <w:t xml:space="preserve"> but</w:t>
      </w:r>
      <w:r w:rsidRPr="00471595">
        <w:rPr>
          <w:rFonts w:ascii="Montserrat" w:hAnsi="Montserrat"/>
          <w:sz w:val="24"/>
        </w:rPr>
        <w:t xml:space="preserve"> he hadn't figured out how to address it delicately. My blunt approach caught him off guard. </w:t>
      </w:r>
    </w:p>
    <w:p w14:paraId="1CD50687" w14:textId="06785FCB" w:rsidR="00AD35EB" w:rsidRPr="00471595" w:rsidRDefault="00AD35EB" w:rsidP="00515B04">
      <w:pPr>
        <w:numPr>
          <w:ins w:id="40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Arden,</w:t>
      </w:r>
      <w:r w:rsidR="000264CD" w:rsidRPr="00471595">
        <w:rPr>
          <w:rFonts w:ascii="Montserrat" w:hAnsi="Montserrat"/>
          <w:sz w:val="24"/>
        </w:rPr>
        <w:t>”</w:t>
      </w:r>
      <w:r w:rsidRPr="00471595">
        <w:rPr>
          <w:rFonts w:ascii="Montserrat" w:hAnsi="Montserrat"/>
          <w:sz w:val="24"/>
        </w:rPr>
        <w:t xml:space="preserve"> he began to protest and dropped it, dabbing at his shirt front with the towel. As he sopped up the puddles on the table, I poured him some more tea. What do we have to do for you to forgive us?</w:t>
      </w:r>
      <w:r w:rsidR="000264CD" w:rsidRPr="00471595">
        <w:rPr>
          <w:rFonts w:ascii="Montserrat" w:hAnsi="Montserrat"/>
          <w:sz w:val="24"/>
        </w:rPr>
        <w:t>”</w:t>
      </w:r>
    </w:p>
    <w:p w14:paraId="3368261C" w14:textId="7A487EB9" w:rsidR="00AD35EB" w:rsidRPr="00471595" w:rsidRDefault="00AD35EB" w:rsidP="00515B04">
      <w:pPr>
        <w:numPr>
          <w:ins w:id="409" w:author="Unknown"/>
        </w:numPr>
        <w:rPr>
          <w:rFonts w:ascii="Montserrat" w:hAnsi="Montserrat"/>
          <w:sz w:val="24"/>
        </w:rPr>
      </w:pPr>
      <w:r w:rsidRPr="00471595">
        <w:rPr>
          <w:rFonts w:ascii="Montserrat" w:hAnsi="Montserrat"/>
          <w:sz w:val="24"/>
        </w:rPr>
        <w:tab/>
        <w:t>I didn't know how to answer. I might have wanted some kind of apology for what the project had done to me</w:t>
      </w:r>
      <w:r w:rsidR="00295153" w:rsidRPr="00471595">
        <w:rPr>
          <w:rFonts w:ascii="Montserrat" w:hAnsi="Montserrat"/>
          <w:sz w:val="24"/>
        </w:rPr>
        <w:t xml:space="preserve"> but</w:t>
      </w:r>
      <w:r w:rsidRPr="00471595">
        <w:rPr>
          <w:rFonts w:ascii="Montserrat" w:hAnsi="Montserrat"/>
          <w:sz w:val="24"/>
        </w:rPr>
        <w:t xml:space="preserve"> that would require that they understand the childhood they gave me—understand me. I'd had no idea that I was special. I never realized I existed in a controlled environment. I was trained, like all the other children in the community, to develop and master the abilities of my body and mind. I was aware that I had a degree of talent</w:t>
      </w:r>
      <w:r w:rsidR="00295153" w:rsidRPr="00471595">
        <w:rPr>
          <w:rFonts w:ascii="Montserrat" w:hAnsi="Montserrat"/>
          <w:sz w:val="24"/>
        </w:rPr>
        <w:t xml:space="preserve"> but</w:t>
      </w:r>
      <w:r w:rsidRPr="00471595">
        <w:rPr>
          <w:rFonts w:ascii="Montserrat" w:hAnsi="Montserrat"/>
          <w:sz w:val="24"/>
        </w:rPr>
        <w:t xml:space="preserve"> of course all of us had our strengths, so I never perceived anything exceptional in what I could do. I learned quickly and applied myself to new challenges with creativity and determination. I could be relied on to take responsibilities seriously. I could go in and help my mother with her work</w:t>
      </w:r>
      <w:r w:rsidR="00295153" w:rsidRPr="00471595">
        <w:rPr>
          <w:rFonts w:ascii="Montserrat" w:hAnsi="Montserrat"/>
          <w:sz w:val="24"/>
        </w:rPr>
        <w:t xml:space="preserve"> but</w:t>
      </w:r>
      <w:r w:rsidRPr="00471595">
        <w:rPr>
          <w:rFonts w:ascii="Montserrat" w:hAnsi="Montserrat"/>
          <w:sz w:val="24"/>
        </w:rPr>
        <w:t xml:space="preserve"> I didn't know that we were working for the government on highly classified research. As far as I was aware, we were all perfectly normal people and so I never had to deal with the fact that I was one of the most dangerous human beings ever born on Earth.</w:t>
      </w:r>
    </w:p>
    <w:p w14:paraId="3D8ADB6F" w14:textId="77777777" w:rsidR="00AD35EB" w:rsidRPr="00471595" w:rsidRDefault="00AD35EB" w:rsidP="00515B04">
      <w:pPr>
        <w:numPr>
          <w:ins w:id="410" w:author="Unknown"/>
        </w:numPr>
        <w:rPr>
          <w:rFonts w:ascii="Montserrat" w:hAnsi="Montserrat"/>
          <w:sz w:val="24"/>
        </w:rPr>
      </w:pPr>
      <w:r w:rsidRPr="00471595">
        <w:rPr>
          <w:rFonts w:ascii="Montserrat" w:hAnsi="Montserrat"/>
          <w:sz w:val="24"/>
        </w:rPr>
        <w:tab/>
        <w:t>I never suspected—until the moment my mother died—that one of her responsibilities was to destroy me, should I ever prove mentally unstable; inclined toward violent, or abusive behavior. I find it amazing that I or any other child on the reservation survived growing up in light of that discovery. But, as artificial as life on the reservation proved to be, I realize that it was only part of a greater effort intent on assuring that the world at large never had to deal with the fact that I was one of the most dangerous human beings ever born.</w:t>
      </w:r>
    </w:p>
    <w:p w14:paraId="1311144F" w14:textId="77777777" w:rsidR="00AD35EB" w:rsidRPr="00471595" w:rsidRDefault="00AD35EB" w:rsidP="00515B04">
      <w:pPr>
        <w:numPr>
          <w:ins w:id="411" w:author="Unknown"/>
        </w:numPr>
        <w:rPr>
          <w:rFonts w:ascii="Montserrat" w:hAnsi="Montserrat"/>
          <w:sz w:val="24"/>
        </w:rPr>
      </w:pPr>
      <w:r w:rsidRPr="00471595">
        <w:rPr>
          <w:rFonts w:ascii="Montserrat" w:hAnsi="Montserrat"/>
          <w:sz w:val="24"/>
        </w:rPr>
        <w:tab/>
        <w:t xml:space="preserve">My innocence came to an end when I was only eleven years old.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 That moment was just one tiny part of the human cost of Earth's first encounter with an alien intelligence. </w:t>
      </w:r>
    </w:p>
    <w:p w14:paraId="1144CC28" w14:textId="330B08AB" w:rsidR="00AD35EB" w:rsidRPr="00471595" w:rsidRDefault="00AD35EB" w:rsidP="00515B04">
      <w:pPr>
        <w:numPr>
          <w:ins w:id="412" w:author="Unknown"/>
        </w:numPr>
        <w:rPr>
          <w:rFonts w:ascii="Montserrat" w:hAnsi="Montserrat"/>
          <w:sz w:val="24"/>
        </w:rPr>
      </w:pPr>
      <w:r w:rsidRPr="00471595">
        <w:rPr>
          <w:rFonts w:ascii="Montserrat" w:hAnsi="Montserrat"/>
          <w:sz w:val="24"/>
        </w:rPr>
        <w:tab/>
        <w:t xml:space="preserve">I am incapable of feeling any awe about the </w:t>
      </w:r>
      <w:r w:rsidR="000264CD" w:rsidRPr="00471595">
        <w:rPr>
          <w:rFonts w:ascii="Montserrat" w:hAnsi="Montserrat"/>
          <w:sz w:val="24"/>
        </w:rPr>
        <w:t>“</w:t>
      </w:r>
      <w:r w:rsidRPr="00471595">
        <w:rPr>
          <w:rFonts w:ascii="Montserrat" w:hAnsi="Montserrat"/>
          <w:sz w:val="24"/>
        </w:rPr>
        <w:t>ingenuous way the government exploited the awesome potential of mind to make practical interstellar travel a reality</w:t>
      </w:r>
      <w:r w:rsidR="000264CD" w:rsidRPr="00471595">
        <w:rPr>
          <w:rFonts w:ascii="Montserrat" w:hAnsi="Montserrat"/>
          <w:sz w:val="24"/>
        </w:rPr>
        <w:t>”</w:t>
      </w:r>
      <w:r w:rsidRPr="00471595">
        <w:rPr>
          <w:rFonts w:ascii="Montserrat" w:hAnsi="Montserrat"/>
          <w:sz w:val="24"/>
        </w:rPr>
        <w:t>. Deep space explorers had been commissioned with FTL drives developed more than thirty years before I was born. It was an established fact to me</w:t>
      </w:r>
      <w:r w:rsidR="00295153" w:rsidRPr="00471595">
        <w:rPr>
          <w:rFonts w:ascii="Montserrat" w:hAnsi="Montserrat"/>
          <w:sz w:val="24"/>
        </w:rPr>
        <w:t xml:space="preserve"> and</w:t>
      </w:r>
      <w:r w:rsidRPr="00471595">
        <w:rPr>
          <w:rFonts w:ascii="Montserrat" w:hAnsi="Montserrat"/>
          <w:sz w:val="24"/>
        </w:rPr>
        <w:t xml:space="preserve"> I grew up as the exploitee in the rest of that equation. The Interface Systems Project was dedicated to research into psionic methods of manipulating media in higher dimensions that had led to the development of a point to point translation and interface drive. It was during the final stage of development that I became involved, working on the experimental cores and array elements. The final prototype was installed into the deep space explorer Adventure. Something had to serve for a real time communications link</w:t>
      </w:r>
      <w:r w:rsidR="00295153" w:rsidRPr="00471595">
        <w:rPr>
          <w:rFonts w:ascii="Montserrat" w:hAnsi="Montserrat"/>
          <w:sz w:val="24"/>
        </w:rPr>
        <w:t xml:space="preserve"> but</w:t>
      </w:r>
      <w:r w:rsidRPr="00471595">
        <w:rPr>
          <w:rFonts w:ascii="Montserrat" w:hAnsi="Montserrat"/>
          <w:sz w:val="24"/>
        </w:rPr>
        <w:t xml:space="preserve"> I wonder what the project directors were thinking—were they thinking?—When they exploited the intimate telepathic rapport of a mother and her eleven year old daughter. My mother knew that she risked death participating in the field trials</w:t>
      </w:r>
      <w:r w:rsidR="00295153" w:rsidRPr="00471595">
        <w:rPr>
          <w:rFonts w:ascii="Montserrat" w:hAnsi="Montserrat"/>
          <w:sz w:val="24"/>
        </w:rPr>
        <w:t xml:space="preserve"> but</w:t>
      </w:r>
      <w:r w:rsidRPr="00471595">
        <w:rPr>
          <w:rFonts w:ascii="Montserrat" w:hAnsi="Montserrat"/>
          <w:sz w:val="24"/>
        </w:rPr>
        <w:t xml:space="preserve"> I was allowed to remain ignorant of the danger to my only family. </w:t>
      </w:r>
    </w:p>
    <w:p w14:paraId="1758C984" w14:textId="77777777" w:rsidR="00AD35EB" w:rsidRPr="00471595" w:rsidRDefault="00AD35EB" w:rsidP="00515B04">
      <w:pPr>
        <w:numPr>
          <w:ins w:id="413" w:author="Unknown"/>
        </w:numPr>
        <w:rPr>
          <w:rFonts w:ascii="Montserrat" w:hAnsi="Montserrat"/>
          <w:sz w:val="24"/>
        </w:rPr>
      </w:pPr>
      <w:r w:rsidRPr="00471595">
        <w:rPr>
          <w:rFonts w:ascii="Montserrat" w:hAnsi="Montserrat"/>
          <w:sz w:val="24"/>
        </w:rPr>
        <w:tab/>
        <w:t xml:space="preserve">I also wonder what they were thinking when they dragged that same girl in front of cameras, six years later, to relate the details of the first-contact disaster to the world? I know why they did it. One, they needed to disclose the existence of active psionics to the public; our population was growing too fast for the government to hide. Two, the threat of alien invasion, while providing the people something to think about besides us, was something the government discovered it could not hide as other exploratory missions went missing. Three, I was the closest thing to an eye-witness available to offer testimonial support for that government announcement. Naturally, I had some credentials to establish with the public; I had to demonstrate and define some of my abilities. Thus, our carefully guarded existence was traded to win support for an accelerated space colonization and militarization effort. I have no notion of whether my keepers gave any thought to how the event would make me feel. It sure made for great journalism, though; a tragic figure bravely describing the last moments of the deep space explorer Adventure, quietly dying her mother's death in her memory. </w:t>
      </w:r>
    </w:p>
    <w:p w14:paraId="44377C28" w14:textId="77777777" w:rsidR="00AD35EB" w:rsidRPr="00471595" w:rsidRDefault="00AD35EB" w:rsidP="00515B04">
      <w:pPr>
        <w:numPr>
          <w:ins w:id="414" w:author="Unknown"/>
        </w:numPr>
        <w:rPr>
          <w:rFonts w:ascii="Montserrat" w:hAnsi="Montserrat"/>
          <w:sz w:val="24"/>
        </w:rPr>
      </w:pPr>
      <w:r w:rsidRPr="00471595">
        <w:rPr>
          <w:rFonts w:ascii="Montserrat" w:hAnsi="Montserrat"/>
          <w:sz w:val="24"/>
        </w:rPr>
        <w:tab/>
        <w:t>Maybe the wound healed better for being reopened and liberally bled.</w:t>
      </w:r>
    </w:p>
    <w:p w14:paraId="1FA2F502" w14:textId="6495340F" w:rsidR="00AD35EB" w:rsidRPr="00471595" w:rsidRDefault="00AD35EB" w:rsidP="00515B04">
      <w:pPr>
        <w:numPr>
          <w:ins w:id="415" w:author="Unknown"/>
        </w:numPr>
        <w:rPr>
          <w:rFonts w:ascii="Montserrat" w:hAnsi="Montserrat"/>
          <w:sz w:val="24"/>
        </w:rPr>
      </w:pPr>
      <w:r w:rsidRPr="00471595">
        <w:rPr>
          <w:rFonts w:ascii="Montserrat" w:hAnsi="Montserrat"/>
          <w:sz w:val="24"/>
        </w:rPr>
        <w:tab/>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w:t>
      </w:r>
      <w:r w:rsidR="00295153" w:rsidRPr="00471595">
        <w:rPr>
          <w:rFonts w:ascii="Montserrat" w:hAnsi="Montserrat"/>
          <w:sz w:val="24"/>
        </w:rPr>
        <w:t xml:space="preserve"> and</w:t>
      </w:r>
      <w:r w:rsidRPr="00471595">
        <w:rPr>
          <w:rFonts w:ascii="Montserrat" w:hAnsi="Montserrat"/>
          <w:sz w:val="24"/>
        </w:rPr>
        <w:t xml:space="preserve">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 The last thing I would have ever expected was for them to track me down several years later and ask me to come back to the project and rejoin the space program.</w:t>
      </w:r>
    </w:p>
    <w:p w14:paraId="499E0579" w14:textId="77777777" w:rsidR="00AD35EB" w:rsidRPr="00471595" w:rsidRDefault="00AD35EB" w:rsidP="00515B04">
      <w:pPr>
        <w:numPr>
          <w:ins w:id="416" w:author="Unknown"/>
        </w:numPr>
        <w:rPr>
          <w:rFonts w:ascii="Montserrat" w:hAnsi="Montserrat"/>
          <w:sz w:val="24"/>
        </w:rPr>
      </w:pPr>
      <w:r w:rsidRPr="00471595">
        <w:rPr>
          <w:rFonts w:ascii="Montserrat" w:hAnsi="Montserrat"/>
          <w:sz w:val="24"/>
        </w:rPr>
        <w:tab/>
        <w:t>Imagine my surprise. I had been out of contact for some time, so he had to track me down at my current home in Scotland. I was there alone. And now that the past, in the form of one Captain O'Neal, had intruded on my isolation, I was forced to realize that I was lonely. If there was anything besides the loss of my mother that inspired my pallid rage against the project, it was the fact that it had created an ideal place for me to grow up—far better than the civilian world outside it—and it had turned out to be a carefully crafted lie.</w:t>
      </w:r>
    </w:p>
    <w:p w14:paraId="4E44D231" w14:textId="6DBE9932" w:rsidR="00AD35EB" w:rsidRPr="00471595" w:rsidRDefault="00AD35EB" w:rsidP="00515B04">
      <w:pPr>
        <w:numPr>
          <w:ins w:id="41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Arden,</w:t>
      </w:r>
      <w:r w:rsidR="000264CD" w:rsidRPr="00471595">
        <w:rPr>
          <w:rFonts w:ascii="Montserrat" w:hAnsi="Montserrat"/>
          <w:sz w:val="24"/>
        </w:rPr>
        <w:t>”</w:t>
      </w:r>
      <w:r w:rsidRPr="00471595">
        <w:rPr>
          <w:rFonts w:ascii="Montserrat" w:hAnsi="Montserrat"/>
          <w:sz w:val="24"/>
        </w:rPr>
        <w:t xml:space="preserve"> he interrupted my reflection. I flushed slightly, wondering how long a silence had passed. Seeing that he had my attention again, he continued. </w:t>
      </w:r>
      <w:r w:rsidR="000264CD" w:rsidRPr="00471595">
        <w:rPr>
          <w:rFonts w:ascii="Montserrat" w:hAnsi="Montserrat"/>
          <w:sz w:val="24"/>
        </w:rPr>
        <w:t>“</w:t>
      </w:r>
      <w:r w:rsidRPr="00471595">
        <w:rPr>
          <w:rFonts w:ascii="Montserrat" w:hAnsi="Montserrat"/>
          <w:sz w:val="24"/>
        </w:rPr>
        <w:t>I understand how you feel</w:t>
      </w:r>
      <w:r w:rsidR="00295153" w:rsidRPr="00471595">
        <w:rPr>
          <w:rFonts w:ascii="Montserrat" w:hAnsi="Montserrat"/>
          <w:sz w:val="24"/>
        </w:rPr>
        <w:t xml:space="preserve"> but</w:t>
      </w:r>
      <w:r w:rsidRPr="00471595">
        <w:rPr>
          <w:rFonts w:ascii="Montserrat" w:hAnsi="Montserrat"/>
          <w:sz w:val="24"/>
        </w:rPr>
        <w:t xml:space="preserve"> that is history now. We really need you now. I need you,</w:t>
      </w:r>
      <w:r w:rsidR="000264CD" w:rsidRPr="00471595">
        <w:rPr>
          <w:rFonts w:ascii="Montserrat" w:hAnsi="Montserrat"/>
          <w:sz w:val="24"/>
        </w:rPr>
        <w:t>”</w:t>
      </w:r>
      <w:r w:rsidRPr="00471595">
        <w:rPr>
          <w:rFonts w:ascii="Montserrat" w:hAnsi="Montserrat"/>
          <w:sz w:val="24"/>
        </w:rPr>
        <w:t xml:space="preserve"> he emphasized. </w:t>
      </w:r>
    </w:p>
    <w:p w14:paraId="41407678" w14:textId="2964A15A" w:rsidR="00AD35EB" w:rsidRPr="00471595" w:rsidRDefault="00AD35EB" w:rsidP="00515B04">
      <w:pPr>
        <w:numPr>
          <w:ins w:id="41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You need me?</w:t>
      </w:r>
      <w:r w:rsidR="000264CD" w:rsidRPr="00471595">
        <w:rPr>
          <w:rFonts w:ascii="Montserrat" w:hAnsi="Montserrat"/>
          <w:sz w:val="24"/>
        </w:rPr>
        <w:t>”</w:t>
      </w:r>
      <w:r w:rsidRPr="00471595">
        <w:rPr>
          <w:rFonts w:ascii="Montserrat" w:hAnsi="Montserrat"/>
          <w:sz w:val="24"/>
        </w:rPr>
        <w:t xml:space="preserve"> I echoed inquisitively. </w:t>
      </w:r>
      <w:r w:rsidR="000264CD" w:rsidRPr="00471595">
        <w:rPr>
          <w:rFonts w:ascii="Montserrat" w:hAnsi="Montserrat"/>
          <w:sz w:val="24"/>
        </w:rPr>
        <w:t>“</w:t>
      </w:r>
      <w:r w:rsidRPr="00471595">
        <w:rPr>
          <w:rFonts w:ascii="Montserrat" w:hAnsi="Montserrat"/>
          <w:sz w:val="24"/>
        </w:rPr>
        <w:t>What is it exactly you're asking me to involve myself in? I was never exactly vital to the project. I was competent and I could work well with my mother, who was indispensable. That doesn't mean I'm qualified to complete her work for the project,</w:t>
      </w:r>
      <w:r w:rsidR="000264CD" w:rsidRPr="00471595">
        <w:rPr>
          <w:rFonts w:ascii="Montserrat" w:hAnsi="Montserrat"/>
          <w:sz w:val="24"/>
        </w:rPr>
        <w:t>”</w:t>
      </w:r>
      <w:r w:rsidRPr="00471595">
        <w:rPr>
          <w:rFonts w:ascii="Montserrat" w:hAnsi="Montserrat"/>
          <w:sz w:val="24"/>
        </w:rPr>
        <w:t xml:space="preserve"> I pointed out. </w:t>
      </w:r>
    </w:p>
    <w:p w14:paraId="610DBD2C" w14:textId="6E6BB738" w:rsidR="00AD35EB" w:rsidRPr="00471595" w:rsidRDefault="00AD35EB" w:rsidP="00515B04">
      <w:pPr>
        <w:numPr>
          <w:ins w:id="41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Yes</w:t>
      </w:r>
      <w:r w:rsidR="00295153" w:rsidRPr="00471595">
        <w:rPr>
          <w:rFonts w:ascii="Montserrat" w:hAnsi="Montserrat"/>
          <w:sz w:val="24"/>
        </w:rPr>
        <w:t xml:space="preserve"> but</w:t>
      </w:r>
      <w:r w:rsidRPr="00471595">
        <w:rPr>
          <w:rFonts w:ascii="Montserrat" w:hAnsi="Montserrat"/>
          <w:sz w:val="24"/>
        </w:rPr>
        <w:t xml:space="preserve"> that's not what we want,</w:t>
      </w:r>
      <w:r w:rsidR="000264CD" w:rsidRPr="00471595">
        <w:rPr>
          <w:rFonts w:ascii="Montserrat" w:hAnsi="Montserrat"/>
          <w:sz w:val="24"/>
        </w:rPr>
        <w:t>”</w:t>
      </w:r>
      <w:r w:rsidRPr="00471595">
        <w:rPr>
          <w:rFonts w:ascii="Montserrat" w:hAnsi="Montserrat"/>
          <w:sz w:val="24"/>
        </w:rPr>
        <w:t xml:space="preserve"> </w:t>
      </w:r>
      <w:r w:rsidR="000264CD" w:rsidRPr="00471595">
        <w:rPr>
          <w:rFonts w:ascii="Montserrat" w:hAnsi="Montserrat"/>
          <w:sz w:val="24"/>
        </w:rPr>
        <w:t>“</w:t>
      </w:r>
      <w:r w:rsidRPr="00471595">
        <w:rPr>
          <w:rFonts w:ascii="Montserrat" w:hAnsi="Montserrat"/>
          <w:sz w:val="24"/>
        </w:rPr>
        <w:t>I admit the project expended very little effort to keep tabs on you. You needed the time to yourself. Some of the board would have been happy to have lost you altogether. You did not leave a lot of friends behind by the time you left.</w:t>
      </w:r>
      <w:r w:rsidR="000264CD" w:rsidRPr="00471595">
        <w:rPr>
          <w:rFonts w:ascii="Montserrat" w:hAnsi="Montserrat"/>
          <w:sz w:val="24"/>
        </w:rPr>
        <w:t>”</w:t>
      </w:r>
      <w:r w:rsidRPr="00471595">
        <w:rPr>
          <w:rFonts w:ascii="Montserrat" w:hAnsi="Montserrat"/>
          <w:sz w:val="24"/>
        </w:rPr>
        <w:t xml:space="preserve"> I opened my mouth to comment on that and he stared me down. </w:t>
      </w:r>
      <w:r w:rsidR="000264CD" w:rsidRPr="00471595">
        <w:rPr>
          <w:rFonts w:ascii="Montserrat" w:hAnsi="Montserrat"/>
          <w:sz w:val="24"/>
        </w:rPr>
        <w:t>“</w:t>
      </w:r>
      <w:r w:rsidRPr="00471595">
        <w:rPr>
          <w:rFonts w:ascii="Montserrat" w:hAnsi="Montserrat"/>
          <w:sz w:val="24"/>
        </w:rPr>
        <w:t>I am not going to argue whether you had cause for your grief</w:t>
      </w:r>
      <w:r w:rsidR="00295153" w:rsidRPr="00471595">
        <w:rPr>
          <w:rFonts w:ascii="Montserrat" w:hAnsi="Montserrat"/>
          <w:sz w:val="24"/>
        </w:rPr>
        <w:t xml:space="preserve"> but</w:t>
      </w:r>
      <w:r w:rsidRPr="00471595">
        <w:rPr>
          <w:rFonts w:ascii="Montserrat" w:hAnsi="Montserrat"/>
          <w:sz w:val="24"/>
        </w:rPr>
        <w:t xml:space="preserve"> your temper burned a lot of innocent people along with the guilty,</w:t>
      </w:r>
      <w:r w:rsidR="000264CD" w:rsidRPr="00471595">
        <w:rPr>
          <w:rFonts w:ascii="Montserrat" w:hAnsi="Montserrat"/>
          <w:sz w:val="24"/>
        </w:rPr>
        <w:t>”</w:t>
      </w:r>
      <w:r w:rsidRPr="00471595">
        <w:rPr>
          <w:rFonts w:ascii="Montserrat" w:hAnsi="Montserrat"/>
          <w:sz w:val="24"/>
        </w:rPr>
        <w:t xml:space="preserve"> I bit my lip. I couldn't argue, my self centered foolishness ranked up there with that of Martin Craig, the project director who hadn't a thought to spare on anyone as long as the work proceeded on schedule. O'Neal leaned back and closed his eyes as if in deep contemplation and went on, </w:t>
      </w:r>
      <w:r w:rsidR="000264CD" w:rsidRPr="00471595">
        <w:rPr>
          <w:rFonts w:ascii="Montserrat" w:hAnsi="Montserrat"/>
          <w:sz w:val="24"/>
        </w:rPr>
        <w:t>“</w:t>
      </w:r>
      <w:r w:rsidRPr="00471595">
        <w:rPr>
          <w:rFonts w:ascii="Montserrat" w:hAnsi="Montserrat"/>
          <w:sz w:val="24"/>
        </w:rPr>
        <w:t>What I am here about concerns only the future. In spite of your experience with the field systems and interface drive, you were never considered for a technical position on this project; in any case the research has already been completed and is being developed. In that sense they can get along quite fine without you.</w:t>
      </w:r>
      <w:r w:rsidR="000264CD" w:rsidRPr="00471595">
        <w:rPr>
          <w:rFonts w:ascii="Montserrat" w:hAnsi="Montserrat"/>
          <w:sz w:val="24"/>
        </w:rPr>
        <w:t>”</w:t>
      </w:r>
    </w:p>
    <w:p w14:paraId="671F2A2E" w14:textId="062D6494" w:rsidR="00AD35EB" w:rsidRPr="00471595" w:rsidRDefault="00AD35EB" w:rsidP="00515B04">
      <w:pPr>
        <w:numPr>
          <w:ins w:id="42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Curiouser and curiouser,</w:t>
      </w:r>
      <w:r w:rsidR="000264CD" w:rsidRPr="00471595">
        <w:rPr>
          <w:rFonts w:ascii="Montserrat" w:hAnsi="Montserrat"/>
          <w:sz w:val="24"/>
        </w:rPr>
        <w:t>”</w:t>
      </w:r>
      <w:r w:rsidRPr="00471595">
        <w:rPr>
          <w:rFonts w:ascii="Montserrat" w:hAnsi="Montserrat"/>
          <w:sz w:val="24"/>
        </w:rPr>
        <w:t xml:space="preserve"> I murmured. I rubbed a thoughtful finger over my lips. </w:t>
      </w:r>
      <w:r w:rsidR="000264CD" w:rsidRPr="00471595">
        <w:rPr>
          <w:rFonts w:ascii="Montserrat" w:hAnsi="Montserrat"/>
          <w:sz w:val="24"/>
        </w:rPr>
        <w:t>“</w:t>
      </w:r>
      <w:r w:rsidRPr="00471595">
        <w:rPr>
          <w:rFonts w:ascii="Montserrat" w:hAnsi="Montserrat"/>
          <w:sz w:val="24"/>
        </w:rPr>
        <w:t>You said they want me back; you need me. Why?</w:t>
      </w:r>
      <w:r w:rsidR="000264CD" w:rsidRPr="00471595">
        <w:rPr>
          <w:rFonts w:ascii="Montserrat" w:hAnsi="Montserrat"/>
          <w:sz w:val="24"/>
        </w:rPr>
        <w:t>”</w:t>
      </w:r>
      <w:r w:rsidRPr="00471595">
        <w:rPr>
          <w:rFonts w:ascii="Montserrat" w:hAnsi="Montserrat"/>
          <w:sz w:val="24"/>
        </w:rPr>
        <w:t xml:space="preserve"> I prompted. </w:t>
      </w:r>
      <w:r w:rsidR="000264CD" w:rsidRPr="00471595">
        <w:rPr>
          <w:rFonts w:ascii="Montserrat" w:hAnsi="Montserrat"/>
          <w:sz w:val="24"/>
        </w:rPr>
        <w:t>“</w:t>
      </w:r>
      <w:r w:rsidRPr="00471595">
        <w:rPr>
          <w:rFonts w:ascii="Montserrat" w:hAnsi="Montserrat"/>
          <w:sz w:val="24"/>
        </w:rPr>
        <w:t>Give me an answer that makes sense.</w:t>
      </w:r>
      <w:r w:rsidR="000264CD" w:rsidRPr="00471595">
        <w:rPr>
          <w:rFonts w:ascii="Montserrat" w:hAnsi="Montserrat"/>
          <w:sz w:val="24"/>
        </w:rPr>
        <w:t>”</w:t>
      </w:r>
    </w:p>
    <w:p w14:paraId="31A227D0" w14:textId="1AE12EAC" w:rsidR="00AD35EB" w:rsidRPr="00471595" w:rsidRDefault="00AD35EB" w:rsidP="00515B04">
      <w:pPr>
        <w:numPr>
          <w:ins w:id="421" w:author="Unknown"/>
        </w:numPr>
        <w:rPr>
          <w:rFonts w:ascii="Montserrat" w:hAnsi="Montserrat"/>
          <w:sz w:val="24"/>
        </w:rPr>
      </w:pPr>
      <w:r w:rsidRPr="00471595">
        <w:rPr>
          <w:rFonts w:ascii="Montserrat" w:hAnsi="Montserrat"/>
          <w:sz w:val="24"/>
        </w:rPr>
        <w:tab/>
        <w:t xml:space="preserve">He smiled and shook his head in apology. </w:t>
      </w:r>
      <w:r w:rsidR="000264CD" w:rsidRPr="00471595">
        <w:rPr>
          <w:rFonts w:ascii="Montserrat" w:hAnsi="Montserrat"/>
          <w:sz w:val="24"/>
        </w:rPr>
        <w:t>“</w:t>
      </w:r>
      <w:r w:rsidRPr="00471595">
        <w:rPr>
          <w:rFonts w:ascii="Montserrat" w:hAnsi="Montserrat"/>
          <w:sz w:val="24"/>
        </w:rPr>
        <w:t>Sorry, I thought that it was obvious.</w:t>
      </w:r>
      <w:r w:rsidR="000264CD" w:rsidRPr="00471595">
        <w:rPr>
          <w:rFonts w:ascii="Montserrat" w:hAnsi="Montserrat"/>
          <w:sz w:val="24"/>
        </w:rPr>
        <w:t>”</w:t>
      </w:r>
      <w:r w:rsidRPr="00471595">
        <w:rPr>
          <w:rFonts w:ascii="Montserrat" w:hAnsi="Montserrat"/>
          <w:sz w:val="24"/>
        </w:rPr>
        <w:t xml:space="preserve"> He fished a pack of cigarettes out of his pocket and looked to me for permission. I stood up and led him out onto the garden verandah. He lit the filthy thing and took a couple of deep drags before resuming. </w:t>
      </w:r>
      <w:r w:rsidR="000264CD" w:rsidRPr="00471595">
        <w:rPr>
          <w:rFonts w:ascii="Montserrat" w:hAnsi="Montserrat"/>
          <w:sz w:val="24"/>
        </w:rPr>
        <w:t>“</w:t>
      </w:r>
      <w:r w:rsidRPr="00471595">
        <w:rPr>
          <w:rFonts w:ascii="Montserrat" w:hAnsi="Montserrat"/>
          <w:sz w:val="24"/>
        </w:rPr>
        <w:t>There is a list naming about seven hundred registered psi actives. Classified. Each individual tests above four on the access scale, or over a hundred on the geometric scale. If the government were willing to admit that it was possible, they would all be registered as class three actives,</w:t>
      </w:r>
      <w:r w:rsidR="000264CD" w:rsidRPr="00471595">
        <w:rPr>
          <w:rFonts w:ascii="Montserrat" w:hAnsi="Montserrat"/>
          <w:sz w:val="24"/>
        </w:rPr>
        <w:t>”</w:t>
      </w:r>
      <w:r w:rsidRPr="00471595">
        <w:rPr>
          <w:rFonts w:ascii="Montserrat" w:hAnsi="Montserrat"/>
          <w:sz w:val="24"/>
        </w:rPr>
        <w:t xml:space="preserve"> he explained. He turned to make eye contact. </w:t>
      </w:r>
      <w:r w:rsidR="000264CD" w:rsidRPr="00471595">
        <w:rPr>
          <w:rFonts w:ascii="Montserrat" w:hAnsi="Montserrat"/>
          <w:sz w:val="24"/>
        </w:rPr>
        <w:t>“</w:t>
      </w:r>
      <w:r w:rsidRPr="00471595">
        <w:rPr>
          <w:rFonts w:ascii="Montserrat" w:hAnsi="Montserrat"/>
          <w:sz w:val="24"/>
        </w:rPr>
        <w:t>Your name is on that list.</w:t>
      </w:r>
      <w:r w:rsidR="000264CD" w:rsidRPr="00471595">
        <w:rPr>
          <w:rFonts w:ascii="Montserrat" w:hAnsi="Montserrat"/>
          <w:sz w:val="24"/>
        </w:rPr>
        <w:t>”</w:t>
      </w:r>
    </w:p>
    <w:p w14:paraId="34DE2F21" w14:textId="7EA16F33" w:rsidR="00AD35EB" w:rsidRPr="00471595" w:rsidRDefault="00AD35EB" w:rsidP="00515B04">
      <w:pPr>
        <w:numPr>
          <w:ins w:id="422" w:author="Unknown"/>
        </w:numPr>
        <w:rPr>
          <w:rFonts w:ascii="Montserrat" w:hAnsi="Montserrat"/>
          <w:sz w:val="24"/>
        </w:rPr>
      </w:pPr>
      <w:r w:rsidRPr="00471595">
        <w:rPr>
          <w:rFonts w:ascii="Montserrat" w:hAnsi="Montserrat"/>
          <w:sz w:val="24"/>
        </w:rPr>
        <w:tab/>
        <w:t>I did not say anything. I had learned about the list from my mother—at the moment of truth. She had been on it too. I just waited, quietly calculating the odds that O'Neal would get to the point on his own. This was a man who had spent too much time around telepaths. He was trying to catch me with my hand in the cookie jar. I had to ignore the bait and pretend that I hadn't noticed the trap either. Latents may have limited abilities to communicate with each other</w:t>
      </w:r>
      <w:r w:rsidR="00295153" w:rsidRPr="00471595">
        <w:rPr>
          <w:rFonts w:ascii="Montserrat" w:hAnsi="Montserrat"/>
          <w:sz w:val="24"/>
        </w:rPr>
        <w:t xml:space="preserve"> but</w:t>
      </w:r>
      <w:r w:rsidRPr="00471595">
        <w:rPr>
          <w:rFonts w:ascii="Montserrat" w:hAnsi="Montserrat"/>
          <w:sz w:val="24"/>
        </w:rPr>
        <w:t xml:space="preserve"> their conversations are more efficient at least. To my surprise, he got right to the point. </w:t>
      </w:r>
      <w:r w:rsidR="000264CD" w:rsidRPr="00471595">
        <w:rPr>
          <w:rFonts w:ascii="Montserrat" w:hAnsi="Montserrat"/>
          <w:sz w:val="24"/>
        </w:rPr>
        <w:t>“</w:t>
      </w:r>
      <w:r w:rsidRPr="00471595">
        <w:rPr>
          <w:rFonts w:ascii="Montserrat" w:hAnsi="Montserrat"/>
          <w:sz w:val="24"/>
        </w:rPr>
        <w:t xml:space="preserve">I have two 'class three' actives committed to my staff. I need to have one more assigned to complete the group for my ship. Each ship in Operation </w:t>
      </w:r>
      <w:r w:rsidR="00201AA5" w:rsidRPr="00471595">
        <w:rPr>
          <w:rFonts w:ascii="Montserrat" w:hAnsi="Montserrat"/>
          <w:sz w:val="24"/>
        </w:rPr>
        <w:t>Exodus</w:t>
      </w:r>
      <w:r w:rsidRPr="00471595">
        <w:rPr>
          <w:rFonts w:ascii="Montserrat" w:hAnsi="Montserrat"/>
          <w:sz w:val="24"/>
        </w:rPr>
        <w:t xml:space="preserve"> has been assigned a three man team from actives on that list. Only about two hundred are volunteers, which means that about a third of the assignments are under duress.</w:t>
      </w:r>
      <w:r w:rsidR="000264CD" w:rsidRPr="00471595">
        <w:rPr>
          <w:rFonts w:ascii="Montserrat" w:hAnsi="Montserrat"/>
          <w:sz w:val="24"/>
        </w:rPr>
        <w:t>”</w:t>
      </w:r>
      <w:r w:rsidRPr="00471595">
        <w:rPr>
          <w:rFonts w:ascii="Montserrat" w:hAnsi="Montserrat"/>
          <w:sz w:val="24"/>
        </w:rPr>
        <w:t xml:space="preserve"> He took another deep pull on his cigarette, with a disgusted frown on his face. </w:t>
      </w:r>
      <w:r w:rsidR="000264CD" w:rsidRPr="00471595">
        <w:rPr>
          <w:rFonts w:ascii="Montserrat" w:hAnsi="Montserrat"/>
          <w:sz w:val="24"/>
        </w:rPr>
        <w:t>“</w:t>
      </w:r>
      <w:r w:rsidRPr="00471595">
        <w:rPr>
          <w:rFonts w:ascii="Montserrat" w:hAnsi="Montserrat"/>
          <w:sz w:val="24"/>
        </w:rPr>
        <w:t>Try to imagine what you could do if you were on one of those ships against your will,</w:t>
      </w:r>
      <w:r w:rsidR="000264CD" w:rsidRPr="00471595">
        <w:rPr>
          <w:rFonts w:ascii="Montserrat" w:hAnsi="Montserrat"/>
          <w:sz w:val="24"/>
        </w:rPr>
        <w:t>”</w:t>
      </w:r>
      <w:r w:rsidRPr="00471595">
        <w:rPr>
          <w:rFonts w:ascii="Montserrat" w:hAnsi="Montserrat"/>
          <w:sz w:val="24"/>
        </w:rPr>
        <w:t xml:space="preserve"> he suggested.</w:t>
      </w:r>
    </w:p>
    <w:p w14:paraId="4AC2D34A" w14:textId="58E34E80" w:rsidR="00AD35EB" w:rsidRPr="00471595" w:rsidRDefault="00AD35EB" w:rsidP="00515B04">
      <w:pPr>
        <w:numPr>
          <w:ins w:id="423"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They would never get me on one of those ships if I didn't want to be there,</w:t>
      </w:r>
      <w:r w:rsidR="000264CD" w:rsidRPr="00471595">
        <w:rPr>
          <w:rFonts w:ascii="Montserrat" w:hAnsi="Montserrat"/>
          <w:sz w:val="24"/>
        </w:rPr>
        <w:t>”</w:t>
      </w:r>
      <w:r w:rsidRPr="00471595">
        <w:rPr>
          <w:rFonts w:ascii="Montserrat" w:hAnsi="Montserrat"/>
          <w:sz w:val="24"/>
        </w:rPr>
        <w:t xml:space="preserve"> I growled.</w:t>
      </w:r>
    </w:p>
    <w:p w14:paraId="2F30909B" w14:textId="4E7D151B" w:rsidR="00AD35EB" w:rsidRPr="00471595" w:rsidRDefault="00AD35EB" w:rsidP="00515B04">
      <w:pPr>
        <w:numPr>
          <w:ins w:id="424" w:author="Unknown"/>
        </w:numPr>
        <w:rPr>
          <w:rFonts w:ascii="Montserrat" w:hAnsi="Montserrat"/>
          <w:sz w:val="24"/>
        </w:rPr>
      </w:pPr>
      <w:r w:rsidRPr="00471595">
        <w:rPr>
          <w:rFonts w:ascii="Montserrat" w:hAnsi="Montserrat"/>
          <w:sz w:val="24"/>
        </w:rPr>
        <w:tab/>
        <w:t xml:space="preserve">He turned a flat look in my direction and said, </w:t>
      </w:r>
      <w:r w:rsidR="000264CD" w:rsidRPr="00471595">
        <w:rPr>
          <w:rFonts w:ascii="Montserrat" w:hAnsi="Montserrat"/>
          <w:sz w:val="24"/>
        </w:rPr>
        <w:t>“</w:t>
      </w:r>
      <w:r w:rsidRPr="00471595">
        <w:rPr>
          <w:rFonts w:ascii="Montserrat" w:hAnsi="Montserrat"/>
          <w:sz w:val="24"/>
        </w:rPr>
        <w:t>If it came to that I wish it were true.</w:t>
      </w:r>
      <w:r w:rsidR="000264CD" w:rsidRPr="00471595">
        <w:rPr>
          <w:rFonts w:ascii="Montserrat" w:hAnsi="Montserrat"/>
          <w:sz w:val="24"/>
        </w:rPr>
        <w:t>”</w:t>
      </w:r>
    </w:p>
    <w:p w14:paraId="75285229" w14:textId="476D69A8" w:rsidR="00AD35EB" w:rsidRPr="00471595" w:rsidRDefault="00AD35EB" w:rsidP="00515B04">
      <w:pPr>
        <w:numPr>
          <w:ins w:id="425" w:author="Unknown"/>
        </w:numPr>
        <w:rPr>
          <w:rFonts w:ascii="Montserrat" w:hAnsi="Montserrat"/>
          <w:sz w:val="24"/>
        </w:rPr>
      </w:pPr>
      <w:r w:rsidRPr="00471595">
        <w:rPr>
          <w:rFonts w:ascii="Montserrat" w:hAnsi="Montserrat"/>
          <w:sz w:val="24"/>
        </w:rPr>
        <w:tab/>
        <w:t xml:space="preserve">All at once I realized what he was really telling me. Why he was really here. </w:t>
      </w:r>
      <w:r w:rsidR="000264CD" w:rsidRPr="00471595">
        <w:rPr>
          <w:rFonts w:ascii="Montserrat" w:hAnsi="Montserrat"/>
          <w:sz w:val="24"/>
        </w:rPr>
        <w:t>“</w:t>
      </w:r>
      <w:r w:rsidRPr="00471595">
        <w:rPr>
          <w:rFonts w:ascii="Montserrat" w:hAnsi="Montserrat"/>
          <w:sz w:val="24"/>
        </w:rPr>
        <w:t>They assigned me to you,</w:t>
      </w:r>
      <w:r w:rsidR="000264CD" w:rsidRPr="00471595">
        <w:rPr>
          <w:rFonts w:ascii="Montserrat" w:hAnsi="Montserrat"/>
          <w:sz w:val="24"/>
        </w:rPr>
        <w:t>”</w:t>
      </w:r>
      <w:r w:rsidRPr="00471595">
        <w:rPr>
          <w:rFonts w:ascii="Montserrat" w:hAnsi="Montserrat"/>
          <w:sz w:val="24"/>
        </w:rPr>
        <w:t xml:space="preserve"> I concluded out loud, putting the pieces he had given me together. </w:t>
      </w:r>
      <w:r w:rsidR="000264CD" w:rsidRPr="00471595">
        <w:rPr>
          <w:rFonts w:ascii="Montserrat" w:hAnsi="Montserrat"/>
          <w:sz w:val="24"/>
        </w:rPr>
        <w:t>“</w:t>
      </w:r>
      <w:r w:rsidRPr="00471595">
        <w:rPr>
          <w:rFonts w:ascii="Montserrat" w:hAnsi="Montserrat"/>
          <w:sz w:val="24"/>
        </w:rPr>
        <w:t>You knew I would not willingly go back to the project. You knew they would somehow manage to force me to accept the assignment. Knowing that, you did not want me on your ship.</w:t>
      </w:r>
      <w:r w:rsidR="000264CD" w:rsidRPr="00471595">
        <w:rPr>
          <w:rFonts w:ascii="Montserrat" w:hAnsi="Montserrat"/>
          <w:sz w:val="24"/>
        </w:rPr>
        <w:t>”</w:t>
      </w:r>
      <w:r w:rsidRPr="00471595">
        <w:rPr>
          <w:rFonts w:ascii="Montserrat" w:hAnsi="Montserrat"/>
          <w:sz w:val="24"/>
        </w:rPr>
        <w:t xml:space="preserve"> I turned an incredulous look on him as he calmly puffed away. </w:t>
      </w:r>
      <w:r w:rsidR="000264CD" w:rsidRPr="00471595">
        <w:rPr>
          <w:rFonts w:ascii="Montserrat" w:hAnsi="Montserrat"/>
          <w:sz w:val="24"/>
        </w:rPr>
        <w:t>“</w:t>
      </w:r>
      <w:r w:rsidRPr="00471595">
        <w:rPr>
          <w:rFonts w:ascii="Montserrat" w:hAnsi="Montserrat"/>
          <w:sz w:val="24"/>
        </w:rPr>
        <w:t>You also knew that if I had any kind of warning at all they might not be able to find me if I got away in time. My God, you're actually giving me a choice!</w:t>
      </w:r>
      <w:r w:rsidR="000264CD" w:rsidRPr="00471595">
        <w:rPr>
          <w:rFonts w:ascii="Montserrat" w:hAnsi="Montserrat"/>
          <w:sz w:val="24"/>
        </w:rPr>
        <w:t>”</w:t>
      </w:r>
      <w:r w:rsidRPr="00471595">
        <w:rPr>
          <w:rFonts w:ascii="Montserrat" w:hAnsi="Montserrat"/>
          <w:sz w:val="24"/>
        </w:rPr>
        <w:t xml:space="preserve"> I laughed, feeling slightly numb. </w:t>
      </w:r>
      <w:r w:rsidR="000264CD" w:rsidRPr="00471595">
        <w:rPr>
          <w:rFonts w:ascii="Montserrat" w:hAnsi="Montserrat"/>
          <w:sz w:val="24"/>
        </w:rPr>
        <w:t>“</w:t>
      </w:r>
      <w:r w:rsidRPr="00471595">
        <w:rPr>
          <w:rFonts w:ascii="Montserrat" w:hAnsi="Montserrat"/>
          <w:sz w:val="24"/>
        </w:rPr>
        <w:t>You are aren't you?</w:t>
      </w:r>
      <w:r w:rsidR="000264CD" w:rsidRPr="00471595">
        <w:rPr>
          <w:rFonts w:ascii="Montserrat" w:hAnsi="Montserrat"/>
          <w:sz w:val="24"/>
        </w:rPr>
        <w:t>”</w:t>
      </w:r>
    </w:p>
    <w:p w14:paraId="26E4F684" w14:textId="77777777" w:rsidR="00AD35EB" w:rsidRPr="00471595" w:rsidRDefault="00AD35EB" w:rsidP="00515B04">
      <w:pPr>
        <w:numPr>
          <w:ins w:id="426" w:author="Unknown"/>
        </w:numPr>
        <w:rPr>
          <w:rFonts w:ascii="Montserrat" w:hAnsi="Montserrat"/>
          <w:sz w:val="24"/>
        </w:rPr>
      </w:pPr>
      <w:r w:rsidRPr="00471595">
        <w:rPr>
          <w:rFonts w:ascii="Montserrat" w:hAnsi="Montserrat"/>
          <w:sz w:val="24"/>
        </w:rPr>
        <w:tab/>
        <w:t>He returned the slightest of nods.</w:t>
      </w:r>
    </w:p>
    <w:p w14:paraId="38D1F71A" w14:textId="10325573" w:rsidR="00AD35EB" w:rsidRPr="00471595" w:rsidRDefault="00AD35EB" w:rsidP="00515B04">
      <w:pPr>
        <w:numPr>
          <w:ins w:id="427" w:author="Unknown"/>
        </w:numPr>
        <w:rPr>
          <w:rFonts w:ascii="Montserrat" w:hAnsi="Montserrat"/>
          <w:sz w:val="24"/>
        </w:rPr>
      </w:pPr>
      <w:r w:rsidRPr="00471595">
        <w:rPr>
          <w:rFonts w:ascii="Montserrat" w:hAnsi="Montserrat"/>
          <w:sz w:val="24"/>
        </w:rPr>
        <w:tab/>
        <w:t>I ran my hands through my hair and gazed into the garden rain. I contemplated the details he had slipped me</w:t>
      </w:r>
      <w:r w:rsidR="00295153" w:rsidRPr="00471595">
        <w:rPr>
          <w:rFonts w:ascii="Montserrat" w:hAnsi="Montserrat"/>
          <w:sz w:val="24"/>
        </w:rPr>
        <w:t xml:space="preserve"> and</w:t>
      </w:r>
      <w:r w:rsidRPr="00471595">
        <w:rPr>
          <w:rFonts w:ascii="Montserrat" w:hAnsi="Montserrat"/>
          <w:sz w:val="24"/>
        </w:rPr>
        <w:t xml:space="preserve"> weighed them against my grudge. All of a sudden it didn't matter, I knew what I wanted to do. I turned back to face him. </w:t>
      </w:r>
      <w:r w:rsidR="000264CD" w:rsidRPr="00471595">
        <w:rPr>
          <w:rFonts w:ascii="Montserrat" w:hAnsi="Montserrat"/>
          <w:sz w:val="24"/>
        </w:rPr>
        <w:t>“</w:t>
      </w:r>
      <w:r w:rsidRPr="00471595">
        <w:rPr>
          <w:rFonts w:ascii="Montserrat" w:hAnsi="Montserrat"/>
          <w:sz w:val="24"/>
        </w:rPr>
        <w:t>So, what exactly are my responsibilities, Captain?</w:t>
      </w:r>
      <w:r w:rsidR="000264CD" w:rsidRPr="00471595">
        <w:rPr>
          <w:rFonts w:ascii="Montserrat" w:hAnsi="Montserrat"/>
          <w:sz w:val="24"/>
        </w:rPr>
        <w:t>”</w:t>
      </w:r>
      <w:r w:rsidRPr="00471595">
        <w:rPr>
          <w:rFonts w:ascii="Montserrat" w:hAnsi="Montserrat"/>
          <w:sz w:val="24"/>
        </w:rPr>
        <w:t xml:space="preserve"> I asked. </w:t>
      </w:r>
    </w:p>
    <w:p w14:paraId="6E740F2F" w14:textId="77777777" w:rsidR="00AD0DA2" w:rsidRPr="00471595" w:rsidRDefault="00AD0DA2" w:rsidP="00515B04">
      <w:pPr>
        <w:rPr>
          <w:rFonts w:ascii="Montserrat" w:hAnsi="Montserrat"/>
          <w:sz w:val="24"/>
        </w:rPr>
      </w:pPr>
    </w:p>
    <w:p w14:paraId="757763C0" w14:textId="77777777" w:rsidR="00AD0DA2" w:rsidRPr="00471595" w:rsidRDefault="00AD0DA2" w:rsidP="00515B04">
      <w:pPr>
        <w:pStyle w:val="VerticalBrace"/>
        <w:rPr>
          <w:rFonts w:ascii="Montserrat" w:hAnsi="Montserrat"/>
          <w:sz w:val="24"/>
        </w:rPr>
      </w:pPr>
      <w:r w:rsidRPr="00471595">
        <w:rPr>
          <w:rFonts w:ascii="Montserrat" w:hAnsi="Montserrat"/>
          <w:sz w:val="24"/>
        </w:rPr>
        <w:t>————————</w:t>
      </w:r>
    </w:p>
    <w:p w14:paraId="003AC041" w14:textId="77777777" w:rsidR="00AD0DA2" w:rsidRPr="00471595" w:rsidRDefault="00AD0DA2" w:rsidP="00515B04">
      <w:pPr>
        <w:rPr>
          <w:rFonts w:ascii="Montserrat" w:hAnsi="Montserrat"/>
          <w:sz w:val="24"/>
        </w:rPr>
      </w:pPr>
    </w:p>
    <w:p w14:paraId="541C46F1" w14:textId="113AF62C" w:rsidR="00AD35EB" w:rsidRPr="00471595" w:rsidRDefault="00AD35EB" w:rsidP="00515B04">
      <w:pPr>
        <w:numPr>
          <w:ins w:id="428" w:author="Unknown"/>
        </w:numPr>
        <w:rPr>
          <w:rFonts w:ascii="Montserrat" w:hAnsi="Montserrat"/>
          <w:sz w:val="24"/>
        </w:rPr>
      </w:pPr>
      <w:r w:rsidRPr="00471595">
        <w:rPr>
          <w:rFonts w:ascii="Montserrat" w:hAnsi="Montserrat"/>
          <w:sz w:val="24"/>
        </w:rPr>
        <w:t>One aspect of telepathy occurs naturally in a latent community. Two minds thinking in the same direction occasionally fall into phase. I had felt it that night as he considered voicing his feelings regarding that first step into the unknown. O'Neal's only outward response at the time had been a knowing smile. I had no idea what sort of commitment I had made</w:t>
      </w:r>
      <w:r w:rsidR="00295153" w:rsidRPr="00471595">
        <w:rPr>
          <w:rFonts w:ascii="Montserrat" w:hAnsi="Montserrat"/>
          <w:sz w:val="24"/>
        </w:rPr>
        <w:t xml:space="preserve"> and</w:t>
      </w:r>
      <w:r w:rsidRPr="00471595">
        <w:rPr>
          <w:rFonts w:ascii="Montserrat" w:hAnsi="Montserrat"/>
          <w:sz w:val="24"/>
        </w:rPr>
        <w:t xml:space="preserve"> in his own way he knew it. He'd faced the same choice himself. Now that the decision was made I felt as if I had just stepped off the edge of a cliff. I didn't have to pry to know that he understood that feeling. We shared the thought. O'Neal did not know how to express it, so he sipped his tea and nursed his smoke for a few minutes</w:t>
      </w:r>
      <w:r w:rsidR="00295153" w:rsidRPr="00471595">
        <w:rPr>
          <w:rFonts w:ascii="Montserrat" w:hAnsi="Montserrat"/>
          <w:sz w:val="24"/>
        </w:rPr>
        <w:t xml:space="preserve"> and</w:t>
      </w:r>
      <w:r w:rsidRPr="00471595">
        <w:rPr>
          <w:rFonts w:ascii="Montserrat" w:hAnsi="Montserrat"/>
          <w:sz w:val="24"/>
        </w:rPr>
        <w:t xml:space="preserve"> stared past me, into the rain stirred garden. </w:t>
      </w:r>
    </w:p>
    <w:p w14:paraId="5BDA7B0B" w14:textId="66431003" w:rsidR="00AD35EB" w:rsidRPr="00471595" w:rsidRDefault="00AD35EB" w:rsidP="00515B04">
      <w:pPr>
        <w:numPr>
          <w:ins w:id="429" w:author="Unknown"/>
        </w:numPr>
        <w:rPr>
          <w:rFonts w:ascii="Montserrat" w:hAnsi="Montserrat"/>
          <w:sz w:val="24"/>
        </w:rPr>
      </w:pPr>
      <w:r w:rsidRPr="00471595">
        <w:rPr>
          <w:rFonts w:ascii="Montserrat" w:hAnsi="Montserrat"/>
          <w:sz w:val="24"/>
        </w:rPr>
        <w:tab/>
        <w:t xml:space="preserve">The quiet tenor of his thoughts that evening had touched me and led me to make a mistake a few weeks later when I had caught up with him in Oregon. He had left to return to his duties, both for the navy and the project as they strove to make </w:t>
      </w:r>
      <w:r w:rsidR="00201AA5" w:rsidRPr="00471595">
        <w:rPr>
          <w:rFonts w:ascii="Montserrat" w:hAnsi="Montserrat"/>
          <w:sz w:val="24"/>
        </w:rPr>
        <w:t>Exodus</w:t>
      </w:r>
      <w:r w:rsidRPr="00471595">
        <w:rPr>
          <w:rFonts w:ascii="Montserrat" w:hAnsi="Montserrat"/>
          <w:sz w:val="24"/>
        </w:rPr>
        <w:t xml:space="preserve"> a reality. I had informed the project of my intention to volunteer for </w:t>
      </w:r>
      <w:r w:rsidR="00201AA5" w:rsidRPr="00471595">
        <w:rPr>
          <w:rFonts w:ascii="Montserrat" w:hAnsi="Montserrat"/>
          <w:sz w:val="24"/>
        </w:rPr>
        <w:t>Exodus</w:t>
      </w:r>
      <w:r w:rsidRPr="00471595">
        <w:rPr>
          <w:rFonts w:ascii="Montserrat" w:hAnsi="Montserrat"/>
          <w:sz w:val="24"/>
        </w:rPr>
        <w:t xml:space="preserve"> barely ahead of receiving the orders he had warned me of. As a volunteer I was granted time to put my affairs in order before returning to the project for briefing and assignment. But I caught up with him soon enough</w:t>
      </w:r>
      <w:r w:rsidR="00295153" w:rsidRPr="00471595">
        <w:rPr>
          <w:rFonts w:ascii="Montserrat" w:hAnsi="Montserrat"/>
          <w:sz w:val="24"/>
        </w:rPr>
        <w:t xml:space="preserve"> and</w:t>
      </w:r>
      <w:r w:rsidRPr="00471595">
        <w:rPr>
          <w:rFonts w:ascii="Montserrat" w:hAnsi="Montserrat"/>
          <w:sz w:val="24"/>
        </w:rPr>
        <w:t xml:space="preserve"> eventually we found an afternoon to talk again. Having shared a point of view, I supposed I thought that entitled me to eaves drop a bit. Of course that implies that I gave the matter anything resembling thought.</w:t>
      </w:r>
    </w:p>
    <w:p w14:paraId="67AF399F" w14:textId="3A32B9EA" w:rsidR="00AD35EB" w:rsidRPr="00471595" w:rsidRDefault="00AD35EB" w:rsidP="00515B04">
      <w:pPr>
        <w:numPr>
          <w:ins w:id="430" w:author="Unknown"/>
        </w:numPr>
        <w:rPr>
          <w:rFonts w:ascii="Montserrat" w:hAnsi="Montserrat"/>
          <w:sz w:val="24"/>
        </w:rPr>
      </w:pPr>
      <w:r w:rsidRPr="00471595">
        <w:rPr>
          <w:rFonts w:ascii="Montserrat" w:hAnsi="Montserrat"/>
          <w:sz w:val="24"/>
        </w:rPr>
        <w:tab/>
        <w:t>In fact I was simply indulging an impulse. Part of the matter was that I was fascinated by latent minds. It is kind of like trying to imagine the colors a blind man sees by touch. An active can easily use his ability to know what a latent feels about his blindness</w:t>
      </w:r>
      <w:r w:rsidR="00295153" w:rsidRPr="00471595">
        <w:rPr>
          <w:rFonts w:ascii="Montserrat" w:hAnsi="Montserrat"/>
          <w:sz w:val="24"/>
        </w:rPr>
        <w:t xml:space="preserve"> but</w:t>
      </w:r>
      <w:r w:rsidRPr="00471595">
        <w:rPr>
          <w:rFonts w:ascii="Montserrat" w:hAnsi="Montserrat"/>
          <w:sz w:val="24"/>
        </w:rPr>
        <w:t xml:space="preserve"> doing so ensures that the active cannot honestly understand that feeling. I have never been unable to perceive the universe directly through my mind. I could block out or withdraw my attention from my perceptions</w:t>
      </w:r>
      <w:r w:rsidR="00295153" w:rsidRPr="00471595">
        <w:rPr>
          <w:rFonts w:ascii="Montserrat" w:hAnsi="Montserrat"/>
          <w:sz w:val="24"/>
        </w:rPr>
        <w:t xml:space="preserve"> but</w:t>
      </w:r>
      <w:r w:rsidRPr="00471595">
        <w:rPr>
          <w:rFonts w:ascii="Montserrat" w:hAnsi="Montserrat"/>
          <w:sz w:val="24"/>
        </w:rPr>
        <w:t xml:space="preserve"> the thought of not having them gave me the cold shakes. </w:t>
      </w:r>
    </w:p>
    <w:p w14:paraId="484286CA" w14:textId="29BB5A7C" w:rsidR="00AD35EB" w:rsidRPr="00471595" w:rsidRDefault="00AD35EB" w:rsidP="00515B04">
      <w:pPr>
        <w:numPr>
          <w:ins w:id="431" w:author="Unknown"/>
        </w:numPr>
        <w:rPr>
          <w:rFonts w:ascii="Montserrat" w:hAnsi="Montserrat"/>
          <w:sz w:val="24"/>
        </w:rPr>
      </w:pPr>
      <w:r w:rsidRPr="00471595">
        <w:rPr>
          <w:rFonts w:ascii="Montserrat" w:hAnsi="Montserrat"/>
          <w:sz w:val="24"/>
        </w:rPr>
        <w:tab/>
        <w:t>When we met that day, we agreed to quit the confines of the massive research complex which accounted for the livelihood of the families which lived on the reservation. I was delighted, despite some lingering ache, to be able to tramp around my old stomping grounds. The air was clear</w:t>
      </w:r>
      <w:r w:rsidR="00295153" w:rsidRPr="00471595">
        <w:rPr>
          <w:rFonts w:ascii="Montserrat" w:hAnsi="Montserrat"/>
          <w:sz w:val="24"/>
        </w:rPr>
        <w:t xml:space="preserve"> and</w:t>
      </w:r>
      <w:r w:rsidRPr="00471595">
        <w:rPr>
          <w:rFonts w:ascii="Montserrat" w:hAnsi="Montserrat"/>
          <w:sz w:val="24"/>
        </w:rPr>
        <w:t xml:space="preserve"> the meadows were lush. We had come to the top of a rise, when he stopped to indulge his vice. That is when I committed my faux pas. At first I just looked and studied what could be seen from my perspective.</w:t>
      </w:r>
    </w:p>
    <w:p w14:paraId="3B39E127" w14:textId="77777777" w:rsidR="00AD35EB" w:rsidRPr="00471595" w:rsidRDefault="00AD35EB" w:rsidP="00515B04">
      <w:pPr>
        <w:numPr>
          <w:ins w:id="432" w:author="Unknown"/>
        </w:numPr>
        <w:rPr>
          <w:rFonts w:ascii="Montserrat" w:hAnsi="Montserrat"/>
          <w:sz w:val="24"/>
        </w:rPr>
      </w:pPr>
      <w:r w:rsidRPr="00471595">
        <w:rPr>
          <w:rFonts w:ascii="Montserrat" w:hAnsi="Montserrat"/>
          <w:sz w:val="24"/>
        </w:rPr>
        <w:tab/>
        <w:t xml:space="preserve">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detectable potential were so overwhelmed by the input that they recoiled from it. The potential typically atrophied throughout infancy and childhood. I was thinking too loud. He frowned. Actually, psi potential often continues growing even in latents like myself. The problem is that integrating that potential with my adult mind would unhinge or shatter my perception of reality. </w:t>
      </w:r>
    </w:p>
    <w:p w14:paraId="367F72FB" w14:textId="6824E7B5" w:rsidR="00AD35EB" w:rsidRPr="00471595" w:rsidRDefault="00AD35EB" w:rsidP="00515B04">
      <w:pPr>
        <w:numPr>
          <w:ins w:id="433" w:author="Unknown"/>
        </w:numPr>
        <w:rPr>
          <w:rFonts w:ascii="Montserrat" w:hAnsi="Montserrat"/>
          <w:sz w:val="24"/>
        </w:rPr>
      </w:pPr>
      <w:r w:rsidRPr="00471595">
        <w:rPr>
          <w:rFonts w:ascii="Montserrat" w:hAnsi="Montserrat"/>
          <w:sz w:val="24"/>
        </w:rPr>
        <w:tab/>
        <w:t xml:space="preserve">I pulled back at once. </w:t>
      </w:r>
      <w:r w:rsidR="000264CD" w:rsidRPr="00471595">
        <w:rPr>
          <w:rFonts w:ascii="Montserrat" w:hAnsi="Montserrat"/>
          <w:sz w:val="24"/>
        </w:rPr>
        <w:t>“</w:t>
      </w:r>
      <w:r w:rsidRPr="00471595">
        <w:rPr>
          <w:rFonts w:ascii="Montserrat" w:hAnsi="Montserrat"/>
          <w:sz w:val="24"/>
        </w:rPr>
        <w:t>I'm sorry,</w:t>
      </w:r>
      <w:r w:rsidR="000264CD" w:rsidRPr="00471595">
        <w:rPr>
          <w:rFonts w:ascii="Montserrat" w:hAnsi="Montserrat"/>
          <w:sz w:val="24"/>
        </w:rPr>
        <w:t>”</w:t>
      </w:r>
      <w:r w:rsidRPr="00471595">
        <w:rPr>
          <w:rFonts w:ascii="Montserrat" w:hAnsi="Montserrat"/>
          <w:sz w:val="24"/>
        </w:rPr>
        <w:t xml:space="preserve"> I apologized, slightly horrified with myself, </w:t>
      </w:r>
      <w:r w:rsidR="000264CD" w:rsidRPr="00471595">
        <w:rPr>
          <w:rFonts w:ascii="Montserrat" w:hAnsi="Montserrat"/>
          <w:sz w:val="24"/>
        </w:rPr>
        <w:t>“</w:t>
      </w:r>
      <w:r w:rsidRPr="00471595">
        <w:rPr>
          <w:rFonts w:ascii="Montserrat" w:hAnsi="Montserrat"/>
          <w:sz w:val="24"/>
        </w:rPr>
        <w:t>I didn't mean to overlap.</w:t>
      </w:r>
      <w:r w:rsidR="000264CD" w:rsidRPr="00471595">
        <w:rPr>
          <w:rFonts w:ascii="Montserrat" w:hAnsi="Montserrat"/>
          <w:sz w:val="24"/>
        </w:rPr>
        <w:t>”</w:t>
      </w:r>
      <w:r w:rsidRPr="00471595">
        <w:rPr>
          <w:rFonts w:ascii="Montserrat" w:hAnsi="Montserrat"/>
          <w:sz w:val="24"/>
        </w:rPr>
        <w:t xml:space="preserve"> He shrugged. Again, a man used to telepaths. He may not be able to initiate telepathic contact but he obviously accepted it—or at least was used to it. He did not get excited about it, he just responded to the stray thought wandering around in his mind. I felt a kind of wonder, remembering what it was that had made us friends before the tragedy. </w:t>
      </w:r>
      <w:r w:rsidR="000264CD" w:rsidRPr="00471595">
        <w:rPr>
          <w:rFonts w:ascii="Montserrat" w:hAnsi="Montserrat"/>
          <w:sz w:val="24"/>
        </w:rPr>
        <w:t>“</w:t>
      </w:r>
      <w:r w:rsidRPr="00471595">
        <w:rPr>
          <w:rFonts w:ascii="Montserrat" w:hAnsi="Montserrat"/>
          <w:sz w:val="24"/>
        </w:rPr>
        <w:t>You just take it in stride, don't you?</w:t>
      </w:r>
      <w:r w:rsidR="000264CD" w:rsidRPr="00471595">
        <w:rPr>
          <w:rFonts w:ascii="Montserrat" w:hAnsi="Montserrat"/>
          <w:sz w:val="24"/>
        </w:rPr>
        <w:t>”</w:t>
      </w:r>
      <w:r w:rsidRPr="00471595">
        <w:rPr>
          <w:rFonts w:ascii="Montserrat" w:hAnsi="Montserrat"/>
          <w:sz w:val="24"/>
        </w:rPr>
        <w:t xml:space="preserve"> I commented. </w:t>
      </w:r>
      <w:r w:rsidR="000264CD" w:rsidRPr="00471595">
        <w:rPr>
          <w:rFonts w:ascii="Montserrat" w:hAnsi="Montserrat"/>
          <w:sz w:val="24"/>
        </w:rPr>
        <w:t>“</w:t>
      </w:r>
      <w:r w:rsidRPr="00471595">
        <w:rPr>
          <w:rFonts w:ascii="Montserrat" w:hAnsi="Montserrat"/>
          <w:sz w:val="24"/>
        </w:rPr>
        <w:t>Did it ever scare you? Did you have to adjust to it or were you always this calm about it?</w:t>
      </w:r>
      <w:r w:rsidR="000264CD" w:rsidRPr="00471595">
        <w:rPr>
          <w:rFonts w:ascii="Montserrat" w:hAnsi="Montserrat"/>
          <w:sz w:val="24"/>
        </w:rPr>
        <w:t>”</w:t>
      </w:r>
      <w:r w:rsidRPr="00471595">
        <w:rPr>
          <w:rFonts w:ascii="Montserrat" w:hAnsi="Montserrat"/>
          <w:sz w:val="24"/>
        </w:rPr>
        <w:t xml:space="preserve"> I suddenly had to ask. I had no way to understand his position.</w:t>
      </w:r>
    </w:p>
    <w:p w14:paraId="526ACA8B" w14:textId="2113313E" w:rsidR="00AD35EB" w:rsidRPr="00471595" w:rsidRDefault="00AD35EB" w:rsidP="00515B04">
      <w:pPr>
        <w:numPr>
          <w:ins w:id="434" w:author="Unknown"/>
        </w:numPr>
        <w:rPr>
          <w:rFonts w:ascii="Montserrat" w:hAnsi="Montserrat"/>
          <w:sz w:val="24"/>
        </w:rPr>
      </w:pPr>
      <w:r w:rsidRPr="00471595">
        <w:rPr>
          <w:rFonts w:ascii="Montserrat" w:hAnsi="Montserrat"/>
          <w:sz w:val="24"/>
        </w:rPr>
        <w:tab/>
        <w:t xml:space="preserve">He looked at me and answered, </w:t>
      </w:r>
      <w:r w:rsidR="000264CD" w:rsidRPr="00471595">
        <w:rPr>
          <w:rFonts w:ascii="Montserrat" w:hAnsi="Montserrat"/>
          <w:sz w:val="24"/>
        </w:rPr>
        <w:t>“</w:t>
      </w:r>
      <w:r w:rsidRPr="00471595">
        <w:rPr>
          <w:rFonts w:ascii="Montserrat" w:hAnsi="Montserrat"/>
          <w:sz w:val="24"/>
        </w:rPr>
        <w:t>Arden, it scares the crap out of me. When it happens, when I think it could be happening, when I wish it would happen—if I think about it at all it terrifies me. If I ever went active it would be the end of me, because I would have no idea where I began or where I ended. I wouldn't know who I was anymore,</w:t>
      </w:r>
      <w:r w:rsidR="000264CD" w:rsidRPr="00471595">
        <w:rPr>
          <w:rFonts w:ascii="Montserrat" w:hAnsi="Montserrat"/>
          <w:sz w:val="24"/>
        </w:rPr>
        <w:t>”</w:t>
      </w:r>
      <w:r w:rsidRPr="00471595">
        <w:rPr>
          <w:rFonts w:ascii="Montserrat" w:hAnsi="Montserrat"/>
          <w:sz w:val="24"/>
        </w:rPr>
        <w:t xml:space="preserve"> he confessed with a rawness in his voice. </w:t>
      </w:r>
    </w:p>
    <w:p w14:paraId="65E91BA6" w14:textId="2F39683E" w:rsidR="00AD35EB" w:rsidRPr="00471595" w:rsidRDefault="00AD35EB" w:rsidP="00515B04">
      <w:pPr>
        <w:numPr>
          <w:ins w:id="435" w:author="Unknown"/>
        </w:numPr>
        <w:rPr>
          <w:rFonts w:ascii="Montserrat" w:hAnsi="Montserrat"/>
          <w:sz w:val="24"/>
        </w:rPr>
      </w:pPr>
      <w:r w:rsidRPr="00471595">
        <w:rPr>
          <w:rFonts w:ascii="Montserrat" w:hAnsi="Montserrat"/>
          <w:sz w:val="24"/>
        </w:rPr>
        <w:tab/>
        <w:t xml:space="preserve">I understood that he was afraid. I did not understand his fear. </w:t>
      </w:r>
      <w:r w:rsidR="000264CD" w:rsidRPr="00471595">
        <w:rPr>
          <w:rFonts w:ascii="Montserrat" w:hAnsi="Montserrat"/>
          <w:sz w:val="24"/>
        </w:rPr>
        <w:t>“</w:t>
      </w:r>
      <w:r w:rsidRPr="00471595">
        <w:rPr>
          <w:rFonts w:ascii="Montserrat" w:hAnsi="Montserrat"/>
          <w:sz w:val="24"/>
        </w:rPr>
        <w:t>How do you deal with it?</w:t>
      </w:r>
      <w:r w:rsidR="000264CD" w:rsidRPr="00471595">
        <w:rPr>
          <w:rFonts w:ascii="Montserrat" w:hAnsi="Montserrat"/>
          <w:sz w:val="24"/>
        </w:rPr>
        <w:t>”</w:t>
      </w:r>
      <w:r w:rsidRPr="00471595">
        <w:rPr>
          <w:rFonts w:ascii="Montserrat" w:hAnsi="Montserrat"/>
          <w:sz w:val="24"/>
        </w:rPr>
        <w:t xml:space="preserve"> I asked in a subdued tone. </w:t>
      </w:r>
    </w:p>
    <w:p w14:paraId="3AD69163" w14:textId="1988CB1F" w:rsidR="00AD35EB" w:rsidRPr="00471595" w:rsidRDefault="00AD35EB" w:rsidP="00515B04">
      <w:pPr>
        <w:numPr>
          <w:ins w:id="43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That is simple,</w:t>
      </w:r>
      <w:r w:rsidR="000264CD" w:rsidRPr="00471595">
        <w:rPr>
          <w:rFonts w:ascii="Montserrat" w:hAnsi="Montserrat"/>
          <w:sz w:val="24"/>
        </w:rPr>
        <w:t>”</w:t>
      </w:r>
      <w:r w:rsidRPr="00471595">
        <w:rPr>
          <w:rFonts w:ascii="Montserrat" w:hAnsi="Montserrat"/>
          <w:sz w:val="24"/>
        </w:rPr>
        <w:t xml:space="preserve"> he said, </w:t>
      </w:r>
      <w:r w:rsidR="000264CD" w:rsidRPr="00471595">
        <w:rPr>
          <w:rFonts w:ascii="Montserrat" w:hAnsi="Montserrat"/>
          <w:sz w:val="24"/>
        </w:rPr>
        <w:t>“</w:t>
      </w:r>
      <w:r w:rsidRPr="00471595">
        <w:rPr>
          <w:rFonts w:ascii="Montserrat" w:hAnsi="Montserrat"/>
          <w:sz w:val="24"/>
        </w:rPr>
        <w:t>I deal with it. Fear is a wonderful thing; it gets your attention and tells you that there is something in your environment you don't dare take for granted. Fear is only a dangerous thing when you combine it with desire to take everything for granted. A person who fears fear inevitably destroys everything around him trying to eliminate every possible threat before it can present any danger to him.</w:t>
      </w:r>
      <w:r w:rsidR="000264CD" w:rsidRPr="00471595">
        <w:rPr>
          <w:rFonts w:ascii="Montserrat" w:hAnsi="Montserrat"/>
          <w:sz w:val="24"/>
        </w:rPr>
        <w:t>”</w:t>
      </w:r>
      <w:r w:rsidRPr="00471595">
        <w:rPr>
          <w:rFonts w:ascii="Montserrat" w:hAnsi="Montserrat"/>
          <w:sz w:val="24"/>
        </w:rPr>
        <w:t xml:space="preserve"> He pinched out the cigarette he had been smoking and gestured for us to take the path into the woods. When we were out of casual view from the complex, he opened a subject I had never been able to fathom. </w:t>
      </w:r>
      <w:r w:rsidR="000264CD" w:rsidRPr="00471595">
        <w:rPr>
          <w:rFonts w:ascii="Montserrat" w:hAnsi="Montserrat"/>
          <w:sz w:val="24"/>
        </w:rPr>
        <w:t>“</w:t>
      </w:r>
      <w:r w:rsidRPr="00471595">
        <w:rPr>
          <w:rFonts w:ascii="Montserrat" w:hAnsi="Montserrat"/>
          <w:sz w:val="24"/>
        </w:rPr>
        <w:t>Why need a man fear a telepath?</w:t>
      </w:r>
      <w:r w:rsidR="000264CD" w:rsidRPr="00471595">
        <w:rPr>
          <w:rFonts w:ascii="Montserrat" w:hAnsi="Montserrat"/>
          <w:sz w:val="24"/>
        </w:rPr>
        <w:t>”</w:t>
      </w:r>
      <w:r w:rsidRPr="00471595">
        <w:rPr>
          <w:rFonts w:ascii="Montserrat" w:hAnsi="Montserrat"/>
          <w:sz w:val="24"/>
        </w:rPr>
        <w:t xml:space="preserve"> He asked. He paused before proceeding to provide an answer, </w:t>
      </w:r>
      <w:r w:rsidR="000264CD" w:rsidRPr="00471595">
        <w:rPr>
          <w:rFonts w:ascii="Montserrat" w:hAnsi="Montserrat"/>
          <w:sz w:val="24"/>
        </w:rPr>
        <w:t>“</w:t>
      </w:r>
      <w:r w:rsidRPr="00471595">
        <w:rPr>
          <w:rFonts w:ascii="Montserrat" w:hAnsi="Montserrat"/>
          <w:sz w:val="24"/>
        </w:rPr>
        <w:t>Telepathy takes away too many things from a man, some good and some bad. Telepathy takes away our isolation; it proves to a man that other people have minds and that other people are real. Hence it proves that a man is not just dreaming all of this,</w:t>
      </w:r>
      <w:r w:rsidR="000264CD" w:rsidRPr="00471595">
        <w:rPr>
          <w:rFonts w:ascii="Montserrat" w:hAnsi="Montserrat"/>
          <w:sz w:val="24"/>
        </w:rPr>
        <w:t>”</w:t>
      </w:r>
      <w:r w:rsidRPr="00471595">
        <w:rPr>
          <w:rFonts w:ascii="Montserrat" w:hAnsi="Montserrat"/>
          <w:sz w:val="24"/>
        </w:rPr>
        <w:t xml:space="preserve"> he waved at the forest, indicating reality at large. </w:t>
      </w:r>
      <w:r w:rsidR="000264CD" w:rsidRPr="00471595">
        <w:rPr>
          <w:rFonts w:ascii="Montserrat" w:hAnsi="Montserrat"/>
          <w:sz w:val="24"/>
        </w:rPr>
        <w:t>“</w:t>
      </w:r>
      <w:r w:rsidRPr="00471595">
        <w:rPr>
          <w:rFonts w:ascii="Montserrat" w:hAnsi="Montserrat"/>
          <w:sz w:val="24"/>
        </w:rPr>
        <w:t>It takes away our privacy; it enables two individuals to communicate at a perfect level of understanding, God willing that they both possess compatible views of reality. Hence it implies that a man is not unique.</w:t>
      </w:r>
    </w:p>
    <w:p w14:paraId="549453E3" w14:textId="08E0B499" w:rsidR="00AD35EB" w:rsidRPr="00471595" w:rsidRDefault="00AD35EB" w:rsidP="00515B04">
      <w:pPr>
        <w:numPr>
          <w:ins w:id="43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It takes away our sovereignty; it presents the problem that two minds linked in perfect understanding become one mind, which threatens a man's identity.</w:t>
      </w:r>
      <w:r w:rsidR="000264CD" w:rsidRPr="00471595">
        <w:rPr>
          <w:rFonts w:ascii="Montserrat" w:hAnsi="Montserrat"/>
          <w:sz w:val="24"/>
        </w:rPr>
        <w:t>”</w:t>
      </w:r>
      <w:r w:rsidRPr="00471595">
        <w:rPr>
          <w:rFonts w:ascii="Montserrat" w:hAnsi="Montserrat"/>
          <w:sz w:val="24"/>
        </w:rPr>
        <w:t xml:space="preserve"> He took a couple of steps along the path</w:t>
      </w:r>
      <w:r w:rsidR="00295153" w:rsidRPr="00471595">
        <w:rPr>
          <w:rFonts w:ascii="Montserrat" w:hAnsi="Montserrat"/>
          <w:sz w:val="24"/>
        </w:rPr>
        <w:t xml:space="preserve"> and</w:t>
      </w:r>
      <w:r w:rsidRPr="00471595">
        <w:rPr>
          <w:rFonts w:ascii="Montserrat" w:hAnsi="Montserrat"/>
          <w:sz w:val="24"/>
        </w:rPr>
        <w:t xml:space="preserve"> fell silent. I felt a queer sensation, because I could almost understand that fear, although from a different side. Up until the day my mother died, our thoughts had been so intertwined, it had been impossible to figure out where I left off and she began. The greatest part of my bereavement had been the amputation of this wiser part of myself which left me feeling like nothing more than the ghost of my mother. I shook off that line of thought and returned my attention to him. Clearly there was something on his mind. I waited, careful now not to invade his thoughts. When he looked up at me and posed his next question I felt a cold finger trail along my spine. He asked, </w:t>
      </w:r>
      <w:r w:rsidR="000264CD" w:rsidRPr="00471595">
        <w:rPr>
          <w:rFonts w:ascii="Montserrat" w:hAnsi="Montserrat"/>
          <w:sz w:val="24"/>
        </w:rPr>
        <w:t>“</w:t>
      </w:r>
      <w:r w:rsidRPr="00471595">
        <w:rPr>
          <w:rFonts w:ascii="Montserrat" w:hAnsi="Montserrat"/>
          <w:sz w:val="24"/>
        </w:rPr>
        <w:t>Would you have fled, if you had not decided to go along with this operation?</w:t>
      </w:r>
      <w:r w:rsidR="000264CD" w:rsidRPr="00471595">
        <w:rPr>
          <w:rFonts w:ascii="Montserrat" w:hAnsi="Montserrat"/>
          <w:sz w:val="24"/>
        </w:rPr>
        <w:t>”</w:t>
      </w:r>
    </w:p>
    <w:p w14:paraId="59630BE5" w14:textId="060067FF" w:rsidR="00AD35EB" w:rsidRPr="00471595" w:rsidRDefault="00AD35EB" w:rsidP="00515B04">
      <w:pPr>
        <w:numPr>
          <w:ins w:id="43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Why does that question disturb me so much?</w:t>
      </w:r>
      <w:r w:rsidR="000264CD" w:rsidRPr="00471595">
        <w:rPr>
          <w:rFonts w:ascii="Montserrat" w:hAnsi="Montserrat"/>
          <w:sz w:val="24"/>
        </w:rPr>
        <w:t>”</w:t>
      </w:r>
      <w:r w:rsidRPr="00471595">
        <w:rPr>
          <w:rFonts w:ascii="Montserrat" w:hAnsi="Montserrat"/>
          <w:sz w:val="24"/>
        </w:rPr>
        <w:t xml:space="preserve"> I evaded, reading the intensity of his gaze. I forgot my uneasy thoughts of my mother as I considered the implications of his question. </w:t>
      </w:r>
      <w:r w:rsidR="000264CD" w:rsidRPr="00471595">
        <w:rPr>
          <w:rFonts w:ascii="Montserrat" w:hAnsi="Montserrat"/>
          <w:sz w:val="24"/>
        </w:rPr>
        <w:t>“</w:t>
      </w:r>
      <w:r w:rsidRPr="00471595">
        <w:rPr>
          <w:rFonts w:ascii="Montserrat" w:hAnsi="Montserrat"/>
          <w:sz w:val="24"/>
        </w:rPr>
        <w:t>I almost think that you feel it would have been necessary. Why would it matter? Is it something to do with what you said—about how they could coerce me or even force me to comply?</w:t>
      </w:r>
      <w:r w:rsidR="000264CD" w:rsidRPr="00471595">
        <w:rPr>
          <w:rFonts w:ascii="Montserrat" w:hAnsi="Montserrat"/>
          <w:sz w:val="24"/>
        </w:rPr>
        <w:t>”</w:t>
      </w:r>
    </w:p>
    <w:p w14:paraId="47CC47A0" w14:textId="037DC751" w:rsidR="00AD35EB" w:rsidRPr="00471595" w:rsidRDefault="00AD35EB" w:rsidP="00515B04">
      <w:pPr>
        <w:numPr>
          <w:ins w:id="439" w:author="Unknown"/>
        </w:numPr>
        <w:rPr>
          <w:rFonts w:ascii="Montserrat" w:hAnsi="Montserrat"/>
          <w:sz w:val="24"/>
        </w:rPr>
      </w:pPr>
      <w:r w:rsidRPr="00471595">
        <w:rPr>
          <w:rFonts w:ascii="Montserrat" w:hAnsi="Montserrat"/>
          <w:sz w:val="24"/>
        </w:rPr>
        <w:tab/>
        <w:t>O'Neal confirmed that suspicion with the slight shadow that entered his expression. But the words to express a more comprehensive answer came to him with more difficulty. In detail, he described to me certain developments in field-technology and nano-technology</w:t>
      </w:r>
      <w:r w:rsidR="00295153" w:rsidRPr="00471595">
        <w:rPr>
          <w:rFonts w:ascii="Montserrat" w:hAnsi="Montserrat"/>
          <w:sz w:val="24"/>
        </w:rPr>
        <w:t xml:space="preserve"> and</w:t>
      </w:r>
      <w:r w:rsidRPr="00471595">
        <w:rPr>
          <w:rFonts w:ascii="Montserrat" w:hAnsi="Montserrat"/>
          <w:sz w:val="24"/>
        </w:rPr>
        <w:t xml:space="preserve"> the politics behind them. In spite of the fact that human survival may ultimately be dependent on the active psi capabilities possessed by a growing percentage of the population, political measures had initiated legislature to bar all but the weakest of actives—active class one and the lower end of active class two ratings—from unimpaired access to the surface of inhabited worlds. </w:t>
      </w:r>
    </w:p>
    <w:p w14:paraId="02E4B380" w14:textId="426388E5" w:rsidR="00AD35EB" w:rsidRPr="00471595" w:rsidRDefault="00AD35EB" w:rsidP="00515B04">
      <w:pPr>
        <w:numPr>
          <w:ins w:id="440" w:author="Unknown"/>
        </w:numPr>
        <w:rPr>
          <w:rFonts w:ascii="Montserrat" w:hAnsi="Montserrat"/>
          <w:sz w:val="24"/>
        </w:rPr>
      </w:pPr>
      <w:r w:rsidRPr="00471595">
        <w:rPr>
          <w:rFonts w:ascii="Montserrat" w:hAnsi="Montserrat"/>
          <w:sz w:val="24"/>
        </w:rPr>
        <w:tab/>
        <w:t>In anticipation of the fears—the realization of the true scale of psi capability—that would cause most governments to recognize psi actives as unendurable threats to the safety and security of the entire planet, measures were designed to force actives rated above certain capabilities to voluntary submit to various control programs designed to damp their power down to tolerable levels. The strongest measures promised to flatly outlaw the presence of proscribed actives from the surface of the planet</w:t>
      </w:r>
      <w:r w:rsidR="00295153" w:rsidRPr="00471595">
        <w:rPr>
          <w:rFonts w:ascii="Montserrat" w:hAnsi="Montserrat"/>
          <w:sz w:val="24"/>
        </w:rPr>
        <w:t xml:space="preserve"> but</w:t>
      </w:r>
      <w:r w:rsidRPr="00471595">
        <w:rPr>
          <w:rFonts w:ascii="Montserrat" w:hAnsi="Montserrat"/>
          <w:sz w:val="24"/>
        </w:rPr>
        <w:t xml:space="preserve"> even the least aggressive proposals were more strict than the reservation system. Various methods and treatments were being developed to restrict or fully subdue the capacity of actives with proscribed ratings who were present on the surface of the planet. The technology already existed to readily destroy any active who violated the codes taught on reservations, ironically derived from the advances that actives themselves helped develop for the benefit of all mankind.</w:t>
      </w:r>
    </w:p>
    <w:p w14:paraId="22183CFD" w14:textId="7E9FA7E3" w:rsidR="00AD35EB" w:rsidRPr="00471595" w:rsidRDefault="00AD35EB" w:rsidP="00515B04">
      <w:pPr>
        <w:numPr>
          <w:ins w:id="441" w:author="Unknown"/>
        </w:numPr>
        <w:rPr>
          <w:rFonts w:ascii="Montserrat" w:hAnsi="Montserrat"/>
          <w:sz w:val="24"/>
        </w:rPr>
      </w:pPr>
      <w:r w:rsidRPr="00471595">
        <w:rPr>
          <w:rFonts w:ascii="Montserrat" w:hAnsi="Montserrat"/>
          <w:sz w:val="24"/>
        </w:rPr>
        <w:tab/>
        <w:t xml:space="preserve">Among the methods under development was a synaptic lock or neural leash. Developed from augmentation research, a class of nano-viral programs developed for genetic surgery, a neural leash is essentially designed to turn a subject's own body into a prison. The leash is designed to render an active psionic artificially latent by manipulating synaptic pathways to selectively restrict the processing capacity upon which psi potential depends. In layman's terms, it disrupts the brain making it harder to think. The leash is not very subtle given the complexity of the brain and lingering deficiencies in psiono-neural medicine. Another project on the list is a damping field. Based on the advances my mother contributed to, it is an interface transmitter keyed to the characteristics of the psionic body-mind interface which exclusively generates destructive interference. </w:t>
      </w:r>
    </w:p>
    <w:p w14:paraId="16E872C1" w14:textId="69517D9F" w:rsidR="00AD35EB" w:rsidRPr="00471595" w:rsidRDefault="00AD35EB" w:rsidP="00515B04">
      <w:pPr>
        <w:numPr>
          <w:ins w:id="442" w:author="Unknown"/>
        </w:numPr>
        <w:rPr>
          <w:rFonts w:ascii="Montserrat" w:hAnsi="Montserrat"/>
          <w:sz w:val="24"/>
        </w:rPr>
      </w:pPr>
      <w:r w:rsidRPr="00471595">
        <w:rPr>
          <w:rFonts w:ascii="Montserrat" w:hAnsi="Montserrat"/>
          <w:sz w:val="24"/>
        </w:rPr>
        <w:br w:type="page"/>
        <w:t>/—0 - 7—/</w:t>
      </w:r>
      <w:r w:rsidRPr="00471595">
        <w:rPr>
          <w:rFonts w:ascii="Montserrat" w:hAnsi="Montserrat"/>
          <w:sz w:val="24"/>
        </w:rPr>
        <w:tab/>
      </w:r>
    </w:p>
    <w:p w14:paraId="6E871C78" w14:textId="77777777" w:rsidR="00AD35EB" w:rsidRPr="00471595" w:rsidRDefault="00AD35EB" w:rsidP="00515B04">
      <w:pPr>
        <w:numPr>
          <w:ins w:id="443" w:author="Unknown"/>
        </w:numPr>
        <w:rPr>
          <w:rFonts w:ascii="Montserrat" w:hAnsi="Montserrat"/>
          <w:sz w:val="24"/>
        </w:rPr>
      </w:pPr>
      <w:r w:rsidRPr="00471595">
        <w:rPr>
          <w:rFonts w:ascii="Montserrat" w:hAnsi="Montserrat"/>
          <w:sz w:val="24"/>
        </w:rPr>
        <w:tab/>
        <w:t>Answers seemed to come to young Ember unbidden from deep within herself. Answers to questions she would not be able to ask until long after they had become facts unique to her strange world. Answers that often drove the girl to run away from the families and institutions that the authorities tried to place her in. It was inevitable that there would come a day when she would meet an individual whom she could not hide herself from—an individual with the ability to see what she really was. She had not prepared herself for the thought that there would be more than one such individual. The only way she could hope to survive the devastation that came down upon her—the only way she could live with the consequences of what that onslaught will do to those around her—was to face the hardest and most dangerous obstacle she would ever encounter—herself.</w:t>
      </w:r>
    </w:p>
    <w:p w14:paraId="505C16F0" w14:textId="380F70C9" w:rsidR="00AD35EB" w:rsidRPr="00471595" w:rsidRDefault="00AD35EB" w:rsidP="00515B04">
      <w:pPr>
        <w:numPr>
          <w:ins w:id="444" w:author="Unknown"/>
        </w:numPr>
        <w:rPr>
          <w:rFonts w:ascii="Montserrat" w:hAnsi="Montserrat"/>
          <w:sz w:val="24"/>
        </w:rPr>
      </w:pPr>
      <w:r w:rsidRPr="00471595">
        <w:rPr>
          <w:rFonts w:ascii="Montserrat" w:hAnsi="Montserrat"/>
          <w:sz w:val="24"/>
        </w:rPr>
        <w:tab/>
        <w:t>Ember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w:t>
      </w:r>
      <w:r w:rsidR="00295153" w:rsidRPr="00471595">
        <w:rPr>
          <w:rFonts w:ascii="Montserrat" w:hAnsi="Montserrat"/>
          <w:sz w:val="24"/>
        </w:rPr>
        <w:t xml:space="preserve"> and</w:t>
      </w:r>
      <w:r w:rsidRPr="00471595">
        <w:rPr>
          <w:rFonts w:ascii="Montserrat" w:hAnsi="Montserrat"/>
          <w:sz w:val="24"/>
        </w:rPr>
        <w:t xml:space="preserve"> she lashed out. She stabbed deep into her assailant's mind and then shoved everything away from her to lick her wounds. Or rather, she apparently shoved herself away from everything and almost died. Without her instincts—her intuition—she would have.</w:t>
      </w:r>
    </w:p>
    <w:p w14:paraId="3B8CDD46" w14:textId="77777777" w:rsidR="00515B04" w:rsidRPr="00471595" w:rsidRDefault="00515B04" w:rsidP="00515B04">
      <w:pPr>
        <w:rPr>
          <w:rFonts w:ascii="Montserrat" w:hAnsi="Montserrat"/>
          <w:sz w:val="24"/>
        </w:rPr>
      </w:pPr>
    </w:p>
    <w:p w14:paraId="26119EFF"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0D0D6AF1" w14:textId="77777777" w:rsidR="00515B04" w:rsidRPr="00471595" w:rsidRDefault="00515B04" w:rsidP="00515B04">
      <w:pPr>
        <w:rPr>
          <w:rFonts w:ascii="Montserrat" w:hAnsi="Montserrat"/>
          <w:sz w:val="24"/>
        </w:rPr>
      </w:pPr>
    </w:p>
    <w:p w14:paraId="77E8CC07" w14:textId="4DF8A16E" w:rsidR="00AD35EB" w:rsidRPr="00471595" w:rsidRDefault="00AD35EB" w:rsidP="00515B04">
      <w:pPr>
        <w:numPr>
          <w:ins w:id="445" w:author="Unknown"/>
        </w:numPr>
        <w:rPr>
          <w:rFonts w:ascii="Montserrat" w:hAnsi="Montserrat"/>
          <w:sz w:val="24"/>
        </w:rPr>
      </w:pPr>
      <w:r w:rsidRPr="00471595">
        <w:rPr>
          <w:rFonts w:ascii="Montserrat" w:hAnsi="Montserrat"/>
          <w:sz w:val="24"/>
        </w:rPr>
        <w:t>/—7 - 11—/</w:t>
      </w:r>
    </w:p>
    <w:p w14:paraId="72ED8F21" w14:textId="0DD01AB6" w:rsidR="00276F1C" w:rsidRPr="00471595" w:rsidRDefault="00AD35EB" w:rsidP="00515B04">
      <w:pPr>
        <w:numPr>
          <w:ins w:id="446" w:author="Unknown"/>
        </w:numPr>
        <w:rPr>
          <w:rFonts w:ascii="Montserrat" w:hAnsi="Montserrat"/>
          <w:sz w:val="24"/>
        </w:rPr>
      </w:pPr>
      <w:r w:rsidRPr="00471595">
        <w:rPr>
          <w:rFonts w:ascii="Montserrat" w:hAnsi="Montserrat"/>
          <w:sz w:val="24"/>
        </w:rPr>
        <w:tab/>
        <w:t>Since she never perceived anything exceptional in what she could do, Ember had no idea that she was special. By the time she had been able to recognize what she was, she had already been relocated to a psionic reservation and research project. She had been so young when she joined the project she never realized what a strictly controlled environment she had entered. Psionic ability was common on a reservation</w:t>
      </w:r>
      <w:r w:rsidR="00295153" w:rsidRPr="00471595">
        <w:rPr>
          <w:rFonts w:ascii="Montserrat" w:hAnsi="Montserrat"/>
          <w:sz w:val="24"/>
        </w:rPr>
        <w:t xml:space="preserve"> and</w:t>
      </w:r>
      <w:r w:rsidRPr="00471595">
        <w:rPr>
          <w:rFonts w:ascii="Montserrat" w:hAnsi="Montserrat"/>
          <w:sz w:val="24"/>
        </w:rPr>
        <w:t xml:space="preserve"> residents were all subtly conditioned in the ethics and etiquette of using their ability. She was trained, like all the other children in the community, to develop and master the abilities of her body and mind. She learned quickly and applied herself to new challenges with creativity and determination. She could be relied on to take responsibilities seriously. She could go in and help the adults with their work</w:t>
      </w:r>
      <w:r w:rsidR="00295153" w:rsidRPr="00471595">
        <w:rPr>
          <w:rFonts w:ascii="Montserrat" w:hAnsi="Montserrat"/>
          <w:sz w:val="24"/>
        </w:rPr>
        <w:t xml:space="preserve"> but</w:t>
      </w:r>
      <w:r w:rsidRPr="00471595">
        <w:rPr>
          <w:rFonts w:ascii="Montserrat" w:hAnsi="Montserrat"/>
          <w:sz w:val="24"/>
        </w:rPr>
        <w:t xml:space="preserve"> she didn't know that they were working for the government on highly classified research. As far as she was aware, they were all perfectly normal people and so she never had to deal with the fact that she was one of the most dangerous human beings ever born on Earth.</w:t>
      </w:r>
    </w:p>
    <w:p w14:paraId="3AAFB8E5" w14:textId="73B7F2E1" w:rsidR="00AD35EB" w:rsidRPr="00471595" w:rsidRDefault="00AD35EB" w:rsidP="00515B04">
      <w:pPr>
        <w:numPr>
          <w:ins w:id="447" w:author="Unknown"/>
        </w:numPr>
        <w:rPr>
          <w:rFonts w:ascii="Montserrat" w:hAnsi="Montserrat"/>
          <w:sz w:val="24"/>
        </w:rPr>
      </w:pPr>
    </w:p>
    <w:p w14:paraId="0254F65F" w14:textId="118F1F9A" w:rsidR="00AD35EB" w:rsidRPr="00471595" w:rsidRDefault="00515B04" w:rsidP="00515B04">
      <w:pPr>
        <w:pStyle w:val="VerticalBrace"/>
        <w:numPr>
          <w:ins w:id="448" w:author="Unknown"/>
        </w:numPr>
        <w:rPr>
          <w:rFonts w:ascii="Montserrat" w:hAnsi="Montserrat"/>
          <w:sz w:val="24"/>
        </w:rPr>
      </w:pPr>
      <w:r w:rsidRPr="00471595">
        <w:rPr>
          <w:rFonts w:ascii="Montserrat" w:hAnsi="Montserrat"/>
          <w:sz w:val="24"/>
        </w:rPr>
        <w:t>———— loose or broken threads ————</w:t>
      </w:r>
    </w:p>
    <w:p w14:paraId="107C5170" w14:textId="77777777" w:rsidR="00AD35EB" w:rsidRPr="00471595" w:rsidRDefault="00AD35EB" w:rsidP="00515B04">
      <w:pPr>
        <w:numPr>
          <w:ins w:id="449" w:author="Unknown"/>
        </w:numPr>
        <w:rPr>
          <w:rFonts w:ascii="Montserrat" w:hAnsi="Montserrat"/>
          <w:sz w:val="24"/>
        </w:rPr>
      </w:pPr>
    </w:p>
    <w:p w14:paraId="0C4CEEA4" w14:textId="77777777" w:rsidR="00AD35EB" w:rsidRPr="00471595" w:rsidRDefault="00AD35EB" w:rsidP="00515B04">
      <w:pPr>
        <w:numPr>
          <w:ins w:id="450" w:author="Unknown"/>
        </w:numPr>
        <w:rPr>
          <w:rFonts w:ascii="Montserrat" w:hAnsi="Montserrat"/>
          <w:sz w:val="24"/>
        </w:rPr>
      </w:pPr>
      <w:r w:rsidRPr="00471595">
        <w:rPr>
          <w:rFonts w:ascii="Montserrat" w:hAnsi="Montserrat"/>
          <w:sz w:val="24"/>
        </w:rPr>
        <w:t>Arthur Remmington, acting through a slip-puppet that was tortured and killed, remains alive and in the shadows.</w:t>
      </w:r>
    </w:p>
    <w:p w14:paraId="7E6BAF7D" w14:textId="77777777" w:rsidR="00AD35EB" w:rsidRPr="00471595" w:rsidRDefault="00AD35EB" w:rsidP="00515B04">
      <w:pPr>
        <w:numPr>
          <w:ins w:id="451" w:author="Unknown"/>
        </w:numPr>
        <w:rPr>
          <w:rFonts w:ascii="Montserrat" w:hAnsi="Montserrat"/>
          <w:sz w:val="24"/>
        </w:rPr>
      </w:pPr>
    </w:p>
    <w:p w14:paraId="04384B2B" w14:textId="23092CBF" w:rsidR="00AD35EB" w:rsidRPr="00471595" w:rsidRDefault="00AD35EB" w:rsidP="00515B04">
      <w:pPr>
        <w:numPr>
          <w:ins w:id="452" w:author="Unknown"/>
        </w:numPr>
        <w:rPr>
          <w:rFonts w:ascii="Montserrat" w:hAnsi="Montserrat"/>
          <w:sz w:val="24"/>
        </w:rPr>
      </w:pPr>
      <w:r w:rsidRPr="00471595">
        <w:rPr>
          <w:rFonts w:ascii="Montserrat" w:hAnsi="Montserrat"/>
          <w:sz w:val="24"/>
        </w:rPr>
        <w:t>Thorn, (Arkham) the hacker who managed to become a Senator for the State of California</w:t>
      </w:r>
      <w:r w:rsidR="00295153" w:rsidRPr="00471595">
        <w:rPr>
          <w:rFonts w:ascii="Montserrat" w:hAnsi="Montserrat"/>
          <w:sz w:val="24"/>
        </w:rPr>
        <w:t xml:space="preserve"> and</w:t>
      </w:r>
      <w:r w:rsidRPr="00471595">
        <w:rPr>
          <w:rFonts w:ascii="Montserrat" w:hAnsi="Montserrat"/>
          <w:sz w:val="24"/>
        </w:rPr>
        <w:t xml:space="preserve"> his lieutenants, Diamond and Ariadne, pull up their roots and relocate to Ao'Ajeo to pursue their interest in Phoenix. </w:t>
      </w:r>
    </w:p>
    <w:p w14:paraId="7EA874BA" w14:textId="77777777" w:rsidR="00AD35EB" w:rsidRPr="00471595" w:rsidRDefault="00AD35EB" w:rsidP="00515B04">
      <w:pPr>
        <w:numPr>
          <w:ins w:id="453" w:author="Unknown"/>
        </w:numPr>
        <w:rPr>
          <w:rFonts w:ascii="Montserrat" w:hAnsi="Montserrat"/>
          <w:sz w:val="24"/>
        </w:rPr>
      </w:pPr>
    </w:p>
    <w:p w14:paraId="1F93080C" w14:textId="77777777" w:rsidR="00AD35EB" w:rsidRPr="00471595" w:rsidRDefault="00AD35EB" w:rsidP="00515B04">
      <w:pPr>
        <w:numPr>
          <w:ins w:id="454" w:author="Unknown"/>
        </w:numPr>
        <w:rPr>
          <w:rFonts w:ascii="Montserrat" w:hAnsi="Montserrat"/>
          <w:sz w:val="24"/>
        </w:rPr>
      </w:pPr>
      <w:r w:rsidRPr="00471595">
        <w:rPr>
          <w:rFonts w:ascii="Montserrat" w:hAnsi="Montserrat"/>
          <w:sz w:val="24"/>
        </w:rPr>
        <w:t>Naomi and Connie accompany Phoenix, her father and Athena to Ao'Ajeo, remaining in contact with Phoenix until her exile.</w:t>
      </w:r>
    </w:p>
    <w:p w14:paraId="66A86D3A" w14:textId="77777777" w:rsidR="00AD35EB" w:rsidRPr="00471595" w:rsidRDefault="00AD35EB" w:rsidP="00515B04">
      <w:pPr>
        <w:numPr>
          <w:ins w:id="455" w:author="Unknown"/>
        </w:numPr>
        <w:rPr>
          <w:rFonts w:ascii="Montserrat" w:hAnsi="Montserrat"/>
          <w:sz w:val="24"/>
        </w:rPr>
      </w:pPr>
    </w:p>
    <w:p w14:paraId="6673451A" w14:textId="77777777" w:rsidR="00AD35EB" w:rsidRPr="00471595" w:rsidRDefault="00AD35EB" w:rsidP="00515B04">
      <w:pPr>
        <w:pStyle w:val="VerticalBrace"/>
        <w:numPr>
          <w:ins w:id="456" w:author="Unknown"/>
        </w:numPr>
        <w:rPr>
          <w:rFonts w:ascii="Montserrat" w:hAnsi="Montserrat"/>
          <w:sz w:val="24"/>
        </w:rPr>
      </w:pPr>
      <w:r w:rsidRPr="00471595">
        <w:rPr>
          <w:rFonts w:ascii="Montserrat" w:hAnsi="Montserrat"/>
          <w:sz w:val="24"/>
        </w:rPr>
        <w:t>————————</w:t>
      </w:r>
    </w:p>
    <w:p w14:paraId="6F2EDA06" w14:textId="77777777" w:rsidR="00AD35EB" w:rsidRPr="00471595" w:rsidRDefault="00AD35EB" w:rsidP="00515B04">
      <w:pPr>
        <w:numPr>
          <w:ins w:id="457" w:author="Unknown"/>
        </w:numPr>
        <w:rPr>
          <w:rFonts w:ascii="Montserrat" w:hAnsi="Montserrat"/>
          <w:sz w:val="24"/>
        </w:rPr>
      </w:pPr>
    </w:p>
    <w:p w14:paraId="736F0160" w14:textId="77777777" w:rsidR="00AD35EB" w:rsidRPr="00471595" w:rsidRDefault="00AD35EB" w:rsidP="00515B04">
      <w:pPr>
        <w:numPr>
          <w:ins w:id="458" w:author="Unknown"/>
        </w:numPr>
        <w:rPr>
          <w:rFonts w:ascii="Montserrat" w:hAnsi="Montserrat"/>
          <w:sz w:val="24"/>
        </w:rPr>
      </w:pPr>
      <w:r w:rsidRPr="00471595">
        <w:rPr>
          <w:rFonts w:ascii="Montserrat" w:hAnsi="Montserrat"/>
          <w:sz w:val="24"/>
        </w:rPr>
        <w:t xml:space="preserve">…With Connie and Naomi. The next few weeks would be a rude introduction to public life. The turmoil had not been much diminished by the hectic pace of her first two dozen appearances. Phoenix threw herself into the busy schedule she had set up, as a way to keep her mind off of </w:t>
      </w:r>
    </w:p>
    <w:p w14:paraId="0494C0FB" w14:textId="77777777" w:rsidR="00AD35EB" w:rsidRPr="00471595" w:rsidRDefault="00AD35EB" w:rsidP="00515B04">
      <w:pPr>
        <w:numPr>
          <w:ins w:id="459" w:author="Unknown"/>
        </w:numPr>
        <w:rPr>
          <w:rFonts w:ascii="Montserrat" w:hAnsi="Montserrat"/>
          <w:sz w:val="24"/>
        </w:rPr>
      </w:pPr>
    </w:p>
    <w:p w14:paraId="59BC0F76" w14:textId="77777777" w:rsidR="00AD35EB" w:rsidRPr="00471595" w:rsidRDefault="00AD35EB" w:rsidP="00515B04">
      <w:pPr>
        <w:pStyle w:val="VerticalBrace"/>
        <w:numPr>
          <w:ins w:id="460" w:author="Unknown"/>
        </w:numPr>
        <w:rPr>
          <w:rFonts w:ascii="Montserrat" w:hAnsi="Montserrat"/>
          <w:sz w:val="24"/>
        </w:rPr>
      </w:pPr>
      <w:r w:rsidRPr="00471595">
        <w:rPr>
          <w:rFonts w:ascii="Montserrat" w:hAnsi="Montserrat"/>
          <w:sz w:val="24"/>
        </w:rPr>
        <w:t>————————</w:t>
      </w:r>
    </w:p>
    <w:p w14:paraId="1EA9F723" w14:textId="77777777" w:rsidR="00AD35EB" w:rsidRPr="00471595" w:rsidRDefault="00AD35EB" w:rsidP="00515B04">
      <w:pPr>
        <w:numPr>
          <w:ins w:id="461" w:author="Unknown"/>
        </w:numPr>
        <w:rPr>
          <w:rFonts w:ascii="Montserrat" w:hAnsi="Montserrat"/>
          <w:sz w:val="24"/>
        </w:rPr>
      </w:pPr>
    </w:p>
    <w:p w14:paraId="797AC850" w14:textId="77777777" w:rsidR="00AD35EB" w:rsidRPr="00471595" w:rsidRDefault="00AD35EB" w:rsidP="00515B04">
      <w:pPr>
        <w:numPr>
          <w:ins w:id="462" w:author="Unknown"/>
        </w:numPr>
        <w:rPr>
          <w:rFonts w:ascii="Montserrat" w:hAnsi="Montserrat"/>
          <w:sz w:val="24"/>
        </w:rPr>
      </w:pPr>
      <w:r w:rsidRPr="00471595">
        <w:rPr>
          <w:rFonts w:ascii="Montserrat" w:hAnsi="Montserrat"/>
          <w:sz w:val="24"/>
        </w:rPr>
        <w:tab/>
        <w:t xml:space="preserve">The terrible news aired the next morning. </w:t>
      </w:r>
    </w:p>
    <w:p w14:paraId="766393A7" w14:textId="3AF778D3" w:rsidR="00AD35EB" w:rsidRPr="00471595" w:rsidRDefault="00AD35EB" w:rsidP="00515B04">
      <w:pPr>
        <w:numPr>
          <w:ins w:id="463" w:author="Unknown"/>
        </w:numPr>
        <w:rPr>
          <w:rFonts w:ascii="Montserrat" w:hAnsi="Montserrat"/>
          <w:sz w:val="24"/>
        </w:rPr>
      </w:pPr>
      <w:r w:rsidRPr="00471595">
        <w:rPr>
          <w:rFonts w:ascii="Montserrat" w:hAnsi="Montserrat"/>
          <w:sz w:val="24"/>
        </w:rPr>
        <w:tab/>
        <w:t>A body, matching hers in every detail had appeared in a police morgue</w:t>
      </w:r>
      <w:r w:rsidR="00295153" w:rsidRPr="00471595">
        <w:rPr>
          <w:rFonts w:ascii="Montserrat" w:hAnsi="Montserrat"/>
          <w:sz w:val="24"/>
        </w:rPr>
        <w:t xml:space="preserve"> and</w:t>
      </w:r>
      <w:r w:rsidRPr="00471595">
        <w:rPr>
          <w:rFonts w:ascii="Montserrat" w:hAnsi="Montserrat"/>
          <w:sz w:val="24"/>
        </w:rPr>
        <w:t xml:space="preserve">… </w:t>
      </w:r>
    </w:p>
    <w:p w14:paraId="652471C4" w14:textId="77777777" w:rsidR="00AD35EB" w:rsidRPr="00471595" w:rsidRDefault="00AD35EB" w:rsidP="00515B04">
      <w:pPr>
        <w:pStyle w:val="VerticalBrace"/>
        <w:numPr>
          <w:ins w:id="464" w:author="Unknown"/>
        </w:numPr>
        <w:rPr>
          <w:rFonts w:ascii="Montserrat" w:hAnsi="Montserrat"/>
          <w:sz w:val="24"/>
        </w:rPr>
      </w:pPr>
      <w:r w:rsidRPr="00471595">
        <w:rPr>
          <w:rFonts w:ascii="Montserrat" w:hAnsi="Montserrat"/>
          <w:sz w:val="24"/>
        </w:rPr>
        <w:t>————————</w:t>
      </w:r>
    </w:p>
    <w:p w14:paraId="422D4F09" w14:textId="77777777" w:rsidR="00AD35EB" w:rsidRPr="00471595" w:rsidRDefault="00AD35EB" w:rsidP="00515B04">
      <w:pPr>
        <w:numPr>
          <w:ins w:id="465" w:author="Unknown"/>
        </w:numPr>
        <w:rPr>
          <w:rFonts w:ascii="Montserrat" w:hAnsi="Montserrat"/>
          <w:sz w:val="24"/>
        </w:rPr>
      </w:pPr>
    </w:p>
    <w:p w14:paraId="5F3DD626" w14:textId="5D2B1E59" w:rsidR="00AD35EB" w:rsidRPr="00471595" w:rsidRDefault="00AD35EB" w:rsidP="00515B04">
      <w:pPr>
        <w:numPr>
          <w:ins w:id="466" w:author="Unknown"/>
        </w:numPr>
        <w:rPr>
          <w:rFonts w:ascii="Montserrat" w:hAnsi="Montserrat"/>
          <w:sz w:val="24"/>
        </w:rPr>
      </w:pPr>
      <w:r w:rsidRPr="00471595">
        <w:rPr>
          <w:rFonts w:ascii="Montserrat" w:hAnsi="Montserrat"/>
          <w:sz w:val="24"/>
        </w:rPr>
        <w:tab/>
        <w:t>…At home when they came to inform her hosts of what they had assumed to be her death. Phoenix offered no explanation, when she was asked.</w:t>
      </w:r>
    </w:p>
    <w:p w14:paraId="624D4D63" w14:textId="4C6B92E7" w:rsidR="00AD35EB" w:rsidRPr="00471595" w:rsidRDefault="00AD35EB" w:rsidP="00515B04">
      <w:pPr>
        <w:numPr>
          <w:ins w:id="467" w:author="Unknown"/>
        </w:numPr>
        <w:rPr>
          <w:rFonts w:ascii="Montserrat" w:hAnsi="Montserrat"/>
          <w:sz w:val="24"/>
        </w:rPr>
      </w:pPr>
      <w:r w:rsidRPr="00471595">
        <w:rPr>
          <w:rFonts w:ascii="Montserrat" w:hAnsi="Montserrat"/>
          <w:sz w:val="24"/>
        </w:rPr>
        <w:tab/>
        <w:t>Phoenix was dragged down to see it by police still baffled to discover her alive Dreyfus and Powers showed up while she was there. When she was given a moment alone with the body, she performed an autopsy with her special senses. In structure, the body was identical</w:t>
      </w:r>
      <w:r w:rsidR="00295153" w:rsidRPr="00471595">
        <w:rPr>
          <w:rFonts w:ascii="Montserrat" w:hAnsi="Montserrat"/>
          <w:sz w:val="24"/>
        </w:rPr>
        <w:t xml:space="preserve"> but</w:t>
      </w:r>
      <w:r w:rsidRPr="00471595">
        <w:rPr>
          <w:rFonts w:ascii="Montserrat" w:hAnsi="Montserrat"/>
          <w:sz w:val="24"/>
        </w:rPr>
        <w:t xml:space="preserve"> on a genetic level the designer's hand showed itself. To similar to Phoenix to be a sister, to different to be a twin. Arthur had been very good, she realized.</w:t>
      </w:r>
    </w:p>
    <w:p w14:paraId="4A9ECA26" w14:textId="1919C4AF" w:rsidR="00AD35EB" w:rsidRPr="00471595" w:rsidRDefault="00AD35EB" w:rsidP="00515B04">
      <w:pPr>
        <w:numPr>
          <w:ins w:id="468" w:author="Unknown"/>
        </w:numPr>
        <w:rPr>
          <w:rFonts w:ascii="Montserrat" w:hAnsi="Montserrat"/>
          <w:sz w:val="24"/>
        </w:rPr>
      </w:pPr>
      <w:r w:rsidRPr="00471595">
        <w:rPr>
          <w:rFonts w:ascii="Montserrat" w:hAnsi="Montserrat"/>
          <w:sz w:val="24"/>
        </w:rPr>
        <w:tab/>
        <w:t>So had whoever killed her. The body had been altered to appear as though she had been struck unconscious from a blow to the back of the head. Evidence of rape</w:t>
      </w:r>
      <w:r w:rsidR="00295153" w:rsidRPr="00471595">
        <w:rPr>
          <w:rFonts w:ascii="Montserrat" w:hAnsi="Montserrat"/>
          <w:sz w:val="24"/>
        </w:rPr>
        <w:t xml:space="preserve"> and</w:t>
      </w:r>
      <w:r w:rsidRPr="00471595">
        <w:rPr>
          <w:rFonts w:ascii="Montserrat" w:hAnsi="Montserrat"/>
          <w:sz w:val="24"/>
        </w:rPr>
        <w:t xml:space="preserve"> strangulation finished the picture. As a calling card, the traces of semen that matched one Arthur Remington. She was familiar enough with the gene pattern of her former body guard. Bordom, around a person who was skilled at not divulging information, accounted for that. At least, from the hidden evidence, Arthur had been essentially brain dead before the worst had happened. Her hands were fisted so tight that the blood to her fingers was cut off. The horror of how a kind, fatherly man had met such a death meshed with the rage and guilt of knowing that it had been meant for her. </w:t>
      </w:r>
    </w:p>
    <w:p w14:paraId="48BDDEF5" w14:textId="77777777" w:rsidR="00AD35EB" w:rsidRPr="00471595" w:rsidRDefault="00AD35EB" w:rsidP="00515B04">
      <w:pPr>
        <w:numPr>
          <w:ins w:id="469" w:author="Unknown"/>
        </w:numPr>
        <w:rPr>
          <w:rFonts w:ascii="Montserrat" w:hAnsi="Montserrat"/>
          <w:sz w:val="24"/>
        </w:rPr>
      </w:pPr>
    </w:p>
    <w:p w14:paraId="371F3DF6" w14:textId="77777777" w:rsidR="00AD35EB" w:rsidRPr="00471595" w:rsidRDefault="00AD35EB" w:rsidP="00515B04">
      <w:pPr>
        <w:pStyle w:val="VerticalBrace"/>
        <w:numPr>
          <w:ins w:id="470" w:author="Unknown"/>
        </w:numPr>
        <w:rPr>
          <w:rFonts w:ascii="Montserrat" w:hAnsi="Montserrat"/>
          <w:sz w:val="24"/>
        </w:rPr>
      </w:pPr>
      <w:r w:rsidRPr="00471595">
        <w:rPr>
          <w:rFonts w:ascii="Montserrat" w:hAnsi="Montserrat"/>
          <w:sz w:val="24"/>
        </w:rPr>
        <w:t>————————</w:t>
      </w:r>
    </w:p>
    <w:p w14:paraId="4498E1DB" w14:textId="77777777" w:rsidR="00AD35EB" w:rsidRPr="00471595" w:rsidRDefault="00AD35EB" w:rsidP="00515B04">
      <w:pPr>
        <w:numPr>
          <w:ins w:id="471" w:author="Unknown"/>
        </w:numPr>
        <w:rPr>
          <w:rFonts w:ascii="Montserrat" w:hAnsi="Montserrat"/>
          <w:sz w:val="24"/>
        </w:rPr>
      </w:pPr>
    </w:p>
    <w:p w14:paraId="381D6015" w14:textId="61D8AF8F" w:rsidR="00AD35EB" w:rsidRPr="00471595" w:rsidRDefault="00AD35EB" w:rsidP="00515B04">
      <w:pPr>
        <w:numPr>
          <w:ins w:id="472" w:author="Unknown"/>
        </w:numPr>
        <w:rPr>
          <w:rFonts w:ascii="Montserrat" w:hAnsi="Montserrat"/>
          <w:sz w:val="24"/>
        </w:rPr>
      </w:pPr>
      <w:r w:rsidRPr="00471595">
        <w:rPr>
          <w:rFonts w:ascii="Montserrat" w:hAnsi="Montserrat"/>
          <w:sz w:val="24"/>
        </w:rPr>
        <w:t>Phoenix reached her unnamed destination to confront several representatives of the three agencies that defined the existence of psionic actives within the Aegis. The Psi Corps, which had forced her relocation, was an integrated—more or less invisible—military service branch. More so than the Marine Corps</w:t>
      </w:r>
      <w:r w:rsidR="00295153" w:rsidRPr="00471595">
        <w:rPr>
          <w:rFonts w:ascii="Montserrat" w:hAnsi="Montserrat"/>
          <w:sz w:val="24"/>
        </w:rPr>
        <w:t xml:space="preserve"> but</w:t>
      </w:r>
      <w:r w:rsidRPr="00471595">
        <w:rPr>
          <w:rFonts w:ascii="Montserrat" w:hAnsi="Montserrat"/>
          <w:sz w:val="24"/>
        </w:rPr>
        <w:t xml:space="preserve"> it still operated under the wing of the Navy. The Psi Corps drew its personnel from the growing population of psionic actives within the interstellar nation. The Aegis Security and Intelligence Agency drew its own psionic resources from sports and culls of the Psi Corps. Psionics with unique or exceptional abilities. Phoenix recognized six of the avatar recruits from her class—two young women</w:t>
      </w:r>
      <w:r w:rsidR="00295153" w:rsidRPr="00471595">
        <w:rPr>
          <w:rFonts w:ascii="Montserrat" w:hAnsi="Montserrat"/>
          <w:sz w:val="24"/>
        </w:rPr>
        <w:t xml:space="preserve"> and</w:t>
      </w:r>
      <w:r w:rsidRPr="00471595">
        <w:rPr>
          <w:rFonts w:ascii="Montserrat" w:hAnsi="Montserrat"/>
          <w:sz w:val="24"/>
        </w:rPr>
        <w:t xml:space="preserve"> four young men. </w:t>
      </w:r>
    </w:p>
    <w:p w14:paraId="59FBD115" w14:textId="77777777" w:rsidR="00AD35EB" w:rsidRPr="00471595" w:rsidRDefault="00AD35EB" w:rsidP="00515B04">
      <w:pPr>
        <w:numPr>
          <w:ins w:id="473" w:author="Unknown"/>
        </w:numPr>
        <w:rPr>
          <w:rFonts w:ascii="Montserrat" w:hAnsi="Montserrat"/>
          <w:sz w:val="24"/>
        </w:rPr>
      </w:pPr>
    </w:p>
    <w:p w14:paraId="2C90E919" w14:textId="77777777" w:rsidR="00AD35EB" w:rsidRPr="00471595" w:rsidRDefault="00AD35EB" w:rsidP="00515B04">
      <w:pPr>
        <w:numPr>
          <w:ins w:id="474" w:author="Unknown"/>
        </w:numPr>
        <w:rPr>
          <w:rFonts w:ascii="Montserrat" w:hAnsi="Montserrat"/>
          <w:sz w:val="24"/>
        </w:rPr>
      </w:pPr>
      <w:r w:rsidRPr="00471595">
        <w:rPr>
          <w:rFonts w:ascii="Montserrat" w:hAnsi="Montserrat"/>
          <w:sz w:val="24"/>
        </w:rPr>
        <w:t xml:space="preserve">Anastasia Neve Kohler:  </w:t>
      </w:r>
    </w:p>
    <w:p w14:paraId="4E4B2F16" w14:textId="77777777" w:rsidR="00AD35EB" w:rsidRPr="00471595" w:rsidRDefault="00AD35EB" w:rsidP="00515B04">
      <w:pPr>
        <w:numPr>
          <w:ins w:id="475" w:author="Unknown"/>
        </w:numPr>
        <w:rPr>
          <w:rFonts w:ascii="Montserrat" w:hAnsi="Montserrat"/>
          <w:sz w:val="24"/>
        </w:rPr>
      </w:pPr>
      <w:r w:rsidRPr="00471595">
        <w:rPr>
          <w:rFonts w:ascii="Montserrat" w:hAnsi="Montserrat"/>
          <w:sz w:val="24"/>
        </w:rPr>
        <w:t xml:space="preserve">Morgan Erin Wildmuir: </w:t>
      </w:r>
    </w:p>
    <w:p w14:paraId="355A3204" w14:textId="77777777" w:rsidR="00AD35EB" w:rsidRPr="00471595" w:rsidRDefault="00AD35EB" w:rsidP="00515B04">
      <w:pPr>
        <w:numPr>
          <w:ins w:id="476" w:author="Unknown"/>
        </w:numPr>
        <w:rPr>
          <w:rFonts w:ascii="Montserrat" w:hAnsi="Montserrat"/>
          <w:sz w:val="24"/>
        </w:rPr>
      </w:pPr>
      <w:r w:rsidRPr="00471595">
        <w:rPr>
          <w:rFonts w:ascii="Montserrat" w:hAnsi="Montserrat"/>
          <w:sz w:val="24"/>
        </w:rPr>
        <w:t xml:space="preserve">Christian Allan Temple: </w:t>
      </w:r>
    </w:p>
    <w:p w14:paraId="603D80D1" w14:textId="77777777" w:rsidR="00AD35EB" w:rsidRPr="00471595" w:rsidRDefault="00AD35EB" w:rsidP="00515B04">
      <w:pPr>
        <w:numPr>
          <w:ins w:id="477" w:author="Unknown"/>
        </w:numPr>
        <w:rPr>
          <w:rFonts w:ascii="Montserrat" w:hAnsi="Montserrat"/>
          <w:sz w:val="24"/>
        </w:rPr>
      </w:pPr>
      <w:r w:rsidRPr="00471595">
        <w:rPr>
          <w:rFonts w:ascii="Montserrat" w:hAnsi="Montserrat"/>
          <w:sz w:val="24"/>
        </w:rPr>
        <w:t xml:space="preserve">Mason Damon Drake: </w:t>
      </w:r>
    </w:p>
    <w:p w14:paraId="3283C910" w14:textId="77777777" w:rsidR="00AD35EB" w:rsidRPr="00471595" w:rsidRDefault="00AD35EB" w:rsidP="00515B04">
      <w:pPr>
        <w:numPr>
          <w:ins w:id="478" w:author="Unknown"/>
        </w:numPr>
        <w:rPr>
          <w:rFonts w:ascii="Montserrat" w:hAnsi="Montserrat"/>
          <w:sz w:val="24"/>
        </w:rPr>
      </w:pPr>
      <w:r w:rsidRPr="00471595">
        <w:rPr>
          <w:rFonts w:ascii="Montserrat" w:hAnsi="Montserrat"/>
          <w:sz w:val="24"/>
        </w:rPr>
        <w:t xml:space="preserve">Michael Thomas Kinkade: </w:t>
      </w:r>
    </w:p>
    <w:p w14:paraId="04C53D50" w14:textId="77777777" w:rsidR="00AD35EB" w:rsidRPr="00471595" w:rsidRDefault="00AD35EB" w:rsidP="00515B04">
      <w:pPr>
        <w:numPr>
          <w:ins w:id="479" w:author="Unknown"/>
        </w:numPr>
        <w:rPr>
          <w:rFonts w:ascii="Montserrat" w:hAnsi="Montserrat"/>
          <w:sz w:val="24"/>
        </w:rPr>
      </w:pPr>
      <w:r w:rsidRPr="00471595">
        <w:rPr>
          <w:rFonts w:ascii="Montserrat" w:hAnsi="Montserrat"/>
          <w:sz w:val="24"/>
        </w:rPr>
        <w:t xml:space="preserve">Alexander James Maxwell: </w:t>
      </w:r>
    </w:p>
    <w:p w14:paraId="1DCDD904" w14:textId="77777777" w:rsidR="00AD35EB" w:rsidRPr="00471595" w:rsidRDefault="00AD35EB" w:rsidP="00515B04">
      <w:pPr>
        <w:numPr>
          <w:ins w:id="480" w:author="Unknown"/>
        </w:numPr>
        <w:rPr>
          <w:rFonts w:ascii="Montserrat" w:hAnsi="Montserrat"/>
          <w:sz w:val="24"/>
        </w:rPr>
      </w:pPr>
    </w:p>
    <w:p w14:paraId="7D0B35B5" w14:textId="3018E233" w:rsidR="00AD35EB" w:rsidRPr="00471595" w:rsidRDefault="00AD35EB" w:rsidP="00515B04">
      <w:pPr>
        <w:numPr>
          <w:ins w:id="481" w:author="Unknown"/>
        </w:numPr>
        <w:rPr>
          <w:rFonts w:ascii="Montserrat" w:hAnsi="Montserrat"/>
          <w:sz w:val="24"/>
        </w:rPr>
      </w:pPr>
      <w:r w:rsidRPr="00471595">
        <w:rPr>
          <w:rFonts w:ascii="Montserrat" w:hAnsi="Montserrat"/>
          <w:sz w:val="24"/>
        </w:rPr>
        <w:t xml:space="preserve">The seven of them were not new to the Avatar Project. For six years, they had been a </w:t>
      </w:r>
      <w:r w:rsidR="000264CD" w:rsidRPr="00471595">
        <w:rPr>
          <w:rFonts w:ascii="Montserrat" w:hAnsi="Montserrat"/>
          <w:sz w:val="24"/>
        </w:rPr>
        <w:t>“</w:t>
      </w:r>
      <w:r w:rsidRPr="00471595">
        <w:rPr>
          <w:rFonts w:ascii="Montserrat" w:hAnsi="Montserrat"/>
          <w:sz w:val="24"/>
        </w:rPr>
        <w:t>resource under development</w:t>
      </w:r>
      <w:r w:rsidR="000264CD" w:rsidRPr="00471595">
        <w:rPr>
          <w:rFonts w:ascii="Montserrat" w:hAnsi="Montserrat"/>
          <w:sz w:val="24"/>
        </w:rPr>
        <w:t>”</w:t>
      </w:r>
      <w:r w:rsidRPr="00471595">
        <w:rPr>
          <w:rFonts w:ascii="Montserrat" w:hAnsi="Montserrat"/>
          <w:sz w:val="24"/>
        </w:rPr>
        <w:t xml:space="preserve"> at the Olympia AP facilities in Washington. There were ten other actives in the room—among them her step-father—all of whom were avatars serving out their military tours. The two she remembered most were Martin Cannon Craig</w:t>
      </w:r>
      <w:r w:rsidR="00295153" w:rsidRPr="00471595">
        <w:rPr>
          <w:rFonts w:ascii="Montserrat" w:hAnsi="Montserrat"/>
          <w:sz w:val="24"/>
        </w:rPr>
        <w:t xml:space="preserve"> and</w:t>
      </w:r>
      <w:r w:rsidRPr="00471595">
        <w:rPr>
          <w:rFonts w:ascii="Montserrat" w:hAnsi="Montserrat"/>
          <w:sz w:val="24"/>
        </w:rPr>
        <w:t xml:space="preserve"> Kevin Zhan—for opposite reasons.</w:t>
      </w:r>
    </w:p>
    <w:p w14:paraId="3ABC0554" w14:textId="77777777" w:rsidR="00515B04" w:rsidRPr="00471595" w:rsidRDefault="00515B04" w:rsidP="00515B04">
      <w:pPr>
        <w:rPr>
          <w:rFonts w:ascii="Montserrat" w:hAnsi="Montserrat"/>
          <w:sz w:val="24"/>
        </w:rPr>
      </w:pPr>
    </w:p>
    <w:p w14:paraId="5A252BB3"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5F0A571B" w14:textId="77777777" w:rsidR="00515B04" w:rsidRPr="00471595" w:rsidRDefault="00515B04" w:rsidP="00515B04">
      <w:pPr>
        <w:rPr>
          <w:rFonts w:ascii="Montserrat" w:hAnsi="Montserrat"/>
          <w:sz w:val="24"/>
        </w:rPr>
      </w:pPr>
    </w:p>
    <w:p w14:paraId="6ACE1A06" w14:textId="77777777" w:rsidR="00AD35EB" w:rsidRPr="00471595" w:rsidRDefault="00AD35EB" w:rsidP="00515B04">
      <w:pPr>
        <w:numPr>
          <w:ins w:id="482" w:author="Unknown"/>
        </w:numPr>
        <w:rPr>
          <w:rFonts w:ascii="Montserrat" w:hAnsi="Montserrat"/>
          <w:sz w:val="24"/>
        </w:rPr>
      </w:pPr>
      <w:r w:rsidRPr="00471595">
        <w:rPr>
          <w:rFonts w:ascii="Montserrat" w:hAnsi="Montserrat"/>
          <w:sz w:val="24"/>
        </w:rPr>
        <w:t xml:space="preserve">Once they were all seated, they were introduced to the authors of the Avatar Project. They were told that they had been assembled to form the entourage for a diplomatic mission to the Ao System. </w:t>
      </w:r>
    </w:p>
    <w:p w14:paraId="7FC94A84" w14:textId="77777777" w:rsidR="00AD35EB" w:rsidRPr="00471595" w:rsidRDefault="00AD35EB" w:rsidP="00515B04">
      <w:pPr>
        <w:numPr>
          <w:ins w:id="483" w:author="Unknown"/>
        </w:numPr>
        <w:rPr>
          <w:rFonts w:ascii="Montserrat" w:hAnsi="Montserrat"/>
          <w:sz w:val="24"/>
        </w:rPr>
      </w:pPr>
    </w:p>
    <w:p w14:paraId="52055B2A" w14:textId="77777777" w:rsidR="00AD35EB" w:rsidRPr="00471595" w:rsidRDefault="00AD35EB" w:rsidP="00515B04">
      <w:pPr>
        <w:pStyle w:val="VerticalBrace"/>
        <w:rPr>
          <w:rFonts w:ascii="Montserrat" w:hAnsi="Montserrat"/>
          <w:sz w:val="24"/>
        </w:rPr>
      </w:pPr>
      <w:r w:rsidRPr="00471595">
        <w:rPr>
          <w:rFonts w:ascii="Montserrat" w:hAnsi="Montserrat"/>
          <w:sz w:val="24"/>
        </w:rPr>
        <w:t>————————</w:t>
      </w:r>
    </w:p>
    <w:p w14:paraId="32874E19" w14:textId="77777777" w:rsidR="00AD35EB" w:rsidRPr="00471595" w:rsidRDefault="00AD35EB" w:rsidP="00515B04">
      <w:pPr>
        <w:rPr>
          <w:rFonts w:ascii="Montserrat" w:hAnsi="Montserrat"/>
          <w:sz w:val="24"/>
        </w:rPr>
      </w:pPr>
    </w:p>
    <w:p w14:paraId="683CB159" w14:textId="0F8ACC21" w:rsidR="00AD35EB" w:rsidRPr="00471595" w:rsidRDefault="000264CD" w:rsidP="00515B04">
      <w:pPr>
        <w:numPr>
          <w:ins w:id="484" w:author="Unknown"/>
        </w:numPr>
        <w:rPr>
          <w:rFonts w:ascii="Montserrat" w:hAnsi="Montserrat"/>
          <w:sz w:val="24"/>
        </w:rPr>
      </w:pPr>
      <w:r w:rsidRPr="00471595">
        <w:rPr>
          <w:rFonts w:ascii="Montserrat" w:hAnsi="Montserrat"/>
          <w:sz w:val="24"/>
        </w:rPr>
        <w:t>“</w:t>
      </w:r>
      <w:r w:rsidR="00AD35EB" w:rsidRPr="00471595">
        <w:rPr>
          <w:rFonts w:ascii="Montserrat" w:hAnsi="Montserrat"/>
          <w:sz w:val="24"/>
        </w:rPr>
        <w:t>Thank you, lieutenant,</w:t>
      </w:r>
      <w:r w:rsidRPr="00471595">
        <w:rPr>
          <w:rFonts w:ascii="Montserrat" w:hAnsi="Montserrat"/>
          <w:sz w:val="24"/>
        </w:rPr>
        <w:t>”</w:t>
      </w:r>
      <w:r w:rsidR="00AD35EB" w:rsidRPr="00471595">
        <w:rPr>
          <w:rFonts w:ascii="Montserrat" w:hAnsi="Montserrat"/>
          <w:sz w:val="24"/>
        </w:rPr>
        <w:t xml:space="preserve"> the { rank or title } said dismissing the officer who had announced them. As the group filed in the { rank or title } urged them to take their seats. I held my breath as the { rank or title } waved him over to his side. You could have knocked me over with a feather as the { rank or title } named him and the young woman who had accompanied him. </w:t>
      </w:r>
      <w:r w:rsidRPr="00471595">
        <w:rPr>
          <w:rFonts w:ascii="Montserrat" w:hAnsi="Montserrat"/>
          <w:sz w:val="24"/>
        </w:rPr>
        <w:t>“</w:t>
      </w:r>
      <w:r w:rsidR="00AD35EB" w:rsidRPr="00471595">
        <w:rPr>
          <w:rFonts w:ascii="Montserrat" w:hAnsi="Montserrat"/>
          <w:sz w:val="24"/>
        </w:rPr>
        <w:t>Phoenix, allow me to introduce Connor Annan Lennox, one of your classmates from the Curry Reservation in Oregon</w:t>
      </w:r>
      <w:r w:rsidR="00295153" w:rsidRPr="00471595">
        <w:rPr>
          <w:rFonts w:ascii="Montserrat" w:hAnsi="Montserrat"/>
          <w:sz w:val="24"/>
        </w:rPr>
        <w:t xml:space="preserve"> and</w:t>
      </w:r>
      <w:r w:rsidR="00AD35EB" w:rsidRPr="00471595">
        <w:rPr>
          <w:rFonts w:ascii="Montserrat" w:hAnsi="Montserrat"/>
          <w:sz w:val="24"/>
        </w:rPr>
        <w:t xml:space="preserve"> Ember Ellen winter from the Essex reservation in New York. Ember, Connor, I'd like you to meet Phoenix eve Ember, who I'm sure you both recognize.</w:t>
      </w:r>
      <w:r w:rsidRPr="00471595">
        <w:rPr>
          <w:rFonts w:ascii="Montserrat" w:hAnsi="Montserrat"/>
          <w:sz w:val="24"/>
        </w:rPr>
        <w:t>”</w:t>
      </w:r>
      <w:r w:rsidR="00AD35EB" w:rsidRPr="00471595">
        <w:rPr>
          <w:rFonts w:ascii="Montserrat" w:hAnsi="Montserrat"/>
          <w:sz w:val="24"/>
        </w:rPr>
        <w:t xml:space="preserve"> Connor and I had known each other on the reservation. I guess ten years did make a difference in a man. I struggled to hear the rest of the introductions, smile and shake hands with each of them as they were introduced.</w:t>
      </w:r>
    </w:p>
    <w:p w14:paraId="7B6C85DC" w14:textId="0A5678B3" w:rsidR="00AD35EB" w:rsidRPr="00471595" w:rsidRDefault="00AD35EB" w:rsidP="00515B04">
      <w:pPr>
        <w:numPr>
          <w:ins w:id="485" w:author="Unknown"/>
        </w:numPr>
        <w:rPr>
          <w:rFonts w:ascii="Montserrat" w:hAnsi="Montserrat"/>
          <w:sz w:val="24"/>
        </w:rPr>
      </w:pPr>
      <w:r w:rsidRPr="00471595">
        <w:rPr>
          <w:rFonts w:ascii="Montserrat" w:hAnsi="Montserrat"/>
          <w:sz w:val="24"/>
        </w:rPr>
        <w:tab/>
        <w:t>We all exchanged pleasantries</w:t>
      </w:r>
      <w:r w:rsidR="00295153" w:rsidRPr="00471595">
        <w:rPr>
          <w:rFonts w:ascii="Montserrat" w:hAnsi="Montserrat"/>
          <w:sz w:val="24"/>
        </w:rPr>
        <w:t xml:space="preserve"> and</w:t>
      </w:r>
      <w:r w:rsidRPr="00471595">
        <w:rPr>
          <w:rFonts w:ascii="Montserrat" w:hAnsi="Montserrat"/>
          <w:sz w:val="24"/>
        </w:rPr>
        <w:t xml:space="preserve"> the { rank or title } brought the assembled assets up to date. Shortly he had caught up to where we had been interrupted by their arrival. </w:t>
      </w:r>
      <w:r w:rsidR="000264CD" w:rsidRPr="00471595">
        <w:rPr>
          <w:rFonts w:ascii="Montserrat" w:hAnsi="Montserrat"/>
          <w:sz w:val="24"/>
        </w:rPr>
        <w:t>“</w:t>
      </w:r>
      <w:r w:rsidRPr="00471595">
        <w:rPr>
          <w:rFonts w:ascii="Montserrat" w:hAnsi="Montserrat"/>
          <w:sz w:val="24"/>
        </w:rPr>
        <w:t>...your duties have been formally defined. Your natural assets remain your principle qualifications. Obviously it would not do to leave such assets unemployed. Especially in light of the original project proposal, which is very different in its specifications from what we assumed we would need form you.</w:t>
      </w:r>
      <w:r w:rsidR="000264CD" w:rsidRPr="00471595">
        <w:rPr>
          <w:rFonts w:ascii="Montserrat" w:hAnsi="Montserrat"/>
          <w:sz w:val="24"/>
        </w:rPr>
        <w:t>”</w:t>
      </w:r>
    </w:p>
    <w:p w14:paraId="0D5843A8" w14:textId="2D88B288" w:rsidR="00AD35EB" w:rsidRPr="00471595" w:rsidRDefault="00AD35EB" w:rsidP="00515B04">
      <w:pPr>
        <w:numPr>
          <w:ins w:id="486" w:author="Unknown"/>
        </w:numPr>
        <w:rPr>
          <w:rFonts w:ascii="Montserrat" w:hAnsi="Montserrat"/>
          <w:sz w:val="24"/>
        </w:rPr>
      </w:pPr>
      <w:r w:rsidRPr="00471595">
        <w:rPr>
          <w:rFonts w:ascii="Montserrat" w:hAnsi="Montserrat"/>
          <w:sz w:val="24"/>
        </w:rPr>
        <w:tab/>
        <w:t xml:space="preserve">I quirked an eyebrow and frowned as he paused to regard me. I searched my memory—a part acquired from my mother's mind—and recalled the early drafts of the explorer proposal calling specifically for the inclusion of psi-active assets. After I scanned the text in my mind, I saw that it did define a very different function from what everyone currently assumed. </w:t>
      </w:r>
      <w:r w:rsidR="000264CD" w:rsidRPr="00471595">
        <w:rPr>
          <w:rFonts w:ascii="Montserrat" w:hAnsi="Montserrat"/>
          <w:sz w:val="24"/>
        </w:rPr>
        <w:t>“</w:t>
      </w:r>
      <w:r w:rsidRPr="00471595">
        <w:rPr>
          <w:rFonts w:ascii="Montserrat" w:hAnsi="Montserrat"/>
          <w:sz w:val="24"/>
        </w:rPr>
        <w:t>Of course,</w:t>
      </w:r>
      <w:r w:rsidR="000264CD" w:rsidRPr="00471595">
        <w:rPr>
          <w:rFonts w:ascii="Montserrat" w:hAnsi="Montserrat"/>
          <w:sz w:val="24"/>
        </w:rPr>
        <w:t>”</w:t>
      </w:r>
      <w:r w:rsidRPr="00471595">
        <w:rPr>
          <w:rFonts w:ascii="Montserrat" w:hAnsi="Montserrat"/>
          <w:sz w:val="24"/>
        </w:rPr>
        <w:t xml:space="preserve"> I whispered. </w:t>
      </w:r>
      <w:r w:rsidR="000264CD" w:rsidRPr="00471595">
        <w:rPr>
          <w:rFonts w:ascii="Montserrat" w:hAnsi="Montserrat"/>
          <w:sz w:val="24"/>
        </w:rPr>
        <w:t>“</w:t>
      </w:r>
      <w:r w:rsidRPr="00471595">
        <w:rPr>
          <w:rFonts w:ascii="Montserrat" w:hAnsi="Montserrat"/>
          <w:sz w:val="24"/>
        </w:rPr>
        <w:t>The original proposal was drafted before the destruction of the Adventure. Before the disclosure and the declassification of the Ember-drake unified field theory. Outside of the projects psionics had not been considered a technical science. The expeditionary services didn't know the relationship between psionics and physics, so they included active assets assuming that would they be employed primarily for...</w:t>
      </w:r>
      <w:r w:rsidR="000264CD" w:rsidRPr="00471595">
        <w:rPr>
          <w:rFonts w:ascii="Montserrat" w:hAnsi="Montserrat"/>
          <w:sz w:val="24"/>
        </w:rPr>
        <w:t>”</w:t>
      </w:r>
      <w:r w:rsidRPr="00471595">
        <w:rPr>
          <w:rFonts w:ascii="Montserrat" w:hAnsi="Montserrat"/>
          <w:sz w:val="24"/>
        </w:rPr>
        <w:t xml:space="preserve"> My voice had gotten more excited as I traced this line of thought</w:t>
      </w:r>
      <w:r w:rsidR="00295153" w:rsidRPr="00471595">
        <w:rPr>
          <w:rFonts w:ascii="Montserrat" w:hAnsi="Montserrat"/>
          <w:sz w:val="24"/>
        </w:rPr>
        <w:t xml:space="preserve"> but</w:t>
      </w:r>
      <w:r w:rsidRPr="00471595">
        <w:rPr>
          <w:rFonts w:ascii="Montserrat" w:hAnsi="Montserrat"/>
          <w:sz w:val="24"/>
        </w:rPr>
        <w:t xml:space="preserve"> I could not bring myself to utter my conclusion.</w:t>
      </w:r>
    </w:p>
    <w:p w14:paraId="0E284BE4" w14:textId="77777777" w:rsidR="00AD35EB" w:rsidRPr="00471595" w:rsidRDefault="00AD35EB" w:rsidP="00515B04">
      <w:pPr>
        <w:numPr>
          <w:ins w:id="487" w:author="Unknown"/>
        </w:numPr>
        <w:rPr>
          <w:rFonts w:ascii="Montserrat" w:hAnsi="Montserrat"/>
          <w:sz w:val="24"/>
        </w:rPr>
      </w:pPr>
      <w:r w:rsidRPr="00471595">
        <w:rPr>
          <w:rFonts w:ascii="Montserrat" w:hAnsi="Montserrat"/>
          <w:sz w:val="24"/>
        </w:rPr>
        <w:tab/>
        <w:t>The { rank or title } smiled.</w:t>
      </w:r>
    </w:p>
    <w:p w14:paraId="3AF424B9" w14:textId="382AB81C" w:rsidR="00AD35EB" w:rsidRPr="00471595" w:rsidRDefault="00AD35EB" w:rsidP="00515B04">
      <w:pPr>
        <w:numPr>
          <w:ins w:id="48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Your responsibilities,</w:t>
      </w:r>
      <w:r w:rsidR="000264CD" w:rsidRPr="00471595">
        <w:rPr>
          <w:rFonts w:ascii="Montserrat" w:hAnsi="Montserrat"/>
          <w:sz w:val="24"/>
        </w:rPr>
        <w:t>”</w:t>
      </w:r>
      <w:r w:rsidRPr="00471595">
        <w:rPr>
          <w:rFonts w:ascii="Montserrat" w:hAnsi="Montserrat"/>
          <w:sz w:val="24"/>
        </w:rPr>
        <w:t xml:space="preserve"> he explained at last, </w:t>
      </w:r>
      <w:r w:rsidR="000264CD" w:rsidRPr="00471595">
        <w:rPr>
          <w:rFonts w:ascii="Montserrat" w:hAnsi="Montserrat"/>
          <w:sz w:val="24"/>
        </w:rPr>
        <w:t>“</w:t>
      </w:r>
      <w:r w:rsidRPr="00471595">
        <w:rPr>
          <w:rFonts w:ascii="Montserrat" w:hAnsi="Montserrat"/>
          <w:sz w:val="24"/>
        </w:rPr>
        <w:t>in brief, are to assist in the selection and cataloguing of life bearing worlds—as I understand that even simple organic complexes produce a detectable field to a trained psi,</w:t>
      </w:r>
      <w:r w:rsidR="000264CD" w:rsidRPr="00471595">
        <w:rPr>
          <w:rFonts w:ascii="Montserrat" w:hAnsi="Montserrat"/>
          <w:sz w:val="24"/>
        </w:rPr>
        <w:t>”</w:t>
      </w:r>
      <w:r w:rsidRPr="00471595">
        <w:rPr>
          <w:rFonts w:ascii="Montserrat" w:hAnsi="Montserrat"/>
          <w:sz w:val="24"/>
        </w:rPr>
        <w:t xml:space="preserve"> Ember nodded as he looked at her for confirmation. This had not been discovered until active class two technicians arrived to establish research habitats for the survey missions on Mars and Venus. The technicians had been lured into the discovery of what was still under debate as potential life forms. The { rank or title } continued, </w:t>
      </w:r>
      <w:r w:rsidR="000264CD" w:rsidRPr="00471595">
        <w:rPr>
          <w:rFonts w:ascii="Montserrat" w:hAnsi="Montserrat"/>
          <w:sz w:val="24"/>
        </w:rPr>
        <w:t>“</w:t>
      </w:r>
      <w:r w:rsidRPr="00471595">
        <w:rPr>
          <w:rFonts w:ascii="Montserrat" w:hAnsi="Montserrat"/>
          <w:sz w:val="24"/>
        </w:rPr>
        <w:t>naturally it is nice to have another angle from which to look for life out in all of that void</w:t>
      </w:r>
      <w:r w:rsidR="00295153" w:rsidRPr="00471595">
        <w:rPr>
          <w:rFonts w:ascii="Montserrat" w:hAnsi="Montserrat"/>
          <w:sz w:val="24"/>
        </w:rPr>
        <w:t xml:space="preserve"> but</w:t>
      </w:r>
      <w:r w:rsidRPr="00471595">
        <w:rPr>
          <w:rFonts w:ascii="Montserrat" w:hAnsi="Montserrat"/>
          <w:sz w:val="24"/>
        </w:rPr>
        <w:t xml:space="preserve"> of course, there is that persistent itch. Your primary objective, however high the odds that the case may be, is to identify and initiate contact with intelligent life.</w:t>
      </w:r>
      <w:r w:rsidR="000264CD" w:rsidRPr="00471595">
        <w:rPr>
          <w:rFonts w:ascii="Montserrat" w:hAnsi="Montserrat"/>
          <w:sz w:val="24"/>
        </w:rPr>
        <w:t>”</w:t>
      </w:r>
    </w:p>
    <w:p w14:paraId="43319E34" w14:textId="2137A0CF" w:rsidR="00AD35EB" w:rsidRPr="00471595" w:rsidRDefault="00AD35EB" w:rsidP="00515B04">
      <w:pPr>
        <w:numPr>
          <w:ins w:id="489" w:author="Unknown"/>
        </w:numPr>
        <w:rPr>
          <w:rFonts w:ascii="Montserrat" w:hAnsi="Montserrat"/>
          <w:sz w:val="24"/>
        </w:rPr>
      </w:pPr>
      <w:r w:rsidRPr="00471595">
        <w:rPr>
          <w:rFonts w:ascii="Montserrat" w:hAnsi="Montserrat"/>
          <w:sz w:val="24"/>
        </w:rPr>
        <w:tab/>
        <w:t>I think I held my breath. My mother's dream</w:t>
      </w:r>
      <w:r w:rsidR="00295153" w:rsidRPr="00471595">
        <w:rPr>
          <w:rFonts w:ascii="Montserrat" w:hAnsi="Montserrat"/>
          <w:sz w:val="24"/>
        </w:rPr>
        <w:t xml:space="preserve"> and</w:t>
      </w:r>
      <w:r w:rsidRPr="00471595">
        <w:rPr>
          <w:rFonts w:ascii="Montserrat" w:hAnsi="Montserrat"/>
          <w:sz w:val="24"/>
        </w:rPr>
        <w:t xml:space="preserve"> the cause of her death.</w:t>
      </w:r>
    </w:p>
    <w:p w14:paraId="618F184A" w14:textId="4330D082" w:rsidR="00AD35EB" w:rsidRPr="00471595" w:rsidRDefault="00AD35EB" w:rsidP="00515B04">
      <w:pPr>
        <w:numPr>
          <w:ins w:id="490" w:author="Unknown"/>
        </w:numPr>
        <w:rPr>
          <w:rFonts w:ascii="Montserrat" w:hAnsi="Montserrat"/>
          <w:sz w:val="24"/>
        </w:rPr>
      </w:pPr>
      <w:r w:rsidRPr="00471595">
        <w:rPr>
          <w:rFonts w:ascii="Montserrat" w:hAnsi="Montserrat"/>
          <w:sz w:val="24"/>
        </w:rPr>
        <w:tab/>
        <w:t xml:space="preserve">I don't think that thought was far from anyone's mind, with me in the room to remind them of the potential cost of this still sought after goal. The { rank or title } addressed that point at once, </w:t>
      </w:r>
      <w:r w:rsidR="000264CD" w:rsidRPr="00471595">
        <w:rPr>
          <w:rFonts w:ascii="Montserrat" w:hAnsi="Montserrat"/>
          <w:sz w:val="24"/>
        </w:rPr>
        <w:t>“</w:t>
      </w:r>
      <w:r w:rsidRPr="00471595">
        <w:rPr>
          <w:rFonts w:ascii="Montserrat" w:hAnsi="Montserrat"/>
          <w:sz w:val="24"/>
        </w:rPr>
        <w:t>advanced reconnaissance is the most vital and dangerous part of your duties. We are not alone out there</w:t>
      </w:r>
      <w:r w:rsidR="00295153" w:rsidRPr="00471595">
        <w:rPr>
          <w:rFonts w:ascii="Montserrat" w:hAnsi="Montserrat"/>
          <w:sz w:val="24"/>
        </w:rPr>
        <w:t xml:space="preserve"> and</w:t>
      </w:r>
      <w:r w:rsidRPr="00471595">
        <w:rPr>
          <w:rFonts w:ascii="Montserrat" w:hAnsi="Montserrat"/>
          <w:sz w:val="24"/>
        </w:rPr>
        <w:t xml:space="preserve"> we know absolutely nothing about the competition Û except, that they want us to leave them alone.</w:t>
      </w:r>
      <w:r w:rsidR="000264CD" w:rsidRPr="00471595">
        <w:rPr>
          <w:rFonts w:ascii="Montserrat" w:hAnsi="Montserrat"/>
          <w:sz w:val="24"/>
        </w:rPr>
        <w:t>”</w:t>
      </w:r>
      <w:r w:rsidRPr="00471595">
        <w:rPr>
          <w:rFonts w:ascii="Montserrat" w:hAnsi="Montserrat"/>
          <w:sz w:val="24"/>
        </w:rPr>
        <w:t xml:space="preserve"> He explained what solar authority intelligence had come up with in its investigations and reconstructions of the string of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only thing it was interested in telling us, without giving us anything at all to go about them. </w:t>
      </w:r>
    </w:p>
    <w:p w14:paraId="49A3C232" w14:textId="729830D4" w:rsidR="00AD35EB" w:rsidRPr="00471595" w:rsidRDefault="00AD35EB" w:rsidP="00515B04">
      <w:pPr>
        <w:numPr>
          <w:ins w:id="491"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Our intentions,</w:t>
      </w:r>
      <w:r w:rsidR="000264CD" w:rsidRPr="00471595">
        <w:rPr>
          <w:rFonts w:ascii="Montserrat" w:hAnsi="Montserrat"/>
          <w:sz w:val="24"/>
        </w:rPr>
        <w:t>”</w:t>
      </w:r>
      <w:r w:rsidRPr="00471595">
        <w:rPr>
          <w:rFonts w:ascii="Montserrat" w:hAnsi="Montserrat"/>
          <w:sz w:val="24"/>
        </w:rPr>
        <w:t xml:space="preserve"> he returned to the specifics of our briefing, </w:t>
      </w:r>
      <w:r w:rsidR="000264CD" w:rsidRPr="00471595">
        <w:rPr>
          <w:rFonts w:ascii="Montserrat" w:hAnsi="Montserrat"/>
          <w:sz w:val="24"/>
        </w:rPr>
        <w:t>“</w:t>
      </w:r>
      <w:r w:rsidRPr="00471595">
        <w:rPr>
          <w:rFonts w:ascii="Montserrat" w:hAnsi="Montserrat"/>
          <w:sz w:val="24"/>
        </w:rPr>
        <w:t>broadly put, are to make sure that they understand that we will not be intimidated or turned from our objectives in space. Since we can't talk to them, we have to accomplish this through our actions. So, it going get hairy out there on occasions.</w:t>
      </w:r>
    </w:p>
    <w:p w14:paraId="2A5DE6E9" w14:textId="400C6A90" w:rsidR="00AD35EB" w:rsidRPr="00471595" w:rsidRDefault="00AD35EB" w:rsidP="00515B04">
      <w:pPr>
        <w:numPr>
          <w:ins w:id="49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If, when we deploy, we come across hostiles Û and trust me, it likely enough to happen—you don't want to have any questions what the right thing to do is. Most of the conceivable scenarios will be gone over with you in the training you will receive. If you think up a question, in training or at any time in the future, don't wait for me or your direct superiors to come around before asking. The minute you got doubts, you grab the nearest scut or officer and get it of your chest. Don't be picky, the deep is no place to be shy or political. Faced with the unknown any and all input is valid</w:t>
      </w:r>
      <w:r w:rsidR="00295153" w:rsidRPr="00471595">
        <w:rPr>
          <w:rFonts w:ascii="Montserrat" w:hAnsi="Montserrat"/>
          <w:sz w:val="24"/>
        </w:rPr>
        <w:t xml:space="preserve"> and</w:t>
      </w:r>
      <w:r w:rsidRPr="00471595">
        <w:rPr>
          <w:rFonts w:ascii="Montserrat" w:hAnsi="Montserrat"/>
          <w:sz w:val="24"/>
        </w:rPr>
        <w:t xml:space="preserve"> you want to get as much feedback as you can before you find yourself in that situation, faced with resolving it.</w:t>
      </w:r>
    </w:p>
    <w:p w14:paraId="6F703DF3" w14:textId="6A352C74" w:rsidR="00AD35EB" w:rsidRPr="00471595" w:rsidRDefault="00AD35EB" w:rsidP="00515B04">
      <w:pPr>
        <w:numPr>
          <w:ins w:id="493"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Your job, simply put, is to be our edge, the wild card in the deck. You are the answer to the questions we don't know how to ask. You represent the best the human race has to throw at the universe. Frankly, I think that three of you per unit is trimming that edge a little thin</w:t>
      </w:r>
      <w:r w:rsidR="00295153" w:rsidRPr="00471595">
        <w:rPr>
          <w:rFonts w:ascii="Montserrat" w:hAnsi="Montserrat"/>
          <w:sz w:val="24"/>
        </w:rPr>
        <w:t xml:space="preserve"> but</w:t>
      </w:r>
      <w:r w:rsidRPr="00471595">
        <w:rPr>
          <w:rFonts w:ascii="Montserrat" w:hAnsi="Montserrat"/>
          <w:sz w:val="24"/>
        </w:rPr>
        <w:t xml:space="preserve"> there aren't enough class three actives to do much better. Three hundred of you is probably more than the gene pool can on earth can spare.</w:t>
      </w:r>
      <w:r w:rsidR="000264CD" w:rsidRPr="00471595">
        <w:rPr>
          <w:rFonts w:ascii="Montserrat" w:hAnsi="Montserrat"/>
          <w:sz w:val="24"/>
        </w:rPr>
        <w:t>”</w:t>
      </w:r>
    </w:p>
    <w:p w14:paraId="40059428" w14:textId="1338D98F" w:rsidR="00AD35EB" w:rsidRPr="00471595" w:rsidRDefault="00AD35EB" w:rsidP="00515B04">
      <w:pPr>
        <w:numPr>
          <w:ins w:id="494" w:author="Unknown"/>
        </w:numPr>
        <w:rPr>
          <w:rFonts w:ascii="Montserrat" w:hAnsi="Montserrat"/>
          <w:sz w:val="24"/>
        </w:rPr>
      </w:pPr>
      <w:r w:rsidRPr="00471595">
        <w:rPr>
          <w:rFonts w:ascii="Montserrat" w:hAnsi="Montserrat"/>
          <w:sz w:val="24"/>
        </w:rPr>
        <w:tab/>
        <w:t xml:space="preserve">Having covered the essentials, the { rank or title } dismissed us into x's care to receive our briefing for orientation, our watch and class postings, living arrangements and a lecture in military protocol. I guess some of what was already passing between me and Connor must have been clear enough to see, because as she dropped us off at our assigned apartment, she returned to lecture mode. </w:t>
      </w:r>
      <w:r w:rsidR="000264CD" w:rsidRPr="00471595">
        <w:rPr>
          <w:rFonts w:ascii="Montserrat" w:hAnsi="Montserrat"/>
          <w:sz w:val="24"/>
        </w:rPr>
        <w:t>“</w:t>
      </w:r>
      <w:r w:rsidRPr="00471595">
        <w:rPr>
          <w:rFonts w:ascii="Montserrat" w:hAnsi="Montserrat"/>
          <w:sz w:val="24"/>
        </w:rPr>
        <w:t>One more thing, people,</w:t>
      </w:r>
      <w:r w:rsidR="000264CD" w:rsidRPr="00471595">
        <w:rPr>
          <w:rFonts w:ascii="Montserrat" w:hAnsi="Montserrat"/>
          <w:sz w:val="24"/>
        </w:rPr>
        <w:t>”</w:t>
      </w:r>
      <w:r w:rsidRPr="00471595">
        <w:rPr>
          <w:rFonts w:ascii="Montserrat" w:hAnsi="Montserrat"/>
          <w:sz w:val="24"/>
        </w:rPr>
        <w:t xml:space="preserve"> { rank or title } pronounced, </w:t>
      </w:r>
      <w:r w:rsidR="000264CD" w:rsidRPr="00471595">
        <w:rPr>
          <w:rFonts w:ascii="Montserrat" w:hAnsi="Montserrat"/>
          <w:sz w:val="24"/>
        </w:rPr>
        <w:t>“</w:t>
      </w:r>
      <w:r w:rsidRPr="00471595">
        <w:rPr>
          <w:rFonts w:ascii="Montserrat" w:hAnsi="Montserrat"/>
          <w:sz w:val="24"/>
        </w:rPr>
        <w:t>we are going to be a long way from home. We will be depending on you for things we cannot predict now</w:t>
      </w:r>
      <w:r w:rsidR="00295153" w:rsidRPr="00471595">
        <w:rPr>
          <w:rFonts w:ascii="Montserrat" w:hAnsi="Montserrat"/>
          <w:sz w:val="24"/>
        </w:rPr>
        <w:t xml:space="preserve"> but</w:t>
      </w:r>
      <w:r w:rsidRPr="00471595">
        <w:rPr>
          <w:rFonts w:ascii="Montserrat" w:hAnsi="Montserrat"/>
          <w:sz w:val="24"/>
        </w:rPr>
        <w:t xml:space="preserve"> it is an established fact that actives who are intimately acquainted work better together. Neither the x, or I am telling you to take any particular actions in light of this fact. Nor do we have any particular interest in what you do with your free time</w:t>
      </w:r>
      <w:r w:rsidR="00295153" w:rsidRPr="00471595">
        <w:rPr>
          <w:rFonts w:ascii="Montserrat" w:hAnsi="Montserrat"/>
          <w:sz w:val="24"/>
        </w:rPr>
        <w:t xml:space="preserve"> but</w:t>
      </w:r>
      <w:r w:rsidRPr="00471595">
        <w:rPr>
          <w:rFonts w:ascii="Montserrat" w:hAnsi="Montserrat"/>
          <w:sz w:val="24"/>
        </w:rPr>
        <w:t xml:space="preserve"> I remind you that the academy is no place for unplanned pregnancies. You get a situation started, you take it to medical and get signed up for contraception. You will not like the alternative,</w:t>
      </w:r>
      <w:r w:rsidR="000264CD" w:rsidRPr="00471595">
        <w:rPr>
          <w:rFonts w:ascii="Montserrat" w:hAnsi="Montserrat"/>
          <w:sz w:val="24"/>
        </w:rPr>
        <w:t>”</w:t>
      </w:r>
      <w:r w:rsidRPr="00471595">
        <w:rPr>
          <w:rFonts w:ascii="Montserrat" w:hAnsi="Montserrat"/>
          <w:sz w:val="24"/>
        </w:rPr>
        <w:t xml:space="preserve"> she reminded us soberingly, making direct eye contact with Ember and myself.</w:t>
      </w:r>
    </w:p>
    <w:p w14:paraId="31118631" w14:textId="77777777" w:rsidR="00AD35EB" w:rsidRPr="00471595" w:rsidRDefault="00AD35EB" w:rsidP="00515B04">
      <w:pPr>
        <w:numPr>
          <w:ins w:id="495" w:author="Unknown"/>
        </w:numPr>
        <w:rPr>
          <w:rFonts w:ascii="Montserrat" w:hAnsi="Montserrat"/>
          <w:sz w:val="24"/>
        </w:rPr>
      </w:pPr>
      <w:r w:rsidRPr="00471595">
        <w:rPr>
          <w:rFonts w:ascii="Montserrat" w:hAnsi="Montserrat"/>
          <w:sz w:val="24"/>
        </w:rPr>
        <w:tab/>
        <w:t>I'm pretty sure I was blushing. Ember and { rank or title } shared a smile and Connor just looked innocent.</w:t>
      </w:r>
    </w:p>
    <w:p w14:paraId="2C86525A" w14:textId="77777777" w:rsidR="00AD35EB" w:rsidRPr="00471595" w:rsidRDefault="00AD35EB" w:rsidP="00515B04">
      <w:pPr>
        <w:rPr>
          <w:rFonts w:ascii="Montserrat" w:hAnsi="Montserrat"/>
          <w:sz w:val="24"/>
        </w:rPr>
      </w:pPr>
    </w:p>
    <w:p w14:paraId="0855E078" w14:textId="78E2B6A8" w:rsidR="00AD35EB" w:rsidRPr="00471595" w:rsidRDefault="00AD35EB" w:rsidP="00515B04">
      <w:pPr>
        <w:pStyle w:val="VerticalBrace"/>
        <w:numPr>
          <w:ins w:id="496" w:author="Unknown"/>
        </w:numPr>
        <w:rPr>
          <w:rFonts w:ascii="Montserrat" w:hAnsi="Montserrat"/>
          <w:sz w:val="24"/>
        </w:rPr>
      </w:pPr>
      <w:r w:rsidRPr="00471595">
        <w:rPr>
          <w:rFonts w:ascii="Montserrat" w:hAnsi="Montserrat"/>
          <w:sz w:val="24"/>
        </w:rPr>
        <w:t>————————</w:t>
      </w:r>
    </w:p>
    <w:p w14:paraId="619106D3" w14:textId="77777777" w:rsidR="00AD35EB" w:rsidRPr="00471595" w:rsidRDefault="00AD35EB" w:rsidP="00515B04">
      <w:pPr>
        <w:numPr>
          <w:ins w:id="497" w:author="Unknown"/>
        </w:numPr>
        <w:rPr>
          <w:rFonts w:ascii="Montserrat" w:hAnsi="Montserrat"/>
          <w:sz w:val="24"/>
        </w:rPr>
      </w:pPr>
    </w:p>
    <w:p w14:paraId="13BFC571" w14:textId="55D5CAC3" w:rsidR="00AD35EB" w:rsidRPr="00471595" w:rsidRDefault="00AD35EB" w:rsidP="00515B04">
      <w:pPr>
        <w:numPr>
          <w:ins w:id="498" w:author="Unknown"/>
        </w:numPr>
        <w:rPr>
          <w:rFonts w:ascii="Montserrat" w:hAnsi="Montserrat"/>
          <w:sz w:val="24"/>
        </w:rPr>
      </w:pPr>
      <w:r w:rsidRPr="00471595">
        <w:rPr>
          <w:rFonts w:ascii="Montserrat" w:hAnsi="Montserrat"/>
          <w:sz w:val="24"/>
        </w:rPr>
        <w:tab/>
        <w:t xml:space="preserve">Events related to the destruction of the heavy cruiser Adventure had compelled the Imperial Court on Ao'Ajea to initiate the first formal dialogue since the signing of the Treaty of Ao (See details of the First and Second Wars of Contact). </w:t>
      </w:r>
    </w:p>
    <w:p w14:paraId="3F062C09" w14:textId="77777777" w:rsidR="00AD35EB" w:rsidRPr="00471595" w:rsidRDefault="00AD35EB" w:rsidP="00515B04">
      <w:pPr>
        <w:numPr>
          <w:ins w:id="499" w:author="Unknown"/>
        </w:numPr>
        <w:rPr>
          <w:rFonts w:ascii="Montserrat" w:hAnsi="Montserrat"/>
          <w:sz w:val="24"/>
        </w:rPr>
      </w:pPr>
    </w:p>
    <w:p w14:paraId="6AD420A5" w14:textId="77777777" w:rsidR="00AD35EB" w:rsidRPr="00471595" w:rsidRDefault="00AD35EB" w:rsidP="00515B04">
      <w:pPr>
        <w:pStyle w:val="VerticalBrace"/>
        <w:numPr>
          <w:ins w:id="500" w:author="Unknown"/>
        </w:numPr>
        <w:rPr>
          <w:rFonts w:ascii="Montserrat" w:hAnsi="Montserrat"/>
          <w:sz w:val="24"/>
        </w:rPr>
      </w:pPr>
      <w:r w:rsidRPr="00471595">
        <w:rPr>
          <w:rFonts w:ascii="Montserrat" w:hAnsi="Montserrat"/>
          <w:sz w:val="24"/>
        </w:rPr>
        <w:t>————————</w:t>
      </w:r>
    </w:p>
    <w:p w14:paraId="66F54FCD" w14:textId="77777777" w:rsidR="00AD35EB" w:rsidRPr="00471595" w:rsidRDefault="00AD35EB" w:rsidP="00515B04">
      <w:pPr>
        <w:numPr>
          <w:ins w:id="501" w:author="Unknown"/>
        </w:numPr>
        <w:rPr>
          <w:rFonts w:ascii="Montserrat" w:hAnsi="Montserrat"/>
          <w:sz w:val="24"/>
        </w:rPr>
      </w:pPr>
    </w:p>
    <w:p w14:paraId="6C036108" w14:textId="618433CD" w:rsidR="00AD35EB" w:rsidRPr="00471595" w:rsidRDefault="00AD35EB" w:rsidP="00515B04">
      <w:pPr>
        <w:numPr>
          <w:ins w:id="502" w:author="Unknown"/>
        </w:numPr>
        <w:rPr>
          <w:rFonts w:ascii="Montserrat" w:hAnsi="Montserrat"/>
          <w:sz w:val="24"/>
        </w:rPr>
      </w:pPr>
      <w:r w:rsidRPr="00471595">
        <w:rPr>
          <w:rFonts w:ascii="Montserrat" w:hAnsi="Montserrat"/>
          <w:sz w:val="24"/>
        </w:rPr>
        <w:tab/>
        <w:t xml:space="preserve">Phoenix understood the significance of that announcement. The thought was deeply disturbing. But she was delighted to put that off when she considered what her </w:t>
      </w:r>
      <w:r w:rsidR="000264CD" w:rsidRPr="00471595">
        <w:rPr>
          <w:rFonts w:ascii="Montserrat" w:hAnsi="Montserrat"/>
          <w:sz w:val="24"/>
        </w:rPr>
        <w:t>“</w:t>
      </w:r>
      <w:r w:rsidRPr="00471595">
        <w:rPr>
          <w:rFonts w:ascii="Montserrat" w:hAnsi="Montserrat"/>
          <w:sz w:val="24"/>
        </w:rPr>
        <w:t>graduation present</w:t>
      </w:r>
      <w:r w:rsidR="000264CD" w:rsidRPr="00471595">
        <w:rPr>
          <w:rFonts w:ascii="Montserrat" w:hAnsi="Montserrat"/>
          <w:sz w:val="24"/>
        </w:rPr>
        <w:t>”</w:t>
      </w:r>
      <w:r w:rsidRPr="00471595">
        <w:rPr>
          <w:rFonts w:ascii="Montserrat" w:hAnsi="Montserrat"/>
          <w:sz w:val="24"/>
        </w:rPr>
        <w:t xml:space="preserve"> was. An all expenses paid vacation to Ao'Ajeo—an exotic world, whre she once had lived with her mother—and the only world in the Aegis with immunity from the Control Acts.</w:t>
      </w:r>
    </w:p>
    <w:p w14:paraId="58AE6FE2" w14:textId="77777777" w:rsidR="00AD35EB" w:rsidRPr="00471595" w:rsidRDefault="00AD35EB" w:rsidP="00515B04">
      <w:pPr>
        <w:numPr>
          <w:ins w:id="503" w:author="Unknown"/>
        </w:numPr>
        <w:rPr>
          <w:rFonts w:ascii="Montserrat" w:hAnsi="Montserrat"/>
          <w:sz w:val="24"/>
        </w:rPr>
      </w:pPr>
    </w:p>
    <w:p w14:paraId="3707143C" w14:textId="77777777" w:rsidR="00AD35EB" w:rsidRPr="00471595" w:rsidRDefault="00AD35EB" w:rsidP="00515B04">
      <w:pPr>
        <w:pStyle w:val="VerticalBrace"/>
        <w:numPr>
          <w:ins w:id="504" w:author="Unknown"/>
        </w:numPr>
        <w:rPr>
          <w:rFonts w:ascii="Montserrat" w:hAnsi="Montserrat"/>
          <w:sz w:val="24"/>
        </w:rPr>
      </w:pPr>
      <w:r w:rsidRPr="00471595">
        <w:rPr>
          <w:rFonts w:ascii="Montserrat" w:hAnsi="Montserrat"/>
          <w:sz w:val="24"/>
        </w:rPr>
        <w:t>————————</w:t>
      </w:r>
    </w:p>
    <w:p w14:paraId="25A00130" w14:textId="77777777" w:rsidR="00AD35EB" w:rsidRPr="00471595" w:rsidRDefault="00AD35EB" w:rsidP="00515B04">
      <w:pPr>
        <w:numPr>
          <w:ins w:id="505" w:author="Unknown"/>
        </w:numPr>
        <w:rPr>
          <w:rFonts w:ascii="Montserrat" w:hAnsi="Montserrat"/>
          <w:sz w:val="24"/>
        </w:rPr>
      </w:pPr>
    </w:p>
    <w:p w14:paraId="065A5B8B" w14:textId="3FE6D3D1" w:rsidR="00AD35EB" w:rsidRPr="00471595" w:rsidRDefault="00AD35EB" w:rsidP="00515B04">
      <w:pPr>
        <w:numPr>
          <w:ins w:id="506" w:author="Unknown"/>
        </w:numPr>
        <w:rPr>
          <w:rFonts w:ascii="Montserrat" w:hAnsi="Montserrat"/>
          <w:sz w:val="24"/>
        </w:rPr>
      </w:pPr>
      <w:r w:rsidRPr="00471595">
        <w:rPr>
          <w:rFonts w:ascii="Montserrat" w:hAnsi="Montserrat"/>
          <w:sz w:val="24"/>
        </w:rPr>
        <w:tab/>
        <w:t>Kevin Zhan invited her to dinner—to celebrate their reunion</w:t>
      </w:r>
      <w:r w:rsidR="00295153" w:rsidRPr="00471595">
        <w:rPr>
          <w:rFonts w:ascii="Montserrat" w:hAnsi="Montserrat"/>
          <w:sz w:val="24"/>
        </w:rPr>
        <w:t xml:space="preserve"> and</w:t>
      </w:r>
      <w:r w:rsidRPr="00471595">
        <w:rPr>
          <w:rFonts w:ascii="Montserrat" w:hAnsi="Montserrat"/>
          <w:sz w:val="24"/>
        </w:rPr>
        <w:t xml:space="preserve"> to address a concern she had regarding her 'aberrant behavior'. By the time they met up, their 'evening out' had turned into a full departure. She arrived at his office</w:t>
      </w:r>
      <w:r w:rsidR="00295153" w:rsidRPr="00471595">
        <w:rPr>
          <w:rFonts w:ascii="Montserrat" w:hAnsi="Montserrat"/>
          <w:sz w:val="24"/>
        </w:rPr>
        <w:t xml:space="preserve"> and</w:t>
      </w:r>
      <w:r w:rsidRPr="00471595">
        <w:rPr>
          <w:rFonts w:ascii="Montserrat" w:hAnsi="Montserrat"/>
          <w:sz w:val="24"/>
        </w:rPr>
        <w:t xml:space="preserve"> when he met her, he escorted her to a flyer. They proceeded to the starport</w:t>
      </w:r>
      <w:r w:rsidR="00295153" w:rsidRPr="00471595">
        <w:rPr>
          <w:rFonts w:ascii="Montserrat" w:hAnsi="Montserrat"/>
          <w:sz w:val="24"/>
        </w:rPr>
        <w:t xml:space="preserve"> and</w:t>
      </w:r>
      <w:r w:rsidRPr="00471595">
        <w:rPr>
          <w:rFonts w:ascii="Montserrat" w:hAnsi="Montserrat"/>
          <w:sz w:val="24"/>
        </w:rPr>
        <w:t xml:space="preserve"> caught a shuttle to the L5 station. No time was wasted. By that evening they were on a ship bound for Ao. </w:t>
      </w:r>
    </w:p>
    <w:p w14:paraId="53769373" w14:textId="77777777" w:rsidR="00AD35EB" w:rsidRPr="00471595" w:rsidRDefault="00AD35EB" w:rsidP="00515B04">
      <w:pPr>
        <w:numPr>
          <w:ins w:id="507" w:author="Unknown"/>
        </w:numPr>
        <w:rPr>
          <w:rFonts w:ascii="Montserrat" w:hAnsi="Montserrat"/>
          <w:sz w:val="24"/>
        </w:rPr>
      </w:pPr>
    </w:p>
    <w:p w14:paraId="07038636" w14:textId="77777777" w:rsidR="00AD35EB" w:rsidRPr="00471595" w:rsidRDefault="00AD35EB" w:rsidP="00515B04">
      <w:pPr>
        <w:pStyle w:val="VerticalBrace"/>
        <w:numPr>
          <w:ins w:id="508" w:author="Unknown"/>
        </w:numPr>
        <w:rPr>
          <w:rFonts w:ascii="Montserrat" w:hAnsi="Montserrat"/>
          <w:sz w:val="24"/>
        </w:rPr>
      </w:pPr>
      <w:r w:rsidRPr="00471595">
        <w:rPr>
          <w:rFonts w:ascii="Montserrat" w:hAnsi="Montserrat"/>
          <w:sz w:val="24"/>
        </w:rPr>
        <w:t>————————</w:t>
      </w:r>
    </w:p>
    <w:p w14:paraId="2D407A85" w14:textId="77777777" w:rsidR="00AD35EB" w:rsidRPr="00471595" w:rsidRDefault="00AD35EB" w:rsidP="00515B04">
      <w:pPr>
        <w:numPr>
          <w:ins w:id="509" w:author="Unknown"/>
        </w:numPr>
        <w:rPr>
          <w:rFonts w:ascii="Montserrat" w:hAnsi="Montserrat"/>
          <w:sz w:val="24"/>
        </w:rPr>
      </w:pPr>
    </w:p>
    <w:p w14:paraId="1DA8FCF0" w14:textId="375E5428" w:rsidR="00AD35EB" w:rsidRPr="00471595" w:rsidRDefault="00AD35EB" w:rsidP="00515B04">
      <w:pPr>
        <w:numPr>
          <w:ins w:id="510" w:author="Unknown"/>
        </w:numPr>
        <w:rPr>
          <w:rFonts w:ascii="Montserrat" w:hAnsi="Montserrat"/>
          <w:sz w:val="24"/>
        </w:rPr>
      </w:pPr>
      <w:r w:rsidRPr="00471595">
        <w:rPr>
          <w:rFonts w:ascii="Montserrat" w:hAnsi="Montserrat"/>
          <w:sz w:val="24"/>
        </w:rPr>
        <w:tab/>
        <w:t>In a way, it was reassuring to find herself back under the wing of her childhood mentor. She waited until they had a moment of privacy to talk to him about her strange manifestation. She described the confrontation</w:t>
      </w:r>
      <w:r w:rsidR="00295153" w:rsidRPr="00471595">
        <w:rPr>
          <w:rFonts w:ascii="Montserrat" w:hAnsi="Montserrat"/>
          <w:sz w:val="24"/>
        </w:rPr>
        <w:t xml:space="preserve"> and</w:t>
      </w:r>
      <w:r w:rsidRPr="00471595">
        <w:rPr>
          <w:rFonts w:ascii="Montserrat" w:hAnsi="Montserrat"/>
          <w:sz w:val="24"/>
        </w:rPr>
        <w:t xml:space="preserve"> the state she had been in</w:t>
      </w:r>
      <w:r w:rsidR="00295153" w:rsidRPr="00471595">
        <w:rPr>
          <w:rFonts w:ascii="Montserrat" w:hAnsi="Montserrat"/>
          <w:sz w:val="24"/>
        </w:rPr>
        <w:t xml:space="preserve"> and</w:t>
      </w:r>
      <w:r w:rsidRPr="00471595">
        <w:rPr>
          <w:rFonts w:ascii="Montserrat" w:hAnsi="Montserrat"/>
          <w:sz w:val="24"/>
        </w:rPr>
        <w:t xml:space="preserve"> then confessed to having had these dreams several times before.</w:t>
      </w:r>
    </w:p>
    <w:p w14:paraId="76FC34A3" w14:textId="77777777" w:rsidR="00AD35EB" w:rsidRPr="00471595" w:rsidRDefault="00AD35EB" w:rsidP="00515B04">
      <w:pPr>
        <w:numPr>
          <w:ins w:id="511" w:author="Unknown"/>
        </w:numPr>
        <w:rPr>
          <w:rFonts w:ascii="Montserrat" w:hAnsi="Montserrat"/>
          <w:sz w:val="24"/>
        </w:rPr>
      </w:pPr>
    </w:p>
    <w:p w14:paraId="4CDBE9AF" w14:textId="77777777" w:rsidR="00AD35EB" w:rsidRPr="00471595" w:rsidRDefault="00AD35EB" w:rsidP="00515B04">
      <w:pPr>
        <w:pStyle w:val="VerticalBrace"/>
        <w:rPr>
          <w:rFonts w:ascii="Montserrat" w:hAnsi="Montserrat"/>
          <w:sz w:val="24"/>
        </w:rPr>
      </w:pPr>
      <w:r w:rsidRPr="00471595">
        <w:rPr>
          <w:rFonts w:ascii="Montserrat" w:hAnsi="Montserrat"/>
          <w:sz w:val="24"/>
        </w:rPr>
        <w:t>————————</w:t>
      </w:r>
    </w:p>
    <w:p w14:paraId="2BA0B39F" w14:textId="77777777" w:rsidR="00AD35EB" w:rsidRPr="00471595" w:rsidRDefault="00AD35EB" w:rsidP="00515B04">
      <w:pPr>
        <w:rPr>
          <w:rFonts w:ascii="Montserrat" w:hAnsi="Montserrat"/>
          <w:sz w:val="24"/>
        </w:rPr>
      </w:pPr>
    </w:p>
    <w:p w14:paraId="447C4CEC" w14:textId="77777777" w:rsidR="00AD35EB" w:rsidRPr="00471595" w:rsidRDefault="00AD35EB" w:rsidP="00515B04">
      <w:pPr>
        <w:numPr>
          <w:ins w:id="512" w:author="Unknown"/>
        </w:numPr>
        <w:rPr>
          <w:rFonts w:ascii="Montserrat" w:hAnsi="Montserrat"/>
          <w:sz w:val="24"/>
        </w:rPr>
      </w:pPr>
      <w:r w:rsidRPr="00471595">
        <w:rPr>
          <w:rFonts w:ascii="Montserrat" w:hAnsi="Montserrat"/>
          <w:sz w:val="24"/>
        </w:rPr>
        <w:tab/>
        <w:t xml:space="preserve">The premature announcement of her death on the morning news had been retracted in later reports on the news nets. Phoenix and Connor commented to each other on the fact that whoever was responsible had learned then, if they had not already figured it out, that they had killed the wrong red-head. The story remained at the top of the news when it was established that the victim had no registered identity, which only increased the mystery of her death. What Phoenix and Connor knew, they kept to themselves. There was no way to inform the agency that such a monster had infiltrated its ranks without alerting the monster as well. </w:t>
      </w:r>
    </w:p>
    <w:p w14:paraId="6F9FCF60" w14:textId="77777777" w:rsidR="00AD35EB" w:rsidRPr="00471595" w:rsidRDefault="00AD35EB" w:rsidP="00515B04">
      <w:pPr>
        <w:numPr>
          <w:ins w:id="513" w:author="Unknown"/>
        </w:numPr>
        <w:rPr>
          <w:rFonts w:ascii="Montserrat" w:hAnsi="Montserrat"/>
          <w:sz w:val="24"/>
        </w:rPr>
      </w:pPr>
    </w:p>
    <w:p w14:paraId="60E38751" w14:textId="77777777" w:rsidR="00AD35EB" w:rsidRPr="00471595" w:rsidRDefault="00AD35EB" w:rsidP="00515B04">
      <w:pPr>
        <w:pStyle w:val="VerticalBrace"/>
        <w:numPr>
          <w:ins w:id="514" w:author="Unknown"/>
        </w:numPr>
        <w:rPr>
          <w:rFonts w:ascii="Montserrat" w:hAnsi="Montserrat"/>
          <w:sz w:val="24"/>
        </w:rPr>
      </w:pPr>
      <w:r w:rsidRPr="00471595">
        <w:rPr>
          <w:rFonts w:ascii="Montserrat" w:hAnsi="Montserrat"/>
          <w:sz w:val="24"/>
        </w:rPr>
        <w:t>————————</w:t>
      </w:r>
    </w:p>
    <w:p w14:paraId="13CB0891" w14:textId="77777777" w:rsidR="00AD35EB" w:rsidRPr="00471595" w:rsidRDefault="00AD35EB" w:rsidP="00515B04">
      <w:pPr>
        <w:numPr>
          <w:ins w:id="515" w:author="Unknown"/>
        </w:numPr>
        <w:rPr>
          <w:rFonts w:ascii="Montserrat" w:hAnsi="Montserrat"/>
          <w:sz w:val="24"/>
        </w:rPr>
      </w:pPr>
    </w:p>
    <w:p w14:paraId="6F1469DB" w14:textId="063438E5" w:rsidR="00AD35EB" w:rsidRPr="00471595" w:rsidRDefault="00AD35EB" w:rsidP="00515B04">
      <w:pPr>
        <w:numPr>
          <w:ins w:id="516" w:author="Unknown"/>
        </w:numPr>
        <w:rPr>
          <w:rFonts w:ascii="Montserrat" w:hAnsi="Montserrat"/>
          <w:sz w:val="24"/>
        </w:rPr>
      </w:pPr>
      <w:r w:rsidRPr="00471595">
        <w:rPr>
          <w:rFonts w:ascii="Montserrat" w:hAnsi="Montserrat"/>
          <w:sz w:val="24"/>
        </w:rPr>
        <w:tab/>
        <w:t>During the interplanetary hop, her father explained the politics of the situation. Certain members of the establishment opposed the idea of welcoming a race of psionics into the Aegis. These were the same factions that had forced the Control Acts through the senate</w:t>
      </w:r>
      <w:r w:rsidR="00295153" w:rsidRPr="00471595">
        <w:rPr>
          <w:rFonts w:ascii="Montserrat" w:hAnsi="Montserrat"/>
          <w:sz w:val="24"/>
        </w:rPr>
        <w:t xml:space="preserve"> and</w:t>
      </w:r>
      <w:r w:rsidRPr="00471595">
        <w:rPr>
          <w:rFonts w:ascii="Montserrat" w:hAnsi="Montserrat"/>
          <w:sz w:val="24"/>
        </w:rPr>
        <w:t xml:space="preserve"> which constantly complained about the military training and government licensing of psionics. The government had long defended its actions, quietly assuring the opposition that there had been compelling reasons for the present psionic agenda. </w:t>
      </w:r>
    </w:p>
    <w:p w14:paraId="7D2DE5D3" w14:textId="77777777" w:rsidR="00AD35EB" w:rsidRPr="00471595" w:rsidRDefault="00AD35EB" w:rsidP="00515B04">
      <w:pPr>
        <w:numPr>
          <w:ins w:id="517" w:author="Unknown"/>
        </w:numPr>
        <w:rPr>
          <w:rFonts w:ascii="Montserrat" w:hAnsi="Montserrat"/>
          <w:sz w:val="24"/>
        </w:rPr>
      </w:pPr>
    </w:p>
    <w:p w14:paraId="64D6C5D0" w14:textId="77777777" w:rsidR="00AD35EB" w:rsidRPr="00471595" w:rsidRDefault="00AD35EB" w:rsidP="00515B04">
      <w:pPr>
        <w:pStyle w:val="VerticalBrace"/>
        <w:numPr>
          <w:ins w:id="518" w:author="Unknown"/>
        </w:numPr>
        <w:rPr>
          <w:rFonts w:ascii="Montserrat" w:hAnsi="Montserrat"/>
          <w:sz w:val="24"/>
        </w:rPr>
      </w:pPr>
      <w:r w:rsidRPr="00471595">
        <w:rPr>
          <w:rFonts w:ascii="Montserrat" w:hAnsi="Montserrat"/>
          <w:sz w:val="24"/>
        </w:rPr>
        <w:t>————————</w:t>
      </w:r>
    </w:p>
    <w:p w14:paraId="1E6FA7A3" w14:textId="77777777" w:rsidR="00AD35EB" w:rsidRPr="00471595" w:rsidRDefault="00AD35EB" w:rsidP="00515B04">
      <w:pPr>
        <w:numPr>
          <w:ins w:id="519" w:author="Unknown"/>
        </w:numPr>
        <w:rPr>
          <w:rFonts w:ascii="Montserrat" w:hAnsi="Montserrat"/>
          <w:sz w:val="24"/>
        </w:rPr>
      </w:pPr>
    </w:p>
    <w:p w14:paraId="3C7EE158" w14:textId="7658B5B5" w:rsidR="00AD35EB" w:rsidRPr="00471595" w:rsidRDefault="00AD35EB" w:rsidP="00515B04">
      <w:pPr>
        <w:numPr>
          <w:ins w:id="520" w:author="Unknown"/>
        </w:numPr>
        <w:rPr>
          <w:rFonts w:ascii="Montserrat" w:hAnsi="Montserrat"/>
          <w:sz w:val="24"/>
        </w:rPr>
      </w:pPr>
      <w:r w:rsidRPr="00471595">
        <w:rPr>
          <w:rFonts w:ascii="Montserrat" w:hAnsi="Montserrat"/>
          <w:sz w:val="24"/>
        </w:rPr>
        <w:tab/>
        <w:t>Active ASIA agents were known as avatars. It was only appropriate. Avatars were the closest thing to gods the human race had ever known. They were not, however, the closest things to gods that existed in the universe. As Phoenix knew better than anyone. Which explained why they were sending her along in the entourage.</w:t>
      </w:r>
    </w:p>
    <w:p w14:paraId="6A97D198" w14:textId="77777777" w:rsidR="00AD35EB" w:rsidRPr="00471595" w:rsidRDefault="00AD35EB" w:rsidP="00515B04">
      <w:pPr>
        <w:numPr>
          <w:ins w:id="521" w:author="Unknown"/>
        </w:numPr>
        <w:rPr>
          <w:rFonts w:ascii="Montserrat" w:hAnsi="Montserrat"/>
          <w:sz w:val="24"/>
        </w:rPr>
      </w:pPr>
    </w:p>
    <w:p w14:paraId="5D50B23F" w14:textId="77777777" w:rsidR="00AD35EB" w:rsidRPr="00471595" w:rsidRDefault="00AD35EB" w:rsidP="00515B04">
      <w:pPr>
        <w:pStyle w:val="VerticalBrace"/>
        <w:numPr>
          <w:ins w:id="522" w:author="Unknown"/>
        </w:numPr>
        <w:rPr>
          <w:rFonts w:ascii="Montserrat" w:hAnsi="Montserrat"/>
          <w:sz w:val="24"/>
        </w:rPr>
      </w:pPr>
      <w:r w:rsidRPr="00471595">
        <w:rPr>
          <w:rFonts w:ascii="Montserrat" w:hAnsi="Montserrat"/>
          <w:sz w:val="24"/>
        </w:rPr>
        <w:t>————————</w:t>
      </w:r>
    </w:p>
    <w:p w14:paraId="7BD308A7" w14:textId="77777777" w:rsidR="00AD35EB" w:rsidRPr="00471595" w:rsidRDefault="00AD35EB" w:rsidP="00515B04">
      <w:pPr>
        <w:numPr>
          <w:ins w:id="523" w:author="Unknown"/>
        </w:numPr>
        <w:rPr>
          <w:rFonts w:ascii="Montserrat" w:hAnsi="Montserrat"/>
          <w:sz w:val="24"/>
        </w:rPr>
      </w:pPr>
    </w:p>
    <w:p w14:paraId="69FFF2D7" w14:textId="78BADA04" w:rsidR="00AD35EB" w:rsidRPr="00471595" w:rsidRDefault="00AD35EB" w:rsidP="00515B04">
      <w:pPr>
        <w:numPr>
          <w:ins w:id="524" w:author="Unknown"/>
        </w:numPr>
        <w:rPr>
          <w:rFonts w:ascii="Montserrat" w:hAnsi="Montserrat"/>
          <w:sz w:val="24"/>
        </w:rPr>
      </w:pPr>
      <w:r w:rsidRPr="00471595">
        <w:rPr>
          <w:rFonts w:ascii="Montserrat" w:hAnsi="Montserrat"/>
          <w:sz w:val="24"/>
        </w:rPr>
        <w:tab/>
        <w:t>Athena caught up with her and delivered her to her step-father. Zhan invited his step-daughter to take a chair and asked Athena to collect the other members of her group, reminding her that he wanted to introduce himself before dinner. Phoenix made herself comfortable, enjoying the view out his stateroom window. It was one of those odd things about the space age, one only rarely got to see space. While they waited he asked Phoneix to share the details of her trip. He was amused by her simple and direct solution to the problems of getting off the reservation</w:t>
      </w:r>
      <w:r w:rsidR="00295153" w:rsidRPr="00471595">
        <w:rPr>
          <w:rFonts w:ascii="Montserrat" w:hAnsi="Montserrat"/>
          <w:sz w:val="24"/>
        </w:rPr>
        <w:t xml:space="preserve"> and</w:t>
      </w:r>
      <w:r w:rsidRPr="00471595">
        <w:rPr>
          <w:rFonts w:ascii="Montserrat" w:hAnsi="Montserrat"/>
          <w:sz w:val="24"/>
        </w:rPr>
        <w:t xml:space="preserve"> acquiring transportation as far as low earth orbit. Phoenix had found a nice remote corner of the reservation and flew, under her own power, up to the Luna V transfer station. He listened to the measures she had to take in order to adapt herself to make the little trek</w:t>
      </w:r>
      <w:r w:rsidR="00295153" w:rsidRPr="00471595">
        <w:rPr>
          <w:rFonts w:ascii="Montserrat" w:hAnsi="Montserrat"/>
          <w:sz w:val="24"/>
        </w:rPr>
        <w:t xml:space="preserve"> and</w:t>
      </w:r>
      <w:r w:rsidRPr="00471595">
        <w:rPr>
          <w:rFonts w:ascii="Montserrat" w:hAnsi="Montserrat"/>
          <w:sz w:val="24"/>
        </w:rPr>
        <w:t xml:space="preserve"> Phoenix confessed that she would never have thought to try it if it had not been for the fact that her mother had once gone to the moon and back the same way on a bet. Of course for a trained active, a class three psi, it is no more dangerous than hiking through a desert. </w:t>
      </w:r>
    </w:p>
    <w:p w14:paraId="1B140BD5" w14:textId="4D06DEB7" w:rsidR="00AD35EB" w:rsidRPr="00471595" w:rsidRDefault="00AD35EB" w:rsidP="00515B04">
      <w:pPr>
        <w:numPr>
          <w:ins w:id="525" w:author="Unknown"/>
        </w:numPr>
        <w:rPr>
          <w:rFonts w:ascii="Montserrat" w:hAnsi="Montserrat"/>
          <w:sz w:val="24"/>
        </w:rPr>
      </w:pPr>
      <w:r w:rsidRPr="00471595">
        <w:rPr>
          <w:rFonts w:ascii="Montserrat" w:hAnsi="Montserrat"/>
          <w:sz w:val="24"/>
        </w:rPr>
        <w:tab/>
        <w:t xml:space="preserve">Zhan shook his head, saying wryly, </w:t>
      </w:r>
      <w:r w:rsidR="000264CD" w:rsidRPr="00471595">
        <w:rPr>
          <w:rFonts w:ascii="Montserrat" w:hAnsi="Montserrat"/>
          <w:sz w:val="24"/>
        </w:rPr>
        <w:t>“</w:t>
      </w:r>
      <w:r w:rsidRPr="00471595">
        <w:rPr>
          <w:rFonts w:ascii="Montserrat" w:hAnsi="Montserrat"/>
          <w:sz w:val="24"/>
        </w:rPr>
        <w:t>And we wonder what it is about actives that scares the generals and politicians.</w:t>
      </w:r>
      <w:r w:rsidR="000264CD" w:rsidRPr="00471595">
        <w:rPr>
          <w:rFonts w:ascii="Montserrat" w:hAnsi="Montserrat"/>
          <w:sz w:val="24"/>
        </w:rPr>
        <w:t>”</w:t>
      </w:r>
      <w:r w:rsidRPr="00471595">
        <w:rPr>
          <w:rFonts w:ascii="Montserrat" w:hAnsi="Montserrat"/>
          <w:sz w:val="24"/>
        </w:rPr>
        <w:t xml:space="preserve"> Father and daughter had indulged in many conversations about the antipathy of politicians toward actives</w:t>
      </w:r>
      <w:r w:rsidR="00295153" w:rsidRPr="00471595">
        <w:rPr>
          <w:rFonts w:ascii="Montserrat" w:hAnsi="Montserrat"/>
          <w:sz w:val="24"/>
        </w:rPr>
        <w:t xml:space="preserve"> but</w:t>
      </w:r>
      <w:r w:rsidRPr="00471595">
        <w:rPr>
          <w:rFonts w:ascii="Montserrat" w:hAnsi="Montserrat"/>
          <w:sz w:val="24"/>
        </w:rPr>
        <w:t xml:space="preserve"> this was the first time Phoenix had heard him add in the military.</w:t>
      </w:r>
    </w:p>
    <w:p w14:paraId="6B16A92B" w14:textId="5D5E9DE7" w:rsidR="00AD35EB" w:rsidRPr="00471595" w:rsidRDefault="00AD35EB" w:rsidP="00515B04">
      <w:pPr>
        <w:numPr>
          <w:ins w:id="52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So, now the military is having doubts, eh?</w:t>
      </w:r>
      <w:r w:rsidR="000264CD" w:rsidRPr="00471595">
        <w:rPr>
          <w:rFonts w:ascii="Montserrat" w:hAnsi="Montserrat"/>
          <w:sz w:val="24"/>
        </w:rPr>
        <w:t>”</w:t>
      </w:r>
      <w:r w:rsidRPr="00471595">
        <w:rPr>
          <w:rFonts w:ascii="Montserrat" w:hAnsi="Montserrat"/>
          <w:sz w:val="24"/>
        </w:rPr>
        <w:t xml:space="preserve"> She asked.</w:t>
      </w:r>
    </w:p>
    <w:p w14:paraId="5F64B8B3" w14:textId="4089D13F" w:rsidR="00AD35EB" w:rsidRPr="00471595" w:rsidRDefault="00AD35EB" w:rsidP="00515B04">
      <w:pPr>
        <w:numPr>
          <w:ins w:id="52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Well, no. But not for lack of paranoid pressure from the civilian establishment,</w:t>
      </w:r>
      <w:r w:rsidR="000264CD" w:rsidRPr="00471595">
        <w:rPr>
          <w:rFonts w:ascii="Montserrat" w:hAnsi="Montserrat"/>
          <w:sz w:val="24"/>
        </w:rPr>
        <w:t>”</w:t>
      </w:r>
      <w:r w:rsidRPr="00471595">
        <w:rPr>
          <w:rFonts w:ascii="Montserrat" w:hAnsi="Montserrat"/>
          <w:sz w:val="24"/>
        </w:rPr>
        <w:t xml:space="preserve"> he answered. </w:t>
      </w:r>
      <w:r w:rsidR="000264CD" w:rsidRPr="00471595">
        <w:rPr>
          <w:rFonts w:ascii="Montserrat" w:hAnsi="Montserrat"/>
          <w:sz w:val="24"/>
        </w:rPr>
        <w:t>“</w:t>
      </w:r>
      <w:r w:rsidRPr="00471595">
        <w:rPr>
          <w:rFonts w:ascii="Montserrat" w:hAnsi="Montserrat"/>
          <w:sz w:val="24"/>
        </w:rPr>
        <w:t>Your name came up again. Some of your friends in ISP have assembled a profile on you trying to build a case for their belief that you are a reactor pile a few rods short of critical mass. There was some noise about having you ejected from the operational side of this mission. Of course there are objections to allowing any of the selected actives to act as part of this entourage,</w:t>
      </w:r>
      <w:r w:rsidR="000264CD" w:rsidRPr="00471595">
        <w:rPr>
          <w:rFonts w:ascii="Montserrat" w:hAnsi="Montserrat"/>
          <w:sz w:val="24"/>
        </w:rPr>
        <w:t>”</w:t>
      </w:r>
      <w:r w:rsidRPr="00471595">
        <w:rPr>
          <w:rFonts w:ascii="Montserrat" w:hAnsi="Montserrat"/>
          <w:sz w:val="24"/>
        </w:rPr>
        <w:t xml:space="preserve"> he complained. </w:t>
      </w:r>
      <w:r w:rsidR="000264CD" w:rsidRPr="00471595">
        <w:rPr>
          <w:rFonts w:ascii="Montserrat" w:hAnsi="Montserrat"/>
          <w:sz w:val="24"/>
        </w:rPr>
        <w:t>“</w:t>
      </w:r>
      <w:r w:rsidRPr="00471595">
        <w:rPr>
          <w:rFonts w:ascii="Montserrat" w:hAnsi="Montserrat"/>
          <w:sz w:val="24"/>
        </w:rPr>
        <w:t>Naturally, these objections were overruled</w:t>
      </w:r>
      <w:r w:rsidR="00295153" w:rsidRPr="00471595">
        <w:rPr>
          <w:rFonts w:ascii="Montserrat" w:hAnsi="Montserrat"/>
          <w:sz w:val="24"/>
        </w:rPr>
        <w:t xml:space="preserve"> but</w:t>
      </w:r>
      <w:r w:rsidRPr="00471595">
        <w:rPr>
          <w:rFonts w:ascii="Montserrat" w:hAnsi="Montserrat"/>
          <w:sz w:val="24"/>
        </w:rPr>
        <w:t xml:space="preserve"> some of the allegations they are making do worry some of the brass higher up.</w:t>
      </w:r>
      <w:r w:rsidR="000264CD" w:rsidRPr="00471595">
        <w:rPr>
          <w:rFonts w:ascii="Montserrat" w:hAnsi="Montserrat"/>
          <w:sz w:val="24"/>
        </w:rPr>
        <w:t>”</w:t>
      </w:r>
    </w:p>
    <w:p w14:paraId="360EA264" w14:textId="4308DDF3" w:rsidR="00AD35EB" w:rsidRPr="00471595" w:rsidRDefault="00AD35EB" w:rsidP="00515B04">
      <w:pPr>
        <w:numPr>
          <w:ins w:id="52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You mean the allegations that, without some form of neural leash or synaptic lock to prevent us from 'exercising our natural authority' in light of native practices, the authority of the lead delegate is dangerously undermined?</w:t>
      </w:r>
      <w:r w:rsidR="000264CD" w:rsidRPr="00471595">
        <w:rPr>
          <w:rFonts w:ascii="Montserrat" w:hAnsi="Montserrat"/>
          <w:sz w:val="24"/>
        </w:rPr>
        <w:t>”</w:t>
      </w:r>
      <w:r w:rsidRPr="00471595">
        <w:rPr>
          <w:rFonts w:ascii="Montserrat" w:hAnsi="Montserrat"/>
          <w:sz w:val="24"/>
        </w:rPr>
        <w:t xml:space="preserve"> Phoenix  corrected, scowling. </w:t>
      </w:r>
      <w:r w:rsidR="000264CD" w:rsidRPr="00471595">
        <w:rPr>
          <w:rFonts w:ascii="Montserrat" w:hAnsi="Montserrat"/>
          <w:sz w:val="24"/>
        </w:rPr>
        <w:t>“</w:t>
      </w:r>
      <w:r w:rsidRPr="00471595">
        <w:rPr>
          <w:rFonts w:ascii="Montserrat" w:hAnsi="Montserrat"/>
          <w:sz w:val="24"/>
        </w:rPr>
        <w:t>It's the same kind of thinking that led to acts to ban psionics from terrestrial environments and habitats—like planets and space stations. They are attacking the qualifications of all the actives recruited for this mission by these allegations that, in spite of your superior reputation and a record of unquestionable conduct, your capabilities as a full spectrum psionic make you a certifiable threat to the integrity and success of this mission.</w:t>
      </w:r>
      <w:r w:rsidR="000264CD" w:rsidRPr="00471595">
        <w:rPr>
          <w:rFonts w:ascii="Montserrat" w:hAnsi="Montserrat"/>
          <w:sz w:val="24"/>
        </w:rPr>
        <w:t>”</w:t>
      </w:r>
    </w:p>
    <w:p w14:paraId="6A78975D" w14:textId="6778EFCA" w:rsidR="00AD35EB" w:rsidRPr="00471595" w:rsidRDefault="00AD35EB" w:rsidP="00515B04">
      <w:pPr>
        <w:numPr>
          <w:ins w:id="52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So what was the Secretary of State's response?</w:t>
      </w:r>
      <w:r w:rsidR="000264CD" w:rsidRPr="00471595">
        <w:rPr>
          <w:rFonts w:ascii="Montserrat" w:hAnsi="Montserrat"/>
          <w:sz w:val="24"/>
        </w:rPr>
        <w:t>”</w:t>
      </w:r>
      <w:r w:rsidRPr="00471595">
        <w:rPr>
          <w:rFonts w:ascii="Montserrat" w:hAnsi="Montserrat"/>
          <w:sz w:val="24"/>
        </w:rPr>
        <w:t xml:space="preserve"> Phoenix asked while he laughed softly at the expression on her face. He took a deep breath to calm himself and ran his hands through his hair. When he started chuckling again, she snarled, </w:t>
      </w:r>
      <w:r w:rsidR="000264CD" w:rsidRPr="00471595">
        <w:rPr>
          <w:rFonts w:ascii="Montserrat" w:hAnsi="Montserrat"/>
          <w:sz w:val="24"/>
        </w:rPr>
        <w:t>“</w:t>
      </w:r>
      <w:r w:rsidRPr="00471595">
        <w:rPr>
          <w:rFonts w:ascii="Montserrat" w:hAnsi="Montserrat"/>
          <w:sz w:val="24"/>
        </w:rPr>
        <w:t>Well? What did they say?</w:t>
      </w:r>
      <w:r w:rsidR="000264CD" w:rsidRPr="00471595">
        <w:rPr>
          <w:rFonts w:ascii="Montserrat" w:hAnsi="Montserrat"/>
          <w:sz w:val="24"/>
        </w:rPr>
        <w:t>”</w:t>
      </w:r>
    </w:p>
    <w:p w14:paraId="2F53BE1A" w14:textId="77777777" w:rsidR="00AD35EB" w:rsidRPr="00471595" w:rsidRDefault="00AD35EB" w:rsidP="00515B04">
      <w:pPr>
        <w:numPr>
          <w:ins w:id="530" w:author="Unknown"/>
        </w:numPr>
        <w:rPr>
          <w:rFonts w:ascii="Montserrat" w:hAnsi="Montserrat"/>
          <w:sz w:val="24"/>
        </w:rPr>
      </w:pPr>
      <w:r w:rsidRPr="00471595">
        <w:rPr>
          <w:rFonts w:ascii="Montserrat" w:hAnsi="Montserrat"/>
          <w:sz w:val="24"/>
        </w:rPr>
        <w:tab/>
        <w:t>Phoenix  didn't get an answer, as Athena showed up right then with Connie and Naomi.</w:t>
      </w:r>
    </w:p>
    <w:p w14:paraId="6BBCCD9D" w14:textId="77777777" w:rsidR="00276F1C" w:rsidRPr="00471595" w:rsidRDefault="00276F1C" w:rsidP="00515B04">
      <w:pPr>
        <w:numPr>
          <w:ins w:id="531" w:author="Unknown"/>
        </w:numPr>
        <w:rPr>
          <w:rFonts w:ascii="Montserrat" w:hAnsi="Montserrat"/>
          <w:sz w:val="24"/>
        </w:rPr>
      </w:pPr>
    </w:p>
    <w:p w14:paraId="27EF9153" w14:textId="1E98ECB0" w:rsidR="00AD35EB" w:rsidRPr="00471595" w:rsidRDefault="00AD35EB" w:rsidP="00515B04">
      <w:pPr>
        <w:numPr>
          <w:ins w:id="532" w:author="Unknown"/>
        </w:numPr>
        <w:rPr>
          <w:rFonts w:ascii="Montserrat" w:hAnsi="Montserrat"/>
          <w:sz w:val="24"/>
        </w:rPr>
      </w:pPr>
    </w:p>
    <w:p w14:paraId="4C5A8890" w14:textId="77777777" w:rsidR="00515B04" w:rsidRPr="00471595" w:rsidRDefault="00515B04" w:rsidP="00515B04">
      <w:pPr>
        <w:rPr>
          <w:rFonts w:ascii="Montserrat" w:hAnsi="Montserrat"/>
          <w:sz w:val="24"/>
        </w:rPr>
      </w:pPr>
    </w:p>
    <w:p w14:paraId="4835DA33"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5500A0DB" w14:textId="77777777" w:rsidR="00515B04" w:rsidRPr="00471595" w:rsidRDefault="00515B04" w:rsidP="00515B04">
      <w:pPr>
        <w:rPr>
          <w:rFonts w:ascii="Montserrat" w:hAnsi="Montserrat"/>
          <w:sz w:val="24"/>
        </w:rPr>
      </w:pPr>
    </w:p>
    <w:p w14:paraId="2CA6F7AB" w14:textId="38A91431" w:rsidR="00AD35EB" w:rsidRPr="00471595" w:rsidRDefault="00515B04" w:rsidP="00515B04">
      <w:pPr>
        <w:pStyle w:val="VerticalBrace"/>
        <w:numPr>
          <w:ins w:id="533" w:author="Unknown"/>
        </w:numPr>
        <w:rPr>
          <w:rFonts w:ascii="Montserrat" w:hAnsi="Montserrat"/>
          <w:sz w:val="24"/>
        </w:rPr>
      </w:pPr>
      <w:r w:rsidRPr="00471595">
        <w:rPr>
          <w:rFonts w:ascii="Montserrat" w:hAnsi="Montserrat"/>
          <w:sz w:val="24"/>
        </w:rPr>
        <w:br w:type="page"/>
      </w:r>
      <w:r w:rsidR="00AD35EB" w:rsidRPr="00471595">
        <w:rPr>
          <w:rFonts w:ascii="Montserrat" w:hAnsi="Montserrat"/>
          <w:sz w:val="24"/>
        </w:rPr>
        <w:t>Passages</w:t>
      </w:r>
      <w:r w:rsidR="00AD35EB" w:rsidRPr="00471595">
        <w:rPr>
          <w:rFonts w:ascii="Montserrat" w:hAnsi="Montserrat"/>
          <w:sz w:val="24"/>
        </w:rPr>
        <w:tab/>
        <w:t xml:space="preserve"> of  Book One—————————————————————————————</w:t>
      </w:r>
    </w:p>
    <w:p w14:paraId="1C781EC9" w14:textId="77777777" w:rsidR="00AD35EB" w:rsidRPr="00471595" w:rsidRDefault="00AD35EB" w:rsidP="00515B04">
      <w:pPr>
        <w:numPr>
          <w:ins w:id="534" w:author="Unknown"/>
        </w:numPr>
        <w:rPr>
          <w:rFonts w:ascii="Montserrat" w:hAnsi="Montserrat"/>
          <w:sz w:val="24"/>
        </w:rPr>
      </w:pPr>
    </w:p>
    <w:p w14:paraId="4741B952" w14:textId="77777777" w:rsidR="00AD35EB" w:rsidRPr="00471595" w:rsidRDefault="00AD35EB" w:rsidP="00515B04">
      <w:pPr>
        <w:numPr>
          <w:ins w:id="535" w:author="Unknown"/>
        </w:numPr>
        <w:rPr>
          <w:rFonts w:ascii="Montserrat" w:hAnsi="Montserrat"/>
          <w:sz w:val="24"/>
        </w:rPr>
      </w:pPr>
      <w:r w:rsidRPr="00471595">
        <w:rPr>
          <w:rFonts w:ascii="Montserrat" w:hAnsi="Montserrat"/>
          <w:sz w:val="24"/>
        </w:rPr>
        <w:t>.^. Other things...</w:t>
      </w:r>
    </w:p>
    <w:p w14:paraId="3F6F5063" w14:textId="75E62CFF" w:rsidR="00AD35EB" w:rsidRPr="00471595" w:rsidRDefault="00AD35EB" w:rsidP="00515B04">
      <w:pPr>
        <w:numPr>
          <w:ins w:id="536" w:author="Unknown"/>
        </w:numPr>
        <w:rPr>
          <w:rFonts w:ascii="Montserrat" w:hAnsi="Montserrat"/>
          <w:sz w:val="24"/>
        </w:rPr>
      </w:pPr>
      <w:r w:rsidRPr="00471595">
        <w:rPr>
          <w:rFonts w:ascii="Montserrat" w:hAnsi="Montserrat"/>
          <w:sz w:val="24"/>
        </w:rPr>
        <w:t xml:space="preserve">—The mike before he greeted the press. </w:t>
      </w:r>
      <w:r w:rsidR="000264CD" w:rsidRPr="00471595">
        <w:rPr>
          <w:rFonts w:ascii="Montserrat" w:hAnsi="Montserrat"/>
          <w:sz w:val="24"/>
        </w:rPr>
        <w:t>“</w:t>
      </w:r>
      <w:r w:rsidRPr="00471595">
        <w:rPr>
          <w:rFonts w:ascii="Montserrat" w:hAnsi="Montserrat"/>
          <w:sz w:val="24"/>
        </w:rPr>
        <w:t>Never, in the history of the Human Race, has a head of state had to come before his or her people with as dire an announcement as I am compelled to make today.</w:t>
      </w:r>
      <w:r w:rsidR="000264CD" w:rsidRPr="00471595">
        <w:rPr>
          <w:rFonts w:ascii="Montserrat" w:hAnsi="Montserrat"/>
          <w:sz w:val="24"/>
        </w:rPr>
        <w:t>”</w:t>
      </w:r>
    </w:p>
    <w:p w14:paraId="2C6BB863" w14:textId="77777777" w:rsidR="00AD35EB" w:rsidRPr="00471595" w:rsidRDefault="00AD35EB" w:rsidP="00515B04">
      <w:pPr>
        <w:numPr>
          <w:ins w:id="537" w:author="Unknown"/>
        </w:numPr>
        <w:rPr>
          <w:rFonts w:ascii="Montserrat" w:hAnsi="Montserrat"/>
          <w:sz w:val="24"/>
        </w:rPr>
      </w:pPr>
    </w:p>
    <w:p w14:paraId="3B8D8050" w14:textId="6AB29744" w:rsidR="00AD35EB" w:rsidRPr="00471595" w:rsidRDefault="00AD35EB" w:rsidP="00515B04">
      <w:pPr>
        <w:numPr>
          <w:ins w:id="538" w:author="Unknown"/>
        </w:numPr>
        <w:rPr>
          <w:rFonts w:ascii="Montserrat" w:hAnsi="Montserrat"/>
          <w:sz w:val="24"/>
        </w:rPr>
      </w:pPr>
      <w:r w:rsidRPr="00471595">
        <w:rPr>
          <w:rFonts w:ascii="Montserrat" w:hAnsi="Montserrat"/>
          <w:sz w:val="24"/>
        </w:rPr>
        <w:t>…These two unrelated accounts describe virtually identical events. Each of these ships was intercepted</w:t>
      </w:r>
      <w:r w:rsidR="00295153" w:rsidRPr="00471595">
        <w:rPr>
          <w:rFonts w:ascii="Montserrat" w:hAnsi="Montserrat"/>
          <w:sz w:val="24"/>
        </w:rPr>
        <w:t xml:space="preserve"> and</w:t>
      </w:r>
      <w:r w:rsidRPr="00471595">
        <w:rPr>
          <w:rFonts w:ascii="Montserrat" w:hAnsi="Montserrat"/>
          <w:sz w:val="24"/>
        </w:rPr>
        <w:t xml:space="preserve"> upon attempting to initiate contact, were destroyed by what is presumed to be a vessel of alien origin,</w:t>
      </w:r>
      <w:r w:rsidR="000264CD" w:rsidRPr="00471595">
        <w:rPr>
          <w:rFonts w:ascii="Montserrat" w:hAnsi="Montserrat"/>
          <w:sz w:val="24"/>
        </w:rPr>
        <w:t>”</w:t>
      </w:r>
      <w:r w:rsidRPr="00471595">
        <w:rPr>
          <w:rFonts w:ascii="Montserrat" w:hAnsi="Montserrat"/>
          <w:sz w:val="24"/>
        </w:rPr>
        <w:t xml:space="preserve"> he took a long pause to pan across the entire audience, to let that revelation sink in. </w:t>
      </w:r>
    </w:p>
    <w:p w14:paraId="3E804871" w14:textId="459EDB93" w:rsidR="00AD35EB" w:rsidRPr="00471595" w:rsidRDefault="00AD35EB" w:rsidP="00515B04">
      <w:pPr>
        <w:numPr>
          <w:ins w:id="53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This new information was inserted in an autopsy program modeling and analyzing the cumulative mission data of twelve other missing ships. This new data confirmed the existence of a window of opportunity, in each, case where other interceptions by this hostile contact were possible.</w:t>
      </w:r>
      <w:r w:rsidR="000264CD" w:rsidRPr="00471595">
        <w:rPr>
          <w:rFonts w:ascii="Montserrat" w:hAnsi="Montserrat"/>
          <w:sz w:val="24"/>
        </w:rPr>
        <w:t>”</w:t>
      </w:r>
      <w:r w:rsidRPr="00471595">
        <w:rPr>
          <w:rFonts w:ascii="Montserrat" w:hAnsi="Montserrat"/>
          <w:sz w:val="24"/>
        </w:rPr>
        <w:t xml:space="preserve"> Behind him, a projected image of a sector of space lit up. Course data for the fourteen ships showed that each of their paths crossed through a red cloud; a volume of space abstracted from the two known positions of hostile contact. Assuming that there was one contact</w:t>
      </w:r>
      <w:r w:rsidR="00295153" w:rsidRPr="00471595">
        <w:rPr>
          <w:rFonts w:ascii="Montserrat" w:hAnsi="Montserrat"/>
          <w:sz w:val="24"/>
        </w:rPr>
        <w:t xml:space="preserve"> and</w:t>
      </w:r>
      <w:r w:rsidRPr="00471595">
        <w:rPr>
          <w:rFonts w:ascii="Montserrat" w:hAnsi="Montserrat"/>
          <w:sz w:val="24"/>
        </w:rPr>
        <w:t xml:space="preserve"> that this contact had traveled through surface space from the site of the Adventure's destruction to that of the Intrepid, the cloud represented all its possible positions in time and space for a period three times as great as the one between those incidents. The blue ring defining the position of Sol was unmistakably close to where that projected path would pass if extended still further.</w:t>
      </w:r>
    </w:p>
    <w:p w14:paraId="5A67E68C" w14:textId="5EDECE9F" w:rsidR="00AD35EB" w:rsidRPr="00471595" w:rsidRDefault="00AD35EB" w:rsidP="00515B04">
      <w:pPr>
        <w:numPr>
          <w:ins w:id="540" w:author="Unknown"/>
        </w:numPr>
        <w:rPr>
          <w:rFonts w:ascii="Montserrat" w:hAnsi="Montserrat"/>
          <w:sz w:val="24"/>
        </w:rPr>
      </w:pPr>
      <w:r w:rsidRPr="00471595">
        <w:rPr>
          <w:rFonts w:ascii="Montserrat" w:hAnsi="Montserrat"/>
          <w:sz w:val="24"/>
        </w:rPr>
        <w:tab/>
        <w:t>The Prime Minister quickly outlined all the details. He estimated the casualties, the loss of materials and resources the destruction of those ships represented</w:t>
      </w:r>
      <w:r w:rsidR="00295153" w:rsidRPr="00471595">
        <w:rPr>
          <w:rFonts w:ascii="Montserrat" w:hAnsi="Montserrat"/>
          <w:sz w:val="24"/>
        </w:rPr>
        <w:t xml:space="preserve"> and</w:t>
      </w:r>
      <w:r w:rsidRPr="00471595">
        <w:rPr>
          <w:rFonts w:ascii="Montserrat" w:hAnsi="Montserrat"/>
          <w:sz w:val="24"/>
        </w:rPr>
        <w:t xml:space="preserve"> stated grimly that such actions on the part of this unknown intelligence amounted to nothing less than a declaration of war on the human race. He cut the reporters off short when they began to ask questions. In light of the extenuating circumstances and grave nature of this crisis...</w:t>
      </w:r>
    </w:p>
    <w:p w14:paraId="5F047E58" w14:textId="77777777" w:rsidR="00AD35EB" w:rsidRPr="00471595" w:rsidRDefault="00AD35EB" w:rsidP="00515B04">
      <w:pPr>
        <w:numPr>
          <w:ins w:id="541" w:author="Unknown"/>
        </w:numPr>
        <w:rPr>
          <w:rFonts w:ascii="Montserrat" w:hAnsi="Montserrat"/>
          <w:sz w:val="24"/>
        </w:rPr>
      </w:pPr>
    </w:p>
    <w:p w14:paraId="79E9BC1A" w14:textId="77777777" w:rsidR="00AD35EB" w:rsidRPr="00471595" w:rsidRDefault="00AD35EB" w:rsidP="00515B04">
      <w:pPr>
        <w:pStyle w:val="VerticalBrace"/>
        <w:rPr>
          <w:rFonts w:ascii="Montserrat" w:hAnsi="Montserrat"/>
          <w:sz w:val="24"/>
        </w:rPr>
      </w:pPr>
      <w:r w:rsidRPr="00471595">
        <w:rPr>
          <w:rFonts w:ascii="Montserrat" w:hAnsi="Montserrat"/>
          <w:sz w:val="24"/>
        </w:rPr>
        <w:t>————————</w:t>
      </w:r>
    </w:p>
    <w:p w14:paraId="16E23DA4" w14:textId="77777777" w:rsidR="00AD35EB" w:rsidRPr="00471595" w:rsidRDefault="00AD35EB" w:rsidP="00515B04">
      <w:pPr>
        <w:rPr>
          <w:rFonts w:ascii="Montserrat" w:hAnsi="Montserrat"/>
          <w:sz w:val="24"/>
        </w:rPr>
      </w:pPr>
    </w:p>
    <w:p w14:paraId="4A6FEEFA" w14:textId="18E63BA3" w:rsidR="00AD35EB" w:rsidRPr="00471595" w:rsidRDefault="00AD35EB" w:rsidP="00515B04">
      <w:pPr>
        <w:numPr>
          <w:ins w:id="542" w:author="Unknown"/>
        </w:numPr>
        <w:rPr>
          <w:rFonts w:ascii="Montserrat" w:hAnsi="Montserrat"/>
          <w:sz w:val="24"/>
        </w:rPr>
      </w:pPr>
      <w:r w:rsidRPr="00471595">
        <w:rPr>
          <w:rFonts w:ascii="Montserrat" w:hAnsi="Montserrat"/>
          <w:sz w:val="24"/>
        </w:rPr>
        <w:tab/>
        <w:t>I mentioned earlier that we had a source of information about an earlier occurrence; the first incident that we were aware of. I stress that, at the time, the nature of this source was classified and confidential</w:t>
      </w:r>
      <w:r w:rsidR="00295153" w:rsidRPr="00471595">
        <w:rPr>
          <w:rFonts w:ascii="Montserrat" w:hAnsi="Montserrat"/>
          <w:sz w:val="24"/>
        </w:rPr>
        <w:t xml:space="preserve"> and</w:t>
      </w:r>
      <w:r w:rsidRPr="00471595">
        <w:rPr>
          <w:rFonts w:ascii="Montserrat" w:hAnsi="Montserrat"/>
          <w:sz w:val="24"/>
        </w:rPr>
        <w:t xml:space="preserve"> the nature of the information subject to considerable restraint in the interests of world security. I point out that with new, corroborating data in our possession, it was deemed essential to release all the information in our possession</w:t>
      </w:r>
      <w:r w:rsidR="00295153" w:rsidRPr="00471595">
        <w:rPr>
          <w:rFonts w:ascii="Montserrat" w:hAnsi="Montserrat"/>
          <w:sz w:val="24"/>
        </w:rPr>
        <w:t xml:space="preserve"> and</w:t>
      </w:r>
      <w:r w:rsidRPr="00471595">
        <w:rPr>
          <w:rFonts w:ascii="Montserrat" w:hAnsi="Montserrat"/>
          <w:sz w:val="24"/>
        </w:rPr>
        <w:t xml:space="preserve"> declassify the source and nature of that information:  A witness to the brutal attack on the Adventure. </w:t>
      </w:r>
    </w:p>
    <w:p w14:paraId="63B36B99" w14:textId="77777777" w:rsidR="00515B04" w:rsidRPr="00471595" w:rsidRDefault="00515B04" w:rsidP="00515B04">
      <w:pPr>
        <w:rPr>
          <w:rFonts w:ascii="Montserrat" w:hAnsi="Montserrat"/>
          <w:sz w:val="24"/>
        </w:rPr>
      </w:pPr>
    </w:p>
    <w:p w14:paraId="7533B21B"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5B44BABB" w14:textId="77777777" w:rsidR="00515B04" w:rsidRPr="00471595" w:rsidRDefault="00515B04" w:rsidP="00515B04">
      <w:pPr>
        <w:rPr>
          <w:rFonts w:ascii="Montserrat" w:hAnsi="Montserrat"/>
          <w:sz w:val="24"/>
        </w:rPr>
      </w:pPr>
    </w:p>
    <w:p w14:paraId="1CE79BEB" w14:textId="77777777" w:rsidR="00AD35EB" w:rsidRPr="00471595" w:rsidRDefault="00AD35EB" w:rsidP="00515B04">
      <w:pPr>
        <w:numPr>
          <w:ins w:id="543" w:author="Unknown"/>
        </w:numPr>
        <w:rPr>
          <w:rFonts w:ascii="Montserrat" w:hAnsi="Montserrat"/>
          <w:sz w:val="24"/>
        </w:rPr>
      </w:pPr>
      <w:r w:rsidRPr="00471595">
        <w:rPr>
          <w:rFonts w:ascii="Montserrat" w:hAnsi="Montserrat"/>
          <w:sz w:val="24"/>
        </w:rPr>
        <w:t xml:space="preserve">.^. Disclosure </w:t>
      </w:r>
    </w:p>
    <w:p w14:paraId="7C5556FE" w14:textId="263927EA" w:rsidR="00AD35EB" w:rsidRPr="00471595" w:rsidRDefault="00AD35EB" w:rsidP="00515B04">
      <w:pPr>
        <w:numPr>
          <w:ins w:id="544" w:author="Unknown"/>
        </w:numPr>
        <w:rPr>
          <w:rFonts w:ascii="Montserrat" w:hAnsi="Montserrat"/>
          <w:sz w:val="24"/>
        </w:rPr>
      </w:pPr>
      <w:r w:rsidRPr="00471595">
        <w:rPr>
          <w:rFonts w:ascii="Montserrat" w:hAnsi="Montserrat"/>
          <w:sz w:val="24"/>
        </w:rPr>
        <w:t>I stood in the wings imperceptibly quaking, breaking into a cold sweat. The sound of the assembled reporters carried over the stage from the gallery. Everything around me was chaos to my physical and mental senses. I was crowded by the busy tension of thoughts and disorienting flurry of activity around me. I didn't want to be here. I had been brought here by people trained in controlling their surface thoughts</w:t>
      </w:r>
      <w:r w:rsidR="00295153" w:rsidRPr="00471595">
        <w:rPr>
          <w:rFonts w:ascii="Montserrat" w:hAnsi="Montserrat"/>
          <w:sz w:val="24"/>
        </w:rPr>
        <w:t xml:space="preserve"> and</w:t>
      </w:r>
      <w:r w:rsidRPr="00471595">
        <w:rPr>
          <w:rFonts w:ascii="Montserrat" w:hAnsi="Montserrat"/>
          <w:sz w:val="24"/>
        </w:rPr>
        <w:t xml:space="preserve"> I had not been told why I was summoned until an hour ago. I had been to such assemblies before as an observer</w:t>
      </w:r>
      <w:r w:rsidR="00295153" w:rsidRPr="00471595">
        <w:rPr>
          <w:rFonts w:ascii="Montserrat" w:hAnsi="Montserrat"/>
          <w:sz w:val="24"/>
        </w:rPr>
        <w:t xml:space="preserve"> but</w:t>
      </w:r>
      <w:r w:rsidRPr="00471595">
        <w:rPr>
          <w:rFonts w:ascii="Montserrat" w:hAnsi="Montserrat"/>
          <w:sz w:val="24"/>
        </w:rPr>
        <w:t xml:space="preserve"> tonight I was here as the main feature. I had been out of the loop during the six years of my rehabilitation. I had not kept abreast of the developments following the disaster. I had not known how many other explorers had been annihilated in their brief encounters with the hostile contact. I had not known that the situation had become so bad that the people had to be told. And I had been chosen to tell them.</w:t>
      </w:r>
    </w:p>
    <w:p w14:paraId="70F73932" w14:textId="77777777" w:rsidR="00AD35EB" w:rsidRPr="00471595" w:rsidRDefault="00AD35EB" w:rsidP="00515B04">
      <w:pPr>
        <w:numPr>
          <w:ins w:id="545" w:author="Unknown"/>
        </w:numPr>
        <w:rPr>
          <w:rFonts w:ascii="Montserrat" w:hAnsi="Montserrat"/>
          <w:sz w:val="24"/>
        </w:rPr>
      </w:pPr>
      <w:r w:rsidRPr="00471595">
        <w:rPr>
          <w:rFonts w:ascii="Montserrat" w:hAnsi="Montserrat"/>
          <w:sz w:val="24"/>
        </w:rPr>
        <w:tab/>
        <w:t xml:space="preserve">The fact that I was the only eye witness to the disaster had made me the obvious spokesperson. At first I had refused, shaking with terror. My protests had been brushed aside and I had been told bluntly that I had to face this down and not break. I had balked until I was pointedly told to look at this as a test of my rehabilitation. It doesn't take much for a telepath to recognize a veiled threat. I was well aware of the fate of an unstable psi. </w:t>
      </w:r>
    </w:p>
    <w:p w14:paraId="575A14CB" w14:textId="77777777" w:rsidR="00AD35EB" w:rsidRPr="00471595" w:rsidRDefault="00AD35EB" w:rsidP="00515B04">
      <w:pPr>
        <w:numPr>
          <w:ins w:id="546" w:author="Unknown"/>
        </w:numPr>
        <w:rPr>
          <w:rFonts w:ascii="Montserrat" w:hAnsi="Montserrat"/>
          <w:sz w:val="24"/>
        </w:rPr>
      </w:pPr>
      <w:r w:rsidRPr="00471595">
        <w:rPr>
          <w:rFonts w:ascii="Montserrat" w:hAnsi="Montserrat"/>
          <w:sz w:val="24"/>
        </w:rPr>
        <w:tab/>
        <w:t>I had shut up and grabbed the binder with the prepared presentation and slammed out of the office. Rather than think of what loomed ahead, I had poured myself into memorizing the packet, detail by detail. The most intensive study I could make had still left me with time to kill before the lights went up. I would have looked like a drowned corpse under the lights, if something had not been done about it. I had nerved myself to tolerate the touch of the make-up artists. As I thought of myself being made pretty for public consumption, I felt like meat dressed for a feast.</w:t>
      </w:r>
    </w:p>
    <w:p w14:paraId="35DCA3A9" w14:textId="77777777" w:rsidR="00AD35EB" w:rsidRPr="00471595" w:rsidRDefault="00AD35EB" w:rsidP="00515B04">
      <w:pPr>
        <w:numPr>
          <w:ins w:id="547" w:author="Unknown"/>
        </w:numPr>
        <w:rPr>
          <w:rFonts w:ascii="Montserrat" w:hAnsi="Montserrat"/>
          <w:sz w:val="24"/>
        </w:rPr>
      </w:pPr>
      <w:r w:rsidRPr="00471595">
        <w:rPr>
          <w:rFonts w:ascii="Montserrat" w:hAnsi="Montserrat"/>
          <w:sz w:val="24"/>
        </w:rPr>
        <w:tab/>
        <w:t>I was already being devoured by my angst.</w:t>
      </w:r>
    </w:p>
    <w:p w14:paraId="6C7F6428" w14:textId="315AD496" w:rsidR="00AD35EB" w:rsidRPr="00471595" w:rsidRDefault="00AD35EB" w:rsidP="00515B04">
      <w:pPr>
        <w:numPr>
          <w:ins w:id="548" w:author="Unknown"/>
        </w:numPr>
        <w:rPr>
          <w:rFonts w:ascii="Montserrat" w:hAnsi="Montserrat"/>
          <w:sz w:val="24"/>
        </w:rPr>
      </w:pPr>
      <w:r w:rsidRPr="00471595">
        <w:rPr>
          <w:rFonts w:ascii="Montserrat" w:hAnsi="Montserrat"/>
          <w:sz w:val="24"/>
        </w:rPr>
        <w:tab/>
        <w:t>The waiting ended as the Secretary of the Solar Authority and his aides shoved by me to step out in front of the cameras and up to the podium. I watched him fuss with his notes and greet the press. The mob finally settled down to a low murmur. He made the initial announcement concerning the loss of fourteen deep space explorers</w:t>
      </w:r>
      <w:r w:rsidR="00295153" w:rsidRPr="00471595">
        <w:rPr>
          <w:rFonts w:ascii="Montserrat" w:hAnsi="Montserrat"/>
          <w:sz w:val="24"/>
        </w:rPr>
        <w:t xml:space="preserve"> and</w:t>
      </w:r>
      <w:r w:rsidRPr="00471595">
        <w:rPr>
          <w:rFonts w:ascii="Montserrat" w:hAnsi="Montserrat"/>
          <w:sz w:val="24"/>
        </w:rPr>
        <w:t xml:space="preserve"> briefly outlined the very limited number of facts about what was known of their fates. He cut the reporters off short when they began to ask questions and dragged me into it at last.</w:t>
      </w:r>
    </w:p>
    <w:p w14:paraId="6E324398" w14:textId="692D1EC3" w:rsidR="00AD35EB" w:rsidRPr="00471595" w:rsidRDefault="00AD35EB" w:rsidP="00515B04">
      <w:pPr>
        <w:numPr>
          <w:ins w:id="54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 ask you, ladies and gentlemen, to hold your questions. Arden Eve Sinclair, a contractor and resident of the Curry Psionic Reservation and Research Project in Oregon has been asked to appear before you to share her first hand account of the first encounter with the hostile contact. In light of the extenuating circumstances and grave nature of this crisis, it is necessary to reveal her identity as well as the fact that she is, like her mother was, a government licensed, full spectrum active psionic. I will leave it up to her to explain what that means and to reveal to you the details of that encounter. Arden?</w:t>
      </w:r>
      <w:r w:rsidR="000264CD" w:rsidRPr="00471595">
        <w:rPr>
          <w:rFonts w:ascii="Montserrat" w:hAnsi="Montserrat"/>
          <w:sz w:val="24"/>
        </w:rPr>
        <w:t>”</w:t>
      </w:r>
    </w:p>
    <w:p w14:paraId="1958222C" w14:textId="2C0B56CA" w:rsidR="00AD35EB" w:rsidRPr="00471595" w:rsidRDefault="00AD35EB" w:rsidP="00515B04">
      <w:pPr>
        <w:numPr>
          <w:ins w:id="550" w:author="Unknown"/>
        </w:numPr>
        <w:rPr>
          <w:rFonts w:ascii="Montserrat" w:hAnsi="Montserrat"/>
          <w:sz w:val="24"/>
        </w:rPr>
      </w:pPr>
      <w:r w:rsidRPr="00471595">
        <w:rPr>
          <w:rFonts w:ascii="Montserrat" w:hAnsi="Montserrat"/>
          <w:sz w:val="24"/>
        </w:rPr>
        <w:tab/>
        <w:t>I stared at him from the safety of the wings. Do, or Die. I gritted my teeth and steeled my soul. I stalked out in front of the lights, my face set in stone. I acknowledged the second most powerful man in the solar system with the slightest nod as he turned the podium over to me. I glanced down at the binder still in my hands</w:t>
      </w:r>
      <w:r w:rsidR="00295153" w:rsidRPr="00471595">
        <w:rPr>
          <w:rFonts w:ascii="Montserrat" w:hAnsi="Montserrat"/>
          <w:sz w:val="24"/>
        </w:rPr>
        <w:t xml:space="preserve"> and</w:t>
      </w:r>
      <w:r w:rsidRPr="00471595">
        <w:rPr>
          <w:rFonts w:ascii="Montserrat" w:hAnsi="Montserrat"/>
          <w:sz w:val="24"/>
        </w:rPr>
        <w:t xml:space="preserve"> dropped it on the stage beside me, dismissing it entirely from my thoughts. I willed calm into my voice and addressed the assembled world media. </w:t>
      </w:r>
    </w:p>
    <w:p w14:paraId="6523A083" w14:textId="03AA17F5" w:rsidR="00AD35EB" w:rsidRPr="00471595" w:rsidRDefault="00AD35EB" w:rsidP="00515B04">
      <w:pPr>
        <w:numPr>
          <w:ins w:id="551"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 have to explain a few things to establish the nature of my involvement in the final mission of the deep space explorer Adventure. You are probably not aware of the relationship between the PRRP's and the space program. I will go into detail on that only so far as to state that my mother and I were contractors working for the Interface Systems Project. Our work involved the development of a hyperspace drive for point to point instantaneous transit through space. Our final prototype was installed on the Adventure in early May of twenty-ninety-seven. My mother was selected to accompany the ship during it's drive trials in twenty-one-oh-one, because of her familiarity with the technology and a close telepathic rapport with me. I served as the ground communication link for the mission.</w:t>
      </w:r>
    </w:p>
    <w:p w14:paraId="22D1BA14" w14:textId="3AA4CE71" w:rsidR="00AD35EB" w:rsidRPr="00471595" w:rsidRDefault="00AD35EB" w:rsidP="00515B04">
      <w:pPr>
        <w:numPr>
          <w:ins w:id="55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At the time that the Adventure encountered the object in space I was in total rapport with my mother. In effect I was present throughout the events that followed as completely as each of you are now in this room,</w:t>
      </w:r>
      <w:r w:rsidR="000264CD" w:rsidRPr="00471595">
        <w:rPr>
          <w:rFonts w:ascii="Montserrat" w:hAnsi="Montserrat"/>
          <w:sz w:val="24"/>
        </w:rPr>
        <w:t>”</w:t>
      </w:r>
      <w:r w:rsidRPr="00471595">
        <w:rPr>
          <w:rFonts w:ascii="Montserrat" w:hAnsi="Montserrat"/>
          <w:sz w:val="24"/>
        </w:rPr>
        <w:t xml:space="preserve"> I declared to the assembly. Without pause I went into a full, unedited recapitulation. I am sure it made for great journalism; a tragic figure bravely describing the last moments of the deep space explorer Adventure, while quietly dying her mother's death in her memory. </w:t>
      </w:r>
    </w:p>
    <w:p w14:paraId="62DC47BD" w14:textId="0C100FE2" w:rsidR="00AD35EB" w:rsidRPr="00471595" w:rsidRDefault="00AD35EB" w:rsidP="00515B04">
      <w:pPr>
        <w:numPr>
          <w:ins w:id="553" w:author="Unknown"/>
        </w:numPr>
        <w:rPr>
          <w:rFonts w:ascii="Montserrat" w:hAnsi="Montserrat"/>
          <w:sz w:val="24"/>
        </w:rPr>
      </w:pPr>
      <w:r w:rsidRPr="00471595">
        <w:rPr>
          <w:rFonts w:ascii="Montserrat" w:hAnsi="Montserrat"/>
          <w:sz w:val="24"/>
        </w:rPr>
        <w:tab/>
        <w:t>As I spoke, tears streamed down my face unheeded</w:t>
      </w:r>
      <w:r w:rsidR="00295153" w:rsidRPr="00471595">
        <w:rPr>
          <w:rFonts w:ascii="Montserrat" w:hAnsi="Montserrat"/>
          <w:sz w:val="24"/>
        </w:rPr>
        <w:t xml:space="preserve"> and</w:t>
      </w:r>
      <w:r w:rsidRPr="00471595">
        <w:rPr>
          <w:rFonts w:ascii="Montserrat" w:hAnsi="Montserrat"/>
          <w:sz w:val="24"/>
        </w:rPr>
        <w:t xml:space="preserve"> my hands were locked white knuckled on the podium to still their shaking</w:t>
      </w:r>
      <w:r w:rsidR="00295153" w:rsidRPr="00471595">
        <w:rPr>
          <w:rFonts w:ascii="Montserrat" w:hAnsi="Montserrat"/>
          <w:sz w:val="24"/>
        </w:rPr>
        <w:t xml:space="preserve"> but</w:t>
      </w:r>
      <w:r w:rsidRPr="00471595">
        <w:rPr>
          <w:rFonts w:ascii="Montserrat" w:hAnsi="Montserrat"/>
          <w:sz w:val="24"/>
        </w:rPr>
        <w:t xml:space="preserve"> my voice remained clear and smooth. I could not stop the bleeding of my soul</w:t>
      </w:r>
      <w:r w:rsidR="00295153" w:rsidRPr="00471595">
        <w:rPr>
          <w:rFonts w:ascii="Montserrat" w:hAnsi="Montserrat"/>
          <w:sz w:val="24"/>
        </w:rPr>
        <w:t xml:space="preserve"> but</w:t>
      </w:r>
      <w:r w:rsidRPr="00471595">
        <w:rPr>
          <w:rFonts w:ascii="Montserrat" w:hAnsi="Montserrat"/>
          <w:sz w:val="24"/>
        </w:rPr>
        <w:t xml:space="preserve"> I would not give my benefactors the satisfaction of watching me fold under the weight they had placed on me. I simply cursed them in the silent vaults of my mind. I wondered, in another, detached part of my mind, what they had been thinking when they forced me to relate the details of this disaster to the world. To this day, I have no notion of whether my keepers gave any thought to how the event would make me feel. Maybe the wound healed better for being reopened and liberally bled. </w:t>
      </w:r>
    </w:p>
    <w:p w14:paraId="37B8F986" w14:textId="5002217F" w:rsidR="00AD35EB" w:rsidRPr="00471595" w:rsidRDefault="00AD35EB" w:rsidP="00515B04">
      <w:pPr>
        <w:numPr>
          <w:ins w:id="554" w:author="Unknown"/>
        </w:numPr>
        <w:rPr>
          <w:rFonts w:ascii="Montserrat" w:hAnsi="Montserrat"/>
          <w:sz w:val="24"/>
        </w:rPr>
      </w:pPr>
      <w:r w:rsidRPr="00471595">
        <w:rPr>
          <w:rFonts w:ascii="Montserrat" w:hAnsi="Montserrat"/>
          <w:sz w:val="24"/>
        </w:rPr>
        <w:tab/>
        <w:t>I would not have thought it could have been re-opened at this late a date</w:t>
      </w:r>
      <w:r w:rsidR="00295153" w:rsidRPr="00471595">
        <w:rPr>
          <w:rFonts w:ascii="Montserrat" w:hAnsi="Montserrat"/>
          <w:sz w:val="24"/>
        </w:rPr>
        <w:t xml:space="preserve"> but</w:t>
      </w:r>
      <w:r w:rsidRPr="00471595">
        <w:rPr>
          <w:rFonts w:ascii="Montserrat" w:hAnsi="Montserrat"/>
          <w:sz w:val="24"/>
        </w:rPr>
        <w:t xml:space="preserve"> confronted with this impossibly human alien</w:t>
      </w:r>
      <w:r w:rsidR="00295153" w:rsidRPr="00471595">
        <w:rPr>
          <w:rFonts w:ascii="Montserrat" w:hAnsi="Montserrat"/>
          <w:sz w:val="24"/>
        </w:rPr>
        <w:t xml:space="preserve"> and</w:t>
      </w:r>
      <w:r w:rsidRPr="00471595">
        <w:rPr>
          <w:rFonts w:ascii="Montserrat" w:hAnsi="Montserrat"/>
          <w:sz w:val="24"/>
        </w:rPr>
        <w:t xml:space="preserve"> her terrifying first words, I had learned otherwise. I had always need to know why this horrible thing had happened. The idea that my mother died for breaking a law she had no idea existed was both terrible and promising. I don't think anyone can deal with a senseless tragedy. When there are no answers we just suffer endlessly without catharsis. That public confession had relieved the pressure for a number of years. It did not heal me</w:t>
      </w:r>
      <w:r w:rsidR="00295153" w:rsidRPr="00471595">
        <w:rPr>
          <w:rFonts w:ascii="Montserrat" w:hAnsi="Montserrat"/>
          <w:sz w:val="24"/>
        </w:rPr>
        <w:t xml:space="preserve"> but</w:t>
      </w:r>
      <w:r w:rsidRPr="00471595">
        <w:rPr>
          <w:rFonts w:ascii="Montserrat" w:hAnsi="Montserrat"/>
          <w:sz w:val="24"/>
        </w:rPr>
        <w:t xml:space="preserve"> it allowed me to go on with life. Actually it forced me to confront the world and deal with it.</w:t>
      </w:r>
    </w:p>
    <w:p w14:paraId="7ED5C36B" w14:textId="77777777" w:rsidR="00515B04" w:rsidRPr="00471595" w:rsidRDefault="00515B04" w:rsidP="00515B04">
      <w:pPr>
        <w:rPr>
          <w:rFonts w:ascii="Montserrat" w:hAnsi="Montserrat"/>
          <w:sz w:val="24"/>
        </w:rPr>
      </w:pPr>
    </w:p>
    <w:p w14:paraId="69B6DC1A"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2726B195" w14:textId="77777777" w:rsidR="00515B04" w:rsidRPr="00471595" w:rsidRDefault="00515B04" w:rsidP="00515B04">
      <w:pPr>
        <w:rPr>
          <w:rFonts w:ascii="Montserrat" w:hAnsi="Montserrat"/>
          <w:sz w:val="24"/>
        </w:rPr>
      </w:pPr>
    </w:p>
    <w:p w14:paraId="6EB58B6B" w14:textId="77777777" w:rsidR="00AD35EB" w:rsidRPr="00471595" w:rsidRDefault="00AD35EB" w:rsidP="00515B04">
      <w:pPr>
        <w:numPr>
          <w:ins w:id="555" w:author="Unknown"/>
        </w:numPr>
        <w:rPr>
          <w:rFonts w:ascii="Montserrat" w:hAnsi="Montserrat"/>
          <w:sz w:val="24"/>
        </w:rPr>
      </w:pPr>
      <w:r w:rsidRPr="00471595">
        <w:rPr>
          <w:rFonts w:ascii="Montserrat" w:hAnsi="Montserrat"/>
          <w:sz w:val="24"/>
        </w:rPr>
        <w:t>.^. Reflection</w:t>
      </w:r>
    </w:p>
    <w:p w14:paraId="45B28693" w14:textId="22119259" w:rsidR="00AD35EB" w:rsidRPr="00471595" w:rsidRDefault="00AD35EB" w:rsidP="00515B04">
      <w:pPr>
        <w:numPr>
          <w:ins w:id="556" w:author="Unknown"/>
        </w:numPr>
        <w:rPr>
          <w:rFonts w:ascii="Montserrat" w:hAnsi="Montserrat"/>
          <w:sz w:val="24"/>
        </w:rPr>
      </w:pPr>
      <w:r w:rsidRPr="00471595">
        <w:rPr>
          <w:rFonts w:ascii="Montserrat" w:hAnsi="Montserrat"/>
          <w:sz w:val="24"/>
        </w:rPr>
        <w:t>As soon as I could—when it seemed that my two friends were on top of the situation—I excused myself to find a little time and space to put myself back together. I was raw from reliving that terrible day yet again. I couldn't just brush it away, because so much followed from that event that inescapably led me here to this situation. I didn't want to go through it all again</w:t>
      </w:r>
      <w:r w:rsidR="00295153" w:rsidRPr="00471595">
        <w:rPr>
          <w:rFonts w:ascii="Montserrat" w:hAnsi="Montserrat"/>
          <w:sz w:val="24"/>
        </w:rPr>
        <w:t xml:space="preserve"> and</w:t>
      </w:r>
      <w:r w:rsidRPr="00471595">
        <w:rPr>
          <w:rFonts w:ascii="Montserrat" w:hAnsi="Montserrat"/>
          <w:sz w:val="24"/>
        </w:rPr>
        <w:t xml:space="preserve"> I tried to put it off. In spite of myself, I could not avoid confronting myself—the ghosts of myself.</w:t>
      </w:r>
    </w:p>
    <w:p w14:paraId="6CE1953C" w14:textId="334A3919" w:rsidR="00AD35EB" w:rsidRPr="00471595" w:rsidRDefault="00AD35EB" w:rsidP="00515B04">
      <w:pPr>
        <w:numPr>
          <w:ins w:id="557" w:author="Unknown"/>
        </w:numPr>
        <w:rPr>
          <w:rFonts w:ascii="Montserrat" w:hAnsi="Montserrat"/>
          <w:sz w:val="24"/>
        </w:rPr>
      </w:pPr>
      <w:r w:rsidRPr="00471595">
        <w:rPr>
          <w:rFonts w:ascii="Montserrat" w:hAnsi="Montserrat"/>
          <w:sz w:val="24"/>
        </w:rPr>
        <w:tab/>
        <w:t>Oh, how I tried not to think about it. I delighted in peeling out of that body-sleeve</w:t>
      </w:r>
      <w:r w:rsidR="00295153" w:rsidRPr="00471595">
        <w:rPr>
          <w:rFonts w:ascii="Montserrat" w:hAnsi="Montserrat"/>
          <w:sz w:val="24"/>
        </w:rPr>
        <w:t xml:space="preserve"> and</w:t>
      </w:r>
      <w:r w:rsidRPr="00471595">
        <w:rPr>
          <w:rFonts w:ascii="Montserrat" w:hAnsi="Montserrat"/>
          <w:sz w:val="24"/>
        </w:rPr>
        <w:t xml:space="preserve"> throwing myself into a long, hot, steaming shower. I buried my troubled thoughts in the pleasant sensations of heat</w:t>
      </w:r>
      <w:r w:rsidR="00295153" w:rsidRPr="00471595">
        <w:rPr>
          <w:rFonts w:ascii="Montserrat" w:hAnsi="Montserrat"/>
          <w:sz w:val="24"/>
        </w:rPr>
        <w:t xml:space="preserve"> and</w:t>
      </w:r>
      <w:r w:rsidRPr="00471595">
        <w:rPr>
          <w:rFonts w:ascii="Montserrat" w:hAnsi="Montserrat"/>
          <w:sz w:val="24"/>
        </w:rPr>
        <w:t xml:space="preserve"> the fluid rush over my flesh. I carefully kept my mind neutral—engaged</w:t>
      </w:r>
      <w:r w:rsidR="00295153" w:rsidRPr="00471595">
        <w:rPr>
          <w:rFonts w:ascii="Montserrat" w:hAnsi="Montserrat"/>
          <w:sz w:val="24"/>
        </w:rPr>
        <w:t xml:space="preserve"> but</w:t>
      </w:r>
      <w:r w:rsidRPr="00471595">
        <w:rPr>
          <w:rFonts w:ascii="Montserrat" w:hAnsi="Montserrat"/>
          <w:sz w:val="24"/>
        </w:rPr>
        <w:t xml:space="preserve"> not geared for thought.</w:t>
      </w:r>
    </w:p>
    <w:p w14:paraId="252704DA" w14:textId="66A76654" w:rsidR="00AD35EB" w:rsidRPr="00471595" w:rsidRDefault="00AD35EB" w:rsidP="00515B04">
      <w:pPr>
        <w:numPr>
          <w:ins w:id="558" w:author="Unknown"/>
        </w:numPr>
        <w:rPr>
          <w:rFonts w:ascii="Montserrat" w:hAnsi="Montserrat"/>
          <w:sz w:val="24"/>
        </w:rPr>
      </w:pPr>
      <w:r w:rsidRPr="00471595">
        <w:rPr>
          <w:rFonts w:ascii="Montserrat" w:hAnsi="Montserrat"/>
          <w:sz w:val="24"/>
        </w:rPr>
        <w:tab/>
        <w:t>As I stepped out of the spray and sluiced water from my skin, I could not help appraising the image in the mirror. At first the mirror revealed to me only a mask. Very plain, lacking in character</w:t>
      </w:r>
      <w:r w:rsidR="00295153" w:rsidRPr="00471595">
        <w:rPr>
          <w:rFonts w:ascii="Montserrat" w:hAnsi="Montserrat"/>
          <w:sz w:val="24"/>
        </w:rPr>
        <w:t xml:space="preserve"> and</w:t>
      </w:r>
      <w:r w:rsidRPr="00471595">
        <w:rPr>
          <w:rFonts w:ascii="Montserrat" w:hAnsi="Montserrat"/>
          <w:sz w:val="24"/>
        </w:rPr>
        <w:t xml:space="preserve"> almost too symmetrical to live in. There was a sculpted perfection to my body which was </w:t>
      </w:r>
      <w:r w:rsidRPr="00471595">
        <w:rPr>
          <w:rFonts w:ascii="Montserrat" w:hAnsi="Montserrat"/>
          <w:sz w:val="24"/>
        </w:rPr>
        <w:tab/>
        <w:t>Her keepers broke into her moment of respite and nudged her into the building where she could feel built in damping hit her like a blast in the face. She staggered through the perimeter of oblivion, her mind threatening to black out, as her escort grabbed her by the elbows and carried her through the defensive screen. Aside from that, her account verifies yours in every detail with regard to the hostile contact which she saw vaporize her ship.</w:t>
      </w:r>
    </w:p>
    <w:p w14:paraId="64F1E1F4" w14:textId="1EADAC28" w:rsidR="00AD35EB" w:rsidRPr="00471595" w:rsidRDefault="00AD35EB" w:rsidP="00515B04">
      <w:pPr>
        <w:numPr>
          <w:ins w:id="55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Phoenix,</w:t>
      </w:r>
      <w:r w:rsidR="000264CD" w:rsidRPr="00471595">
        <w:rPr>
          <w:rFonts w:ascii="Montserrat" w:hAnsi="Montserrat"/>
          <w:sz w:val="24"/>
        </w:rPr>
        <w:t>”</w:t>
      </w:r>
      <w:r w:rsidRPr="00471595">
        <w:rPr>
          <w:rFonts w:ascii="Montserrat" w:hAnsi="Montserrat"/>
          <w:sz w:val="24"/>
        </w:rPr>
        <w:t xml:space="preserve"> Only you can tell them what really  happened!</w:t>
      </w:r>
      <w:r w:rsidR="000264CD" w:rsidRPr="00471595">
        <w:rPr>
          <w:rFonts w:ascii="Montserrat" w:hAnsi="Montserrat"/>
          <w:sz w:val="24"/>
        </w:rPr>
        <w:t>”</w:t>
      </w:r>
    </w:p>
    <w:p w14:paraId="2E7647C6" w14:textId="052AE9EC" w:rsidR="00AD35EB" w:rsidRPr="00471595" w:rsidRDefault="00AD35EB" w:rsidP="00515B04">
      <w:pPr>
        <w:numPr>
          <w:ins w:id="560" w:author="Unknown"/>
        </w:numPr>
        <w:rPr>
          <w:rFonts w:ascii="Montserrat" w:hAnsi="Montserrat"/>
          <w:sz w:val="24"/>
        </w:rPr>
      </w:pPr>
      <w:r w:rsidRPr="00471595">
        <w:rPr>
          <w:rFonts w:ascii="Montserrat" w:hAnsi="Montserrat"/>
          <w:sz w:val="24"/>
        </w:rPr>
        <w:tab/>
        <w:t>That horrible thing lived in her memory, forever waiting to accuse her of her part in it. It clawed inside her guts, It gnawed at the depths of her soul</w:t>
      </w:r>
      <w:r w:rsidR="00295153" w:rsidRPr="00471595">
        <w:rPr>
          <w:rFonts w:ascii="Montserrat" w:hAnsi="Montserrat"/>
          <w:sz w:val="24"/>
        </w:rPr>
        <w:t xml:space="preserve"> and</w:t>
      </w:r>
      <w:r w:rsidRPr="00471595">
        <w:rPr>
          <w:rFonts w:ascii="Montserrat" w:hAnsi="Montserrat"/>
          <w:sz w:val="24"/>
        </w:rPr>
        <w:t xml:space="preserve"> the very idea of opening that door in the back of her mind forced a cry of pure animal pain from her throat. His younger partner slammed his hand down on the panic button, forcing the damping field to fill in and flood the interior of the office with it's mind deadening effect.</w:t>
      </w:r>
    </w:p>
    <w:p w14:paraId="4DB0BBE0" w14:textId="06134ECE" w:rsidR="00276F1C" w:rsidRPr="00471595" w:rsidRDefault="00AD35EB" w:rsidP="00515B04">
      <w:pPr>
        <w:numPr>
          <w:ins w:id="561"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She's going to rabbit,</w:t>
      </w:r>
      <w:r w:rsidR="000264CD" w:rsidRPr="00471595">
        <w:rPr>
          <w:rFonts w:ascii="Montserrat" w:hAnsi="Montserrat"/>
          <w:sz w:val="24"/>
        </w:rPr>
        <w:t>”</w:t>
      </w:r>
      <w:r w:rsidRPr="00471595">
        <w:rPr>
          <w:rFonts w:ascii="Montserrat" w:hAnsi="Montserrat"/>
          <w:sz w:val="24"/>
        </w:rPr>
        <w:t xml:space="preserve"> He remembered a story he had heard once about doubling grains of rice on the squares of a chess board. Over seven hundred iterations, geometric doubling, from a one newton grain of rice. Do you realize how much effort has gone into trying to prevent this stage of transition in human evolution from exploding into the greatest conflict man kind has ever conceived of? With a heavy shake of his head, he exited the room, leaving the technicians to their work.</w:t>
      </w:r>
    </w:p>
    <w:p w14:paraId="0AA8ACED" w14:textId="77777777" w:rsidR="00515B04" w:rsidRPr="00471595" w:rsidRDefault="00515B04" w:rsidP="00515B04">
      <w:pPr>
        <w:rPr>
          <w:rFonts w:ascii="Montserrat" w:hAnsi="Montserrat"/>
          <w:sz w:val="24"/>
        </w:rPr>
      </w:pPr>
    </w:p>
    <w:p w14:paraId="03FEAA49"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5BD7701C" w14:textId="77777777" w:rsidR="00515B04" w:rsidRPr="00471595" w:rsidRDefault="00515B04" w:rsidP="00515B04">
      <w:pPr>
        <w:rPr>
          <w:rFonts w:ascii="Montserrat" w:hAnsi="Montserrat"/>
          <w:sz w:val="24"/>
        </w:rPr>
      </w:pPr>
    </w:p>
    <w:p w14:paraId="58E398E9" w14:textId="77777777" w:rsidR="00515B04" w:rsidRPr="00471595" w:rsidRDefault="00AD35EB" w:rsidP="00515B04">
      <w:pPr>
        <w:numPr>
          <w:ins w:id="562" w:author="Unknown"/>
        </w:numPr>
        <w:rPr>
          <w:rFonts w:ascii="Montserrat" w:hAnsi="Montserrat"/>
          <w:sz w:val="24"/>
        </w:rPr>
        <w:sectPr w:rsidR="00515B04" w:rsidRPr="00471595" w:rsidSect="00515B04">
          <w:type w:val="continuous"/>
          <w:pgSz w:w="12240" w:h="15840"/>
          <w:pgMar w:top="1440" w:right="1800" w:bottom="1440" w:left="1800" w:header="720" w:footer="720" w:gutter="0"/>
          <w:cols w:space="720"/>
          <w:docGrid w:linePitch="360"/>
        </w:sectPr>
      </w:pPr>
      <w:r w:rsidRPr="00471595">
        <w:rPr>
          <w:rFonts w:ascii="Montserrat" w:hAnsi="Montserrat"/>
          <w:sz w:val="24"/>
        </w:rPr>
        <w:br w:type="page"/>
      </w:r>
    </w:p>
    <w:p w14:paraId="76579F26" w14:textId="0BAB82EA" w:rsidR="00AD35EB" w:rsidRPr="00471595" w:rsidRDefault="00AD35EB" w:rsidP="00515B04">
      <w:pPr>
        <w:numPr>
          <w:ins w:id="563" w:author="Unknown"/>
        </w:numPr>
        <w:rPr>
          <w:rFonts w:ascii="Montserrat" w:hAnsi="Montserrat"/>
          <w:sz w:val="24"/>
        </w:rPr>
      </w:pPr>
      <w:r w:rsidRPr="00471595">
        <w:rPr>
          <w:rFonts w:ascii="Montserrat" w:hAnsi="Montserrat"/>
          <w:sz w:val="24"/>
        </w:rPr>
        <w:t>02</w:t>
      </w:r>
    </w:p>
    <w:p w14:paraId="5BB5AFE1" w14:textId="77777777" w:rsidR="00AD35EB" w:rsidRPr="00471595" w:rsidRDefault="00AD35EB" w:rsidP="00515B04">
      <w:pPr>
        <w:rPr>
          <w:rFonts w:ascii="Montserrat" w:hAnsi="Montserrat"/>
          <w:sz w:val="24"/>
        </w:rPr>
      </w:pPr>
    </w:p>
    <w:p w14:paraId="1A817A8E" w14:textId="77777777" w:rsidR="00AD35EB" w:rsidRPr="00471595" w:rsidRDefault="00AD35EB" w:rsidP="00515B04">
      <w:pPr>
        <w:numPr>
          <w:ins w:id="564" w:author="Unknown"/>
        </w:numPr>
        <w:rPr>
          <w:rFonts w:ascii="Montserrat" w:hAnsi="Montserrat"/>
          <w:sz w:val="24"/>
        </w:rPr>
      </w:pPr>
      <w:r w:rsidRPr="00471595">
        <w:rPr>
          <w:rFonts w:ascii="Montserrat" w:hAnsi="Montserrat"/>
          <w:sz w:val="24"/>
        </w:rPr>
        <w:t>Phoenix stood in the wings off stage, imperceptibly quaking, breaking into a cold sweat. Self interest was a luxury a person like her could not afford.</w:t>
      </w:r>
    </w:p>
    <w:p w14:paraId="744755E6" w14:textId="2FE51CA6" w:rsidR="00AD35EB" w:rsidRPr="00471595" w:rsidRDefault="00AD35EB" w:rsidP="00515B04">
      <w:pPr>
        <w:numPr>
          <w:ins w:id="565" w:author="Unknown"/>
        </w:numPr>
        <w:rPr>
          <w:rFonts w:ascii="Montserrat" w:hAnsi="Montserrat"/>
          <w:sz w:val="24"/>
        </w:rPr>
      </w:pPr>
      <w:r w:rsidRPr="00471595">
        <w:rPr>
          <w:rFonts w:ascii="Montserrat" w:hAnsi="Montserrat"/>
          <w:sz w:val="24"/>
        </w:rPr>
        <w:tab/>
        <w:t xml:space="preserve">Arthur interrupted her desperate thoughts to comment, </w:t>
      </w:r>
      <w:r w:rsidR="000264CD" w:rsidRPr="00471595">
        <w:rPr>
          <w:rFonts w:ascii="Montserrat" w:hAnsi="Montserrat"/>
          <w:sz w:val="24"/>
        </w:rPr>
        <w:t>“</w:t>
      </w:r>
      <w:r w:rsidRPr="00471595">
        <w:rPr>
          <w:rFonts w:ascii="Montserrat" w:hAnsi="Montserrat"/>
          <w:sz w:val="24"/>
        </w:rPr>
        <w:t>These lights are too intense for your complexion. No one who touched her could remain a stranger, when the slightest contact could provoke a self defensive telepathic probe. My name is Phoenix Ember Nin. Phoenix waited a moment to be sure she had their attention</w:t>
      </w:r>
      <w:r w:rsidR="00295153" w:rsidRPr="00471595">
        <w:rPr>
          <w:rFonts w:ascii="Montserrat" w:hAnsi="Montserrat"/>
          <w:sz w:val="24"/>
        </w:rPr>
        <w:t xml:space="preserve"> and</w:t>
      </w:r>
      <w:r w:rsidRPr="00471595">
        <w:rPr>
          <w:rFonts w:ascii="Montserrat" w:hAnsi="Montserrat"/>
          <w:sz w:val="24"/>
        </w:rPr>
        <w:t xml:space="preserve">  proceeded with her memorized speech, </w:t>
      </w:r>
      <w:r w:rsidR="000264CD" w:rsidRPr="00471595">
        <w:rPr>
          <w:rFonts w:ascii="Montserrat" w:hAnsi="Montserrat"/>
          <w:sz w:val="24"/>
        </w:rPr>
        <w:t>“</w:t>
      </w:r>
      <w:r w:rsidRPr="00471595">
        <w:rPr>
          <w:rFonts w:ascii="Montserrat" w:hAnsi="Montserrat"/>
          <w:sz w:val="24"/>
        </w:rPr>
        <w:t xml:space="preserve">As you know, the Prime Minister of the Solar Authority represents the space based interests of the Earth Establishment. </w:t>
      </w:r>
    </w:p>
    <w:p w14:paraId="6FB76139" w14:textId="33068CBD" w:rsidR="00AD35EB" w:rsidRPr="00471595" w:rsidRDefault="00AD35EB" w:rsidP="00515B04">
      <w:pPr>
        <w:numPr>
          <w:ins w:id="56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 xml:space="preserve">As many of you have learned today, the Prime Minister of the Solar Authority, has emergency powers which may be invoked to summon the governments of the world in assembly. Our work involved the development of an improved hyperspace drive for point to point instantaneous transit through space, derived from the study of our own abilities as active psionics. We picked up an anomaly on long range sensors. I mean an object traveling at superluminal speeds through the same quadrant we were. We fired up the active sensors and began broadcasting broad spectrum sweeps hoping whatever it was would pass through and bounce back something that we could analyze. The object had closed rapidly while she had been distracted by craig. </w:t>
      </w:r>
    </w:p>
    <w:p w14:paraId="6919AD88" w14:textId="76663DA8" w:rsidR="00AD35EB" w:rsidRPr="00471595" w:rsidRDefault="00AD35EB" w:rsidP="00515B04">
      <w:pPr>
        <w:numPr>
          <w:ins w:id="567" w:author="Unknown"/>
        </w:numPr>
        <w:rPr>
          <w:rFonts w:ascii="Montserrat" w:hAnsi="Montserrat"/>
          <w:sz w:val="24"/>
        </w:rPr>
      </w:pPr>
      <w:r w:rsidRPr="00471595">
        <w:rPr>
          <w:rFonts w:ascii="Montserrat" w:hAnsi="Montserrat"/>
          <w:sz w:val="24"/>
        </w:rPr>
        <w:tab/>
        <w:t xml:space="preserve">The only physical limits on the range of telepathy was familiarity. Ember extended her power to its greatest magnitude and gripped her ship and crew mates in a psychokinetic field. Phoenix was shocked as her mother's mind seized absolute command of an area in space as large as jupiter. Her mother had no intention of leaving her crew mates to that thing's mercy as long as she had the power to do anything about it. Her dying scream pierced the monster's soul like a searing white hot nail. She summed up the dates, times and notable statistics of her account before stating in a hard edged voice, </w:t>
      </w:r>
      <w:r w:rsidR="000264CD" w:rsidRPr="00471595">
        <w:rPr>
          <w:rFonts w:ascii="Montserrat" w:hAnsi="Montserrat"/>
          <w:sz w:val="24"/>
        </w:rPr>
        <w:t>“</w:t>
      </w:r>
      <w:r w:rsidRPr="00471595">
        <w:rPr>
          <w:rFonts w:ascii="Montserrat" w:hAnsi="Montserrat"/>
          <w:sz w:val="24"/>
        </w:rPr>
        <w:t>There is not much more I can tell you at this time.</w:t>
      </w:r>
      <w:r w:rsidR="000264CD" w:rsidRPr="00471595">
        <w:rPr>
          <w:rFonts w:ascii="Montserrat" w:hAnsi="Montserrat"/>
          <w:sz w:val="24"/>
        </w:rPr>
        <w:t>”</w:t>
      </w:r>
      <w:r w:rsidRPr="00471595">
        <w:rPr>
          <w:rFonts w:ascii="Montserrat" w:hAnsi="Montserrat"/>
          <w:sz w:val="24"/>
        </w:rPr>
        <w:t xml:space="preserve"> Before anyone could raise his or her voice, Phoenix scanned the crowd and disintegrated before their eyes.</w:t>
      </w:r>
    </w:p>
    <w:p w14:paraId="2E6E1968" w14:textId="77777777" w:rsidR="00515B04" w:rsidRPr="00471595" w:rsidRDefault="00AD35EB" w:rsidP="00515B04">
      <w:pPr>
        <w:numPr>
          <w:ins w:id="568" w:author="Unknown"/>
        </w:numPr>
        <w:rPr>
          <w:rFonts w:ascii="Montserrat" w:hAnsi="Montserrat"/>
          <w:sz w:val="24"/>
        </w:rPr>
        <w:sectPr w:rsidR="00515B04" w:rsidRPr="00471595" w:rsidSect="00515B04">
          <w:type w:val="continuous"/>
          <w:pgSz w:w="12240" w:h="15840"/>
          <w:pgMar w:top="1440" w:right="1800" w:bottom="1440" w:left="1800" w:header="720" w:footer="720" w:gutter="0"/>
          <w:cols w:space="720"/>
          <w:docGrid w:linePitch="360"/>
        </w:sectPr>
      </w:pPr>
      <w:r w:rsidRPr="00471595">
        <w:rPr>
          <w:rFonts w:ascii="Montserrat" w:hAnsi="Montserrat"/>
          <w:sz w:val="24"/>
        </w:rPr>
        <w:br w:type="page"/>
      </w:r>
    </w:p>
    <w:p w14:paraId="1E3F4DAC" w14:textId="3D9BE5F0" w:rsidR="00AD35EB" w:rsidRPr="00471595" w:rsidRDefault="00AD35EB" w:rsidP="00515B04">
      <w:pPr>
        <w:numPr>
          <w:ins w:id="569" w:author="Unknown"/>
        </w:numPr>
        <w:rPr>
          <w:rFonts w:ascii="Montserrat" w:hAnsi="Montserrat"/>
          <w:sz w:val="24"/>
        </w:rPr>
      </w:pPr>
      <w:r w:rsidRPr="00471595">
        <w:rPr>
          <w:rFonts w:ascii="Montserrat" w:hAnsi="Montserrat"/>
          <w:sz w:val="24"/>
        </w:rPr>
        <w:t>03</w:t>
      </w:r>
    </w:p>
    <w:p w14:paraId="7D93714F" w14:textId="77777777" w:rsidR="00AD35EB" w:rsidRPr="00471595" w:rsidRDefault="00AD35EB" w:rsidP="00515B04">
      <w:pPr>
        <w:numPr>
          <w:ins w:id="570" w:author="Unknown"/>
        </w:numPr>
        <w:rPr>
          <w:rFonts w:ascii="Montserrat" w:hAnsi="Montserrat"/>
          <w:sz w:val="24"/>
        </w:rPr>
      </w:pPr>
    </w:p>
    <w:p w14:paraId="1C6EDBE3" w14:textId="64E5AC49" w:rsidR="00AD35EB" w:rsidRPr="00471595" w:rsidRDefault="000264CD" w:rsidP="00515B04">
      <w:pPr>
        <w:numPr>
          <w:ins w:id="571" w:author="Unknown"/>
        </w:numPr>
        <w:rPr>
          <w:rFonts w:ascii="Montserrat" w:hAnsi="Montserrat"/>
          <w:sz w:val="24"/>
        </w:rPr>
      </w:pPr>
      <w:r w:rsidRPr="00471595">
        <w:rPr>
          <w:rFonts w:ascii="Montserrat" w:hAnsi="Montserrat"/>
          <w:sz w:val="24"/>
        </w:rPr>
        <w:t>“</w:t>
      </w:r>
      <w:r w:rsidR="00AD35EB" w:rsidRPr="00471595">
        <w:rPr>
          <w:rFonts w:ascii="Montserrat" w:hAnsi="Montserrat"/>
          <w:sz w:val="24"/>
        </w:rPr>
        <w:t>Brilliant!</w:t>
      </w:r>
      <w:r w:rsidRPr="00471595">
        <w:rPr>
          <w:rFonts w:ascii="Montserrat" w:hAnsi="Montserrat"/>
          <w:sz w:val="24"/>
        </w:rPr>
        <w:t>”</w:t>
      </w:r>
      <w:r w:rsidR="00AD35EB" w:rsidRPr="00471595">
        <w:rPr>
          <w:rFonts w:ascii="Montserrat" w:hAnsi="Montserrat"/>
          <w:sz w:val="24"/>
        </w:rPr>
        <w:t xml:space="preserve"> Through her mind she became her own invisible lover, never wholly understanding the depths in herself which she tapped to encompass this strange embrace. There was a sculpted perfection to her body which was disturbing.Mathematically, her form seemed ideal. Elegant in its simplicity</w:t>
      </w:r>
      <w:r w:rsidR="00295153" w:rsidRPr="00471595">
        <w:rPr>
          <w:rFonts w:ascii="Montserrat" w:hAnsi="Montserrat"/>
          <w:sz w:val="24"/>
        </w:rPr>
        <w:t xml:space="preserve"> but</w:t>
      </w:r>
      <w:r w:rsidR="00AD35EB" w:rsidRPr="00471595">
        <w:rPr>
          <w:rFonts w:ascii="Montserrat" w:hAnsi="Montserrat"/>
          <w:sz w:val="24"/>
        </w:rPr>
        <w:t xml:space="preserve"> like amannequin, somehow artificial and enigmatic. It did not matter, beauty and humanity were illusions she did not understand well enough to wear. She was content to take satisfaction in her body by knowing that, as a vehicle to life's experiences, it was well suited to her tastes.</w:t>
      </w:r>
    </w:p>
    <w:p w14:paraId="5CA5ED29" w14:textId="77777777" w:rsidR="00276F1C" w:rsidRPr="00471595" w:rsidRDefault="00AD35EB" w:rsidP="00515B04">
      <w:pPr>
        <w:numPr>
          <w:ins w:id="572" w:author="Unknown"/>
        </w:numPr>
        <w:rPr>
          <w:rFonts w:ascii="Montserrat" w:hAnsi="Montserrat"/>
          <w:sz w:val="24"/>
        </w:rPr>
      </w:pPr>
      <w:r w:rsidRPr="00471595">
        <w:rPr>
          <w:rFonts w:ascii="Montserrat" w:hAnsi="Montserrat"/>
          <w:sz w:val="24"/>
        </w:rPr>
        <w:tab/>
        <w:t>Perhaps it was a side effect of her self healing. She took after her so well that any reflection brought her back toher.</w:t>
      </w:r>
    </w:p>
    <w:p w14:paraId="7C11C5F1" w14:textId="666CBD16" w:rsidR="00AD35EB" w:rsidRPr="00471595" w:rsidRDefault="00AD35EB" w:rsidP="00515B04">
      <w:pPr>
        <w:numPr>
          <w:ins w:id="573" w:author="Unknown"/>
        </w:numPr>
        <w:rPr>
          <w:rFonts w:ascii="Montserrat" w:hAnsi="Montserrat"/>
          <w:sz w:val="24"/>
        </w:rPr>
      </w:pPr>
      <w:r w:rsidRPr="00471595">
        <w:rPr>
          <w:rFonts w:ascii="Montserrat" w:hAnsi="Montserrat"/>
          <w:sz w:val="24"/>
        </w:rPr>
        <w:tab/>
        <w:t>In spite of herself, she could not avoid confronting herself—the ghosts of herself. She looked so sad, so alone</w:t>
      </w:r>
      <w:r w:rsidR="00295153" w:rsidRPr="00471595">
        <w:rPr>
          <w:rFonts w:ascii="Montserrat" w:hAnsi="Montserrat"/>
          <w:sz w:val="24"/>
        </w:rPr>
        <w:t xml:space="preserve"> and</w:t>
      </w:r>
      <w:r w:rsidRPr="00471595">
        <w:rPr>
          <w:rFonts w:ascii="Montserrat" w:hAnsi="Montserrat"/>
          <w:sz w:val="24"/>
        </w:rPr>
        <w:t xml:space="preserve"> Phoenix wished so much she had not died!She felt a sudden stab. As Ember picked up her thoughts, her expression turned to worry and deep compassion.Caught in the illusion, herdefenses were down and Phoenix lost her grip on what she had been holding off. As Phoenix's mind flashed back to Ember's death, hermother's face turned away in agony.</w:t>
      </w:r>
    </w:p>
    <w:p w14:paraId="50E3A16A" w14:textId="77777777" w:rsidR="00AD35EB" w:rsidRPr="00471595" w:rsidRDefault="00AD35EB" w:rsidP="00515B04">
      <w:pPr>
        <w:numPr>
          <w:ins w:id="574" w:author="Unknown"/>
        </w:numPr>
        <w:rPr>
          <w:rFonts w:ascii="Montserrat" w:hAnsi="Montserrat"/>
          <w:sz w:val="24"/>
        </w:rPr>
      </w:pPr>
      <w:r w:rsidRPr="00471595">
        <w:rPr>
          <w:rFonts w:ascii="Montserrat" w:hAnsi="Montserrat"/>
          <w:sz w:val="24"/>
        </w:rPr>
        <w:tab/>
        <w:t xml:space="preserve">The last coherent moment returned to her. </w:t>
      </w:r>
    </w:p>
    <w:p w14:paraId="47B44AE1" w14:textId="77777777" w:rsidR="00AD35EB" w:rsidRPr="00471595" w:rsidRDefault="00AD35EB" w:rsidP="00515B04">
      <w:pPr>
        <w:numPr>
          <w:ins w:id="575" w:author="Unknown"/>
        </w:numPr>
        <w:rPr>
          <w:rFonts w:ascii="Montserrat" w:hAnsi="Montserrat"/>
          <w:sz w:val="24"/>
        </w:rPr>
      </w:pPr>
      <w:r w:rsidRPr="00471595">
        <w:rPr>
          <w:rFonts w:ascii="Montserrat" w:hAnsi="Montserrat"/>
          <w:sz w:val="24"/>
        </w:rPr>
        <w:tab/>
        <w:t>A wave of self hatred thrashed in her soul. There might be hope yet.</w:t>
      </w:r>
    </w:p>
    <w:p w14:paraId="6AA97EBD" w14:textId="77777777" w:rsidR="00AD35EB" w:rsidRPr="00471595" w:rsidRDefault="00AD35EB" w:rsidP="00515B04">
      <w:pPr>
        <w:numPr>
          <w:ins w:id="576" w:author="Unknown"/>
        </w:numPr>
        <w:rPr>
          <w:rFonts w:ascii="Montserrat" w:hAnsi="Montserrat"/>
          <w:sz w:val="24"/>
        </w:rPr>
      </w:pPr>
    </w:p>
    <w:p w14:paraId="0370132C" w14:textId="77777777" w:rsidR="00AD35EB" w:rsidRPr="00471595" w:rsidRDefault="00AD35EB" w:rsidP="00515B04">
      <w:pPr>
        <w:numPr>
          <w:ins w:id="577" w:author="Unknown"/>
        </w:numPr>
        <w:rPr>
          <w:rFonts w:ascii="Montserrat" w:hAnsi="Montserrat"/>
          <w:sz w:val="24"/>
        </w:rPr>
      </w:pPr>
    </w:p>
    <w:p w14:paraId="7D9C31C8" w14:textId="18023DF9" w:rsidR="00AD35EB" w:rsidRPr="00471595" w:rsidRDefault="00AD35EB" w:rsidP="00515B04">
      <w:pPr>
        <w:numPr>
          <w:ins w:id="578" w:author="Unknown"/>
        </w:numPr>
        <w:rPr>
          <w:rFonts w:ascii="Montserrat" w:hAnsi="Montserrat"/>
          <w:sz w:val="24"/>
        </w:rPr>
      </w:pPr>
      <w:r w:rsidRPr="00471595">
        <w:rPr>
          <w:rFonts w:ascii="Montserrat" w:hAnsi="Montserrat"/>
          <w:sz w:val="24"/>
        </w:rPr>
        <w:t>Phoenix awoke with a start. Still, she had not decided to hold it against arthur. She took one of naomi's hands in her own. She was sitting in the solar with her two body guards, watching the morning news while they ate breakfast. It seemed obvious to them why sane, educated men would get up on their soap boxes and deny the whole thing just out of principle. As Arthur recalled, a certain number of control agent trainees washed out of the program because they simply could not rationalize the facts presented to them, to fit into their world views. Craig offered. The question is, are you ready to be the first active free citizen on Earth?</w:t>
      </w:r>
      <w:r w:rsidR="000264CD" w:rsidRPr="00471595">
        <w:rPr>
          <w:rFonts w:ascii="Montserrat" w:hAnsi="Montserrat"/>
          <w:sz w:val="24"/>
        </w:rPr>
        <w:t>”</w:t>
      </w:r>
    </w:p>
    <w:p w14:paraId="50D180CC" w14:textId="77777777" w:rsidR="00515B04" w:rsidRPr="00471595" w:rsidRDefault="00AD35EB" w:rsidP="00515B04">
      <w:pPr>
        <w:numPr>
          <w:ins w:id="579" w:author="Unknown"/>
        </w:numPr>
        <w:rPr>
          <w:rFonts w:ascii="Montserrat" w:hAnsi="Montserrat"/>
          <w:sz w:val="24"/>
        </w:rPr>
        <w:sectPr w:rsidR="00515B04" w:rsidRPr="00471595" w:rsidSect="00515B04">
          <w:type w:val="continuous"/>
          <w:pgSz w:w="12240" w:h="15840"/>
          <w:pgMar w:top="1440" w:right="1800" w:bottom="1440" w:left="1800" w:header="720" w:footer="720" w:gutter="0"/>
          <w:cols w:space="720"/>
          <w:docGrid w:linePitch="360"/>
        </w:sectPr>
      </w:pPr>
      <w:r w:rsidRPr="00471595">
        <w:rPr>
          <w:rFonts w:ascii="Montserrat" w:hAnsi="Montserrat"/>
          <w:sz w:val="24"/>
        </w:rPr>
        <w:br w:type="page"/>
      </w:r>
    </w:p>
    <w:p w14:paraId="533C7606" w14:textId="7ED49D52" w:rsidR="00AD35EB" w:rsidRPr="00471595" w:rsidRDefault="00AD35EB" w:rsidP="00515B04">
      <w:pPr>
        <w:numPr>
          <w:ins w:id="580" w:author="Unknown"/>
        </w:numPr>
        <w:rPr>
          <w:rFonts w:ascii="Montserrat" w:hAnsi="Montserrat"/>
          <w:sz w:val="24"/>
        </w:rPr>
      </w:pPr>
      <w:r w:rsidRPr="00471595">
        <w:rPr>
          <w:rFonts w:ascii="Montserrat" w:hAnsi="Montserrat"/>
          <w:sz w:val="24"/>
        </w:rPr>
        <w:t>04</w:t>
      </w:r>
    </w:p>
    <w:p w14:paraId="6466E823" w14:textId="77777777" w:rsidR="00AD35EB" w:rsidRPr="00471595" w:rsidRDefault="00AD35EB" w:rsidP="00515B04">
      <w:pPr>
        <w:rPr>
          <w:rFonts w:ascii="Montserrat" w:hAnsi="Montserrat"/>
          <w:sz w:val="24"/>
        </w:rPr>
      </w:pPr>
    </w:p>
    <w:p w14:paraId="5188B279" w14:textId="0E7F6FE1" w:rsidR="00AD35EB" w:rsidRPr="00471595" w:rsidRDefault="00AD35EB" w:rsidP="00515B04">
      <w:pPr>
        <w:numPr>
          <w:ins w:id="581" w:author="Unknown"/>
        </w:numPr>
        <w:rPr>
          <w:rFonts w:ascii="Montserrat" w:hAnsi="Montserrat"/>
          <w:sz w:val="24"/>
        </w:rPr>
      </w:pPr>
      <w:r w:rsidRPr="00471595">
        <w:rPr>
          <w:rFonts w:ascii="Montserrat" w:hAnsi="Montserrat"/>
          <w:sz w:val="24"/>
        </w:rPr>
        <w:t>Phoenix leaned back in her chair and ran a hand over the slim leather wallet in her lap. With a wild yell, she arched back in the seat, psychokintetically engaging the parking break</w:t>
      </w:r>
      <w:r w:rsidR="00295153" w:rsidRPr="00471595">
        <w:rPr>
          <w:rFonts w:ascii="Montserrat" w:hAnsi="Montserrat"/>
          <w:sz w:val="24"/>
        </w:rPr>
        <w:t xml:space="preserve"> and</w:t>
      </w:r>
      <w:r w:rsidRPr="00471595">
        <w:rPr>
          <w:rFonts w:ascii="Montserrat" w:hAnsi="Montserrat"/>
          <w:sz w:val="24"/>
        </w:rPr>
        <w:t xml:space="preserve"> killing the engine. </w:t>
      </w:r>
    </w:p>
    <w:p w14:paraId="0433B430" w14:textId="114B9328" w:rsidR="00AD35EB" w:rsidRPr="00471595" w:rsidRDefault="00AD35EB" w:rsidP="00515B04">
      <w:pPr>
        <w:numPr>
          <w:ins w:id="582" w:author="Unknown"/>
        </w:numPr>
        <w:rPr>
          <w:rFonts w:ascii="Montserrat" w:hAnsi="Montserrat"/>
          <w:sz w:val="24"/>
        </w:rPr>
      </w:pPr>
      <w:r w:rsidRPr="00471595">
        <w:rPr>
          <w:rFonts w:ascii="Montserrat" w:hAnsi="Montserrat"/>
          <w:sz w:val="24"/>
        </w:rPr>
        <w:tab/>
        <w:t>Of course, the military had possed the technology for a few hundred years</w:t>
      </w:r>
      <w:r w:rsidR="00295153" w:rsidRPr="00471595">
        <w:rPr>
          <w:rFonts w:ascii="Montserrat" w:hAnsi="Montserrat"/>
          <w:sz w:val="24"/>
        </w:rPr>
        <w:t xml:space="preserve"> and</w:t>
      </w:r>
      <w:r w:rsidRPr="00471595">
        <w:rPr>
          <w:rFonts w:ascii="Montserrat" w:hAnsi="Montserrat"/>
          <w:sz w:val="24"/>
        </w:rPr>
        <w:t xml:space="preserve"> she had been augmented in embryo with the most advanced military interface in development—courtesy of the fact that her mother had been drafted the minute she had fallen into ASIA hands. The many tiered restaurant specialized in seventeen different world cuisines</w:t>
      </w:r>
      <w:r w:rsidR="00295153" w:rsidRPr="00471595">
        <w:rPr>
          <w:rFonts w:ascii="Montserrat" w:hAnsi="Montserrat"/>
          <w:sz w:val="24"/>
        </w:rPr>
        <w:t xml:space="preserve"> and</w:t>
      </w:r>
      <w:r w:rsidRPr="00471595">
        <w:rPr>
          <w:rFonts w:ascii="Montserrat" w:hAnsi="Montserrat"/>
          <w:sz w:val="24"/>
        </w:rPr>
        <w:t xml:space="preserve"> devoted a terrace and kitchen to each. Brodin's presence would be off the record, Phoenix schooled herself to think of it as dining with an old friend and ignore the legion of eaves-droppers.</w:t>
      </w:r>
    </w:p>
    <w:p w14:paraId="4E943BF3" w14:textId="77777777" w:rsidR="00AD35EB" w:rsidRPr="00471595" w:rsidRDefault="00AD35EB" w:rsidP="00515B04">
      <w:pPr>
        <w:numPr>
          <w:ins w:id="583" w:author="Unknown"/>
        </w:numPr>
        <w:rPr>
          <w:rFonts w:ascii="Montserrat" w:hAnsi="Montserrat"/>
          <w:sz w:val="24"/>
        </w:rPr>
      </w:pPr>
      <w:r w:rsidRPr="00471595">
        <w:rPr>
          <w:rFonts w:ascii="Montserrat" w:hAnsi="Montserrat"/>
          <w:sz w:val="24"/>
        </w:rPr>
        <w:tab/>
        <w:t xml:space="preserve">Ms. The complex mesh of light resolved the same image from every view point, enhancing the wave nature of electro-magnetic energy. </w:t>
      </w:r>
    </w:p>
    <w:p w14:paraId="27CCC10E" w14:textId="77777777" w:rsidR="00AD35EB" w:rsidRPr="00471595" w:rsidRDefault="00AD35EB" w:rsidP="00515B04">
      <w:pPr>
        <w:numPr>
          <w:ins w:id="584" w:author="Unknown"/>
        </w:numPr>
        <w:rPr>
          <w:rFonts w:ascii="Montserrat" w:hAnsi="Montserrat"/>
          <w:sz w:val="24"/>
        </w:rPr>
      </w:pPr>
      <w:r w:rsidRPr="00471595">
        <w:rPr>
          <w:rFonts w:ascii="Montserrat" w:hAnsi="Montserrat"/>
          <w:sz w:val="24"/>
        </w:rPr>
        <w:tab/>
        <w:t>That could not be denied.</w:t>
      </w:r>
    </w:p>
    <w:p w14:paraId="7516FF83" w14:textId="77777777" w:rsidR="00AD35EB" w:rsidRPr="00471595" w:rsidRDefault="00AD35EB" w:rsidP="00515B04">
      <w:pPr>
        <w:numPr>
          <w:ins w:id="585" w:author="Unknown"/>
        </w:numPr>
        <w:rPr>
          <w:rFonts w:ascii="Montserrat" w:hAnsi="Montserrat"/>
          <w:sz w:val="24"/>
        </w:rPr>
      </w:pPr>
      <w:r w:rsidRPr="00471595">
        <w:rPr>
          <w:rFonts w:ascii="Montserrat" w:hAnsi="Montserrat"/>
          <w:sz w:val="24"/>
        </w:rPr>
        <w:tab/>
        <w:t xml:space="preserve">It obviously had not even occured to her to try, she considered with a smirk. The past week of having responsability for herself placed in her own hands left her no choice now but to deal with the fact. A need to touch, to test reality forced her hand along until her fingers encountered resistence. </w:t>
      </w:r>
    </w:p>
    <w:p w14:paraId="0E554518" w14:textId="77777777" w:rsidR="00AD35EB" w:rsidRPr="00471595" w:rsidRDefault="00AD35EB" w:rsidP="00515B04">
      <w:pPr>
        <w:numPr>
          <w:ins w:id="586" w:author="Unknown"/>
        </w:numPr>
        <w:rPr>
          <w:rFonts w:ascii="Montserrat" w:hAnsi="Montserrat"/>
          <w:sz w:val="24"/>
        </w:rPr>
      </w:pPr>
      <w:r w:rsidRPr="00471595">
        <w:rPr>
          <w:rFonts w:ascii="Montserrat" w:hAnsi="Montserrat"/>
          <w:sz w:val="24"/>
        </w:rPr>
        <w:tab/>
        <w:t>No matter how well the peices could be fit back together, the wound itself did not heal. It is a frightening thing to simply trust the power to the person who possess it. Monica brodin nibbled at her food and considered the young psionic's agenda between comments. She had begun the interview with some reservation about the veracity of the girls psychic abilities. Of course, once a person started making that kind of supposition the whole prospect of reality became unsteady.</w:t>
      </w:r>
    </w:p>
    <w:p w14:paraId="784870F9" w14:textId="45BF20C7" w:rsidR="00AD35EB" w:rsidRPr="00471595" w:rsidRDefault="00AD35EB" w:rsidP="00515B04">
      <w:pPr>
        <w:numPr>
          <w:ins w:id="587" w:author="Unknown"/>
        </w:numPr>
        <w:rPr>
          <w:rFonts w:ascii="Montserrat" w:hAnsi="Montserrat"/>
          <w:sz w:val="24"/>
        </w:rPr>
      </w:pPr>
      <w:r w:rsidRPr="00471595">
        <w:rPr>
          <w:rFonts w:ascii="Montserrat" w:hAnsi="Montserrat"/>
          <w:sz w:val="24"/>
        </w:rPr>
        <w:tab/>
        <w:t>Then she considered the possability that reality could be altered by a thought. The girl's expression betrayed none of the satisfaction or superiority which the reporter would have expected to see in a person who knew that she had proved her point. Phoenix nodded so subtly, the reporter almost missed it</w:t>
      </w:r>
      <w:r w:rsidR="00295153" w:rsidRPr="00471595">
        <w:rPr>
          <w:rFonts w:ascii="Montserrat" w:hAnsi="Montserrat"/>
          <w:sz w:val="24"/>
        </w:rPr>
        <w:t xml:space="preserve"> and</w:t>
      </w:r>
      <w:r w:rsidRPr="00471595">
        <w:rPr>
          <w:rFonts w:ascii="Montserrat" w:hAnsi="Montserrat"/>
          <w:sz w:val="24"/>
        </w:rPr>
        <w:t xml:space="preserve"> resumed eating.</w:t>
      </w:r>
    </w:p>
    <w:p w14:paraId="0E22F6B2" w14:textId="70E86CD5" w:rsidR="00AD35EB" w:rsidRPr="00471595" w:rsidRDefault="00AD35EB" w:rsidP="00515B04">
      <w:pPr>
        <w:numPr>
          <w:ins w:id="588" w:author="Unknown"/>
        </w:numPr>
        <w:rPr>
          <w:rFonts w:ascii="Montserrat" w:hAnsi="Montserrat"/>
          <w:sz w:val="24"/>
        </w:rPr>
      </w:pPr>
      <w:r w:rsidRPr="00471595">
        <w:rPr>
          <w:rFonts w:ascii="Montserrat" w:hAnsi="Montserrat"/>
          <w:sz w:val="24"/>
        </w:rPr>
        <w:tab/>
        <w:t xml:space="preserve">Monica Brodin revised her approach as she returned to her questions, </w:t>
      </w:r>
      <w:r w:rsidR="000264CD" w:rsidRPr="00471595">
        <w:rPr>
          <w:rFonts w:ascii="Montserrat" w:hAnsi="Montserrat"/>
          <w:sz w:val="24"/>
        </w:rPr>
        <w:t>“</w:t>
      </w:r>
      <w:r w:rsidRPr="00471595">
        <w:rPr>
          <w:rFonts w:ascii="Montserrat" w:hAnsi="Montserrat"/>
          <w:sz w:val="24"/>
        </w:rPr>
        <w:t>It sounds like a lot of effort went into creating an environment where people like yourself, psionic actives, could grow up indifferent to your power. Then one day you happen to discover that in the rest of the civilized world, if you didnt have your arms hacked off and your eyes poked out at birth you could not fit into society. Not only does it sound horrible for you</w:t>
      </w:r>
      <w:r w:rsidR="00295153" w:rsidRPr="00471595">
        <w:rPr>
          <w:rFonts w:ascii="Montserrat" w:hAnsi="Montserrat"/>
          <w:sz w:val="24"/>
        </w:rPr>
        <w:t xml:space="preserve"> but</w:t>
      </w:r>
      <w:r w:rsidRPr="00471595">
        <w:rPr>
          <w:rFonts w:ascii="Montserrat" w:hAnsi="Montserrat"/>
          <w:sz w:val="24"/>
        </w:rPr>
        <w:t xml:space="preserve"> it implies that society practices wholesale mutilation, willfully depriving itself of it's greatest gifts. Without outside inflluences, healthy people are generally not inclined to cripple and maim themselves. The children were sent to a farm on one of the first reservations, while Alexander, her son, was pressed into service hunting down other actives. Both the farming community they lived in</w:t>
      </w:r>
      <w:r w:rsidR="00295153" w:rsidRPr="00471595">
        <w:rPr>
          <w:rFonts w:ascii="Montserrat" w:hAnsi="Montserrat"/>
          <w:sz w:val="24"/>
        </w:rPr>
        <w:t xml:space="preserve"> and</w:t>
      </w:r>
      <w:r w:rsidRPr="00471595">
        <w:rPr>
          <w:rFonts w:ascii="Montserrat" w:hAnsi="Montserrat"/>
          <w:sz w:val="24"/>
        </w:rPr>
        <w:t xml:space="preserve"> the high mortality rate of their generation had something to do with that baby-boom. Alannah married her second-cousin, three generations removed, Alexander. There had been almost a hundred kids in Alex and Alannah's generation. </w:t>
      </w:r>
    </w:p>
    <w:p w14:paraId="6E5ED66A" w14:textId="760E2234" w:rsidR="00AD35EB" w:rsidRPr="00471595" w:rsidRDefault="00AD35EB" w:rsidP="00515B04">
      <w:pPr>
        <w:numPr>
          <w:ins w:id="58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Of the seven descendants of Aeslyn Elizabeth Kohler, born in my mother's generation, Alexandrea and her cousin Catherine, alone, lasted long enough to have kids. My friend and her cousin caleb. Before each of them died</w:t>
      </w:r>
      <w:r w:rsidR="00295153" w:rsidRPr="00471595">
        <w:rPr>
          <w:rFonts w:ascii="Montserrat" w:hAnsi="Montserrat"/>
          <w:sz w:val="24"/>
        </w:rPr>
        <w:t xml:space="preserve"> and</w:t>
      </w:r>
      <w:r w:rsidRPr="00471595">
        <w:rPr>
          <w:rFonts w:ascii="Montserrat" w:hAnsi="Montserrat"/>
          <w:sz w:val="24"/>
        </w:rPr>
        <w:t xml:space="preserve"> even in dying, they contributed something to the research that had led to the development and refinement of point to point translation and interface drives. When Isp liquidated some of its assets into a civilian trust account, I guessed that she'd been cut loose. He beamed.</w:t>
      </w:r>
    </w:p>
    <w:p w14:paraId="10470008" w14:textId="77777777" w:rsidR="00515B04" w:rsidRPr="00471595" w:rsidRDefault="00AD35EB" w:rsidP="00515B04">
      <w:pPr>
        <w:numPr>
          <w:ins w:id="590" w:author="Unknown"/>
        </w:numPr>
        <w:rPr>
          <w:rFonts w:ascii="Montserrat" w:hAnsi="Montserrat"/>
          <w:sz w:val="24"/>
        </w:rPr>
        <w:sectPr w:rsidR="00515B04" w:rsidRPr="00471595" w:rsidSect="00515B04">
          <w:type w:val="continuous"/>
          <w:pgSz w:w="12240" w:h="15840"/>
          <w:pgMar w:top="1440" w:right="1800" w:bottom="1440" w:left="1800" w:header="720" w:footer="720" w:gutter="0"/>
          <w:cols w:space="720"/>
          <w:docGrid w:linePitch="360"/>
        </w:sectPr>
      </w:pPr>
      <w:r w:rsidRPr="00471595">
        <w:rPr>
          <w:rFonts w:ascii="Montserrat" w:hAnsi="Montserrat"/>
          <w:sz w:val="24"/>
        </w:rPr>
        <w:br w:type="page"/>
      </w:r>
    </w:p>
    <w:p w14:paraId="16DA53BE" w14:textId="09C5CF57" w:rsidR="00AD35EB" w:rsidRPr="00471595" w:rsidRDefault="00AD35EB" w:rsidP="00515B04">
      <w:pPr>
        <w:numPr>
          <w:ins w:id="591" w:author="Unknown"/>
        </w:numPr>
        <w:rPr>
          <w:rFonts w:ascii="Montserrat" w:hAnsi="Montserrat"/>
          <w:sz w:val="24"/>
        </w:rPr>
      </w:pPr>
      <w:r w:rsidRPr="00471595">
        <w:rPr>
          <w:rFonts w:ascii="Montserrat" w:hAnsi="Montserrat"/>
          <w:sz w:val="24"/>
        </w:rPr>
        <w:t>05</w:t>
      </w:r>
    </w:p>
    <w:p w14:paraId="6F184A96" w14:textId="77777777" w:rsidR="00AD35EB" w:rsidRPr="00471595" w:rsidRDefault="00AD35EB" w:rsidP="00515B04">
      <w:pPr>
        <w:rPr>
          <w:rFonts w:ascii="Montserrat" w:hAnsi="Montserrat"/>
          <w:sz w:val="24"/>
        </w:rPr>
      </w:pPr>
    </w:p>
    <w:p w14:paraId="50CB6D6C" w14:textId="77777777" w:rsidR="00AD35EB" w:rsidRPr="00471595" w:rsidRDefault="00AD35EB" w:rsidP="00515B04">
      <w:pPr>
        <w:numPr>
          <w:ins w:id="592" w:author="Unknown"/>
        </w:numPr>
        <w:rPr>
          <w:rFonts w:ascii="Montserrat" w:hAnsi="Montserrat"/>
          <w:sz w:val="24"/>
        </w:rPr>
      </w:pPr>
      <w:r w:rsidRPr="00471595">
        <w:rPr>
          <w:rFonts w:ascii="Montserrat" w:hAnsi="Montserrat"/>
          <w:sz w:val="24"/>
        </w:rPr>
        <w:t xml:space="preserve">Martin Craig wiped his eyes again as his vision blurred. </w:t>
      </w:r>
    </w:p>
    <w:p w14:paraId="2731BA6D" w14:textId="77777777" w:rsidR="00AD35EB" w:rsidRPr="00471595" w:rsidRDefault="00AD35EB" w:rsidP="00515B04">
      <w:pPr>
        <w:numPr>
          <w:ins w:id="593" w:author="Unknown"/>
        </w:numPr>
        <w:rPr>
          <w:rFonts w:ascii="Montserrat" w:hAnsi="Montserrat"/>
          <w:sz w:val="24"/>
        </w:rPr>
      </w:pPr>
      <w:r w:rsidRPr="00471595">
        <w:rPr>
          <w:rFonts w:ascii="Montserrat" w:hAnsi="Montserrat"/>
          <w:sz w:val="24"/>
        </w:rPr>
        <w:tab/>
        <w:t>It had taken him a night to review the lives of several hundred actives, while wrestling the information out of secure data-bases and archive vaults. It did not seem likely that he had gotten ahold of the archive records, or the restricted database files. With a  sigh, she found the dress and pulled it out. It was only as it began to get late  that it had occurred to her that she might not have anything to wear.</w:t>
      </w:r>
    </w:p>
    <w:p w14:paraId="39C9BA8B" w14:textId="22C81D80" w:rsidR="00AD35EB" w:rsidRPr="00471595" w:rsidRDefault="00AD35EB" w:rsidP="00515B04">
      <w:pPr>
        <w:numPr>
          <w:ins w:id="594" w:author="Unknown"/>
        </w:numPr>
        <w:rPr>
          <w:rFonts w:ascii="Montserrat" w:hAnsi="Montserrat"/>
          <w:sz w:val="24"/>
        </w:rPr>
      </w:pPr>
      <w:r w:rsidRPr="00471595">
        <w:rPr>
          <w:rFonts w:ascii="Montserrat" w:hAnsi="Montserrat"/>
          <w:sz w:val="24"/>
        </w:rPr>
        <w:tab/>
        <w:t>Thanks to Arthur, she would show up looking decent. But, for good reasons, one which she rarely used</w:t>
      </w:r>
      <w:r w:rsidR="00295153" w:rsidRPr="00471595">
        <w:rPr>
          <w:rFonts w:ascii="Montserrat" w:hAnsi="Montserrat"/>
          <w:sz w:val="24"/>
        </w:rPr>
        <w:t xml:space="preserve"> and</w:t>
      </w:r>
      <w:r w:rsidRPr="00471595">
        <w:rPr>
          <w:rFonts w:ascii="Montserrat" w:hAnsi="Montserrat"/>
          <w:sz w:val="24"/>
        </w:rPr>
        <w:t xml:space="preserve"> which she tried to ignore. </w:t>
      </w:r>
    </w:p>
    <w:p w14:paraId="0B064343" w14:textId="77777777" w:rsidR="00AD35EB" w:rsidRPr="00471595" w:rsidRDefault="00AD35EB" w:rsidP="00515B04">
      <w:pPr>
        <w:numPr>
          <w:ins w:id="595" w:author="Unknown"/>
        </w:numPr>
        <w:rPr>
          <w:rFonts w:ascii="Montserrat" w:hAnsi="Montserrat"/>
          <w:sz w:val="24"/>
        </w:rPr>
      </w:pPr>
      <w:r w:rsidRPr="00471595">
        <w:rPr>
          <w:rFonts w:ascii="Montserrat" w:hAnsi="Montserrat"/>
          <w:sz w:val="24"/>
        </w:rPr>
        <w:tab/>
      </w:r>
    </w:p>
    <w:p w14:paraId="0A4F0FE0" w14:textId="0371D83C" w:rsidR="00AD35EB" w:rsidRPr="00471595" w:rsidRDefault="00AD35EB" w:rsidP="00515B04">
      <w:pPr>
        <w:numPr>
          <w:ins w:id="596" w:author="Unknown"/>
        </w:numPr>
        <w:rPr>
          <w:rFonts w:ascii="Montserrat" w:hAnsi="Montserrat"/>
          <w:sz w:val="24"/>
        </w:rPr>
      </w:pPr>
      <w:r w:rsidRPr="00471595">
        <w:rPr>
          <w:rFonts w:ascii="Montserrat" w:hAnsi="Montserrat"/>
          <w:sz w:val="24"/>
        </w:rPr>
        <w:t xml:space="preserve">The blue sky over Venus had a crispness, a clarity that had not been seen in Earth's skies in over a thousand years. He complained, cutting her off before she could reply, </w:t>
      </w:r>
      <w:r w:rsidR="000264CD" w:rsidRPr="00471595">
        <w:rPr>
          <w:rFonts w:ascii="Montserrat" w:hAnsi="Montserrat"/>
          <w:sz w:val="24"/>
        </w:rPr>
        <w:t>“</w:t>
      </w:r>
      <w:r w:rsidRPr="00471595">
        <w:rPr>
          <w:rFonts w:ascii="Montserrat" w:hAnsi="Montserrat"/>
          <w:sz w:val="24"/>
        </w:rPr>
        <w:t xml:space="preserve">but, nevermind. A small park, about a mile from where they had met, stood revealed in the moon light. In the hours of darkest night when the bonds of self restraint were abandoned, she sometimes entered this state. </w:t>
      </w:r>
    </w:p>
    <w:p w14:paraId="1620B023" w14:textId="61B1BF1C" w:rsidR="00AD35EB" w:rsidRPr="00471595" w:rsidRDefault="00AD35EB" w:rsidP="00515B04">
      <w:pPr>
        <w:numPr>
          <w:ins w:id="597" w:author="Unknown"/>
        </w:numPr>
        <w:rPr>
          <w:rFonts w:ascii="Montserrat" w:hAnsi="Montserrat"/>
          <w:sz w:val="24"/>
        </w:rPr>
      </w:pPr>
      <w:r w:rsidRPr="00471595">
        <w:rPr>
          <w:rFonts w:ascii="Montserrat" w:hAnsi="Montserrat"/>
          <w:sz w:val="24"/>
        </w:rPr>
        <w:tab/>
        <w:t>She had been picking it up around her in the past few days but had not bothered to place its source</w:t>
      </w:r>
      <w:r w:rsidR="00295153" w:rsidRPr="00471595">
        <w:rPr>
          <w:rFonts w:ascii="Montserrat" w:hAnsi="Montserrat"/>
          <w:sz w:val="24"/>
        </w:rPr>
        <w:t xml:space="preserve"> and</w:t>
      </w:r>
      <w:r w:rsidRPr="00471595">
        <w:rPr>
          <w:rFonts w:ascii="Montserrat" w:hAnsi="Montserrat"/>
          <w:sz w:val="24"/>
        </w:rPr>
        <w:t xml:space="preserve"> could not piece together an exact association from her collection of memories.</w:t>
      </w:r>
    </w:p>
    <w:p w14:paraId="7F11E52F" w14:textId="77777777" w:rsidR="00AD35EB" w:rsidRPr="00471595" w:rsidRDefault="00AD35EB" w:rsidP="00515B04">
      <w:pPr>
        <w:numPr>
          <w:ins w:id="598" w:author="Unknown"/>
        </w:numPr>
        <w:rPr>
          <w:rFonts w:ascii="Montserrat" w:hAnsi="Montserrat"/>
          <w:sz w:val="24"/>
        </w:rPr>
      </w:pPr>
    </w:p>
    <w:p w14:paraId="416CDE20" w14:textId="77777777" w:rsidR="00AD35EB" w:rsidRPr="00471595" w:rsidRDefault="00AD35EB" w:rsidP="00515B04">
      <w:pPr>
        <w:pStyle w:val="VerticalBrace"/>
        <w:numPr>
          <w:ins w:id="599" w:author="Unknown"/>
        </w:numPr>
        <w:rPr>
          <w:rFonts w:ascii="Montserrat" w:hAnsi="Montserrat"/>
          <w:sz w:val="24"/>
        </w:rPr>
      </w:pPr>
      <w:r w:rsidRPr="00471595">
        <w:rPr>
          <w:rFonts w:ascii="Montserrat" w:hAnsi="Montserrat"/>
          <w:sz w:val="24"/>
        </w:rPr>
        <w:t>————————</w:t>
      </w:r>
    </w:p>
    <w:p w14:paraId="0892367D" w14:textId="77777777" w:rsidR="00AD35EB" w:rsidRPr="00471595" w:rsidRDefault="00AD35EB" w:rsidP="00515B04">
      <w:pPr>
        <w:numPr>
          <w:ins w:id="600" w:author="Unknown"/>
        </w:numPr>
        <w:rPr>
          <w:rFonts w:ascii="Montserrat" w:hAnsi="Montserrat"/>
          <w:sz w:val="24"/>
        </w:rPr>
      </w:pPr>
    </w:p>
    <w:p w14:paraId="6C410A1C" w14:textId="77777777" w:rsidR="00AD35EB" w:rsidRPr="00471595" w:rsidRDefault="00AD35EB" w:rsidP="00515B04">
      <w:pPr>
        <w:numPr>
          <w:ins w:id="601" w:author="Unknown"/>
        </w:numPr>
        <w:rPr>
          <w:rFonts w:ascii="Montserrat" w:hAnsi="Montserrat"/>
          <w:sz w:val="24"/>
        </w:rPr>
      </w:pPr>
      <w:r w:rsidRPr="00471595">
        <w:rPr>
          <w:rFonts w:ascii="Montserrat" w:hAnsi="Montserrat"/>
          <w:sz w:val="24"/>
        </w:rPr>
        <w:t>Arthur Remmington, acting through a slip-puppet that was tortured and killed, remains alive and in the shadows.</w:t>
      </w:r>
    </w:p>
    <w:p w14:paraId="162DD6ED" w14:textId="77777777" w:rsidR="00AD35EB" w:rsidRPr="00471595" w:rsidRDefault="00AD35EB" w:rsidP="00515B04">
      <w:pPr>
        <w:numPr>
          <w:ins w:id="602" w:author="Unknown"/>
        </w:numPr>
        <w:rPr>
          <w:rFonts w:ascii="Montserrat" w:hAnsi="Montserrat"/>
          <w:sz w:val="24"/>
        </w:rPr>
      </w:pPr>
    </w:p>
    <w:p w14:paraId="779AF439" w14:textId="6AB1F411" w:rsidR="00AD35EB" w:rsidRPr="00471595" w:rsidRDefault="00AD35EB" w:rsidP="00515B04">
      <w:pPr>
        <w:numPr>
          <w:ins w:id="603" w:author="Unknown"/>
        </w:numPr>
        <w:rPr>
          <w:rFonts w:ascii="Montserrat" w:hAnsi="Montserrat"/>
          <w:sz w:val="24"/>
        </w:rPr>
      </w:pPr>
      <w:r w:rsidRPr="00471595">
        <w:rPr>
          <w:rFonts w:ascii="Montserrat" w:hAnsi="Montserrat"/>
          <w:sz w:val="24"/>
        </w:rPr>
        <w:t>Thorn, (Arkham) the hacker who managed to become a Senator for the State of California</w:t>
      </w:r>
      <w:r w:rsidR="00295153" w:rsidRPr="00471595">
        <w:rPr>
          <w:rFonts w:ascii="Montserrat" w:hAnsi="Montserrat"/>
          <w:sz w:val="24"/>
        </w:rPr>
        <w:t xml:space="preserve"> and</w:t>
      </w:r>
      <w:r w:rsidRPr="00471595">
        <w:rPr>
          <w:rFonts w:ascii="Montserrat" w:hAnsi="Montserrat"/>
          <w:sz w:val="24"/>
        </w:rPr>
        <w:t xml:space="preserve"> his lieutenants, Diamond and Ariadne, pull up their roots and relocate to Ao'Ajeo to pursue their interest in Phoenix. </w:t>
      </w:r>
    </w:p>
    <w:p w14:paraId="0E981C68" w14:textId="6D9FF65C" w:rsidR="00AD35EB" w:rsidRPr="00471595" w:rsidRDefault="00AD35EB" w:rsidP="00515B04">
      <w:pPr>
        <w:numPr>
          <w:ins w:id="604" w:author="Unknown"/>
        </w:numPr>
        <w:rPr>
          <w:rFonts w:ascii="Montserrat" w:hAnsi="Montserrat"/>
          <w:sz w:val="24"/>
        </w:rPr>
      </w:pPr>
      <w:r w:rsidRPr="00471595">
        <w:rPr>
          <w:rFonts w:ascii="Montserrat" w:hAnsi="Montserrat"/>
          <w:sz w:val="24"/>
        </w:rPr>
        <w:tab/>
        <w:t>A body, matching hers in every detail had appeared in a police morgue</w:t>
      </w:r>
      <w:r w:rsidR="00295153" w:rsidRPr="00471595">
        <w:rPr>
          <w:rFonts w:ascii="Montserrat" w:hAnsi="Montserrat"/>
          <w:sz w:val="24"/>
        </w:rPr>
        <w:t xml:space="preserve"> and</w:t>
      </w:r>
      <w:r w:rsidRPr="00471595">
        <w:rPr>
          <w:rFonts w:ascii="Montserrat" w:hAnsi="Montserrat"/>
          <w:sz w:val="24"/>
        </w:rPr>
        <w:t xml:space="preserve"> </w:t>
      </w:r>
    </w:p>
    <w:p w14:paraId="7C867242" w14:textId="2364B171" w:rsidR="00AD35EB" w:rsidRPr="00471595" w:rsidRDefault="00AD35EB" w:rsidP="00515B04">
      <w:pPr>
        <w:numPr>
          <w:ins w:id="605" w:author="Unknown"/>
        </w:numPr>
        <w:rPr>
          <w:rFonts w:ascii="Montserrat" w:hAnsi="Montserrat"/>
          <w:sz w:val="24"/>
        </w:rPr>
      </w:pPr>
      <w:r w:rsidRPr="00471595">
        <w:rPr>
          <w:rFonts w:ascii="Montserrat" w:hAnsi="Montserrat"/>
          <w:sz w:val="24"/>
        </w:rPr>
        <w:tab/>
        <w:t>… at home when they came to inform her hosts of what they had assumed to be her death. The body had been altered to apear as though she had been struck unconscious from a blow to the back of the head. The two she remembered most were Martin Cannon Craig</w:t>
      </w:r>
      <w:r w:rsidR="00295153" w:rsidRPr="00471595">
        <w:rPr>
          <w:rFonts w:ascii="Montserrat" w:hAnsi="Montserrat"/>
          <w:sz w:val="24"/>
        </w:rPr>
        <w:t xml:space="preserve"> and</w:t>
      </w:r>
      <w:r w:rsidRPr="00471595">
        <w:rPr>
          <w:rFonts w:ascii="Montserrat" w:hAnsi="Montserrat"/>
          <w:sz w:val="24"/>
        </w:rPr>
        <w:t xml:space="preserve"> Kevin Zhan—for opposite reasons.</w:t>
      </w:r>
    </w:p>
    <w:p w14:paraId="4CDA3BD2" w14:textId="77777777" w:rsidR="00AD35EB" w:rsidRPr="00471595" w:rsidRDefault="00AD35EB" w:rsidP="00515B04">
      <w:pPr>
        <w:numPr>
          <w:ins w:id="606" w:author="Unknown"/>
        </w:numPr>
        <w:rPr>
          <w:rFonts w:ascii="Montserrat" w:hAnsi="Montserrat"/>
          <w:sz w:val="24"/>
        </w:rPr>
      </w:pPr>
    </w:p>
    <w:p w14:paraId="6B35CC37" w14:textId="77777777" w:rsidR="00AD35EB" w:rsidRPr="00471595" w:rsidRDefault="00AD35EB" w:rsidP="00515B04">
      <w:pPr>
        <w:pStyle w:val="VerticalBrace"/>
        <w:numPr>
          <w:ins w:id="607" w:author="Unknown"/>
        </w:numPr>
        <w:rPr>
          <w:rFonts w:ascii="Montserrat" w:hAnsi="Montserrat"/>
          <w:sz w:val="24"/>
        </w:rPr>
      </w:pPr>
      <w:r w:rsidRPr="00471595">
        <w:rPr>
          <w:rFonts w:ascii="Montserrat" w:hAnsi="Montserrat"/>
          <w:sz w:val="24"/>
        </w:rPr>
        <w:t>————————</w:t>
      </w:r>
    </w:p>
    <w:p w14:paraId="09E84D86" w14:textId="77777777" w:rsidR="00AD35EB" w:rsidRPr="00471595" w:rsidRDefault="00AD35EB" w:rsidP="00515B04">
      <w:pPr>
        <w:numPr>
          <w:ins w:id="608" w:author="Unknown"/>
        </w:numPr>
        <w:rPr>
          <w:rFonts w:ascii="Montserrat" w:hAnsi="Montserrat"/>
          <w:sz w:val="24"/>
        </w:rPr>
      </w:pPr>
    </w:p>
    <w:p w14:paraId="2FF2C4C1" w14:textId="75022C5F" w:rsidR="00AD35EB" w:rsidRPr="00471595" w:rsidRDefault="00AD35EB" w:rsidP="00515B04">
      <w:pPr>
        <w:numPr>
          <w:ins w:id="609" w:author="Unknown"/>
        </w:numPr>
        <w:rPr>
          <w:rFonts w:ascii="Montserrat" w:hAnsi="Montserrat"/>
          <w:sz w:val="24"/>
        </w:rPr>
      </w:pPr>
      <w:r w:rsidRPr="00471595">
        <w:rPr>
          <w:rFonts w:ascii="Montserrat" w:hAnsi="Montserrat"/>
          <w:sz w:val="24"/>
        </w:rPr>
        <w:tab/>
        <w:t>Once they were all seated, they were introduced to the authors of the Avatar Project. This had not been discovered until active class two technicians arrived to establish research habitats for the survey missions on mars and Venus. If you think up a question, in—</w:t>
      </w:r>
    </w:p>
    <w:p w14:paraId="0F72E700" w14:textId="77777777" w:rsidR="00AD35EB" w:rsidRPr="00471595" w:rsidRDefault="00AD35EB" w:rsidP="00515B04">
      <w:pPr>
        <w:numPr>
          <w:ins w:id="610" w:author="Unknown"/>
        </w:numPr>
        <w:rPr>
          <w:rFonts w:ascii="Montserrat" w:hAnsi="Montserrat"/>
          <w:sz w:val="24"/>
        </w:rPr>
      </w:pPr>
    </w:p>
    <w:p w14:paraId="46149808" w14:textId="77777777" w:rsidR="00AD35EB" w:rsidRPr="00471595" w:rsidRDefault="00AD35EB" w:rsidP="00515B04">
      <w:pPr>
        <w:pStyle w:val="VerticalBrace"/>
        <w:numPr>
          <w:ins w:id="611" w:author="Unknown"/>
        </w:numPr>
        <w:rPr>
          <w:rFonts w:ascii="Montserrat" w:hAnsi="Montserrat"/>
          <w:sz w:val="24"/>
        </w:rPr>
      </w:pPr>
      <w:r w:rsidRPr="00471595">
        <w:rPr>
          <w:rFonts w:ascii="Montserrat" w:hAnsi="Montserrat"/>
          <w:sz w:val="24"/>
        </w:rPr>
        <w:t>————————</w:t>
      </w:r>
    </w:p>
    <w:p w14:paraId="1F194B1E" w14:textId="77777777" w:rsidR="00AD35EB" w:rsidRPr="00471595" w:rsidRDefault="00AD35EB" w:rsidP="00515B04">
      <w:pPr>
        <w:numPr>
          <w:ins w:id="612" w:author="Unknown"/>
        </w:numPr>
        <w:rPr>
          <w:rFonts w:ascii="Montserrat" w:hAnsi="Montserrat"/>
          <w:sz w:val="24"/>
        </w:rPr>
      </w:pPr>
    </w:p>
    <w:p w14:paraId="28637A11" w14:textId="2E85FD22" w:rsidR="00AD35EB" w:rsidRPr="00471595" w:rsidRDefault="00AD35EB" w:rsidP="00515B04">
      <w:pPr>
        <w:numPr>
          <w:ins w:id="613" w:author="Unknown"/>
        </w:numPr>
        <w:rPr>
          <w:rFonts w:ascii="Montserrat" w:hAnsi="Montserrat"/>
          <w:sz w:val="24"/>
        </w:rPr>
      </w:pPr>
      <w:r w:rsidRPr="00471595">
        <w:rPr>
          <w:rFonts w:ascii="Montserrat" w:hAnsi="Montserrat"/>
          <w:sz w:val="24"/>
        </w:rPr>
        <w:tab/>
        <w:t>I stared into the glass until the ache was bearable. I held onto my gaze until I had regained my sense of identity. I was a pale reflection of her</w:t>
      </w:r>
      <w:r w:rsidR="00295153" w:rsidRPr="00471595">
        <w:rPr>
          <w:rFonts w:ascii="Montserrat" w:hAnsi="Montserrat"/>
          <w:sz w:val="24"/>
        </w:rPr>
        <w:t xml:space="preserve"> but</w:t>
      </w:r>
      <w:r w:rsidRPr="00471595">
        <w:rPr>
          <w:rFonts w:ascii="Montserrat" w:hAnsi="Montserrat"/>
          <w:sz w:val="24"/>
        </w:rPr>
        <w:t xml:space="preserve"> I had developed a sense of pride in my body. I do not believe myself to be beautiful</w:t>
      </w:r>
      <w:r w:rsidR="00295153" w:rsidRPr="00471595">
        <w:rPr>
          <w:rFonts w:ascii="Montserrat" w:hAnsi="Montserrat"/>
          <w:sz w:val="24"/>
        </w:rPr>
        <w:t xml:space="preserve"> but</w:t>
      </w:r>
      <w:r w:rsidRPr="00471595">
        <w:rPr>
          <w:rFonts w:ascii="Montserrat" w:hAnsi="Montserrat"/>
          <w:sz w:val="24"/>
        </w:rPr>
        <w:t xml:space="preserve"> I can admit to myself that at least I am well made. I took satisfaction in my body by knowing that, as a vehicle to life's experiences, it is well suited to my tastes. Long of limb and firm of muscle, I am a lean and healthy animal. In fact, as a benefit of my psionic ability, I still looked exactly as I had when I was only seventeen, when—I felt a sudden stab—when I had been forced to share the most painful moment in my life that first time. I reeled back as the memory unfolded. I had been shoved out in front of the international media, where along with the fate of the Adventure I was forced to expose myself and the existence of active psionics.</w:t>
      </w:r>
    </w:p>
    <w:p w14:paraId="0B4EB28C" w14:textId="77777777" w:rsidR="00AD35EB" w:rsidRPr="00471595" w:rsidRDefault="00AD35EB" w:rsidP="00515B04">
      <w:pPr>
        <w:numPr>
          <w:ins w:id="614" w:author="Unknown"/>
        </w:numPr>
        <w:rPr>
          <w:rFonts w:ascii="Montserrat" w:hAnsi="Montserrat"/>
          <w:sz w:val="24"/>
        </w:rPr>
      </w:pPr>
    </w:p>
    <w:p w14:paraId="65246C90" w14:textId="77777777" w:rsidR="00AD35EB" w:rsidRPr="00471595" w:rsidRDefault="00AD35EB" w:rsidP="00515B04">
      <w:pPr>
        <w:pStyle w:val="VerticalBrace"/>
        <w:numPr>
          <w:ins w:id="615" w:author="Unknown"/>
        </w:numPr>
        <w:rPr>
          <w:rFonts w:ascii="Montserrat" w:hAnsi="Montserrat"/>
          <w:sz w:val="24"/>
        </w:rPr>
      </w:pPr>
      <w:r w:rsidRPr="00471595">
        <w:rPr>
          <w:rFonts w:ascii="Montserrat" w:hAnsi="Montserrat"/>
          <w:sz w:val="24"/>
        </w:rPr>
        <w:t>————————</w:t>
      </w:r>
    </w:p>
    <w:p w14:paraId="4165C9FF" w14:textId="77777777" w:rsidR="00AD35EB" w:rsidRPr="00471595" w:rsidRDefault="00AD35EB" w:rsidP="00515B04">
      <w:pPr>
        <w:numPr>
          <w:ins w:id="616" w:author="Unknown"/>
        </w:numPr>
        <w:rPr>
          <w:rFonts w:ascii="Montserrat" w:hAnsi="Montserrat"/>
          <w:sz w:val="24"/>
        </w:rPr>
      </w:pPr>
    </w:p>
    <w:p w14:paraId="790314E0" w14:textId="77777777" w:rsidR="00AD35EB" w:rsidRPr="00471595" w:rsidRDefault="00AD35EB" w:rsidP="00515B04">
      <w:pPr>
        <w:numPr>
          <w:ins w:id="617" w:author="Unknown"/>
        </w:numPr>
        <w:rPr>
          <w:rFonts w:ascii="Montserrat" w:hAnsi="Montserrat"/>
          <w:sz w:val="24"/>
        </w:rPr>
      </w:pPr>
      <w:r w:rsidRPr="00471595">
        <w:rPr>
          <w:rFonts w:ascii="Montserrat" w:hAnsi="Montserrat"/>
          <w:sz w:val="24"/>
        </w:rPr>
        <w:t xml:space="preserve">.^. Damned and Divine </w:t>
      </w:r>
    </w:p>
    <w:p w14:paraId="0644BC08" w14:textId="77777777" w:rsidR="00AD35EB" w:rsidRPr="00471595" w:rsidRDefault="00AD35EB" w:rsidP="00515B04">
      <w:pPr>
        <w:numPr>
          <w:ins w:id="618" w:author="Unknown"/>
        </w:numPr>
        <w:rPr>
          <w:rFonts w:ascii="Montserrat" w:hAnsi="Montserrat"/>
          <w:sz w:val="24"/>
        </w:rPr>
      </w:pPr>
      <w:r w:rsidRPr="00471595">
        <w:rPr>
          <w:rFonts w:ascii="Montserrat" w:hAnsi="Montserrat"/>
          <w:sz w:val="24"/>
        </w:rPr>
        <w:t>Is it just human nature, that every discovery has to be questioned and subjected to demands for proof? In particular, why is it that the first reaction to the revelation of power, such as realized psionic potential, is the suspicion of fraud? My gut feeling is that people are generally afraid of such potential. That is what I felt when I was stood up alone in front of the world to make a claim that sounds impossible to a latent mind. On the spot, I was asked for proof. I had to establish some credentials with the public, so I had to demonstrate and define some of my abilities. Thus, my carefully guarded existence was traded to win support for an accelerated space colonization and militarization effort. Three, I was the closest thing to an eye-witness available to offer testimonial support for that government announcement.</w:t>
      </w:r>
    </w:p>
    <w:p w14:paraId="15EE2CB1" w14:textId="77777777" w:rsidR="00AD35EB" w:rsidRPr="00471595" w:rsidRDefault="00AD35EB" w:rsidP="00515B04">
      <w:pPr>
        <w:numPr>
          <w:ins w:id="619" w:author="Unknown"/>
        </w:numPr>
        <w:rPr>
          <w:rFonts w:ascii="Montserrat" w:hAnsi="Montserrat"/>
          <w:sz w:val="24"/>
        </w:rPr>
      </w:pPr>
      <w:r w:rsidRPr="00471595">
        <w:rPr>
          <w:rFonts w:ascii="Montserrat" w:hAnsi="Montserrat"/>
          <w:sz w:val="24"/>
        </w:rPr>
        <w:tab/>
        <w:t xml:space="preserve">Those are facts and I cannot dispute them. </w:t>
      </w:r>
    </w:p>
    <w:p w14:paraId="6D35351A" w14:textId="72FEA416" w:rsidR="00AD35EB" w:rsidRPr="00471595" w:rsidRDefault="00AD35EB" w:rsidP="00515B04">
      <w:pPr>
        <w:numPr>
          <w:ins w:id="620" w:author="Unknown"/>
        </w:numPr>
        <w:rPr>
          <w:rFonts w:ascii="Montserrat" w:hAnsi="Montserrat"/>
          <w:sz w:val="24"/>
        </w:rPr>
      </w:pPr>
      <w:r w:rsidRPr="00471595">
        <w:rPr>
          <w:rFonts w:ascii="Montserrat" w:hAnsi="Montserrat"/>
          <w:sz w:val="24"/>
        </w:rPr>
        <w:tab/>
        <w:t xml:space="preserve">When these facts combined to make me a public figure, I found I could not simply walk away once the bomb had been dropped. I don't think a day passed before the first person screamed </w:t>
      </w:r>
      <w:r w:rsidR="000264CD" w:rsidRPr="00471595">
        <w:rPr>
          <w:rFonts w:ascii="Montserrat" w:hAnsi="Montserrat"/>
          <w:sz w:val="24"/>
        </w:rPr>
        <w:t>“</w:t>
      </w:r>
      <w:r w:rsidRPr="00471595">
        <w:rPr>
          <w:rFonts w:ascii="Montserrat" w:hAnsi="Montserrat"/>
          <w:sz w:val="24"/>
        </w:rPr>
        <w:t>hoax!</w:t>
      </w:r>
      <w:r w:rsidR="000264CD" w:rsidRPr="00471595">
        <w:rPr>
          <w:rFonts w:ascii="Montserrat" w:hAnsi="Montserrat"/>
          <w:sz w:val="24"/>
        </w:rPr>
        <w:t>”</w:t>
      </w:r>
      <w:r w:rsidRPr="00471595">
        <w:rPr>
          <w:rFonts w:ascii="Montserrat" w:hAnsi="Montserrat"/>
          <w:sz w:val="24"/>
        </w:rPr>
        <w:t>. What the government wanted was unbelievably expensive</w:t>
      </w:r>
      <w:r w:rsidR="00295153" w:rsidRPr="00471595">
        <w:rPr>
          <w:rFonts w:ascii="Montserrat" w:hAnsi="Montserrat"/>
          <w:sz w:val="24"/>
        </w:rPr>
        <w:t xml:space="preserve"> and</w:t>
      </w:r>
      <w:r w:rsidRPr="00471595">
        <w:rPr>
          <w:rFonts w:ascii="Montserrat" w:hAnsi="Montserrat"/>
          <w:sz w:val="24"/>
        </w:rPr>
        <w:t xml:space="preserve"> they had needed popular support. So, proving my veracity had quickly become an occupation. There was only one way to erase all doubt in the public mind in a time when everyone knew that nothing one saw on television could be taken for granted. No, to allay the doubts and suspicions of unbelievers I had to go out and demonstrate my abilities live</w:t>
      </w:r>
      <w:r w:rsidR="00295153" w:rsidRPr="00471595">
        <w:rPr>
          <w:rFonts w:ascii="Montserrat" w:hAnsi="Montserrat"/>
          <w:sz w:val="24"/>
        </w:rPr>
        <w:t xml:space="preserve"> and</w:t>
      </w:r>
      <w:r w:rsidRPr="00471595">
        <w:rPr>
          <w:rFonts w:ascii="Montserrat" w:hAnsi="Montserrat"/>
          <w:sz w:val="24"/>
        </w:rPr>
        <w:t xml:space="preserve"> these demonstrations had to hit people in the gut. </w:t>
      </w:r>
    </w:p>
    <w:p w14:paraId="2D430621" w14:textId="4E820F7E" w:rsidR="00AD35EB" w:rsidRPr="00471595" w:rsidRDefault="00AD35EB" w:rsidP="00515B04">
      <w:pPr>
        <w:numPr>
          <w:ins w:id="621" w:author="Unknown"/>
        </w:numPr>
        <w:rPr>
          <w:rFonts w:ascii="Montserrat" w:hAnsi="Montserrat"/>
          <w:sz w:val="24"/>
        </w:rPr>
      </w:pPr>
      <w:r w:rsidRPr="00471595">
        <w:rPr>
          <w:rFonts w:ascii="Montserrat" w:hAnsi="Montserrat"/>
          <w:sz w:val="24"/>
        </w:rPr>
        <w:tab/>
        <w:t>I went on a lecture circuit</w:t>
      </w:r>
      <w:r w:rsidR="00295153" w:rsidRPr="00471595">
        <w:rPr>
          <w:rFonts w:ascii="Montserrat" w:hAnsi="Montserrat"/>
          <w:sz w:val="24"/>
        </w:rPr>
        <w:t xml:space="preserve"> but</w:t>
      </w:r>
      <w:r w:rsidRPr="00471595">
        <w:rPr>
          <w:rFonts w:ascii="Montserrat" w:hAnsi="Montserrat"/>
          <w:sz w:val="24"/>
        </w:rPr>
        <w:t xml:space="preserve"> the crowds I spoke to rivaled the audiences of the most popular rock stars. Word went out and my fame grew. I am sure that some bloody opportunist made a fortune managing my tours. I flew for them, I teleported among them in the crowd and dragged some of them up on stage in the same way. I whispered the name of each person in the crowd in their own ear. I lifted them up out of their seats, tons of people hovering twenty feet in the air without being dropped. I even healed the crippled and cured the ill. I scared the hell out of people and they loved it. I had fans. I had worshippers! I was called a goddess and I was damned as a demon. But without a doubt, I was believed. No one who felt my touch would disbelieve me if I said I witnessed the death of my mother at some alien's hands in the unimaginable depths of space.</w:t>
      </w:r>
    </w:p>
    <w:p w14:paraId="7F4EF82D" w14:textId="2B541F92" w:rsidR="00AD35EB" w:rsidRPr="00471595" w:rsidRDefault="00AD35EB" w:rsidP="00515B04">
      <w:pPr>
        <w:numPr>
          <w:ins w:id="622" w:author="Unknown"/>
        </w:numPr>
        <w:rPr>
          <w:rFonts w:ascii="Montserrat" w:hAnsi="Montserrat"/>
          <w:sz w:val="24"/>
        </w:rPr>
      </w:pPr>
      <w:r w:rsidRPr="00471595">
        <w:rPr>
          <w:rFonts w:ascii="Montserrat" w:hAnsi="Montserrat"/>
          <w:sz w:val="24"/>
        </w:rPr>
        <w:tab/>
        <w:t>I knew from the beginning that I was doing untold damage with these demonstrations</w:t>
      </w:r>
      <w:r w:rsidR="00295153" w:rsidRPr="00471595">
        <w:rPr>
          <w:rFonts w:ascii="Montserrat" w:hAnsi="Montserrat"/>
          <w:sz w:val="24"/>
        </w:rPr>
        <w:t xml:space="preserve"> and</w:t>
      </w:r>
      <w:r w:rsidRPr="00471595">
        <w:rPr>
          <w:rFonts w:ascii="Montserrat" w:hAnsi="Montserrat"/>
          <w:sz w:val="24"/>
        </w:rPr>
        <w:t xml:space="preserve"> it came home hard when I was asked to prove too much. I stood before a crowd in an amphitheater in the San Francisco East Bay when I heard that particular challenge amidst a sea of clamoring voices. I stopped</w:t>
      </w:r>
      <w:r w:rsidR="00295153" w:rsidRPr="00471595">
        <w:rPr>
          <w:rFonts w:ascii="Montserrat" w:hAnsi="Montserrat"/>
          <w:sz w:val="24"/>
        </w:rPr>
        <w:t xml:space="preserve"> and</w:t>
      </w:r>
      <w:r w:rsidRPr="00471595">
        <w:rPr>
          <w:rFonts w:ascii="Montserrat" w:hAnsi="Montserrat"/>
          <w:sz w:val="24"/>
        </w:rPr>
        <w:t xml:space="preserve"> when I spoke everyone heard me.</w:t>
      </w:r>
    </w:p>
    <w:p w14:paraId="1393CE89" w14:textId="38F18645" w:rsidR="00AD35EB" w:rsidRPr="00471595" w:rsidRDefault="00AD35EB" w:rsidP="00515B04">
      <w:pPr>
        <w:numPr>
          <w:ins w:id="623"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No,</w:t>
      </w:r>
      <w:r w:rsidR="000264CD" w:rsidRPr="00471595">
        <w:rPr>
          <w:rFonts w:ascii="Montserrat" w:hAnsi="Montserrat"/>
          <w:sz w:val="24"/>
        </w:rPr>
        <w:t>”</w:t>
      </w:r>
      <w:r w:rsidRPr="00471595">
        <w:rPr>
          <w:rFonts w:ascii="Montserrat" w:hAnsi="Montserrat"/>
          <w:sz w:val="24"/>
        </w:rPr>
        <w:t xml:space="preserve"> I declared, </w:t>
      </w:r>
      <w:r w:rsidR="000264CD" w:rsidRPr="00471595">
        <w:rPr>
          <w:rFonts w:ascii="Montserrat" w:hAnsi="Montserrat"/>
          <w:sz w:val="24"/>
        </w:rPr>
        <w:t>“</w:t>
      </w:r>
      <w:r w:rsidRPr="00471595">
        <w:rPr>
          <w:rFonts w:ascii="Montserrat" w:hAnsi="Montserrat"/>
          <w:sz w:val="24"/>
        </w:rPr>
        <w:t>I will not read your mind.</w:t>
      </w:r>
      <w:r w:rsidR="000264CD" w:rsidRPr="00471595">
        <w:rPr>
          <w:rFonts w:ascii="Montserrat" w:hAnsi="Montserrat"/>
          <w:sz w:val="24"/>
        </w:rPr>
        <w:t>”</w:t>
      </w:r>
      <w:r w:rsidRPr="00471595">
        <w:rPr>
          <w:rFonts w:ascii="Montserrat" w:hAnsi="Montserrat"/>
          <w:sz w:val="24"/>
        </w:rPr>
        <w:t xml:space="preserve"> At the tone in my voice, the audience fell eerily silent. I had not refused a request</w:t>
      </w:r>
      <w:r w:rsidR="00295153" w:rsidRPr="00471595">
        <w:rPr>
          <w:rFonts w:ascii="Montserrat" w:hAnsi="Montserrat"/>
          <w:sz w:val="24"/>
        </w:rPr>
        <w:t xml:space="preserve"> and</w:t>
      </w:r>
      <w:r w:rsidRPr="00471595">
        <w:rPr>
          <w:rFonts w:ascii="Montserrat" w:hAnsi="Montserrat"/>
          <w:sz w:val="24"/>
        </w:rPr>
        <w:t xml:space="preserve"> in their minds I had answered a million times to the question what am I thinking?  As they stared at me in confusion I suddenly realized that it was not enough for them to believe. I wanted them to understand. </w:t>
      </w:r>
      <w:r w:rsidR="000264CD" w:rsidRPr="00471595">
        <w:rPr>
          <w:rFonts w:ascii="Montserrat" w:hAnsi="Montserrat"/>
          <w:sz w:val="24"/>
        </w:rPr>
        <w:t>“</w:t>
      </w:r>
      <w:r w:rsidRPr="00471595">
        <w:rPr>
          <w:rFonts w:ascii="Montserrat" w:hAnsi="Montserrat"/>
          <w:sz w:val="24"/>
        </w:rPr>
        <w:t>Telepathy is more intimate than sex,</w:t>
      </w:r>
      <w:r w:rsidR="000264CD" w:rsidRPr="00471595">
        <w:rPr>
          <w:rFonts w:ascii="Montserrat" w:hAnsi="Montserrat"/>
          <w:sz w:val="24"/>
        </w:rPr>
        <w:t>”</w:t>
      </w:r>
      <w:r w:rsidRPr="00471595">
        <w:rPr>
          <w:rFonts w:ascii="Montserrat" w:hAnsi="Montserrat"/>
          <w:sz w:val="24"/>
        </w:rPr>
        <w:t xml:space="preserve"> I proclaimed. </w:t>
      </w:r>
      <w:r w:rsidR="000264CD" w:rsidRPr="00471595">
        <w:rPr>
          <w:rFonts w:ascii="Montserrat" w:hAnsi="Montserrat"/>
          <w:sz w:val="24"/>
        </w:rPr>
        <w:t>“</w:t>
      </w:r>
      <w:r w:rsidRPr="00471595">
        <w:rPr>
          <w:rFonts w:ascii="Montserrat" w:hAnsi="Montserrat"/>
          <w:sz w:val="24"/>
        </w:rPr>
        <w:t>I am a minor, thank you.</w:t>
      </w:r>
      <w:r w:rsidR="000264CD" w:rsidRPr="00471595">
        <w:rPr>
          <w:rFonts w:ascii="Montserrat" w:hAnsi="Montserrat"/>
          <w:sz w:val="24"/>
        </w:rPr>
        <w:t>”</w:t>
      </w:r>
      <w:r w:rsidRPr="00471595">
        <w:rPr>
          <w:rFonts w:ascii="Montserrat" w:hAnsi="Montserrat"/>
          <w:sz w:val="24"/>
        </w:rPr>
        <w:t xml:space="preserve"> That caught their attention. A few of them even laughed at my weak joke. But they were still confused, so I explained, </w:t>
      </w:r>
      <w:r w:rsidR="000264CD" w:rsidRPr="00471595">
        <w:rPr>
          <w:rFonts w:ascii="Montserrat" w:hAnsi="Montserrat"/>
          <w:sz w:val="24"/>
        </w:rPr>
        <w:t>“</w:t>
      </w:r>
      <w:r w:rsidRPr="00471595">
        <w:rPr>
          <w:rFonts w:ascii="Montserrat" w:hAnsi="Montserrat"/>
          <w:sz w:val="24"/>
        </w:rPr>
        <w:t xml:space="preserve">There is a difference between reading a mind and simply overlapping it. </w:t>
      </w:r>
    </w:p>
    <w:p w14:paraId="28671EBC" w14:textId="7C29517B" w:rsidR="00AD35EB" w:rsidRPr="00471595" w:rsidRDefault="00AD35EB" w:rsidP="00515B04">
      <w:pPr>
        <w:numPr>
          <w:ins w:id="62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When minds overlap they can see, hear and feel each other. It is no more obscene or intimate than staring at a person in public. Surface thoughts are usually clothed in a person's illusions—the way a person consciously perceives himself or herself. But reading a person's mind against their will is nothing less than rape,</w:t>
      </w:r>
      <w:r w:rsidR="000264CD" w:rsidRPr="00471595">
        <w:rPr>
          <w:rFonts w:ascii="Montserrat" w:hAnsi="Montserrat"/>
          <w:sz w:val="24"/>
        </w:rPr>
        <w:t>”</w:t>
      </w:r>
      <w:r w:rsidRPr="00471595">
        <w:rPr>
          <w:rFonts w:ascii="Montserrat" w:hAnsi="Montserrat"/>
          <w:sz w:val="24"/>
        </w:rPr>
        <w:t xml:space="preserve"> I  paused for emphasis, staring several of them in the eyes, </w:t>
      </w:r>
      <w:r w:rsidR="000264CD" w:rsidRPr="00471595">
        <w:rPr>
          <w:rFonts w:ascii="Montserrat" w:hAnsi="Montserrat"/>
          <w:sz w:val="24"/>
        </w:rPr>
        <w:t>“</w:t>
      </w:r>
      <w:r w:rsidRPr="00471595">
        <w:rPr>
          <w:rFonts w:ascii="Montserrat" w:hAnsi="Montserrat"/>
          <w:sz w:val="24"/>
        </w:rPr>
        <w:t>and the victim is as much a participant in that act as they would be in any physical rape. Mind rape is usually only committed by a latent psionic</w:t>
      </w:r>
      <w:r w:rsidR="00295153" w:rsidRPr="00471595">
        <w:rPr>
          <w:rFonts w:ascii="Montserrat" w:hAnsi="Montserrat"/>
          <w:sz w:val="24"/>
        </w:rPr>
        <w:t xml:space="preserve"> and</w:t>
      </w:r>
      <w:r w:rsidRPr="00471595">
        <w:rPr>
          <w:rFonts w:ascii="Montserrat" w:hAnsi="Montserrat"/>
          <w:sz w:val="24"/>
        </w:rPr>
        <w:t xml:space="preserve"> usually the victim is an active. Helpless as they are invaded,</w:t>
      </w:r>
      <w:r w:rsidR="000264CD" w:rsidRPr="00471595">
        <w:rPr>
          <w:rFonts w:ascii="Montserrat" w:hAnsi="Montserrat"/>
          <w:sz w:val="24"/>
        </w:rPr>
        <w:t>”</w:t>
      </w:r>
      <w:r w:rsidRPr="00471595">
        <w:rPr>
          <w:rFonts w:ascii="Montserrat" w:hAnsi="Montserrat"/>
          <w:sz w:val="24"/>
        </w:rPr>
        <w:t xml:space="preserve"> I pressed the point, </w:t>
      </w:r>
      <w:r w:rsidR="000264CD" w:rsidRPr="00471595">
        <w:rPr>
          <w:rFonts w:ascii="Montserrat" w:hAnsi="Montserrat"/>
          <w:sz w:val="24"/>
        </w:rPr>
        <w:t>“</w:t>
      </w:r>
      <w:r w:rsidRPr="00471595">
        <w:rPr>
          <w:rFonts w:ascii="Montserrat" w:hAnsi="Montserrat"/>
          <w:sz w:val="24"/>
        </w:rPr>
        <w:t>penetrated painfully and humiliatingly. Once you have been a victim of that kind of abuse, or had a loved one torn open and mutilated, I assure you that you are appalled at the very thought of committing such an act yourself. In general, actives are far less tolerant of mind rapists than society at large is of body rapists.</w:t>
      </w:r>
      <w:r w:rsidR="000264CD" w:rsidRPr="00471595">
        <w:rPr>
          <w:rFonts w:ascii="Montserrat" w:hAnsi="Montserrat"/>
          <w:sz w:val="24"/>
        </w:rPr>
        <w:t>”</w:t>
      </w:r>
    </w:p>
    <w:p w14:paraId="1712D848" w14:textId="44D51821" w:rsidR="00AD35EB" w:rsidRPr="00471595" w:rsidRDefault="00AD35EB" w:rsidP="00515B04">
      <w:pPr>
        <w:numPr>
          <w:ins w:id="625" w:author="Unknown"/>
        </w:numPr>
        <w:rPr>
          <w:rFonts w:ascii="Montserrat" w:hAnsi="Montserrat"/>
          <w:sz w:val="24"/>
        </w:rPr>
      </w:pPr>
      <w:r w:rsidRPr="00471595">
        <w:rPr>
          <w:rFonts w:ascii="Montserrat" w:hAnsi="Montserrat"/>
          <w:sz w:val="24"/>
        </w:rPr>
        <w:tab/>
        <w:t>I was poised above them, right at the edge of the stage. I realized that I had crossed the line between lecturing and preaching. My words had gained a divine fury as I drove my point home. I saw myself through the eyes of the crowd and what I saw scared me. I have an inborn power which enables me to shift a star in its course. The power that I was acquiring through my fame frightened me more, as I realized that, instead of enlightening the crowd, my words had been heard as gospel. I held out my mind and sipped their adulation, their awe</w:t>
      </w:r>
      <w:r w:rsidR="00295153" w:rsidRPr="00471595">
        <w:rPr>
          <w:rFonts w:ascii="Montserrat" w:hAnsi="Montserrat"/>
          <w:sz w:val="24"/>
        </w:rPr>
        <w:t xml:space="preserve"> and</w:t>
      </w:r>
      <w:r w:rsidRPr="00471595">
        <w:rPr>
          <w:rFonts w:ascii="Montserrat" w:hAnsi="Montserrat"/>
          <w:sz w:val="24"/>
        </w:rPr>
        <w:t xml:space="preserve"> I tasted ecstasy, love, terror, devotion. </w:t>
      </w:r>
    </w:p>
    <w:p w14:paraId="49000EA8" w14:textId="18A40EDF" w:rsidR="00AD35EB" w:rsidRPr="00471595" w:rsidRDefault="00AD35EB" w:rsidP="00515B04">
      <w:pPr>
        <w:numPr>
          <w:ins w:id="626" w:author="Unknown"/>
        </w:numPr>
        <w:rPr>
          <w:rFonts w:ascii="Montserrat" w:hAnsi="Montserrat"/>
          <w:sz w:val="24"/>
        </w:rPr>
      </w:pPr>
      <w:r w:rsidRPr="00471595">
        <w:rPr>
          <w:rFonts w:ascii="Montserrat" w:hAnsi="Montserrat"/>
          <w:sz w:val="24"/>
        </w:rPr>
        <w:tab/>
        <w:t xml:space="preserve">I recoiled. I did not want this! I could not control this! I stared back at the mob wondering if there was anyway to abort what had already been fertilized. What had I done wrong? I composed myself and addressed the crowd, </w:t>
      </w:r>
      <w:r w:rsidR="000264CD" w:rsidRPr="00471595">
        <w:rPr>
          <w:rFonts w:ascii="Montserrat" w:hAnsi="Montserrat"/>
          <w:sz w:val="24"/>
        </w:rPr>
        <w:t>“</w:t>
      </w:r>
      <w:r w:rsidRPr="00471595">
        <w:rPr>
          <w:rFonts w:ascii="Montserrat" w:hAnsi="Montserrat"/>
          <w:sz w:val="24"/>
        </w:rPr>
        <w:t>Uh, look, hey people this is getting way too serious. I'm going to take a short break. When I get back, I'm not going to do any more stunts. I'm just going to try to answer some of your questions. What good does it do you to believe in psionics if you don't understand it, eh?</w:t>
      </w:r>
      <w:r w:rsidR="000264CD" w:rsidRPr="00471595">
        <w:rPr>
          <w:rFonts w:ascii="Montserrat" w:hAnsi="Montserrat"/>
          <w:sz w:val="24"/>
        </w:rPr>
        <w:t>”</w:t>
      </w:r>
      <w:r w:rsidRPr="00471595">
        <w:rPr>
          <w:rFonts w:ascii="Montserrat" w:hAnsi="Montserrat"/>
          <w:sz w:val="24"/>
        </w:rPr>
        <w:t xml:space="preserve"> I smiled.</w:t>
      </w:r>
    </w:p>
    <w:p w14:paraId="223F2E55" w14:textId="372D50F4" w:rsidR="00AD35EB" w:rsidRPr="00471595" w:rsidRDefault="00AD35EB" w:rsidP="00515B04">
      <w:pPr>
        <w:numPr>
          <w:ins w:id="627" w:author="Unknown"/>
        </w:numPr>
        <w:rPr>
          <w:rFonts w:ascii="Montserrat" w:hAnsi="Montserrat"/>
          <w:sz w:val="24"/>
        </w:rPr>
      </w:pPr>
      <w:r w:rsidRPr="00471595">
        <w:rPr>
          <w:rFonts w:ascii="Montserrat" w:hAnsi="Montserrat"/>
          <w:sz w:val="24"/>
        </w:rPr>
        <w:tab/>
        <w:t>Then I beat a hasty retreat. This was the first time I had confronted it</w:t>
      </w:r>
      <w:r w:rsidR="00295153" w:rsidRPr="00471595">
        <w:rPr>
          <w:rFonts w:ascii="Montserrat" w:hAnsi="Montserrat"/>
          <w:sz w:val="24"/>
        </w:rPr>
        <w:t xml:space="preserve"> but</w:t>
      </w:r>
      <w:r w:rsidRPr="00471595">
        <w:rPr>
          <w:rFonts w:ascii="Montserrat" w:hAnsi="Montserrat"/>
          <w:sz w:val="24"/>
        </w:rPr>
        <w:t xml:space="preserve"> now that I'd seen it for myself, I realized many things. I had to stop and examine it. I had asked myself why it was so hard for people to believe. Was it really possible that I had it wrong? I thought it over and took it a bit further. I realized that it really wasn't all that hard for people to believe. The real question was: Why do people need proof? I reflected on some of the many individuals I had touched. They do believe, I realized. They believe so much that they don't know what to really believe in. I almost had it. I thought about what I had just retreated from. They want to believe</w:t>
      </w:r>
      <w:r w:rsidR="00295153" w:rsidRPr="00471595">
        <w:rPr>
          <w:rFonts w:ascii="Montserrat" w:hAnsi="Montserrat"/>
          <w:sz w:val="24"/>
        </w:rPr>
        <w:t xml:space="preserve"> but</w:t>
      </w:r>
      <w:r w:rsidRPr="00471595">
        <w:rPr>
          <w:rFonts w:ascii="Montserrat" w:hAnsi="Montserrat"/>
          <w:sz w:val="24"/>
        </w:rPr>
        <w:t xml:space="preserve"> the fact is that they don't understand. </w:t>
      </w:r>
      <w:r w:rsidR="000264CD" w:rsidRPr="00471595">
        <w:rPr>
          <w:rFonts w:ascii="Montserrat" w:hAnsi="Montserrat"/>
          <w:sz w:val="24"/>
        </w:rPr>
        <w:t>“</w:t>
      </w:r>
      <w:r w:rsidRPr="00471595">
        <w:rPr>
          <w:rFonts w:ascii="Montserrat" w:hAnsi="Montserrat"/>
          <w:sz w:val="24"/>
        </w:rPr>
        <w:t>Oh, my god!</w:t>
      </w:r>
      <w:r w:rsidR="000264CD" w:rsidRPr="00471595">
        <w:rPr>
          <w:rFonts w:ascii="Montserrat" w:hAnsi="Montserrat"/>
          <w:sz w:val="24"/>
        </w:rPr>
        <w:t>”</w:t>
      </w:r>
      <w:r w:rsidRPr="00471595">
        <w:rPr>
          <w:rFonts w:ascii="Montserrat" w:hAnsi="Montserrat"/>
          <w:sz w:val="24"/>
        </w:rPr>
        <w:t xml:space="preserve"> I gasped as it hit me. I knew what I had done wrong. I looked back at the crowd from off-stage and whispered.</w:t>
      </w:r>
    </w:p>
    <w:p w14:paraId="6CE12A8C" w14:textId="7E8962F8" w:rsidR="00AD35EB" w:rsidRPr="00471595" w:rsidRDefault="00AD35EB" w:rsidP="00515B04">
      <w:pPr>
        <w:numPr>
          <w:ins w:id="62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People want proof so they can be free to believe without having to understand what they believe in!</w:t>
      </w:r>
      <w:r w:rsidR="000264CD" w:rsidRPr="00471595">
        <w:rPr>
          <w:rFonts w:ascii="Montserrat" w:hAnsi="Montserrat"/>
          <w:sz w:val="24"/>
        </w:rPr>
        <w:t>”</w:t>
      </w:r>
      <w:r w:rsidRPr="00471595">
        <w:rPr>
          <w:rFonts w:ascii="Montserrat" w:hAnsi="Montserrat"/>
          <w:sz w:val="24"/>
        </w:rPr>
        <w:t xml:space="preserve"> I was simply freeing people from the need to think for themselves! As I realized it I felt sick. I felt damned.</w:t>
      </w:r>
    </w:p>
    <w:p w14:paraId="152A3B7E" w14:textId="77777777" w:rsidR="00AD35EB" w:rsidRPr="00471595" w:rsidRDefault="00AD35EB" w:rsidP="00515B04">
      <w:pPr>
        <w:numPr>
          <w:ins w:id="629" w:author="Unknown"/>
        </w:numPr>
        <w:rPr>
          <w:rFonts w:ascii="Montserrat" w:hAnsi="Montserrat"/>
          <w:sz w:val="24"/>
        </w:rPr>
      </w:pPr>
    </w:p>
    <w:p w14:paraId="54B88AC5" w14:textId="77777777" w:rsidR="00AD35EB" w:rsidRPr="00471595" w:rsidRDefault="00AD35EB" w:rsidP="00515B04">
      <w:pPr>
        <w:pStyle w:val="VerticalBrace"/>
        <w:rPr>
          <w:rFonts w:ascii="Montserrat" w:hAnsi="Montserrat"/>
          <w:sz w:val="24"/>
        </w:rPr>
      </w:pPr>
      <w:r w:rsidRPr="00471595">
        <w:rPr>
          <w:rFonts w:ascii="Montserrat" w:hAnsi="Montserrat"/>
          <w:sz w:val="24"/>
        </w:rPr>
        <w:t>————————</w:t>
      </w:r>
    </w:p>
    <w:p w14:paraId="46B09BC8" w14:textId="77777777" w:rsidR="00AD35EB" w:rsidRPr="00471595" w:rsidRDefault="00AD35EB" w:rsidP="00515B04">
      <w:pPr>
        <w:rPr>
          <w:rFonts w:ascii="Montserrat" w:hAnsi="Montserrat"/>
          <w:sz w:val="24"/>
        </w:rPr>
      </w:pPr>
    </w:p>
    <w:p w14:paraId="1039035A" w14:textId="77777777" w:rsidR="00AD35EB" w:rsidRPr="00471595" w:rsidRDefault="00AD35EB" w:rsidP="00515B04">
      <w:pPr>
        <w:numPr>
          <w:ins w:id="630" w:author="Unknown"/>
        </w:numPr>
        <w:rPr>
          <w:rFonts w:ascii="Montserrat" w:hAnsi="Montserrat"/>
          <w:sz w:val="24"/>
        </w:rPr>
      </w:pPr>
      <w:r w:rsidRPr="00471595">
        <w:rPr>
          <w:rFonts w:ascii="Montserrat" w:hAnsi="Montserrat"/>
          <w:sz w:val="24"/>
        </w:rPr>
        <w:t>.^. Fame and infamy</w:t>
      </w:r>
      <w:r w:rsidRPr="00471595">
        <w:rPr>
          <w:rFonts w:ascii="Montserrat" w:hAnsi="Montserrat"/>
          <w:sz w:val="24"/>
        </w:rPr>
        <w:tab/>
      </w:r>
    </w:p>
    <w:p w14:paraId="76425E79" w14:textId="77777777" w:rsidR="00AD35EB" w:rsidRPr="00471595" w:rsidRDefault="00AD35EB" w:rsidP="00515B04">
      <w:pPr>
        <w:numPr>
          <w:ins w:id="631" w:author="Unknown"/>
        </w:numPr>
        <w:rPr>
          <w:rFonts w:ascii="Montserrat" w:hAnsi="Montserrat"/>
          <w:sz w:val="24"/>
        </w:rPr>
      </w:pPr>
      <w:r w:rsidRPr="00471595">
        <w:rPr>
          <w:rFonts w:ascii="Montserrat" w:hAnsi="Montserrat"/>
          <w:sz w:val="24"/>
        </w:rPr>
        <w:t>As the first public psi, my time was kept too occupied for me to indulge in much self-pity, anyway. I devoted my time to public relations soothing institutional and individual fears of psionic potential. I entered the private sector and assumed that the government had forgotten about me.</w:t>
      </w:r>
    </w:p>
    <w:p w14:paraId="0ED8F84B" w14:textId="77777777" w:rsidR="00515B04" w:rsidRPr="00471595" w:rsidRDefault="00515B04" w:rsidP="00515B04">
      <w:pPr>
        <w:rPr>
          <w:rFonts w:ascii="Montserrat" w:hAnsi="Montserrat"/>
          <w:sz w:val="24"/>
        </w:rPr>
      </w:pPr>
    </w:p>
    <w:p w14:paraId="34BA105E"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6112A5B0" w14:textId="77777777" w:rsidR="00515B04" w:rsidRPr="00471595" w:rsidRDefault="00515B04" w:rsidP="00515B04">
      <w:pPr>
        <w:rPr>
          <w:rFonts w:ascii="Montserrat" w:hAnsi="Montserrat"/>
          <w:sz w:val="24"/>
        </w:rPr>
      </w:pPr>
    </w:p>
    <w:p w14:paraId="0BC88E7F" w14:textId="77777777" w:rsidR="00AD35EB" w:rsidRPr="00471595" w:rsidRDefault="00AD35EB" w:rsidP="00515B04">
      <w:pPr>
        <w:numPr>
          <w:ins w:id="632" w:author="Unknown"/>
        </w:numPr>
        <w:rPr>
          <w:rFonts w:ascii="Montserrat" w:hAnsi="Montserrat"/>
          <w:sz w:val="24"/>
        </w:rPr>
      </w:pPr>
      <w:r w:rsidRPr="00471595">
        <w:rPr>
          <w:rFonts w:ascii="Montserrat" w:hAnsi="Montserrat"/>
          <w:sz w:val="24"/>
        </w:rPr>
        <w:t>.^. Potential</w:t>
      </w:r>
    </w:p>
    <w:p w14:paraId="280F4E78" w14:textId="77777777" w:rsidR="00AD35EB" w:rsidRPr="00471595" w:rsidRDefault="00AD35EB" w:rsidP="00515B04">
      <w:pPr>
        <w:numPr>
          <w:ins w:id="633" w:author="Unknown"/>
        </w:numPr>
        <w:rPr>
          <w:rFonts w:ascii="Montserrat" w:hAnsi="Montserrat"/>
          <w:sz w:val="24"/>
        </w:rPr>
      </w:pPr>
      <w:r w:rsidRPr="00471595">
        <w:rPr>
          <w:rFonts w:ascii="Montserrat" w:hAnsi="Montserrat"/>
          <w:sz w:val="24"/>
        </w:rPr>
        <w:t>According to physics there are many things which are mechanically impossible. That is because physics, as a science, deals solely with structure. Psionics is an entirely different science dealing with architecture. Psionics could be considered a superior science if it were not for that fact that physics can encompass a foundation from which applied psionics can derive. Isolation's end</w:t>
      </w:r>
    </w:p>
    <w:p w14:paraId="6E420B23" w14:textId="77777777" w:rsidR="00AD35EB" w:rsidRPr="00471595" w:rsidRDefault="00AD35EB" w:rsidP="00515B04">
      <w:pPr>
        <w:numPr>
          <w:ins w:id="634" w:author="Unknown"/>
        </w:numPr>
        <w:rPr>
          <w:rFonts w:ascii="Montserrat" w:hAnsi="Montserrat"/>
          <w:sz w:val="24"/>
        </w:rPr>
      </w:pPr>
      <w:r w:rsidRPr="00471595">
        <w:rPr>
          <w:rFonts w:ascii="Montserrat" w:hAnsi="Montserrat"/>
          <w:sz w:val="24"/>
        </w:rPr>
        <w:t>I had cut my ties to the project pretty thoroughly when I left. The last thing I would have ever expected was for them to track me down several years later and ask me to come back to the project and rejoin the space program. Imagine my surprise. And now that the past, in the form of one captain O'Neal, had intruded on my isolation, I was forced to realize that I was lonely.</w:t>
      </w:r>
    </w:p>
    <w:p w14:paraId="76B22ABC" w14:textId="77777777" w:rsidR="00AD35EB" w:rsidRPr="00471595" w:rsidRDefault="00AD35EB" w:rsidP="00515B04">
      <w:pPr>
        <w:numPr>
          <w:ins w:id="635" w:author="Unknown"/>
        </w:numPr>
        <w:rPr>
          <w:rFonts w:ascii="Montserrat" w:hAnsi="Montserrat"/>
          <w:sz w:val="24"/>
        </w:rPr>
      </w:pPr>
    </w:p>
    <w:p w14:paraId="6FEBAE25" w14:textId="77777777" w:rsidR="00AD35EB" w:rsidRPr="00471595" w:rsidRDefault="00AD35EB" w:rsidP="00515B04">
      <w:pPr>
        <w:pStyle w:val="VerticalBrace"/>
        <w:rPr>
          <w:rFonts w:ascii="Montserrat" w:hAnsi="Montserrat"/>
          <w:sz w:val="24"/>
        </w:rPr>
      </w:pPr>
      <w:r w:rsidRPr="00471595">
        <w:rPr>
          <w:rFonts w:ascii="Montserrat" w:hAnsi="Montserrat"/>
          <w:sz w:val="24"/>
        </w:rPr>
        <w:t>————————</w:t>
      </w:r>
    </w:p>
    <w:p w14:paraId="3F84A52C" w14:textId="77777777" w:rsidR="00AD35EB" w:rsidRPr="00471595" w:rsidRDefault="00AD35EB" w:rsidP="00515B04">
      <w:pPr>
        <w:rPr>
          <w:rFonts w:ascii="Montserrat" w:hAnsi="Montserrat"/>
          <w:sz w:val="24"/>
        </w:rPr>
      </w:pPr>
    </w:p>
    <w:p w14:paraId="2C1E533A" w14:textId="5327D522" w:rsidR="00AD35EB" w:rsidRPr="00471595" w:rsidRDefault="00515B04" w:rsidP="00515B04">
      <w:pPr>
        <w:numPr>
          <w:ins w:id="636" w:author="Unknown"/>
        </w:numPr>
        <w:rPr>
          <w:rFonts w:ascii="Montserrat" w:hAnsi="Montserrat"/>
          <w:sz w:val="24"/>
        </w:rPr>
      </w:pPr>
      <w:r w:rsidRPr="00471595">
        <w:rPr>
          <w:rFonts w:ascii="Montserrat" w:hAnsi="Montserrat"/>
          <w:sz w:val="24"/>
        </w:rPr>
        <w:br w:type="page"/>
      </w:r>
      <w:r w:rsidR="00AD35EB" w:rsidRPr="00471595">
        <w:rPr>
          <w:rFonts w:ascii="Montserrat" w:hAnsi="Montserrat"/>
          <w:sz w:val="24"/>
        </w:rPr>
        <w:t>.^. Recruitment</w:t>
      </w:r>
    </w:p>
    <w:p w14:paraId="226BA553" w14:textId="3B0210BB" w:rsidR="00AD35EB" w:rsidRPr="00471595" w:rsidRDefault="00AD35EB" w:rsidP="00515B04">
      <w:pPr>
        <w:numPr>
          <w:ins w:id="637" w:author="Unknown"/>
        </w:numPr>
        <w:rPr>
          <w:rFonts w:ascii="Montserrat" w:hAnsi="Montserrat"/>
          <w:sz w:val="24"/>
        </w:rPr>
      </w:pPr>
      <w:r w:rsidRPr="00471595">
        <w:rPr>
          <w:rFonts w:ascii="Montserrat" w:hAnsi="Montserrat"/>
          <w:sz w:val="24"/>
        </w:rPr>
        <w:t>A breeze teased the scent of new rain around the room. Apart from a cozy sphere of illumination cast by an antique lamp on the low table, the house was steeped in shadows. As twilight deepened the afterglow of evening's passion, I was savoring the last bite of my meal. Setting the bowl down on the table my hand paused. I noticed the strange hesitation—the chopsticks in my fingers hovering at the rim of the bowl—as a sudden thrill darted up my spine to snarl at the nape of my neck. Purely out of habit, I covered up the betraying hesitation by deftly aligning the slender utensils in a chord intersecting ninety degrees of arc along the rim of the bowl. Rising from the cushion, I glided over to the sideboard and gathered tea settings for two</w:t>
      </w:r>
      <w:r w:rsidR="00295153" w:rsidRPr="00471595">
        <w:rPr>
          <w:rFonts w:ascii="Montserrat" w:hAnsi="Montserrat"/>
          <w:sz w:val="24"/>
        </w:rPr>
        <w:t xml:space="preserve"> and</w:t>
      </w:r>
      <w:r w:rsidRPr="00471595">
        <w:rPr>
          <w:rFonts w:ascii="Montserrat" w:hAnsi="Montserrat"/>
          <w:sz w:val="24"/>
        </w:rPr>
        <w:t xml:space="preserve"> fetched the pot from the hot plate. As I was setting the tray down, I heard the front door sliding open and shut. A brief wind cut through the house, peppering me with droplets</w:t>
      </w:r>
      <w:r w:rsidR="00295153" w:rsidRPr="00471595">
        <w:rPr>
          <w:rFonts w:ascii="Montserrat" w:hAnsi="Montserrat"/>
          <w:sz w:val="24"/>
        </w:rPr>
        <w:t xml:space="preserve"> and</w:t>
      </w:r>
      <w:r w:rsidRPr="00471595">
        <w:rPr>
          <w:rFonts w:ascii="Montserrat" w:hAnsi="Montserrat"/>
          <w:sz w:val="24"/>
        </w:rPr>
        <w:t xml:space="preserve"> dancing against the paddles and ribbons of the wind chimes, conjuring a delicate rain of notes to welcome my unannounced visitor.</w:t>
      </w:r>
    </w:p>
    <w:p w14:paraId="16B21F0C" w14:textId="3C87D13C" w:rsidR="00AD35EB" w:rsidRPr="00471595" w:rsidRDefault="00AD35EB" w:rsidP="00515B04">
      <w:pPr>
        <w:numPr>
          <w:ins w:id="63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Ms. Ember,</w:t>
      </w:r>
      <w:r w:rsidR="000264CD" w:rsidRPr="00471595">
        <w:rPr>
          <w:rFonts w:ascii="Montserrat" w:hAnsi="Montserrat"/>
          <w:sz w:val="24"/>
        </w:rPr>
        <w:t>”</w:t>
      </w:r>
      <w:r w:rsidRPr="00471595">
        <w:rPr>
          <w:rFonts w:ascii="Montserrat" w:hAnsi="Montserrat"/>
          <w:sz w:val="24"/>
        </w:rPr>
        <w:t xml:space="preserve"> he greeted me from the shadows. </w:t>
      </w:r>
      <w:r w:rsidR="000264CD" w:rsidRPr="00471595">
        <w:rPr>
          <w:rFonts w:ascii="Montserrat" w:hAnsi="Montserrat"/>
          <w:sz w:val="24"/>
        </w:rPr>
        <w:t>“</w:t>
      </w:r>
      <w:r w:rsidRPr="00471595">
        <w:rPr>
          <w:rFonts w:ascii="Montserrat" w:hAnsi="Montserrat"/>
          <w:sz w:val="24"/>
        </w:rPr>
        <w:t>Don't you think you went a bit out of your way to cut your ties with the project?</w:t>
      </w:r>
      <w:r w:rsidR="000264CD" w:rsidRPr="00471595">
        <w:rPr>
          <w:rFonts w:ascii="Montserrat" w:hAnsi="Montserrat"/>
          <w:sz w:val="24"/>
        </w:rPr>
        <w:t>”</w:t>
      </w:r>
      <w:r w:rsidRPr="00471595">
        <w:rPr>
          <w:rFonts w:ascii="Montserrat" w:hAnsi="Montserrat"/>
          <w:sz w:val="24"/>
        </w:rPr>
        <w:t xml:space="preserve"> He asked as he entered the room, pausing outside the fall of light.</w:t>
      </w:r>
    </w:p>
    <w:p w14:paraId="4A5DC42F" w14:textId="79746A65" w:rsidR="00AD35EB" w:rsidRPr="00471595" w:rsidRDefault="00AD35EB" w:rsidP="00515B04">
      <w:pPr>
        <w:numPr>
          <w:ins w:id="639" w:author="Unknown"/>
        </w:numPr>
        <w:rPr>
          <w:rFonts w:ascii="Montserrat" w:hAnsi="Montserrat"/>
          <w:sz w:val="24"/>
        </w:rPr>
      </w:pPr>
      <w:r w:rsidRPr="00471595">
        <w:rPr>
          <w:rFonts w:ascii="Montserrat" w:hAnsi="Montserrat"/>
          <w:sz w:val="24"/>
        </w:rPr>
        <w:tab/>
        <w:t xml:space="preserve">I shrugged, </w:t>
      </w:r>
      <w:r w:rsidR="000264CD" w:rsidRPr="00471595">
        <w:rPr>
          <w:rFonts w:ascii="Montserrat" w:hAnsi="Montserrat"/>
          <w:sz w:val="24"/>
        </w:rPr>
        <w:t>“</w:t>
      </w:r>
      <w:r w:rsidRPr="00471595">
        <w:rPr>
          <w:rFonts w:ascii="Montserrat" w:hAnsi="Montserrat"/>
          <w:sz w:val="24"/>
        </w:rPr>
        <w:t>I doubt I could ever put a safe distance between me and their meddling.</w:t>
      </w:r>
      <w:r w:rsidR="000264CD" w:rsidRPr="00471595">
        <w:rPr>
          <w:rFonts w:ascii="Montserrat" w:hAnsi="Montserrat"/>
          <w:sz w:val="24"/>
        </w:rPr>
        <w:t>”</w:t>
      </w:r>
      <w:r w:rsidRPr="00471595">
        <w:rPr>
          <w:rFonts w:ascii="Montserrat" w:hAnsi="Montserrat"/>
          <w:sz w:val="24"/>
        </w:rPr>
        <w:t xml:space="preserve"> He had been a friend once, perhaps he understood. I met his eyes, even though they were obscured by shadow. </w:t>
      </w:r>
      <w:r w:rsidR="000264CD" w:rsidRPr="00471595">
        <w:rPr>
          <w:rFonts w:ascii="Montserrat" w:hAnsi="Montserrat"/>
          <w:sz w:val="24"/>
        </w:rPr>
        <w:t>“</w:t>
      </w:r>
      <w:r w:rsidRPr="00471595">
        <w:rPr>
          <w:rFonts w:ascii="Montserrat" w:hAnsi="Montserrat"/>
          <w:sz w:val="24"/>
        </w:rPr>
        <w:t>Did it really take this long to track me down or did they hope I might forget it all if they waited long enough before 'finding' me?</w:t>
      </w:r>
      <w:r w:rsidR="000264CD" w:rsidRPr="00471595">
        <w:rPr>
          <w:rFonts w:ascii="Montserrat" w:hAnsi="Montserrat"/>
          <w:sz w:val="24"/>
        </w:rPr>
        <w:t>”</w:t>
      </w:r>
      <w:r w:rsidRPr="00471595">
        <w:rPr>
          <w:rFonts w:ascii="Montserrat" w:hAnsi="Montserrat"/>
          <w:sz w:val="24"/>
        </w:rPr>
        <w:t xml:space="preserve"> I asked, rhetorically. When he offered no comment, I slipped away from the table and pulled a hot towel out of the warmer. Stepping back into the pool of light, I continued politely, </w:t>
      </w:r>
      <w:r w:rsidR="000264CD" w:rsidRPr="00471595">
        <w:rPr>
          <w:rFonts w:ascii="Montserrat" w:hAnsi="Montserrat"/>
          <w:sz w:val="24"/>
        </w:rPr>
        <w:t>“</w:t>
      </w:r>
      <w:r w:rsidRPr="00471595">
        <w:rPr>
          <w:rFonts w:ascii="Montserrat" w:hAnsi="Montserrat"/>
          <w:sz w:val="24"/>
        </w:rPr>
        <w:t>please, come in, have a seat. I have made tea, if you would like.</w:t>
      </w:r>
      <w:r w:rsidR="000264CD" w:rsidRPr="00471595">
        <w:rPr>
          <w:rFonts w:ascii="Montserrat" w:hAnsi="Montserrat"/>
          <w:sz w:val="24"/>
        </w:rPr>
        <w:t>”</w:t>
      </w:r>
    </w:p>
    <w:p w14:paraId="0A3C1B17" w14:textId="55CE021E" w:rsidR="00AD35EB" w:rsidRPr="00471595" w:rsidRDefault="00AD35EB" w:rsidP="00515B04">
      <w:pPr>
        <w:numPr>
          <w:ins w:id="640" w:author="Unknown"/>
        </w:numPr>
        <w:rPr>
          <w:rFonts w:ascii="Montserrat" w:hAnsi="Montserrat"/>
          <w:sz w:val="24"/>
        </w:rPr>
      </w:pPr>
      <w:r w:rsidRPr="00471595">
        <w:rPr>
          <w:rFonts w:ascii="Montserrat" w:hAnsi="Montserrat"/>
          <w:sz w:val="24"/>
        </w:rPr>
        <w:t>Training or at any time in the future, don't wait for me or your direct superiors to come around before asking. Faced with the unknown any and all input is valid</w:t>
      </w:r>
      <w:r w:rsidR="00295153" w:rsidRPr="00471595">
        <w:rPr>
          <w:rFonts w:ascii="Montserrat" w:hAnsi="Montserrat"/>
          <w:sz w:val="24"/>
        </w:rPr>
        <w:t xml:space="preserve"> and</w:t>
      </w:r>
      <w:r w:rsidRPr="00471595">
        <w:rPr>
          <w:rFonts w:ascii="Montserrat" w:hAnsi="Montserrat"/>
          <w:sz w:val="24"/>
        </w:rPr>
        <w:t xml:space="preserve"> you want to get as much feedback as you can before you find yourself in that situation, faced with resolving it.</w:t>
      </w:r>
    </w:p>
    <w:p w14:paraId="3EE7F6EE" w14:textId="2CA17B72" w:rsidR="00AD35EB" w:rsidRPr="00471595" w:rsidRDefault="00AD35EB" w:rsidP="00515B04">
      <w:pPr>
        <w:numPr>
          <w:ins w:id="641"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Your job, simply put, is to be our edge, the wild card in the deck. Three hundred of you is probably more than the gene pool can on earth can spare.</w:t>
      </w:r>
      <w:r w:rsidR="000264CD" w:rsidRPr="00471595">
        <w:rPr>
          <w:rFonts w:ascii="Montserrat" w:hAnsi="Montserrat"/>
          <w:sz w:val="24"/>
        </w:rPr>
        <w:t>”</w:t>
      </w:r>
    </w:p>
    <w:p w14:paraId="63F8DD6E" w14:textId="6E3CDED0" w:rsidR="00AD35EB" w:rsidRPr="00471595" w:rsidRDefault="00AD35EB" w:rsidP="00515B04">
      <w:pPr>
        <w:numPr>
          <w:ins w:id="642" w:author="Unknown"/>
        </w:numPr>
        <w:rPr>
          <w:rFonts w:ascii="Montserrat" w:hAnsi="Montserrat"/>
          <w:sz w:val="24"/>
        </w:rPr>
      </w:pPr>
      <w:r w:rsidRPr="00471595">
        <w:rPr>
          <w:rFonts w:ascii="Montserrat" w:hAnsi="Montserrat"/>
          <w:sz w:val="24"/>
        </w:rPr>
        <w:tab/>
        <w:t xml:space="preserve">Having covered the essentials, the { rank or title } dismissed us into x's care to receive our briefing for orientation, our watch and class postings, living arrangements and a lecture in military protocol. </w:t>
      </w:r>
      <w:r w:rsidR="000264CD" w:rsidRPr="00471595">
        <w:rPr>
          <w:rFonts w:ascii="Montserrat" w:hAnsi="Montserrat"/>
          <w:sz w:val="24"/>
        </w:rPr>
        <w:t>“</w:t>
      </w:r>
      <w:r w:rsidRPr="00471595">
        <w:rPr>
          <w:rFonts w:ascii="Montserrat" w:hAnsi="Montserrat"/>
          <w:sz w:val="24"/>
        </w:rPr>
        <w:t>One more thing, people,</w:t>
      </w:r>
      <w:r w:rsidR="000264CD" w:rsidRPr="00471595">
        <w:rPr>
          <w:rFonts w:ascii="Montserrat" w:hAnsi="Montserrat"/>
          <w:sz w:val="24"/>
        </w:rPr>
        <w:t>”</w:t>
      </w:r>
      <w:r w:rsidRPr="00471595">
        <w:rPr>
          <w:rFonts w:ascii="Montserrat" w:hAnsi="Montserrat"/>
          <w:sz w:val="24"/>
        </w:rPr>
        <w:t xml:space="preserve"> she reminded us soberingly, making direct eye contact with Ember and myself.</w:t>
      </w:r>
    </w:p>
    <w:p w14:paraId="5D539E0D" w14:textId="77777777" w:rsidR="00AD35EB" w:rsidRPr="00471595" w:rsidRDefault="00AD35EB" w:rsidP="00515B04">
      <w:pPr>
        <w:numPr>
          <w:ins w:id="643" w:author="Unknown"/>
        </w:numPr>
        <w:rPr>
          <w:rFonts w:ascii="Montserrat" w:hAnsi="Montserrat"/>
          <w:sz w:val="24"/>
        </w:rPr>
      </w:pPr>
      <w:r w:rsidRPr="00471595">
        <w:rPr>
          <w:rFonts w:ascii="Montserrat" w:hAnsi="Montserrat"/>
          <w:sz w:val="24"/>
        </w:rPr>
        <w:tab/>
        <w:t>I'm pretty sure I was blushing. Ember and { rank or title } shared a smile and Connor just looked innocent.</w:t>
      </w:r>
    </w:p>
    <w:p w14:paraId="6BE3316F" w14:textId="77777777" w:rsidR="00AD35EB" w:rsidRPr="00471595" w:rsidRDefault="00AD35EB" w:rsidP="00515B04">
      <w:pPr>
        <w:numPr>
          <w:ins w:id="644" w:author="Unknown"/>
        </w:numPr>
        <w:rPr>
          <w:rFonts w:ascii="Montserrat" w:hAnsi="Montserrat"/>
          <w:sz w:val="24"/>
        </w:rPr>
      </w:pPr>
    </w:p>
    <w:p w14:paraId="05EC71EE" w14:textId="77777777" w:rsidR="00AD35EB" w:rsidRPr="00471595" w:rsidRDefault="00AD35EB" w:rsidP="00515B04">
      <w:pPr>
        <w:pStyle w:val="VerticalBrace"/>
        <w:numPr>
          <w:ins w:id="645" w:author="Unknown"/>
        </w:numPr>
        <w:rPr>
          <w:rFonts w:ascii="Montserrat" w:hAnsi="Montserrat"/>
          <w:sz w:val="24"/>
        </w:rPr>
      </w:pPr>
      <w:r w:rsidRPr="00471595">
        <w:rPr>
          <w:rFonts w:ascii="Montserrat" w:hAnsi="Montserrat"/>
          <w:sz w:val="24"/>
        </w:rPr>
        <w:t>————————</w:t>
      </w:r>
    </w:p>
    <w:p w14:paraId="5ADB5BA6" w14:textId="77777777" w:rsidR="00AD35EB" w:rsidRPr="00471595" w:rsidRDefault="00AD35EB" w:rsidP="00515B04">
      <w:pPr>
        <w:numPr>
          <w:ins w:id="646" w:author="Unknown"/>
        </w:numPr>
        <w:rPr>
          <w:rFonts w:ascii="Montserrat" w:hAnsi="Montserrat"/>
          <w:sz w:val="24"/>
        </w:rPr>
      </w:pPr>
    </w:p>
    <w:p w14:paraId="2C57E53E" w14:textId="07ADC7C0" w:rsidR="00AD35EB" w:rsidRPr="00471595" w:rsidRDefault="00AD35EB" w:rsidP="00515B04">
      <w:pPr>
        <w:numPr>
          <w:ins w:id="647" w:author="Unknown"/>
        </w:numPr>
        <w:rPr>
          <w:rFonts w:ascii="Montserrat" w:hAnsi="Montserrat"/>
          <w:sz w:val="24"/>
        </w:rPr>
      </w:pPr>
      <w:r w:rsidRPr="00471595">
        <w:rPr>
          <w:rFonts w:ascii="Montserrat" w:hAnsi="Montserrat"/>
          <w:sz w:val="24"/>
        </w:rPr>
        <w:tab/>
        <w:t>Events related to the destruction of the heavy cruiser Adventure had compelled the Imperial Court on Ao'Ajea to initiate the first formal dialogue since the signing of the Treaty of Ao (See details of the First and Second Wars of Contact). An all expenses paid vacation to Ao'Ajeo—an exotic world, whre she once had lived with her mother—and the only world in the Aegis with immunity from the Control Acts.</w:t>
      </w:r>
    </w:p>
    <w:p w14:paraId="4302519E" w14:textId="77777777" w:rsidR="00AD35EB" w:rsidRPr="00471595" w:rsidRDefault="00AD35EB" w:rsidP="00515B04">
      <w:pPr>
        <w:numPr>
          <w:ins w:id="648" w:author="Unknown"/>
        </w:numPr>
        <w:rPr>
          <w:rFonts w:ascii="Montserrat" w:hAnsi="Montserrat"/>
          <w:sz w:val="24"/>
        </w:rPr>
      </w:pPr>
    </w:p>
    <w:p w14:paraId="30D4CAD2" w14:textId="77777777" w:rsidR="00AD35EB" w:rsidRPr="00471595" w:rsidRDefault="00AD35EB" w:rsidP="00515B04">
      <w:pPr>
        <w:pStyle w:val="VerticalBrace"/>
        <w:rPr>
          <w:rFonts w:ascii="Montserrat" w:hAnsi="Montserrat"/>
          <w:sz w:val="24"/>
        </w:rPr>
      </w:pPr>
      <w:r w:rsidRPr="00471595">
        <w:rPr>
          <w:rFonts w:ascii="Montserrat" w:hAnsi="Montserrat"/>
          <w:sz w:val="24"/>
        </w:rPr>
        <w:t>————————</w:t>
      </w:r>
    </w:p>
    <w:p w14:paraId="6E75AB5C" w14:textId="77777777" w:rsidR="00AD35EB" w:rsidRPr="00471595" w:rsidRDefault="00AD35EB" w:rsidP="00515B04">
      <w:pPr>
        <w:rPr>
          <w:rFonts w:ascii="Montserrat" w:hAnsi="Montserrat"/>
          <w:sz w:val="24"/>
        </w:rPr>
      </w:pPr>
    </w:p>
    <w:p w14:paraId="23518D5D" w14:textId="7946C3EC" w:rsidR="00AD35EB" w:rsidRPr="00471595" w:rsidRDefault="00AD35EB" w:rsidP="00515B04">
      <w:pPr>
        <w:numPr>
          <w:ins w:id="649" w:author="Unknown"/>
        </w:numPr>
        <w:rPr>
          <w:rFonts w:ascii="Montserrat" w:hAnsi="Montserrat"/>
          <w:sz w:val="24"/>
        </w:rPr>
      </w:pPr>
      <w:r w:rsidRPr="00471595">
        <w:rPr>
          <w:rFonts w:ascii="Montserrat" w:hAnsi="Montserrat"/>
          <w:sz w:val="24"/>
        </w:rPr>
        <w:tab/>
        <w:t>Kevin Zhan invited her to dinner—to celebrate their reunion</w:t>
      </w:r>
      <w:r w:rsidR="00295153" w:rsidRPr="00471595">
        <w:rPr>
          <w:rFonts w:ascii="Montserrat" w:hAnsi="Montserrat"/>
          <w:sz w:val="24"/>
        </w:rPr>
        <w:t xml:space="preserve"> and</w:t>
      </w:r>
      <w:r w:rsidRPr="00471595">
        <w:rPr>
          <w:rFonts w:ascii="Montserrat" w:hAnsi="Montserrat"/>
          <w:sz w:val="24"/>
        </w:rPr>
        <w:t xml:space="preserve"> to address a concern she had regarding her 'aberrant behavior'. She described the confrontation</w:t>
      </w:r>
      <w:r w:rsidR="00295153" w:rsidRPr="00471595">
        <w:rPr>
          <w:rFonts w:ascii="Montserrat" w:hAnsi="Montserrat"/>
          <w:sz w:val="24"/>
        </w:rPr>
        <w:t xml:space="preserve"> and</w:t>
      </w:r>
      <w:r w:rsidRPr="00471595">
        <w:rPr>
          <w:rFonts w:ascii="Montserrat" w:hAnsi="Montserrat"/>
          <w:sz w:val="24"/>
        </w:rPr>
        <w:t xml:space="preserve"> the state she had been in</w:t>
      </w:r>
      <w:r w:rsidR="00295153" w:rsidRPr="00471595">
        <w:rPr>
          <w:rFonts w:ascii="Montserrat" w:hAnsi="Montserrat"/>
          <w:sz w:val="24"/>
        </w:rPr>
        <w:t xml:space="preserve"> and</w:t>
      </w:r>
      <w:r w:rsidRPr="00471595">
        <w:rPr>
          <w:rFonts w:ascii="Montserrat" w:hAnsi="Montserrat"/>
          <w:sz w:val="24"/>
        </w:rPr>
        <w:t xml:space="preserve"> then confessed to having had these dreams several times before.</w:t>
      </w:r>
    </w:p>
    <w:p w14:paraId="0AA8E448" w14:textId="77777777" w:rsidR="00AD35EB" w:rsidRPr="00471595" w:rsidRDefault="00AD35EB" w:rsidP="00515B04">
      <w:pPr>
        <w:numPr>
          <w:ins w:id="650" w:author="Unknown"/>
        </w:numPr>
        <w:rPr>
          <w:rFonts w:ascii="Montserrat" w:hAnsi="Montserrat"/>
          <w:sz w:val="24"/>
        </w:rPr>
      </w:pPr>
    </w:p>
    <w:p w14:paraId="0C4A5A2D" w14:textId="77777777" w:rsidR="00AD35EB" w:rsidRPr="00471595" w:rsidRDefault="00AD35EB" w:rsidP="00515B04">
      <w:pPr>
        <w:pStyle w:val="VerticalBrace"/>
        <w:numPr>
          <w:ins w:id="651" w:author="Unknown"/>
        </w:numPr>
        <w:rPr>
          <w:rFonts w:ascii="Montserrat" w:hAnsi="Montserrat"/>
          <w:sz w:val="24"/>
        </w:rPr>
      </w:pPr>
      <w:r w:rsidRPr="00471595">
        <w:rPr>
          <w:rFonts w:ascii="Montserrat" w:hAnsi="Montserrat"/>
          <w:sz w:val="24"/>
        </w:rPr>
        <w:t>————————</w:t>
      </w:r>
    </w:p>
    <w:p w14:paraId="1B7236C8" w14:textId="77777777" w:rsidR="00AD35EB" w:rsidRPr="00471595" w:rsidRDefault="00AD35EB" w:rsidP="00515B04">
      <w:pPr>
        <w:numPr>
          <w:ins w:id="652" w:author="Unknown"/>
        </w:numPr>
        <w:rPr>
          <w:rFonts w:ascii="Montserrat" w:hAnsi="Montserrat"/>
          <w:sz w:val="24"/>
        </w:rPr>
      </w:pPr>
    </w:p>
    <w:p w14:paraId="07AC669C" w14:textId="77777777" w:rsidR="00AD35EB" w:rsidRPr="00471595" w:rsidRDefault="00AD35EB" w:rsidP="00515B04">
      <w:pPr>
        <w:numPr>
          <w:ins w:id="653" w:author="Unknown"/>
        </w:numPr>
        <w:rPr>
          <w:rFonts w:ascii="Montserrat" w:hAnsi="Montserrat"/>
          <w:sz w:val="24"/>
        </w:rPr>
      </w:pPr>
      <w:r w:rsidRPr="00471595">
        <w:rPr>
          <w:rFonts w:ascii="Montserrat" w:hAnsi="Montserrat"/>
          <w:sz w:val="24"/>
        </w:rPr>
        <w:tab/>
        <w:t xml:space="preserve">The premature announcement of her death on the morning news had been retracted in later reports on the news nets. She </w:t>
      </w:r>
      <w:r w:rsidRPr="00471595">
        <w:rPr>
          <w:rFonts w:ascii="Montserrat" w:hAnsi="Montserrat"/>
          <w:sz w:val="24"/>
        </w:rPr>
        <w:tab/>
        <w:t xml:space="preserve">O'Neal sensed the change in my manner and accepted the invitation gracefully. Stepping forward, he accepted the towel from my outstretched hand, savoring the heat on his face and hands. I folded gracefully into an accustomed kneel and poured for us. He accepted his cup with a quiet thanks, content to absorb another measure of warmth through his hands for the moment. </w:t>
      </w:r>
    </w:p>
    <w:p w14:paraId="7BE91AE0" w14:textId="0BE4D38E" w:rsidR="00AD35EB" w:rsidRPr="00471595" w:rsidRDefault="00AD35EB" w:rsidP="00515B04">
      <w:pPr>
        <w:numPr>
          <w:ins w:id="654" w:author="Unknown"/>
        </w:numPr>
        <w:rPr>
          <w:rFonts w:ascii="Montserrat" w:hAnsi="Montserrat"/>
          <w:sz w:val="24"/>
        </w:rPr>
      </w:pPr>
      <w:r w:rsidRPr="00471595">
        <w:rPr>
          <w:rFonts w:ascii="Montserrat" w:hAnsi="Montserrat"/>
          <w:sz w:val="24"/>
        </w:rPr>
        <w:tab/>
        <w:t>I sipped from my cup, peering at him through a veil of steam. He wore a dress-down uniform, which told me he was now in the navy. From his insignia I discovered he had attained the rank of captain. It would be child's play to sift his thoughts for the news he brought</w:t>
      </w:r>
      <w:r w:rsidR="00295153" w:rsidRPr="00471595">
        <w:rPr>
          <w:rFonts w:ascii="Montserrat" w:hAnsi="Montserrat"/>
          <w:sz w:val="24"/>
        </w:rPr>
        <w:t xml:space="preserve"> but</w:t>
      </w:r>
      <w:r w:rsidRPr="00471595">
        <w:rPr>
          <w:rFonts w:ascii="Montserrat" w:hAnsi="Montserrat"/>
          <w:sz w:val="24"/>
        </w:rPr>
        <w:t xml:space="preserve"> I had been too well trained to dare such a gross invasion of privacy. (That does not apply to surface thoughts, as they tend to invade my mind from all points like a constant bath of light.) Instead I questioned him softly about his walk and the inconvenient timing of the down pour. </w:t>
      </w:r>
      <w:r w:rsidR="000264CD" w:rsidRPr="00471595">
        <w:rPr>
          <w:rFonts w:ascii="Montserrat" w:hAnsi="Montserrat"/>
          <w:sz w:val="24"/>
        </w:rPr>
        <w:t>“</w:t>
      </w:r>
      <w:r w:rsidRPr="00471595">
        <w:rPr>
          <w:rFonts w:ascii="Montserrat" w:hAnsi="Montserrat"/>
          <w:sz w:val="24"/>
        </w:rPr>
        <w:t xml:space="preserve">In all probability, this could be the last I'll enjoy for years to come. I have so much work to do in the belt getting the ships built that I might never feel rain again—on earth, at any rate. The next time I taste rain on my lips could be at the end of the line, opening new territory to build a home for people who have never and will never know earth. </w:t>
      </w:r>
      <w:r w:rsidR="000264CD" w:rsidRPr="00471595">
        <w:rPr>
          <w:rFonts w:ascii="Montserrat" w:hAnsi="Montserrat"/>
          <w:sz w:val="24"/>
        </w:rPr>
        <w:t>“</w:t>
      </w:r>
      <w:r w:rsidRPr="00471595">
        <w:rPr>
          <w:rFonts w:ascii="Montserrat" w:hAnsi="Montserrat"/>
          <w:sz w:val="24"/>
        </w:rPr>
        <w:t>Phoenix,</w:t>
      </w:r>
      <w:r w:rsidR="000264CD" w:rsidRPr="00471595">
        <w:rPr>
          <w:rFonts w:ascii="Montserrat" w:hAnsi="Montserrat"/>
          <w:sz w:val="24"/>
        </w:rPr>
        <w:t>”</w:t>
      </w:r>
      <w:r w:rsidRPr="00471595">
        <w:rPr>
          <w:rFonts w:ascii="Montserrat" w:hAnsi="Montserrat"/>
          <w:sz w:val="24"/>
        </w:rPr>
        <w:t xml:space="preserve"> He held my eyes with his as he asked, </w:t>
      </w:r>
      <w:r w:rsidR="000264CD" w:rsidRPr="00471595">
        <w:rPr>
          <w:rFonts w:ascii="Montserrat" w:hAnsi="Montserrat"/>
          <w:sz w:val="24"/>
        </w:rPr>
        <w:t>“</w:t>
      </w:r>
      <w:r w:rsidRPr="00471595">
        <w:rPr>
          <w:rFonts w:ascii="Montserrat" w:hAnsi="Montserrat"/>
          <w:sz w:val="24"/>
        </w:rPr>
        <w:t>will you come back?</w:t>
      </w:r>
      <w:r w:rsidR="000264CD" w:rsidRPr="00471595">
        <w:rPr>
          <w:rFonts w:ascii="Montserrat" w:hAnsi="Montserrat"/>
          <w:sz w:val="24"/>
        </w:rPr>
        <w:t>”</w:t>
      </w:r>
      <w:r w:rsidRPr="00471595">
        <w:rPr>
          <w:rFonts w:ascii="Montserrat" w:hAnsi="Montserrat"/>
          <w:sz w:val="24"/>
        </w:rPr>
        <w:t xml:space="preserve"> He maintained eye contact as he finally took a sip of his tea.</w:t>
      </w:r>
    </w:p>
    <w:p w14:paraId="38B90A06" w14:textId="1E10FC8D" w:rsidR="00AD35EB" w:rsidRPr="00471595" w:rsidRDefault="00AD35EB" w:rsidP="00515B04">
      <w:pPr>
        <w:numPr>
          <w:ins w:id="655" w:author="Unknown"/>
        </w:numPr>
        <w:rPr>
          <w:rFonts w:ascii="Montserrat" w:hAnsi="Montserrat"/>
          <w:sz w:val="24"/>
        </w:rPr>
      </w:pPr>
      <w:r w:rsidRPr="00471595">
        <w:rPr>
          <w:rFonts w:ascii="Montserrat" w:hAnsi="Montserrat"/>
          <w:sz w:val="24"/>
        </w:rPr>
        <w:tab/>
        <w:t>I took a deep breath, held it for a short count</w:t>
      </w:r>
      <w:r w:rsidR="00295153" w:rsidRPr="00471595">
        <w:rPr>
          <w:rFonts w:ascii="Montserrat" w:hAnsi="Montserrat"/>
          <w:sz w:val="24"/>
        </w:rPr>
        <w:t xml:space="preserve"> and</w:t>
      </w:r>
      <w:r w:rsidRPr="00471595">
        <w:rPr>
          <w:rFonts w:ascii="Montserrat" w:hAnsi="Montserrat"/>
          <w:sz w:val="24"/>
        </w:rPr>
        <w:t xml:space="preserve"> then said, </w:t>
      </w:r>
      <w:r w:rsidR="000264CD" w:rsidRPr="00471595">
        <w:rPr>
          <w:rFonts w:ascii="Montserrat" w:hAnsi="Montserrat"/>
          <w:sz w:val="24"/>
        </w:rPr>
        <w:t>“</w:t>
      </w:r>
      <w:r w:rsidRPr="00471595">
        <w:rPr>
          <w:rFonts w:ascii="Montserrat" w:hAnsi="Montserrat"/>
          <w:sz w:val="24"/>
        </w:rPr>
        <w:t>tell them that I will discuss the matter with my mother.</w:t>
      </w:r>
      <w:r w:rsidR="000264CD" w:rsidRPr="00471595">
        <w:rPr>
          <w:rFonts w:ascii="Montserrat" w:hAnsi="Montserrat"/>
          <w:sz w:val="24"/>
        </w:rPr>
        <w:t>”</w:t>
      </w:r>
      <w:r w:rsidRPr="00471595">
        <w:rPr>
          <w:rFonts w:ascii="Montserrat" w:hAnsi="Montserrat"/>
          <w:sz w:val="24"/>
        </w:rPr>
        <w:t xml:space="preserve"> </w:t>
      </w:r>
    </w:p>
    <w:p w14:paraId="2DC24B64" w14:textId="0A740582" w:rsidR="00AD35EB" w:rsidRPr="00471595" w:rsidRDefault="00AD35EB" w:rsidP="00515B04">
      <w:pPr>
        <w:numPr>
          <w:ins w:id="65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Phoenix,</w:t>
      </w:r>
      <w:r w:rsidR="000264CD" w:rsidRPr="00471595">
        <w:rPr>
          <w:rFonts w:ascii="Montserrat" w:hAnsi="Montserrat"/>
          <w:sz w:val="24"/>
        </w:rPr>
        <w:t>”</w:t>
      </w:r>
      <w:r w:rsidRPr="00471595">
        <w:rPr>
          <w:rFonts w:ascii="Montserrat" w:hAnsi="Montserrat"/>
          <w:sz w:val="24"/>
        </w:rPr>
        <w:t xml:space="preserve"> he began to protest and dropped it, dabbing at his shirtfront with the towel. He began again, </w:t>
      </w:r>
      <w:r w:rsidR="000264CD" w:rsidRPr="00471595">
        <w:rPr>
          <w:rFonts w:ascii="Montserrat" w:hAnsi="Montserrat"/>
          <w:sz w:val="24"/>
        </w:rPr>
        <w:t>“</w:t>
      </w:r>
      <w:r w:rsidRPr="00471595">
        <w:rPr>
          <w:rFonts w:ascii="Montserrat" w:hAnsi="Montserrat"/>
          <w:sz w:val="24"/>
        </w:rPr>
        <w:t>people make mistakes</w:t>
      </w:r>
      <w:r w:rsidR="00295153" w:rsidRPr="00471595">
        <w:rPr>
          <w:rFonts w:ascii="Montserrat" w:hAnsi="Montserrat"/>
          <w:sz w:val="24"/>
        </w:rPr>
        <w:t xml:space="preserve"> and</w:t>
      </w:r>
      <w:r w:rsidRPr="00471595">
        <w:rPr>
          <w:rFonts w:ascii="Montserrat" w:hAnsi="Montserrat"/>
          <w:sz w:val="24"/>
        </w:rPr>
        <w:t xml:space="preserve"> sometimes other people get hurt. I might have wanted some kind of apology for what the project had done to me</w:t>
      </w:r>
      <w:r w:rsidR="00295153" w:rsidRPr="00471595">
        <w:rPr>
          <w:rFonts w:ascii="Montserrat" w:hAnsi="Montserrat"/>
          <w:sz w:val="24"/>
        </w:rPr>
        <w:t xml:space="preserve"> but</w:t>
      </w:r>
      <w:r w:rsidRPr="00471595">
        <w:rPr>
          <w:rFonts w:ascii="Montserrat" w:hAnsi="Montserrat"/>
          <w:sz w:val="24"/>
        </w:rPr>
        <w:t xml:space="preserve"> that would require that they understand the childhood they gave me—understand me.</w:t>
      </w:r>
    </w:p>
    <w:p w14:paraId="11D3128C" w14:textId="5B2F5967" w:rsidR="00AD35EB" w:rsidRPr="00471595" w:rsidRDefault="00AD35EB" w:rsidP="00515B04">
      <w:pPr>
        <w:numPr>
          <w:ins w:id="65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Phoenix,</w:t>
      </w:r>
      <w:r w:rsidR="000264CD" w:rsidRPr="00471595">
        <w:rPr>
          <w:rFonts w:ascii="Montserrat" w:hAnsi="Montserrat"/>
          <w:sz w:val="24"/>
        </w:rPr>
        <w:t>”</w:t>
      </w:r>
      <w:r w:rsidRPr="00471595">
        <w:rPr>
          <w:rFonts w:ascii="Montserrat" w:hAnsi="Montserrat"/>
          <w:sz w:val="24"/>
        </w:rPr>
        <w:t xml:space="preserve"> </w:t>
      </w:r>
      <w:r w:rsidR="000264CD" w:rsidRPr="00471595">
        <w:rPr>
          <w:rFonts w:ascii="Montserrat" w:hAnsi="Montserrat"/>
          <w:sz w:val="24"/>
        </w:rPr>
        <w:t>“</w:t>
      </w:r>
      <w:r w:rsidRPr="00471595">
        <w:rPr>
          <w:rFonts w:ascii="Montserrat" w:hAnsi="Montserrat"/>
          <w:sz w:val="24"/>
        </w:rPr>
        <w:t xml:space="preserve">there is a list naming about seven hundred registered psi actives. </w:t>
      </w:r>
      <w:r w:rsidR="000264CD" w:rsidRPr="00471595">
        <w:rPr>
          <w:rFonts w:ascii="Montserrat" w:hAnsi="Montserrat"/>
          <w:sz w:val="24"/>
        </w:rPr>
        <w:t>“</w:t>
      </w:r>
      <w:r w:rsidRPr="00471595">
        <w:rPr>
          <w:rFonts w:ascii="Montserrat" w:hAnsi="Montserrat"/>
          <w:sz w:val="24"/>
        </w:rPr>
        <w:t>Your name is on that list.</w:t>
      </w:r>
      <w:r w:rsidR="000264CD" w:rsidRPr="00471595">
        <w:rPr>
          <w:rFonts w:ascii="Montserrat" w:hAnsi="Montserrat"/>
          <w:sz w:val="24"/>
        </w:rPr>
        <w:t>”</w:t>
      </w:r>
    </w:p>
    <w:p w14:paraId="697B48D1" w14:textId="2F9A788C" w:rsidR="00AD35EB" w:rsidRPr="00471595" w:rsidRDefault="00AD35EB" w:rsidP="00515B04">
      <w:pPr>
        <w:numPr>
          <w:ins w:id="658" w:author="Unknown"/>
        </w:numPr>
        <w:rPr>
          <w:rFonts w:ascii="Montserrat" w:hAnsi="Montserrat"/>
          <w:sz w:val="24"/>
        </w:rPr>
      </w:pPr>
      <w:r w:rsidRPr="00471595">
        <w:rPr>
          <w:rFonts w:ascii="Montserrat" w:hAnsi="Montserrat"/>
          <w:sz w:val="24"/>
        </w:rPr>
        <w:tab/>
        <w:t xml:space="preserve">I did not say anything. Each ship in operation </w:t>
      </w:r>
      <w:r w:rsidR="00201AA5" w:rsidRPr="00471595">
        <w:rPr>
          <w:rFonts w:ascii="Montserrat" w:hAnsi="Montserrat"/>
          <w:sz w:val="24"/>
        </w:rPr>
        <w:t>Exodus</w:t>
      </w:r>
      <w:r w:rsidRPr="00471595">
        <w:rPr>
          <w:rFonts w:ascii="Montserrat" w:hAnsi="Montserrat"/>
          <w:sz w:val="24"/>
        </w:rPr>
        <w:t xml:space="preserve"> has been assigned a three-man team from actives on that list. I growled.</w:t>
      </w:r>
    </w:p>
    <w:p w14:paraId="39A57077" w14:textId="23040499" w:rsidR="00AD35EB" w:rsidRPr="00471595" w:rsidRDefault="00AD35EB" w:rsidP="00515B04">
      <w:pPr>
        <w:numPr>
          <w:ins w:id="659" w:author="Unknown"/>
        </w:numPr>
        <w:rPr>
          <w:rFonts w:ascii="Montserrat" w:hAnsi="Montserrat"/>
          <w:sz w:val="24"/>
        </w:rPr>
      </w:pPr>
      <w:r w:rsidRPr="00471595">
        <w:rPr>
          <w:rFonts w:ascii="Montserrat" w:hAnsi="Montserrat"/>
          <w:sz w:val="24"/>
        </w:rPr>
        <w:tab/>
        <w:t xml:space="preserve">He turned a flat look in my direction and said, </w:t>
      </w:r>
      <w:r w:rsidR="000264CD" w:rsidRPr="00471595">
        <w:rPr>
          <w:rFonts w:ascii="Montserrat" w:hAnsi="Montserrat"/>
          <w:sz w:val="24"/>
        </w:rPr>
        <w:t>“</w:t>
      </w:r>
      <w:r w:rsidRPr="00471595">
        <w:rPr>
          <w:rFonts w:ascii="Montserrat" w:hAnsi="Montserrat"/>
          <w:sz w:val="24"/>
        </w:rPr>
        <w:t>if it came to that I wish it were true.</w:t>
      </w:r>
      <w:r w:rsidR="000264CD" w:rsidRPr="00471595">
        <w:rPr>
          <w:rFonts w:ascii="Montserrat" w:hAnsi="Montserrat"/>
          <w:sz w:val="24"/>
        </w:rPr>
        <w:t>”</w:t>
      </w:r>
    </w:p>
    <w:p w14:paraId="1AD84659" w14:textId="0EB0737A" w:rsidR="00AD35EB" w:rsidRPr="00471595" w:rsidRDefault="00AD35EB" w:rsidP="00515B04">
      <w:pPr>
        <w:numPr>
          <w:ins w:id="660" w:author="Unknown"/>
        </w:numPr>
        <w:rPr>
          <w:rFonts w:ascii="Montserrat" w:hAnsi="Montserrat"/>
          <w:sz w:val="24"/>
        </w:rPr>
      </w:pPr>
      <w:r w:rsidRPr="00471595">
        <w:rPr>
          <w:rFonts w:ascii="Montserrat" w:hAnsi="Montserrat"/>
          <w:sz w:val="24"/>
        </w:rPr>
        <w:tab/>
        <w:t>All at once I realized what he was really telling me. My god, you're actually giving me a choice!</w:t>
      </w:r>
      <w:r w:rsidR="000264CD" w:rsidRPr="00471595">
        <w:rPr>
          <w:rFonts w:ascii="Montserrat" w:hAnsi="Montserrat"/>
          <w:sz w:val="24"/>
        </w:rPr>
        <w:t>”</w:t>
      </w:r>
      <w:r w:rsidRPr="00471595">
        <w:rPr>
          <w:rFonts w:ascii="Montserrat" w:hAnsi="Montserrat"/>
          <w:sz w:val="24"/>
        </w:rPr>
        <w:t xml:space="preserve"> </w:t>
      </w:r>
      <w:r w:rsidR="000264CD" w:rsidRPr="00471595">
        <w:rPr>
          <w:rFonts w:ascii="Montserrat" w:hAnsi="Montserrat"/>
          <w:sz w:val="24"/>
        </w:rPr>
        <w:t>“</w:t>
      </w:r>
      <w:r w:rsidRPr="00471595">
        <w:rPr>
          <w:rFonts w:ascii="Montserrat" w:hAnsi="Montserrat"/>
          <w:sz w:val="24"/>
        </w:rPr>
        <w:t>So, what exactly are my responsibilities, captain?</w:t>
      </w:r>
      <w:r w:rsidR="000264CD" w:rsidRPr="00471595">
        <w:rPr>
          <w:rFonts w:ascii="Montserrat" w:hAnsi="Montserrat"/>
          <w:sz w:val="24"/>
        </w:rPr>
        <w:t>”</w:t>
      </w:r>
      <w:r w:rsidRPr="00471595">
        <w:rPr>
          <w:rFonts w:ascii="Montserrat" w:hAnsi="Montserrat"/>
          <w:sz w:val="24"/>
        </w:rPr>
        <w:t xml:space="preserve"> Fear</w:t>
      </w:r>
    </w:p>
    <w:p w14:paraId="760F71E3" w14:textId="31E70682" w:rsidR="00AD35EB" w:rsidRPr="00471595" w:rsidRDefault="00AD35EB" w:rsidP="00515B04">
      <w:pPr>
        <w:numPr>
          <w:ins w:id="661" w:author="Unknown"/>
        </w:numPr>
        <w:rPr>
          <w:rFonts w:ascii="Montserrat" w:hAnsi="Montserrat"/>
          <w:sz w:val="24"/>
        </w:rPr>
      </w:pPr>
      <w:r w:rsidRPr="00471595">
        <w:rPr>
          <w:rFonts w:ascii="Montserrat" w:hAnsi="Montserrat"/>
          <w:sz w:val="24"/>
        </w:rPr>
        <w:t xml:space="preserve">One aspect of telepathy occurs naturally in a latent community. He had left to return to his duties, both for the navy and the project as they strove to make </w:t>
      </w:r>
      <w:r w:rsidR="00201AA5" w:rsidRPr="00471595">
        <w:rPr>
          <w:rFonts w:ascii="Montserrat" w:hAnsi="Montserrat"/>
          <w:sz w:val="24"/>
        </w:rPr>
        <w:t>Exodus</w:t>
      </w:r>
      <w:r w:rsidRPr="00471595">
        <w:rPr>
          <w:rFonts w:ascii="Montserrat" w:hAnsi="Montserrat"/>
          <w:sz w:val="24"/>
        </w:rPr>
        <w:t xml:space="preserve"> a reality. I had informed the project of my intention to volunteer for </w:t>
      </w:r>
      <w:r w:rsidR="00201AA5" w:rsidRPr="00471595">
        <w:rPr>
          <w:rFonts w:ascii="Montserrat" w:hAnsi="Montserrat"/>
          <w:sz w:val="24"/>
        </w:rPr>
        <w:t>Exodus</w:t>
      </w:r>
      <w:r w:rsidRPr="00471595">
        <w:rPr>
          <w:rFonts w:ascii="Montserrat" w:hAnsi="Montserrat"/>
          <w:sz w:val="24"/>
        </w:rPr>
        <w:t xml:space="preserve"> barely ahead of receiving the orders he had warned me of. I had no way to understand his position.</w:t>
      </w:r>
    </w:p>
    <w:p w14:paraId="4990FC16" w14:textId="609D8683" w:rsidR="00AD35EB" w:rsidRPr="00471595" w:rsidRDefault="00AD35EB" w:rsidP="00515B04">
      <w:pPr>
        <w:numPr>
          <w:ins w:id="662" w:author="Unknown"/>
        </w:numPr>
        <w:rPr>
          <w:rFonts w:ascii="Montserrat" w:hAnsi="Montserrat"/>
          <w:sz w:val="24"/>
        </w:rPr>
      </w:pPr>
      <w:r w:rsidRPr="00471595">
        <w:rPr>
          <w:rFonts w:ascii="Montserrat" w:hAnsi="Montserrat"/>
          <w:sz w:val="24"/>
        </w:rPr>
        <w:tab/>
        <w:t xml:space="preserve">He looked at me and answered, </w:t>
      </w:r>
      <w:r w:rsidR="000264CD" w:rsidRPr="00471595">
        <w:rPr>
          <w:rFonts w:ascii="Montserrat" w:hAnsi="Montserrat"/>
          <w:sz w:val="24"/>
        </w:rPr>
        <w:t>“</w:t>
      </w:r>
      <w:r w:rsidRPr="00471595">
        <w:rPr>
          <w:rFonts w:ascii="Montserrat" w:hAnsi="Montserrat"/>
          <w:sz w:val="24"/>
        </w:rPr>
        <w:t xml:space="preserve">Phoenix, it scares the crap out of me. Fear is only a dangerous thing when you combine it with the desire to take everything for granted. </w:t>
      </w:r>
      <w:r w:rsidR="000264CD" w:rsidRPr="00471595">
        <w:rPr>
          <w:rFonts w:ascii="Montserrat" w:hAnsi="Montserrat"/>
          <w:sz w:val="24"/>
        </w:rPr>
        <w:t>“</w:t>
      </w:r>
      <w:r w:rsidRPr="00471595">
        <w:rPr>
          <w:rFonts w:ascii="Montserrat" w:hAnsi="Montserrat"/>
          <w:sz w:val="24"/>
        </w:rPr>
        <w:t>Why need a man fear a telepath?</w:t>
      </w:r>
      <w:r w:rsidR="000264CD" w:rsidRPr="00471595">
        <w:rPr>
          <w:rFonts w:ascii="Montserrat" w:hAnsi="Montserrat"/>
          <w:sz w:val="24"/>
        </w:rPr>
        <w:t>”</w:t>
      </w:r>
      <w:r w:rsidRPr="00471595">
        <w:rPr>
          <w:rFonts w:ascii="Montserrat" w:hAnsi="Montserrat"/>
          <w:sz w:val="24"/>
        </w:rPr>
        <w:t xml:space="preserve"> He paused before proceeding to provide an answer, </w:t>
      </w:r>
      <w:r w:rsidR="000264CD" w:rsidRPr="00471595">
        <w:rPr>
          <w:rFonts w:ascii="Montserrat" w:hAnsi="Montserrat"/>
          <w:sz w:val="24"/>
        </w:rPr>
        <w:t>“</w:t>
      </w:r>
      <w:r w:rsidRPr="00471595">
        <w:rPr>
          <w:rFonts w:ascii="Montserrat" w:hAnsi="Montserrat"/>
          <w:sz w:val="24"/>
        </w:rPr>
        <w:t xml:space="preserve">telepathy takes away too many things from a man, some good and some bad. </w:t>
      </w:r>
      <w:r w:rsidR="000264CD" w:rsidRPr="00471595">
        <w:rPr>
          <w:rFonts w:ascii="Montserrat" w:hAnsi="Montserrat"/>
          <w:sz w:val="24"/>
        </w:rPr>
        <w:t>“</w:t>
      </w:r>
      <w:r w:rsidRPr="00471595">
        <w:rPr>
          <w:rFonts w:ascii="Montserrat" w:hAnsi="Montserrat"/>
          <w:sz w:val="24"/>
        </w:rPr>
        <w:t>It takes away our privacy; it enables two individuals to communicate at a perfect level of understanding, god willing that they both possess compatible views of reality. The greatest part of my bereavement had been the amputation of this wiser part of myself that left me feeling like nothing more than the ghost of my mother. Based on the advances my mother contributed to, it is an interface transmitter keyed to the characteristics of the psionic body-mind interface that exclusively generates destructive interference. The project to which I'd been recalled was deeply involved in developing these toys. Which had a lot to do with why I was actually recalled.</w:t>
      </w:r>
    </w:p>
    <w:p w14:paraId="5A23C41D" w14:textId="01DB9722" w:rsidR="00AD35EB" w:rsidRPr="00471595" w:rsidRDefault="00AD35EB" w:rsidP="00515B04">
      <w:pPr>
        <w:numPr>
          <w:ins w:id="663" w:author="Unknown"/>
        </w:numPr>
        <w:rPr>
          <w:rFonts w:ascii="Montserrat" w:hAnsi="Montserrat"/>
          <w:sz w:val="24"/>
        </w:rPr>
      </w:pPr>
      <w:r w:rsidRPr="00471595">
        <w:rPr>
          <w:rFonts w:ascii="Montserrat" w:hAnsi="Montserrat"/>
          <w:sz w:val="24"/>
        </w:rPr>
        <w:tab/>
        <w:t xml:space="preserve">O'Neal laid it out plainly. </w:t>
      </w:r>
      <w:r w:rsidR="000264CD" w:rsidRPr="00471595">
        <w:rPr>
          <w:rFonts w:ascii="Montserrat" w:hAnsi="Montserrat"/>
          <w:sz w:val="24"/>
        </w:rPr>
        <w:t>“</w:t>
      </w:r>
      <w:r w:rsidRPr="00471595">
        <w:rPr>
          <w:rFonts w:ascii="Montserrat" w:hAnsi="Montserrat"/>
          <w:sz w:val="24"/>
        </w:rPr>
        <w:t xml:space="preserve">Assigning you to the operation </w:t>
      </w:r>
      <w:r w:rsidR="00201AA5" w:rsidRPr="00471595">
        <w:rPr>
          <w:rFonts w:ascii="Montserrat" w:hAnsi="Montserrat"/>
          <w:sz w:val="24"/>
        </w:rPr>
        <w:t>Exodus</w:t>
      </w:r>
      <w:r w:rsidRPr="00471595">
        <w:rPr>
          <w:rFonts w:ascii="Montserrat" w:hAnsi="Montserrat"/>
          <w:sz w:val="24"/>
        </w:rPr>
        <w:t xml:space="preserve"> is just an excuse. They expect you to fall apart the minute you set foot outside the atmosphere on account of the trauma of your mother's death,</w:t>
      </w:r>
      <w:r w:rsidR="000264CD" w:rsidRPr="00471595">
        <w:rPr>
          <w:rFonts w:ascii="Montserrat" w:hAnsi="Montserrat"/>
          <w:sz w:val="24"/>
        </w:rPr>
        <w:t>”</w:t>
      </w:r>
      <w:r w:rsidRPr="00471595">
        <w:rPr>
          <w:rFonts w:ascii="Montserrat" w:hAnsi="Montserrat"/>
          <w:sz w:val="24"/>
        </w:rPr>
        <w:t xml:space="preserve"> </w:t>
      </w:r>
      <w:r w:rsidR="000264CD" w:rsidRPr="00471595">
        <w:rPr>
          <w:rFonts w:ascii="Montserrat" w:hAnsi="Montserrat"/>
          <w:sz w:val="24"/>
        </w:rPr>
        <w:t>“</w:t>
      </w:r>
      <w:r w:rsidRPr="00471595">
        <w:rPr>
          <w:rFonts w:ascii="Montserrat" w:hAnsi="Montserrat"/>
          <w:sz w:val="24"/>
        </w:rPr>
        <w:t>What they want is a test bed for these other projects. Since they expected you to fight the assignment, they expected that they would be free to use 'whatever means necessary' to deliver you to your assignment. Any resistance on your part and they could have started in with the big guns—justified by your classified rating—and truss you up tight.</w:t>
      </w:r>
      <w:r w:rsidR="000264CD" w:rsidRPr="00471595">
        <w:rPr>
          <w:rFonts w:ascii="Montserrat" w:hAnsi="Montserrat"/>
          <w:sz w:val="24"/>
        </w:rPr>
        <w:t>”</w:t>
      </w:r>
      <w:r w:rsidRPr="00471595">
        <w:rPr>
          <w:rFonts w:ascii="Montserrat" w:hAnsi="Montserrat"/>
          <w:sz w:val="24"/>
        </w:rPr>
        <w:t xml:space="preserve"> He glowered, </w:t>
      </w:r>
      <w:r w:rsidR="000264CD" w:rsidRPr="00471595">
        <w:rPr>
          <w:rFonts w:ascii="Montserrat" w:hAnsi="Montserrat"/>
          <w:sz w:val="24"/>
        </w:rPr>
        <w:t>“</w:t>
      </w:r>
      <w:r w:rsidRPr="00471595">
        <w:rPr>
          <w:rFonts w:ascii="Montserrat" w:hAnsi="Montserrat"/>
          <w:sz w:val="24"/>
        </w:rPr>
        <w:t>it's a self fulfilling prophecy. They are going to create the threat they fear by trying to destroy it where it doesn't even exist.</w:t>
      </w:r>
      <w:r w:rsidR="000264CD" w:rsidRPr="00471595">
        <w:rPr>
          <w:rFonts w:ascii="Montserrat" w:hAnsi="Montserrat"/>
          <w:sz w:val="24"/>
        </w:rPr>
        <w:t>”</w:t>
      </w:r>
    </w:p>
    <w:p w14:paraId="29276A7F" w14:textId="7B268DF6" w:rsidR="00AD35EB" w:rsidRPr="00471595" w:rsidRDefault="00AD35EB" w:rsidP="00515B04">
      <w:pPr>
        <w:numPr>
          <w:ins w:id="664" w:author="Unknown"/>
        </w:numPr>
        <w:rPr>
          <w:rFonts w:ascii="Montserrat" w:hAnsi="Montserrat"/>
          <w:sz w:val="24"/>
        </w:rPr>
      </w:pPr>
      <w:r w:rsidRPr="00471595">
        <w:rPr>
          <w:rFonts w:ascii="Montserrat" w:hAnsi="Montserrat"/>
          <w:sz w:val="24"/>
        </w:rPr>
        <w:tab/>
        <w:t xml:space="preserve">I was furious. I had my thoughts locked down tight and strained to ground out my temper lest it lash out around me in a tempest. Through clenched teeth I cursed, </w:t>
      </w:r>
      <w:r w:rsidR="000264CD" w:rsidRPr="00471595">
        <w:rPr>
          <w:rFonts w:ascii="Montserrat" w:hAnsi="Montserrat"/>
          <w:sz w:val="24"/>
        </w:rPr>
        <w:t>“</w:t>
      </w:r>
      <w:r w:rsidRPr="00471595">
        <w:rPr>
          <w:rFonts w:ascii="Montserrat" w:hAnsi="Montserrat"/>
          <w:sz w:val="24"/>
        </w:rPr>
        <w:t>How do people so afraid of the future end up being the one's who dictate how the rest of us go forth to meet it?</w:t>
      </w:r>
      <w:r w:rsidR="000264CD" w:rsidRPr="00471595">
        <w:rPr>
          <w:rFonts w:ascii="Montserrat" w:hAnsi="Montserrat"/>
          <w:sz w:val="24"/>
        </w:rPr>
        <w:t>”</w:t>
      </w:r>
    </w:p>
    <w:p w14:paraId="682D5B6F" w14:textId="740B9D61" w:rsidR="00AD35EB" w:rsidRPr="00471595" w:rsidRDefault="00AD35EB" w:rsidP="00515B04">
      <w:pPr>
        <w:numPr>
          <w:ins w:id="665" w:author="Unknown"/>
        </w:numPr>
        <w:rPr>
          <w:rFonts w:ascii="Montserrat" w:hAnsi="Montserrat"/>
          <w:sz w:val="24"/>
        </w:rPr>
      </w:pPr>
      <w:r w:rsidRPr="00471595">
        <w:rPr>
          <w:rFonts w:ascii="Montserrat" w:hAnsi="Montserrat"/>
          <w:sz w:val="24"/>
        </w:rPr>
        <w:tab/>
        <w:t xml:space="preserve">He shrugged. </w:t>
      </w:r>
      <w:r w:rsidR="000264CD" w:rsidRPr="00471595">
        <w:rPr>
          <w:rFonts w:ascii="Montserrat" w:hAnsi="Montserrat"/>
          <w:sz w:val="24"/>
        </w:rPr>
        <w:t>“</w:t>
      </w:r>
      <w:r w:rsidRPr="00471595">
        <w:rPr>
          <w:rFonts w:ascii="Montserrat" w:hAnsi="Montserrat"/>
          <w:sz w:val="24"/>
        </w:rPr>
        <w:t>I really don't understand it myself. Politics is played in the interests of power not responsibility. Special interest groups,</w:t>
      </w:r>
      <w:r w:rsidR="000264CD" w:rsidRPr="00471595">
        <w:rPr>
          <w:rFonts w:ascii="Montserrat" w:hAnsi="Montserrat"/>
          <w:sz w:val="24"/>
        </w:rPr>
        <w:t>”</w:t>
      </w:r>
      <w:r w:rsidRPr="00471595">
        <w:rPr>
          <w:rFonts w:ascii="Montserrat" w:hAnsi="Montserrat"/>
          <w:sz w:val="24"/>
        </w:rPr>
        <w:t xml:space="preserve"> he pointed out, </w:t>
      </w:r>
      <w:r w:rsidR="000264CD" w:rsidRPr="00471595">
        <w:rPr>
          <w:rFonts w:ascii="Montserrat" w:hAnsi="Montserrat"/>
          <w:sz w:val="24"/>
        </w:rPr>
        <w:t>“</w:t>
      </w:r>
      <w:r w:rsidRPr="00471595">
        <w:rPr>
          <w:rFonts w:ascii="Montserrat" w:hAnsi="Montserrat"/>
          <w:sz w:val="24"/>
        </w:rPr>
        <w:t>have been building their power-bases on growing sentiment against actives. The new conservatives pounced on this simply to stir up anti-psi sentiment to shore up their positions with their voting blocks.</w:t>
      </w:r>
      <w:r w:rsidR="000264CD" w:rsidRPr="00471595">
        <w:rPr>
          <w:rFonts w:ascii="Montserrat" w:hAnsi="Montserrat"/>
          <w:sz w:val="24"/>
        </w:rPr>
        <w:t>”</w:t>
      </w:r>
      <w:r w:rsidRPr="00471595">
        <w:rPr>
          <w:rFonts w:ascii="Montserrat" w:hAnsi="Montserrat"/>
          <w:sz w:val="24"/>
        </w:rPr>
        <w:t xml:space="preserve"> He sneered his opinion of this example of partisan politics, strangled the life out of a group of ferns and then dropped them in a heap with a sigh.</w:t>
      </w:r>
    </w:p>
    <w:p w14:paraId="2F198E3D" w14:textId="4190B81C" w:rsidR="00AD35EB" w:rsidRPr="00471595" w:rsidRDefault="00AD35EB" w:rsidP="00515B04">
      <w:pPr>
        <w:numPr>
          <w:ins w:id="666" w:author="Unknown"/>
        </w:numPr>
        <w:rPr>
          <w:rFonts w:ascii="Montserrat" w:hAnsi="Montserrat"/>
          <w:sz w:val="24"/>
        </w:rPr>
      </w:pPr>
      <w:r w:rsidRPr="00471595">
        <w:rPr>
          <w:rFonts w:ascii="Montserrat" w:hAnsi="Montserrat"/>
          <w:sz w:val="24"/>
        </w:rPr>
        <w:tab/>
        <w:t xml:space="preserve"> </w:t>
      </w:r>
      <w:r w:rsidR="000264CD" w:rsidRPr="00471595">
        <w:rPr>
          <w:rFonts w:ascii="Montserrat" w:hAnsi="Montserrat"/>
          <w:sz w:val="24"/>
        </w:rPr>
        <w:t>“</w:t>
      </w:r>
      <w:r w:rsidRPr="00471595">
        <w:rPr>
          <w:rFonts w:ascii="Montserrat" w:hAnsi="Montserrat"/>
          <w:sz w:val="24"/>
        </w:rPr>
        <w:t>So what do you expect me to do?</w:t>
      </w:r>
      <w:r w:rsidR="000264CD" w:rsidRPr="00471595">
        <w:rPr>
          <w:rFonts w:ascii="Montserrat" w:hAnsi="Montserrat"/>
          <w:sz w:val="24"/>
        </w:rPr>
        <w:t>”</w:t>
      </w:r>
      <w:r w:rsidRPr="00471595">
        <w:rPr>
          <w:rFonts w:ascii="Montserrat" w:hAnsi="Montserrat"/>
          <w:sz w:val="24"/>
        </w:rPr>
        <w:t xml:space="preserve"> I growled. </w:t>
      </w:r>
      <w:r w:rsidR="000264CD" w:rsidRPr="00471595">
        <w:rPr>
          <w:rFonts w:ascii="Montserrat" w:hAnsi="Montserrat"/>
          <w:sz w:val="24"/>
        </w:rPr>
        <w:t>“</w:t>
      </w:r>
      <w:r w:rsidRPr="00471595">
        <w:rPr>
          <w:rFonts w:ascii="Montserrat" w:hAnsi="Montserrat"/>
          <w:sz w:val="24"/>
        </w:rPr>
        <w:t>I can't fight them without giving them what they want. I can't submit to it freely either. I'd rather die. Are you saying that I should have run away, or was that even feasible? They would have hunted me down</w:t>
      </w:r>
      <w:r w:rsidR="00295153" w:rsidRPr="00471595">
        <w:rPr>
          <w:rFonts w:ascii="Montserrat" w:hAnsi="Montserrat"/>
          <w:sz w:val="24"/>
        </w:rPr>
        <w:t xml:space="preserve"> and</w:t>
      </w:r>
      <w:r w:rsidRPr="00471595">
        <w:rPr>
          <w:rFonts w:ascii="Montserrat" w:hAnsi="Montserrat"/>
          <w:sz w:val="24"/>
        </w:rPr>
        <w:t xml:space="preserve"> eventually they would have me where they wanted me, so running away wouldn't do me any good either!</w:t>
      </w:r>
      <w:r w:rsidR="000264CD" w:rsidRPr="00471595">
        <w:rPr>
          <w:rFonts w:ascii="Montserrat" w:hAnsi="Montserrat"/>
          <w:sz w:val="24"/>
        </w:rPr>
        <w:t>”</w:t>
      </w:r>
    </w:p>
    <w:p w14:paraId="027276A2" w14:textId="4EE08473" w:rsidR="00AD35EB" w:rsidRPr="00471595" w:rsidRDefault="00AD35EB" w:rsidP="00515B04">
      <w:pPr>
        <w:numPr>
          <w:ins w:id="667" w:author="Unknown"/>
        </w:numPr>
        <w:rPr>
          <w:rFonts w:ascii="Montserrat" w:hAnsi="Montserrat"/>
          <w:sz w:val="24"/>
        </w:rPr>
      </w:pPr>
      <w:r w:rsidRPr="00471595">
        <w:rPr>
          <w:rFonts w:ascii="Montserrat" w:hAnsi="Montserrat"/>
          <w:sz w:val="24"/>
        </w:rPr>
        <w:tab/>
        <w:t xml:space="preserve">He was calm again. </w:t>
      </w:r>
      <w:r w:rsidR="000264CD" w:rsidRPr="00471595">
        <w:rPr>
          <w:rFonts w:ascii="Montserrat" w:hAnsi="Montserrat"/>
          <w:sz w:val="24"/>
        </w:rPr>
        <w:t>“</w:t>
      </w:r>
      <w:r w:rsidRPr="00471595">
        <w:rPr>
          <w:rFonts w:ascii="Montserrat" w:hAnsi="Montserrat"/>
          <w:sz w:val="24"/>
        </w:rPr>
        <w:t>You are going to do what you already decided to do. You are a volunteer for a vital and sensitive position in a project with even higher priority. That should rip the rug right out from under them,</w:t>
      </w:r>
      <w:r w:rsidR="000264CD" w:rsidRPr="00471595">
        <w:rPr>
          <w:rFonts w:ascii="Montserrat" w:hAnsi="Montserrat"/>
          <w:sz w:val="24"/>
        </w:rPr>
        <w:t>”</w:t>
      </w:r>
      <w:r w:rsidRPr="00471595">
        <w:rPr>
          <w:rFonts w:ascii="Montserrat" w:hAnsi="Montserrat"/>
          <w:sz w:val="24"/>
        </w:rPr>
        <w:t xml:space="preserve"> he smiled. I drank in the sight of my childhood wonderland, hoping to save it in memory, because I was starting to understand that leaving earth forever was a good idea.</w:t>
      </w:r>
    </w:p>
    <w:p w14:paraId="7C3DC85D" w14:textId="77777777" w:rsidR="00AD35EB" w:rsidRPr="00471595" w:rsidRDefault="00AD35EB" w:rsidP="00515B04">
      <w:pPr>
        <w:numPr>
          <w:ins w:id="668" w:author="Unknown"/>
        </w:numPr>
        <w:rPr>
          <w:rFonts w:ascii="Montserrat" w:hAnsi="Montserrat"/>
          <w:sz w:val="24"/>
        </w:rPr>
      </w:pPr>
    </w:p>
    <w:p w14:paraId="2F1A5A3A" w14:textId="77777777" w:rsidR="00D15310" w:rsidRPr="00471595" w:rsidRDefault="00D15310" w:rsidP="00515B04">
      <w:pPr>
        <w:pStyle w:val="VerticalBrace"/>
        <w:rPr>
          <w:rFonts w:ascii="Montserrat" w:hAnsi="Montserrat"/>
          <w:sz w:val="24"/>
        </w:rPr>
      </w:pPr>
      <w:r w:rsidRPr="00471595">
        <w:rPr>
          <w:rFonts w:ascii="Montserrat" w:hAnsi="Montserrat"/>
          <w:sz w:val="24"/>
        </w:rPr>
        <w:t>————————</w:t>
      </w:r>
    </w:p>
    <w:p w14:paraId="210431BF" w14:textId="77777777" w:rsidR="00D15310" w:rsidRPr="00471595" w:rsidRDefault="00D15310" w:rsidP="00515B04">
      <w:pPr>
        <w:rPr>
          <w:rFonts w:ascii="Montserrat" w:hAnsi="Montserrat"/>
          <w:sz w:val="24"/>
        </w:rPr>
      </w:pPr>
    </w:p>
    <w:p w14:paraId="693C9BBC" w14:textId="3A284B53" w:rsidR="00AD35EB" w:rsidRPr="00471595" w:rsidRDefault="00515B04" w:rsidP="00515B04">
      <w:pPr>
        <w:numPr>
          <w:ins w:id="669" w:author="Unknown"/>
        </w:numPr>
        <w:rPr>
          <w:rFonts w:ascii="Montserrat" w:hAnsi="Montserrat"/>
          <w:sz w:val="24"/>
        </w:rPr>
      </w:pPr>
      <w:r w:rsidRPr="00471595">
        <w:rPr>
          <w:rFonts w:ascii="Montserrat" w:hAnsi="Montserrat"/>
          <w:sz w:val="24"/>
        </w:rPr>
        <w:br w:type="page"/>
      </w:r>
      <w:r w:rsidR="00AD35EB" w:rsidRPr="00471595">
        <w:rPr>
          <w:rFonts w:ascii="Montserrat" w:hAnsi="Montserrat"/>
          <w:sz w:val="24"/>
        </w:rPr>
        <w:t>.^. Asset training</w:t>
      </w:r>
    </w:p>
    <w:p w14:paraId="552F671E" w14:textId="77777777" w:rsidR="00AD35EB" w:rsidRPr="00471595" w:rsidRDefault="00AD35EB" w:rsidP="00515B04">
      <w:pPr>
        <w:numPr>
          <w:ins w:id="670" w:author="Unknown"/>
        </w:numPr>
        <w:rPr>
          <w:rFonts w:ascii="Montserrat" w:hAnsi="Montserrat"/>
          <w:sz w:val="24"/>
        </w:rPr>
      </w:pPr>
      <w:r w:rsidRPr="00471595">
        <w:rPr>
          <w:rFonts w:ascii="Montserrat" w:hAnsi="Montserrat"/>
          <w:sz w:val="24"/>
        </w:rPr>
        <w:t>On the problems related to getting me united with my assigned group</w:t>
      </w:r>
    </w:p>
    <w:p w14:paraId="1693D25A" w14:textId="20636BD7" w:rsidR="00AD35EB" w:rsidRPr="00471595" w:rsidRDefault="00AD35EB" w:rsidP="00515B04">
      <w:pPr>
        <w:numPr>
          <w:ins w:id="671"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So, Phoenix, your detractors had the matter brought before the board. They proceeded to attack your qualifications, seeking grounds to disqualify you for the naval side of operation. Inevitably they pointed out that you are not a naval officer</w:t>
      </w:r>
      <w:r w:rsidR="00295153" w:rsidRPr="00471595">
        <w:rPr>
          <w:rFonts w:ascii="Montserrat" w:hAnsi="Montserrat"/>
          <w:sz w:val="24"/>
        </w:rPr>
        <w:t xml:space="preserve"> and</w:t>
      </w:r>
      <w:r w:rsidRPr="00471595">
        <w:rPr>
          <w:rFonts w:ascii="Montserrat" w:hAnsi="Montserrat"/>
          <w:sz w:val="24"/>
        </w:rPr>
        <w:t xml:space="preserve"> you have no military experience what-so-ever. In light of that reminder, it seems that the board has concluded that your capabilities as a ranking officer is judged to be just as valuable to the mission as your capabilities as an active. On those grounds the delegates called for the board to dismiss your selection for the mission. Naturally,</w:t>
      </w:r>
      <w:r w:rsidR="000264CD" w:rsidRPr="00471595">
        <w:rPr>
          <w:rFonts w:ascii="Montserrat" w:hAnsi="Montserrat"/>
          <w:sz w:val="24"/>
        </w:rPr>
        <w:t>”</w:t>
      </w:r>
      <w:r w:rsidRPr="00471595">
        <w:rPr>
          <w:rFonts w:ascii="Montserrat" w:hAnsi="Montserrat"/>
          <w:sz w:val="24"/>
        </w:rPr>
        <w:t xml:space="preserve"> he related, </w:t>
      </w:r>
      <w:r w:rsidR="000264CD" w:rsidRPr="00471595">
        <w:rPr>
          <w:rFonts w:ascii="Montserrat" w:hAnsi="Montserrat"/>
          <w:sz w:val="24"/>
        </w:rPr>
        <w:t>“</w:t>
      </w:r>
      <w:r w:rsidRPr="00471595">
        <w:rPr>
          <w:rFonts w:ascii="Montserrat" w:hAnsi="Montserrat"/>
          <w:sz w:val="24"/>
        </w:rPr>
        <w:t>the board admitted that it was very concerned with the problem</w:t>
      </w:r>
      <w:r w:rsidR="00295153" w:rsidRPr="00471595">
        <w:rPr>
          <w:rFonts w:ascii="Montserrat" w:hAnsi="Montserrat"/>
          <w:sz w:val="24"/>
        </w:rPr>
        <w:t xml:space="preserve"> and</w:t>
      </w:r>
      <w:r w:rsidRPr="00471595">
        <w:rPr>
          <w:rFonts w:ascii="Montserrat" w:hAnsi="Montserrat"/>
          <w:sz w:val="24"/>
        </w:rPr>
        <w:t xml:space="preserve"> thanked the delegates for pointing out their oversight...</w:t>
      </w:r>
      <w:r w:rsidR="000264CD" w:rsidRPr="00471595">
        <w:rPr>
          <w:rFonts w:ascii="Montserrat" w:hAnsi="Montserrat"/>
          <w:sz w:val="24"/>
        </w:rPr>
        <w:t>”</w:t>
      </w:r>
    </w:p>
    <w:p w14:paraId="3FF9821D" w14:textId="2E6AC446" w:rsidR="00AD35EB" w:rsidRPr="00471595" w:rsidRDefault="00AD35EB" w:rsidP="00515B04">
      <w:pPr>
        <w:numPr>
          <w:ins w:id="67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What!?</w:t>
      </w:r>
      <w:r w:rsidR="000264CD" w:rsidRPr="00471595">
        <w:rPr>
          <w:rFonts w:ascii="Montserrat" w:hAnsi="Montserrat"/>
          <w:sz w:val="24"/>
        </w:rPr>
        <w:t>”</w:t>
      </w:r>
      <w:r w:rsidRPr="00471595">
        <w:rPr>
          <w:rFonts w:ascii="Montserrat" w:hAnsi="Montserrat"/>
          <w:sz w:val="24"/>
        </w:rPr>
        <w:t xml:space="preserve"> I interrupted in disbelief.</w:t>
      </w:r>
    </w:p>
    <w:p w14:paraId="62016DF2" w14:textId="14C69494" w:rsidR="00AD35EB" w:rsidRPr="00471595" w:rsidRDefault="00AD35EB" w:rsidP="00515B04">
      <w:pPr>
        <w:numPr>
          <w:ins w:id="673" w:author="Unknown"/>
        </w:numPr>
        <w:rPr>
          <w:rFonts w:ascii="Montserrat" w:hAnsi="Montserrat"/>
          <w:sz w:val="24"/>
        </w:rPr>
      </w:pPr>
      <w:r w:rsidRPr="00471595">
        <w:rPr>
          <w:rFonts w:ascii="Montserrat" w:hAnsi="Montserrat"/>
          <w:sz w:val="24"/>
        </w:rPr>
        <w:tab/>
        <w:t xml:space="preserve">O'Neal took another breath and continued, </w:t>
      </w:r>
      <w:r w:rsidR="000264CD" w:rsidRPr="00471595">
        <w:rPr>
          <w:rFonts w:ascii="Montserrat" w:hAnsi="Montserrat"/>
          <w:sz w:val="24"/>
        </w:rPr>
        <w:t>“</w:t>
      </w:r>
      <w:r w:rsidRPr="00471595">
        <w:rPr>
          <w:rFonts w:ascii="Montserrat" w:hAnsi="Montserrat"/>
          <w:sz w:val="24"/>
        </w:rPr>
        <w:t>Well, considering the limited resource of active talent, the argument was not sufficient grounds for your ejection</w:t>
      </w:r>
      <w:r w:rsidR="00295153" w:rsidRPr="00471595">
        <w:rPr>
          <w:rFonts w:ascii="Montserrat" w:hAnsi="Montserrat"/>
          <w:sz w:val="24"/>
        </w:rPr>
        <w:t xml:space="preserve"> but</w:t>
      </w:r>
      <w:r w:rsidRPr="00471595">
        <w:rPr>
          <w:rFonts w:ascii="Montserrat" w:hAnsi="Montserrat"/>
          <w:sz w:val="24"/>
        </w:rPr>
        <w:t xml:space="preserve"> it did point out a deficit in your qualifications. A technicality, especially since it applies to all actives. What it means is that all of you are going to be entered into the academy and other prep programs to cultivate the experience the job will call for. Sorry, Phoenix, my plan to short cut you into active duty was nipped in the bud.</w:t>
      </w:r>
      <w:r w:rsidR="000264CD" w:rsidRPr="00471595">
        <w:rPr>
          <w:rFonts w:ascii="Montserrat" w:hAnsi="Montserrat"/>
          <w:sz w:val="24"/>
        </w:rPr>
        <w:t>”</w:t>
      </w:r>
    </w:p>
    <w:p w14:paraId="6BE3CDD4" w14:textId="77777777" w:rsidR="00AD35EB" w:rsidRPr="00471595" w:rsidRDefault="00AD35EB" w:rsidP="00515B04">
      <w:pPr>
        <w:numPr>
          <w:ins w:id="674" w:author="Unknown"/>
        </w:numPr>
        <w:rPr>
          <w:rFonts w:ascii="Montserrat" w:hAnsi="Montserrat"/>
          <w:sz w:val="24"/>
        </w:rPr>
      </w:pPr>
    </w:p>
    <w:p w14:paraId="1D5C33F5" w14:textId="77777777" w:rsidR="00AD35EB" w:rsidRPr="00471595" w:rsidRDefault="00AD35EB" w:rsidP="00515B04">
      <w:pPr>
        <w:numPr>
          <w:ins w:id="675" w:author="Unknown"/>
        </w:numPr>
        <w:rPr>
          <w:rFonts w:ascii="Montserrat" w:hAnsi="Montserrat"/>
          <w:sz w:val="24"/>
        </w:rPr>
      </w:pPr>
      <w:r w:rsidRPr="00471595">
        <w:rPr>
          <w:rFonts w:ascii="Montserrat" w:hAnsi="Montserrat"/>
          <w:sz w:val="24"/>
        </w:rPr>
        <w:t xml:space="preserve">At first I just stared at him. I am ashamed to admit that I did not recognize him except for the brief collision in the corridor. Black hair, deep blue eyes, handsome roguish features, he might have been a farmer or a soldier with that lean, work hardened build. I felt that animal attraction again in his presence, </w:t>
      </w:r>
    </w:p>
    <w:p w14:paraId="7541EDE1" w14:textId="77777777" w:rsidR="00AD35EB" w:rsidRPr="00471595" w:rsidRDefault="00AD35EB" w:rsidP="00515B04">
      <w:pPr>
        <w:numPr>
          <w:ins w:id="676" w:author="Unknown"/>
        </w:numPr>
        <w:rPr>
          <w:rFonts w:ascii="Montserrat" w:hAnsi="Montserrat"/>
          <w:sz w:val="24"/>
        </w:rPr>
      </w:pPr>
    </w:p>
    <w:p w14:paraId="3E076F43" w14:textId="77777777" w:rsidR="00D15310" w:rsidRPr="00471595" w:rsidRDefault="00D15310" w:rsidP="00515B04">
      <w:pPr>
        <w:pStyle w:val="VerticalBrace"/>
        <w:rPr>
          <w:rFonts w:ascii="Montserrat" w:hAnsi="Montserrat"/>
          <w:sz w:val="24"/>
        </w:rPr>
      </w:pPr>
      <w:r w:rsidRPr="00471595">
        <w:rPr>
          <w:rFonts w:ascii="Montserrat" w:hAnsi="Montserrat"/>
          <w:sz w:val="24"/>
        </w:rPr>
        <w:t>————————</w:t>
      </w:r>
    </w:p>
    <w:p w14:paraId="3E44372E" w14:textId="77777777" w:rsidR="00D15310" w:rsidRPr="00471595" w:rsidRDefault="00D15310" w:rsidP="00515B04">
      <w:pPr>
        <w:rPr>
          <w:rFonts w:ascii="Montserrat" w:hAnsi="Montserrat"/>
          <w:sz w:val="24"/>
        </w:rPr>
      </w:pPr>
    </w:p>
    <w:p w14:paraId="7D4FD38F" w14:textId="36DE7E0D" w:rsidR="00AD35EB" w:rsidRPr="00471595" w:rsidRDefault="00515B04" w:rsidP="00515B04">
      <w:pPr>
        <w:numPr>
          <w:ins w:id="677" w:author="Unknown"/>
        </w:numPr>
        <w:rPr>
          <w:rFonts w:ascii="Montserrat" w:hAnsi="Montserrat"/>
          <w:sz w:val="24"/>
        </w:rPr>
      </w:pPr>
      <w:r w:rsidRPr="00471595">
        <w:rPr>
          <w:rFonts w:ascii="Montserrat" w:hAnsi="Montserrat"/>
          <w:sz w:val="24"/>
        </w:rPr>
        <w:br w:type="page"/>
      </w:r>
      <w:r w:rsidR="00AD35EB" w:rsidRPr="00471595">
        <w:rPr>
          <w:rFonts w:ascii="Montserrat" w:hAnsi="Montserrat"/>
          <w:sz w:val="24"/>
        </w:rPr>
        <w:t>.^. Beauty</w:t>
      </w:r>
    </w:p>
    <w:p w14:paraId="7A741AD8" w14:textId="45DFEA64" w:rsidR="00AD35EB" w:rsidRPr="00471595" w:rsidRDefault="00AD35EB" w:rsidP="00515B04">
      <w:pPr>
        <w:numPr>
          <w:ins w:id="678" w:author="Unknown"/>
        </w:numPr>
        <w:rPr>
          <w:rFonts w:ascii="Montserrat" w:hAnsi="Montserrat"/>
          <w:sz w:val="24"/>
        </w:rPr>
      </w:pPr>
      <w:r w:rsidRPr="00471595">
        <w:rPr>
          <w:rFonts w:ascii="Montserrat" w:hAnsi="Montserrat"/>
          <w:sz w:val="24"/>
        </w:rPr>
        <w:t>I was unable to see myself through my friend's eyes</w:t>
      </w:r>
      <w:r w:rsidR="00295153" w:rsidRPr="00471595">
        <w:rPr>
          <w:rFonts w:ascii="Montserrat" w:hAnsi="Montserrat"/>
          <w:sz w:val="24"/>
        </w:rPr>
        <w:t xml:space="preserve"> and</w:t>
      </w:r>
      <w:r w:rsidRPr="00471595">
        <w:rPr>
          <w:rFonts w:ascii="Montserrat" w:hAnsi="Montserrat"/>
          <w:sz w:val="24"/>
        </w:rPr>
        <w:t xml:space="preserve"> yet he always insisted on trying to convince me of my beauty and other charms. Connor and I argued over this endlessly—half serious, half in fun. I delighted in his opinions of my sexual appeal, as I cannot deny that I was a sensual person and I took immense satisfaction in giving and receiving pleasure. Sexuality is a quality that involves one intimately and cannot be ignored. Beauty, however is very different.</w:t>
      </w:r>
    </w:p>
    <w:p w14:paraId="5336C116" w14:textId="77777777" w:rsidR="00AD35EB" w:rsidRPr="00471595" w:rsidRDefault="00AD35EB" w:rsidP="00515B04">
      <w:pPr>
        <w:numPr>
          <w:ins w:id="679" w:author="Unknown"/>
        </w:numPr>
        <w:rPr>
          <w:rFonts w:ascii="Montserrat" w:hAnsi="Montserrat"/>
          <w:sz w:val="24"/>
        </w:rPr>
      </w:pPr>
    </w:p>
    <w:p w14:paraId="769A4321" w14:textId="77777777" w:rsidR="00AD35EB" w:rsidRPr="00471595" w:rsidRDefault="00AD35EB" w:rsidP="00515B04">
      <w:pPr>
        <w:pStyle w:val="VerticalBrace"/>
        <w:numPr>
          <w:ins w:id="680" w:author="Unknown"/>
        </w:numPr>
        <w:rPr>
          <w:rFonts w:ascii="Montserrat" w:hAnsi="Montserrat"/>
          <w:sz w:val="24"/>
        </w:rPr>
      </w:pPr>
      <w:r w:rsidRPr="00471595">
        <w:rPr>
          <w:rFonts w:ascii="Montserrat" w:hAnsi="Montserrat"/>
          <w:sz w:val="24"/>
        </w:rPr>
        <w:t>————————</w:t>
      </w:r>
    </w:p>
    <w:p w14:paraId="170E3689" w14:textId="77777777" w:rsidR="00AD35EB" w:rsidRPr="00471595" w:rsidRDefault="00AD35EB" w:rsidP="00515B04">
      <w:pPr>
        <w:numPr>
          <w:ins w:id="681" w:author="Unknown"/>
        </w:numPr>
        <w:rPr>
          <w:rFonts w:ascii="Montserrat" w:hAnsi="Montserrat"/>
          <w:sz w:val="24"/>
        </w:rPr>
      </w:pPr>
    </w:p>
    <w:p w14:paraId="174EEED4" w14:textId="77777777" w:rsidR="00AD35EB" w:rsidRPr="00471595" w:rsidRDefault="00AD35EB" w:rsidP="00515B04">
      <w:pPr>
        <w:numPr>
          <w:ins w:id="682" w:author="Unknown"/>
        </w:numPr>
        <w:rPr>
          <w:rFonts w:ascii="Montserrat" w:hAnsi="Montserrat"/>
          <w:sz w:val="24"/>
        </w:rPr>
      </w:pPr>
      <w:r w:rsidRPr="00471595">
        <w:rPr>
          <w:rFonts w:ascii="Montserrat" w:hAnsi="Montserrat"/>
          <w:sz w:val="24"/>
        </w:rPr>
        <w:t xml:space="preserve">Have no idea what it is like to feel beautiful. I am or the firm opinion that an individual is constitutionally incapable of believing in his or her own beauty. Of course when you are talking about beauty, it is all a matter of opinion. Most cultures—and all individuals—have a bias, to which an individual can be compared and thus accused of being beautiful. It is as psychologically damaging to the individual as any other arbitrary prejudice. An individual can recognize where they stand in light of that prejudice. Ironically individuals who fit the ideal of a given bias are less inclined to buy it. I would hate to be the type who is so desperate to possess this elusive quality that she loses all sense of perspective about it and inevitably destroys herself because no matter how much she wants to believe it, deep down at heart she cannot. </w:t>
      </w:r>
    </w:p>
    <w:p w14:paraId="4A2CF250" w14:textId="77777777" w:rsidR="00AD35EB" w:rsidRPr="00471595" w:rsidRDefault="00AD35EB" w:rsidP="00515B04">
      <w:pPr>
        <w:numPr>
          <w:ins w:id="683" w:author="Unknown"/>
        </w:numPr>
        <w:rPr>
          <w:rFonts w:ascii="Montserrat" w:hAnsi="Montserrat"/>
          <w:sz w:val="24"/>
        </w:rPr>
      </w:pPr>
    </w:p>
    <w:p w14:paraId="3958C2DA" w14:textId="77777777" w:rsidR="00AD35EB" w:rsidRPr="00471595" w:rsidRDefault="00AD35EB" w:rsidP="00515B04">
      <w:pPr>
        <w:pStyle w:val="VerticalBrace"/>
        <w:numPr>
          <w:ins w:id="684" w:author="Unknown"/>
        </w:numPr>
        <w:rPr>
          <w:rFonts w:ascii="Montserrat" w:hAnsi="Montserrat"/>
          <w:sz w:val="24"/>
        </w:rPr>
      </w:pPr>
      <w:r w:rsidRPr="00471595">
        <w:rPr>
          <w:rFonts w:ascii="Montserrat" w:hAnsi="Montserrat"/>
          <w:sz w:val="24"/>
        </w:rPr>
        <w:t>————————</w:t>
      </w:r>
    </w:p>
    <w:p w14:paraId="1D37EC3B" w14:textId="77777777" w:rsidR="00AD35EB" w:rsidRPr="00471595" w:rsidRDefault="00AD35EB" w:rsidP="00515B04">
      <w:pPr>
        <w:numPr>
          <w:ins w:id="685" w:author="Unknown"/>
        </w:numPr>
        <w:rPr>
          <w:rFonts w:ascii="Montserrat" w:hAnsi="Montserrat"/>
          <w:sz w:val="24"/>
        </w:rPr>
      </w:pPr>
    </w:p>
    <w:p w14:paraId="056E4E68" w14:textId="5683C9D5" w:rsidR="00AD35EB" w:rsidRPr="00471595" w:rsidRDefault="00AD35EB" w:rsidP="00515B04">
      <w:pPr>
        <w:numPr>
          <w:ins w:id="686" w:author="Unknown"/>
        </w:numPr>
        <w:rPr>
          <w:rFonts w:ascii="Montserrat" w:hAnsi="Montserrat"/>
          <w:sz w:val="24"/>
        </w:rPr>
      </w:pPr>
      <w:r w:rsidRPr="00471595">
        <w:rPr>
          <w:rFonts w:ascii="Montserrat" w:hAnsi="Montserrat"/>
          <w:sz w:val="24"/>
        </w:rPr>
        <w:t>I am not the type to behold beauty in myself. I can see my body as aesthetically pleasing</w:t>
      </w:r>
      <w:r w:rsidR="00295153" w:rsidRPr="00471595">
        <w:rPr>
          <w:rFonts w:ascii="Montserrat" w:hAnsi="Montserrat"/>
          <w:sz w:val="24"/>
        </w:rPr>
        <w:t xml:space="preserve"> but</w:t>
      </w:r>
      <w:r w:rsidRPr="00471595">
        <w:rPr>
          <w:rFonts w:ascii="Montserrat" w:hAnsi="Montserrat"/>
          <w:sz w:val="24"/>
        </w:rPr>
        <w:t xml:space="preserve"> I am unable to see myself in the mirror without intimately knowing the person behind that face, my reflection makes me blind to myself and terrifies me. I tried so hard to see what Connor saw in me, that I began to wonder if there was any beauty in me at all. I found it, after months of angst</w:t>
      </w:r>
      <w:r w:rsidR="00295153" w:rsidRPr="00471595">
        <w:rPr>
          <w:rFonts w:ascii="Montserrat" w:hAnsi="Montserrat"/>
          <w:sz w:val="24"/>
        </w:rPr>
        <w:t xml:space="preserve"> and</w:t>
      </w:r>
      <w:r w:rsidRPr="00471595">
        <w:rPr>
          <w:rFonts w:ascii="Montserrat" w:hAnsi="Montserrat"/>
          <w:sz w:val="24"/>
        </w:rPr>
        <w:t xml:space="preserve"> not in any mirror. It was a discovery not unlike I had made regarding latency. Real beauty is a spiritual—a divine quality that exists in people and which is aroused by the deep penetration of one's soul. Like all divine qualities, beauty is awesome—wonderful and terrifying—which is why beauty is not in and of itself good or evil. </w:t>
      </w:r>
    </w:p>
    <w:p w14:paraId="73C29D62" w14:textId="77777777" w:rsidR="00AD35EB" w:rsidRPr="00471595" w:rsidRDefault="00AD35EB" w:rsidP="00515B04">
      <w:pPr>
        <w:numPr>
          <w:ins w:id="687" w:author="Unknown"/>
        </w:numPr>
        <w:rPr>
          <w:rFonts w:ascii="Montserrat" w:hAnsi="Montserrat"/>
          <w:sz w:val="24"/>
        </w:rPr>
      </w:pPr>
    </w:p>
    <w:p w14:paraId="0C1C9BE3" w14:textId="77777777" w:rsidR="00AD35EB" w:rsidRPr="00471595" w:rsidRDefault="00AD35EB" w:rsidP="00515B04">
      <w:pPr>
        <w:pStyle w:val="VerticalBrace"/>
        <w:numPr>
          <w:ins w:id="688" w:author="Unknown"/>
        </w:numPr>
        <w:rPr>
          <w:rFonts w:ascii="Montserrat" w:hAnsi="Montserrat"/>
          <w:sz w:val="24"/>
        </w:rPr>
      </w:pPr>
      <w:r w:rsidRPr="00471595">
        <w:rPr>
          <w:rFonts w:ascii="Montserrat" w:hAnsi="Montserrat"/>
          <w:sz w:val="24"/>
        </w:rPr>
        <w:t>————————</w:t>
      </w:r>
    </w:p>
    <w:p w14:paraId="4094FA81" w14:textId="77777777" w:rsidR="00AD35EB" w:rsidRPr="00471595" w:rsidRDefault="00AD35EB" w:rsidP="00515B04">
      <w:pPr>
        <w:numPr>
          <w:ins w:id="689" w:author="Unknown"/>
        </w:numPr>
        <w:rPr>
          <w:rFonts w:ascii="Montserrat" w:hAnsi="Montserrat"/>
          <w:sz w:val="24"/>
        </w:rPr>
      </w:pPr>
    </w:p>
    <w:p w14:paraId="2E5AF2B1" w14:textId="77777777" w:rsidR="00AD35EB" w:rsidRPr="00471595" w:rsidRDefault="00AD35EB" w:rsidP="00515B04">
      <w:pPr>
        <w:numPr>
          <w:ins w:id="690" w:author="Unknown"/>
        </w:numPr>
        <w:rPr>
          <w:rFonts w:ascii="Montserrat" w:hAnsi="Montserrat"/>
          <w:sz w:val="24"/>
        </w:rPr>
      </w:pPr>
      <w:r w:rsidRPr="00471595">
        <w:rPr>
          <w:rFonts w:ascii="Montserrat" w:hAnsi="Montserrat"/>
          <w:sz w:val="24"/>
        </w:rPr>
        <w:t xml:space="preserve">To understand beauty I found it necessary to understand what it is that pierces a human soul. To experience beauty it is only necessary to be able to understand, because at our deepest depths that is all we are. Focused awareness. Understanding. What we call beautiful is usually an answer—some expression of truth that we can recognize, catching a momentary glimpse of true understanding but which, in its entirety, eludes comprehension. Catching that glimpse is terrifying. It is wonderful. Those little moments of naked awareness are devastating and uplifting. </w:t>
      </w:r>
    </w:p>
    <w:p w14:paraId="721D433E" w14:textId="77777777" w:rsidR="00AD35EB" w:rsidRPr="00471595" w:rsidRDefault="00AD35EB" w:rsidP="00515B04">
      <w:pPr>
        <w:numPr>
          <w:ins w:id="691" w:author="Unknown"/>
        </w:numPr>
        <w:rPr>
          <w:rFonts w:ascii="Montserrat" w:hAnsi="Montserrat"/>
          <w:sz w:val="24"/>
        </w:rPr>
      </w:pPr>
    </w:p>
    <w:p w14:paraId="67A9A4A5" w14:textId="77777777" w:rsidR="00AD35EB" w:rsidRPr="00471595" w:rsidRDefault="00AD35EB" w:rsidP="00515B04">
      <w:pPr>
        <w:pStyle w:val="VerticalBrace"/>
        <w:numPr>
          <w:ins w:id="692" w:author="Unknown"/>
        </w:numPr>
        <w:rPr>
          <w:rFonts w:ascii="Montserrat" w:hAnsi="Montserrat"/>
          <w:sz w:val="24"/>
        </w:rPr>
      </w:pPr>
      <w:r w:rsidRPr="00471595">
        <w:rPr>
          <w:rFonts w:ascii="Montserrat" w:hAnsi="Montserrat"/>
          <w:sz w:val="24"/>
        </w:rPr>
        <w:t>————————</w:t>
      </w:r>
    </w:p>
    <w:p w14:paraId="721E4958" w14:textId="77777777" w:rsidR="00AD35EB" w:rsidRPr="00471595" w:rsidRDefault="00AD35EB" w:rsidP="00515B04">
      <w:pPr>
        <w:numPr>
          <w:ins w:id="693" w:author="Unknown"/>
        </w:numPr>
        <w:rPr>
          <w:rFonts w:ascii="Montserrat" w:hAnsi="Montserrat"/>
          <w:sz w:val="24"/>
        </w:rPr>
      </w:pPr>
    </w:p>
    <w:p w14:paraId="0EF0BB65" w14:textId="77777777" w:rsidR="00AD35EB" w:rsidRPr="00471595" w:rsidRDefault="00AD35EB" w:rsidP="00515B04">
      <w:pPr>
        <w:numPr>
          <w:ins w:id="694" w:author="Unknown"/>
        </w:numPr>
        <w:rPr>
          <w:rFonts w:ascii="Montserrat" w:hAnsi="Montserrat"/>
          <w:sz w:val="24"/>
        </w:rPr>
      </w:pPr>
      <w:r w:rsidRPr="00471595">
        <w:rPr>
          <w:rFonts w:ascii="Montserrat" w:hAnsi="Montserrat"/>
          <w:sz w:val="24"/>
        </w:rPr>
        <w:t xml:space="preserve">The beauty of mathematics is seen only by those who unfold that awesome flower within their minds. The beauty of raw chaos is blasted into the soul on the winds of hurricanes. The beauty of a machine is expressed in the precision with which it is fitted to its tasks. </w:t>
      </w:r>
    </w:p>
    <w:p w14:paraId="4451C012" w14:textId="77777777" w:rsidR="00AD35EB" w:rsidRPr="00471595" w:rsidRDefault="00AD35EB" w:rsidP="00515B04">
      <w:pPr>
        <w:numPr>
          <w:ins w:id="695" w:author="Unknown"/>
        </w:numPr>
        <w:rPr>
          <w:rFonts w:ascii="Montserrat" w:hAnsi="Montserrat"/>
          <w:sz w:val="24"/>
        </w:rPr>
      </w:pPr>
    </w:p>
    <w:p w14:paraId="0F425D17" w14:textId="77777777" w:rsidR="00AD35EB" w:rsidRPr="00471595" w:rsidRDefault="00AD35EB" w:rsidP="00515B04">
      <w:pPr>
        <w:pStyle w:val="VerticalBrace"/>
        <w:numPr>
          <w:ins w:id="696" w:author="Unknown"/>
        </w:numPr>
        <w:rPr>
          <w:rFonts w:ascii="Montserrat" w:hAnsi="Montserrat"/>
          <w:sz w:val="24"/>
        </w:rPr>
      </w:pPr>
      <w:r w:rsidRPr="00471595">
        <w:rPr>
          <w:rFonts w:ascii="Montserrat" w:hAnsi="Montserrat"/>
          <w:sz w:val="24"/>
        </w:rPr>
        <w:t>————————</w:t>
      </w:r>
    </w:p>
    <w:p w14:paraId="7FF9FA11" w14:textId="77777777" w:rsidR="00AD35EB" w:rsidRPr="00471595" w:rsidRDefault="00AD35EB" w:rsidP="00515B04">
      <w:pPr>
        <w:numPr>
          <w:ins w:id="697" w:author="Unknown"/>
        </w:numPr>
        <w:rPr>
          <w:rFonts w:ascii="Montserrat" w:hAnsi="Montserrat"/>
          <w:sz w:val="24"/>
        </w:rPr>
      </w:pPr>
    </w:p>
    <w:p w14:paraId="33FB5FA7" w14:textId="77777777" w:rsidR="00AD35EB" w:rsidRPr="00471595" w:rsidRDefault="00AD35EB" w:rsidP="00515B04">
      <w:pPr>
        <w:numPr>
          <w:ins w:id="698" w:author="Unknown"/>
        </w:numPr>
        <w:rPr>
          <w:rFonts w:ascii="Montserrat" w:hAnsi="Montserrat"/>
          <w:sz w:val="24"/>
        </w:rPr>
      </w:pPr>
      <w:r w:rsidRPr="00471595">
        <w:rPr>
          <w:rFonts w:ascii="Montserrat" w:hAnsi="Montserrat"/>
          <w:sz w:val="24"/>
        </w:rPr>
        <w:t xml:space="preserve">The human body has a particular beauty. It shares in the beauty of nature, by it's intricate design and is ideally suited for it's apparent function—to explore all things. To engage and interact with an infinite number of possibilities and in recognizing their awesome, terrifying and wonderful mysteries, know beauty. It is only through this exposing of our deepest self to the universe that we can truly experience the depth within us and come in time to know ourselves. </w:t>
      </w:r>
    </w:p>
    <w:p w14:paraId="4D915EB6" w14:textId="77777777" w:rsidR="00AD35EB" w:rsidRPr="00471595" w:rsidRDefault="00AD35EB" w:rsidP="00515B04">
      <w:pPr>
        <w:numPr>
          <w:ins w:id="699" w:author="Unknown"/>
        </w:numPr>
        <w:rPr>
          <w:rFonts w:ascii="Montserrat" w:hAnsi="Montserrat"/>
          <w:sz w:val="24"/>
        </w:rPr>
      </w:pPr>
    </w:p>
    <w:p w14:paraId="5CEB4C2C" w14:textId="77777777" w:rsidR="00AD35EB" w:rsidRPr="00471595" w:rsidRDefault="00AD35EB" w:rsidP="00515B04">
      <w:pPr>
        <w:pStyle w:val="VerticalBrace"/>
        <w:numPr>
          <w:ins w:id="700" w:author="Unknown"/>
        </w:numPr>
        <w:rPr>
          <w:rFonts w:ascii="Montserrat" w:hAnsi="Montserrat"/>
          <w:sz w:val="24"/>
        </w:rPr>
      </w:pPr>
      <w:r w:rsidRPr="00471595">
        <w:rPr>
          <w:rFonts w:ascii="Montserrat" w:hAnsi="Montserrat"/>
          <w:sz w:val="24"/>
        </w:rPr>
        <w:t>————————</w:t>
      </w:r>
    </w:p>
    <w:p w14:paraId="49D62EF1" w14:textId="77777777" w:rsidR="00AD35EB" w:rsidRPr="00471595" w:rsidRDefault="00AD35EB" w:rsidP="00515B04">
      <w:pPr>
        <w:numPr>
          <w:ins w:id="701" w:author="Unknown"/>
        </w:numPr>
        <w:rPr>
          <w:rFonts w:ascii="Montserrat" w:hAnsi="Montserrat"/>
          <w:sz w:val="24"/>
        </w:rPr>
      </w:pPr>
    </w:p>
    <w:p w14:paraId="38D3B02A" w14:textId="77777777" w:rsidR="00AD35EB" w:rsidRPr="00471595" w:rsidRDefault="00AD35EB" w:rsidP="00515B04">
      <w:pPr>
        <w:numPr>
          <w:ins w:id="702" w:author="Unknown"/>
        </w:numPr>
        <w:rPr>
          <w:rFonts w:ascii="Montserrat" w:hAnsi="Montserrat"/>
          <w:sz w:val="24"/>
        </w:rPr>
      </w:pPr>
      <w:r w:rsidRPr="00471595">
        <w:rPr>
          <w:rFonts w:ascii="Montserrat" w:hAnsi="Montserrat"/>
          <w:sz w:val="24"/>
        </w:rPr>
        <w:t>I know beauty in myself only by abandoning myself to the passion of my senses and the peace of accepting myself. At times, I almost resent having a body so easy to love, for it is not a given that a mind should possess and be in possession of outward form so resonant with the inner soul. Perhaps being so ill at ease with that blessing explains why it took so long for me to allow myself to appreciate it. Or perhaps I denied myself the embrace of myself for fear of what I stood to lose should I risk life or limb. Maybe that is why most people never find the beauty in themselves; a willful ignorance of what they stand to lose. Or what they have to live for.</w:t>
      </w:r>
    </w:p>
    <w:p w14:paraId="2C1A0237" w14:textId="77777777" w:rsidR="00AD35EB" w:rsidRPr="00471595" w:rsidRDefault="00AD35EB" w:rsidP="00515B04">
      <w:pPr>
        <w:numPr>
          <w:ins w:id="703" w:author="Unknown"/>
        </w:numPr>
        <w:rPr>
          <w:rFonts w:ascii="Montserrat" w:hAnsi="Montserrat"/>
          <w:sz w:val="24"/>
        </w:rPr>
      </w:pPr>
    </w:p>
    <w:p w14:paraId="1CDE6FED" w14:textId="77777777" w:rsidR="00D15310" w:rsidRPr="00471595" w:rsidRDefault="00D15310" w:rsidP="00515B04">
      <w:pPr>
        <w:pStyle w:val="VerticalBrace"/>
        <w:rPr>
          <w:rFonts w:ascii="Montserrat" w:hAnsi="Montserrat"/>
          <w:sz w:val="24"/>
        </w:rPr>
      </w:pPr>
      <w:r w:rsidRPr="00471595">
        <w:rPr>
          <w:rFonts w:ascii="Montserrat" w:hAnsi="Montserrat"/>
          <w:sz w:val="24"/>
        </w:rPr>
        <w:t>————————</w:t>
      </w:r>
    </w:p>
    <w:p w14:paraId="1C7896CA" w14:textId="77777777" w:rsidR="00D15310" w:rsidRPr="00471595" w:rsidRDefault="00D15310" w:rsidP="00515B04">
      <w:pPr>
        <w:rPr>
          <w:rFonts w:ascii="Montserrat" w:hAnsi="Montserrat"/>
          <w:sz w:val="24"/>
        </w:rPr>
      </w:pPr>
    </w:p>
    <w:p w14:paraId="7CD3D257" w14:textId="77777777" w:rsidR="00AD35EB" w:rsidRPr="00471595" w:rsidRDefault="00AD35EB" w:rsidP="00515B04">
      <w:pPr>
        <w:numPr>
          <w:ins w:id="704" w:author="Unknown"/>
        </w:numPr>
        <w:rPr>
          <w:rFonts w:ascii="Montserrat" w:hAnsi="Montserrat"/>
          <w:sz w:val="24"/>
        </w:rPr>
      </w:pPr>
      <w:r w:rsidRPr="00471595">
        <w:rPr>
          <w:rFonts w:ascii="Montserrat" w:hAnsi="Montserrat"/>
          <w:sz w:val="24"/>
        </w:rPr>
        <w:t>.^. Telepathy</w:t>
      </w:r>
    </w:p>
    <w:p w14:paraId="6539560E" w14:textId="77777777" w:rsidR="00AD35EB" w:rsidRPr="00471595" w:rsidRDefault="00AD35EB" w:rsidP="00515B04">
      <w:pPr>
        <w:numPr>
          <w:ins w:id="705" w:author="Unknown"/>
        </w:numPr>
        <w:rPr>
          <w:rFonts w:ascii="Montserrat" w:hAnsi="Montserrat"/>
          <w:sz w:val="24"/>
        </w:rPr>
      </w:pPr>
      <w:r w:rsidRPr="00471595">
        <w:rPr>
          <w:rFonts w:ascii="Montserrat" w:hAnsi="Montserrat"/>
          <w:sz w:val="24"/>
        </w:rPr>
        <w:t>There is only one way to make a latent mind understand the curse of telepathy. Sit in front of a mirror and stare at yourself until you suddenly get that feeling that you are looking at a stranger. Talk to that stranger and watch that stranger's face react to your every thought; hear the thoughts as you watch them manifest themselves on his or her face. Notice how much you can understand, how fast and subtle communication—the exchange of thoughts—can be—so rapid as to hardly need formation before they are understood and responded to.</w:t>
      </w:r>
    </w:p>
    <w:p w14:paraId="63A73A10" w14:textId="539F0809" w:rsidR="00AD35EB" w:rsidRPr="00471595" w:rsidRDefault="00AD35EB" w:rsidP="00515B04">
      <w:pPr>
        <w:numPr>
          <w:ins w:id="706" w:author="Unknown"/>
        </w:numPr>
        <w:rPr>
          <w:rFonts w:ascii="Montserrat" w:hAnsi="Montserrat"/>
          <w:sz w:val="24"/>
        </w:rPr>
      </w:pPr>
      <w:r w:rsidRPr="00471595">
        <w:rPr>
          <w:rFonts w:ascii="Montserrat" w:hAnsi="Montserrat"/>
          <w:sz w:val="24"/>
        </w:rPr>
        <w:tab/>
        <w:t>Most people find the exercise profoundly disturbing. In point of fact, most of the active use of psionics is disturbing, if you want to put it mildly. I am not sure how else to explain it</w:t>
      </w:r>
      <w:r w:rsidR="00295153" w:rsidRPr="00471595">
        <w:rPr>
          <w:rFonts w:ascii="Montserrat" w:hAnsi="Montserrat"/>
          <w:sz w:val="24"/>
        </w:rPr>
        <w:t xml:space="preserve"> but</w:t>
      </w:r>
      <w:r w:rsidRPr="00471595">
        <w:rPr>
          <w:rFonts w:ascii="Montserrat" w:hAnsi="Montserrat"/>
          <w:sz w:val="24"/>
        </w:rPr>
        <w:t xml:space="preserve"> I have gotten used to it.</w:t>
      </w:r>
    </w:p>
    <w:p w14:paraId="216B75FE" w14:textId="77777777" w:rsidR="00AD35EB" w:rsidRPr="00471595" w:rsidRDefault="00AD35EB" w:rsidP="00515B04">
      <w:pPr>
        <w:numPr>
          <w:ins w:id="707" w:author="Unknown"/>
        </w:numPr>
        <w:rPr>
          <w:rFonts w:ascii="Montserrat" w:hAnsi="Montserrat"/>
          <w:sz w:val="24"/>
        </w:rPr>
      </w:pPr>
    </w:p>
    <w:p w14:paraId="3260B31E" w14:textId="77777777" w:rsidR="00D15310" w:rsidRPr="00471595" w:rsidRDefault="00D15310" w:rsidP="00515B04">
      <w:pPr>
        <w:pStyle w:val="VerticalBrace"/>
        <w:rPr>
          <w:rFonts w:ascii="Montserrat" w:hAnsi="Montserrat"/>
          <w:sz w:val="24"/>
        </w:rPr>
      </w:pPr>
      <w:r w:rsidRPr="00471595">
        <w:rPr>
          <w:rFonts w:ascii="Montserrat" w:hAnsi="Montserrat"/>
          <w:sz w:val="24"/>
        </w:rPr>
        <w:t>————————</w:t>
      </w:r>
    </w:p>
    <w:p w14:paraId="42C451A7" w14:textId="77777777" w:rsidR="00D15310" w:rsidRPr="00471595" w:rsidRDefault="00D15310" w:rsidP="00515B04">
      <w:pPr>
        <w:rPr>
          <w:rFonts w:ascii="Montserrat" w:hAnsi="Montserrat"/>
          <w:sz w:val="24"/>
        </w:rPr>
      </w:pPr>
    </w:p>
    <w:p w14:paraId="329A669E" w14:textId="77777777" w:rsidR="00AD35EB" w:rsidRPr="00471595" w:rsidRDefault="00AD35EB" w:rsidP="00515B04">
      <w:pPr>
        <w:numPr>
          <w:ins w:id="708" w:author="Unknown"/>
        </w:numPr>
        <w:rPr>
          <w:rFonts w:ascii="Montserrat" w:hAnsi="Montserrat"/>
          <w:sz w:val="24"/>
        </w:rPr>
      </w:pPr>
      <w:r w:rsidRPr="00471595">
        <w:rPr>
          <w:rFonts w:ascii="Montserrat" w:hAnsi="Montserrat"/>
          <w:sz w:val="24"/>
        </w:rPr>
        <w:t>.^. Trials</w:t>
      </w:r>
    </w:p>
    <w:p w14:paraId="685F90F7" w14:textId="1880F4FA" w:rsidR="00AD35EB" w:rsidRPr="00471595" w:rsidRDefault="00AD35EB" w:rsidP="00515B04">
      <w:pPr>
        <w:numPr>
          <w:ins w:id="709" w:author="Unknown"/>
        </w:numPr>
        <w:rPr>
          <w:rFonts w:ascii="Montserrat" w:hAnsi="Montserrat"/>
          <w:sz w:val="24"/>
        </w:rPr>
      </w:pPr>
      <w:r w:rsidRPr="00471595">
        <w:rPr>
          <w:rFonts w:ascii="Montserrat" w:hAnsi="Montserrat"/>
          <w:sz w:val="24"/>
        </w:rPr>
        <w:t>I opened my eyes. Faint light traced the narrow confines of the sleeper-cell with each rhythmic pulse of the message light. Unlike the nerve-twisting snarl of the impending alarm, which I had grown to despise over the past few weeks, it aroused me to instant alertness. There were only two calls that would have found me here</w:t>
      </w:r>
      <w:r w:rsidR="00295153" w:rsidRPr="00471595">
        <w:rPr>
          <w:rFonts w:ascii="Montserrat" w:hAnsi="Montserrat"/>
          <w:sz w:val="24"/>
        </w:rPr>
        <w:t xml:space="preserve"> and</w:t>
      </w:r>
      <w:r w:rsidRPr="00471595">
        <w:rPr>
          <w:rFonts w:ascii="Montserrat" w:hAnsi="Montserrat"/>
          <w:sz w:val="24"/>
        </w:rPr>
        <w:t xml:space="preserve"> neither was to be ignored. Wrapping the sheet around my torso, I reached up for the flashing key on the touch pad. A glance at the chronometer reminded me to cancel the alarm before accepting the transmission. It would not do to have that electric monster start screaming in the middle of the call. Three staccato taps later, I lay back under the glow of the monitor as the circuit was patched in. I had a moment to wonder who I was going to have to speak to in this ridiculous position before the image resolved itself into the face of a young man—station liaison officer to project staff and sundry.</w:t>
      </w:r>
    </w:p>
    <w:p w14:paraId="35493E34" w14:textId="2B402036" w:rsidR="00AD35EB" w:rsidRPr="00471595" w:rsidRDefault="00AD35EB" w:rsidP="00515B04">
      <w:pPr>
        <w:numPr>
          <w:ins w:id="71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Did I call at a bad time?</w:t>
      </w:r>
      <w:r w:rsidR="000264CD" w:rsidRPr="00471595">
        <w:rPr>
          <w:rFonts w:ascii="Montserrat" w:hAnsi="Montserrat"/>
          <w:sz w:val="24"/>
        </w:rPr>
        <w:t>”</w:t>
      </w:r>
      <w:r w:rsidRPr="00471595">
        <w:rPr>
          <w:rFonts w:ascii="Montserrat" w:hAnsi="Montserrat"/>
          <w:sz w:val="24"/>
        </w:rPr>
        <w:t xml:space="preserve"> </w:t>
      </w:r>
    </w:p>
    <w:p w14:paraId="55E42F00" w14:textId="12B5703B" w:rsidR="00AD35EB" w:rsidRPr="00471595" w:rsidRDefault="00AD35EB" w:rsidP="00515B04">
      <w:pPr>
        <w:numPr>
          <w:ins w:id="711"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No sir, not at all,</w:t>
      </w:r>
      <w:r w:rsidR="000264CD" w:rsidRPr="00471595">
        <w:rPr>
          <w:rFonts w:ascii="Montserrat" w:hAnsi="Montserrat"/>
          <w:sz w:val="24"/>
        </w:rPr>
        <w:t>”</w:t>
      </w:r>
      <w:r w:rsidRPr="00471595">
        <w:rPr>
          <w:rFonts w:ascii="Montserrat" w:hAnsi="Montserrat"/>
          <w:sz w:val="24"/>
        </w:rPr>
        <w:t xml:space="preserve"> I smiled politely, folded my hands over my midriff</w:t>
      </w:r>
      <w:r w:rsidR="00295153" w:rsidRPr="00471595">
        <w:rPr>
          <w:rFonts w:ascii="Montserrat" w:hAnsi="Montserrat"/>
          <w:sz w:val="24"/>
        </w:rPr>
        <w:t xml:space="preserve"> and</w:t>
      </w:r>
      <w:r w:rsidRPr="00471595">
        <w:rPr>
          <w:rFonts w:ascii="Montserrat" w:hAnsi="Montserrat"/>
          <w:sz w:val="24"/>
        </w:rPr>
        <w:t xml:space="preserve"> pretended that there was nothing unusual about carrying on a conversation flat on my back, stark naked save for a distressingly thin sheet and with my hair in a snarl where it had escaped from its braid. </w:t>
      </w:r>
      <w:r w:rsidR="000264CD" w:rsidRPr="00471595">
        <w:rPr>
          <w:rFonts w:ascii="Montserrat" w:hAnsi="Montserrat"/>
          <w:sz w:val="24"/>
        </w:rPr>
        <w:t>“</w:t>
      </w:r>
      <w:r w:rsidRPr="00471595">
        <w:rPr>
          <w:rFonts w:ascii="Montserrat" w:hAnsi="Montserrat"/>
          <w:sz w:val="24"/>
        </w:rPr>
        <w:t>It's just about time to crawl out of this crypt anyway.</w:t>
      </w:r>
      <w:r w:rsidR="000264CD" w:rsidRPr="00471595">
        <w:rPr>
          <w:rFonts w:ascii="Montserrat" w:hAnsi="Montserrat"/>
          <w:sz w:val="24"/>
        </w:rPr>
        <w:t>”</w:t>
      </w:r>
    </w:p>
    <w:p w14:paraId="2DEBF23C" w14:textId="49385858" w:rsidR="00AD35EB" w:rsidRPr="00471595" w:rsidRDefault="00AD35EB" w:rsidP="00515B04">
      <w:pPr>
        <w:numPr>
          <w:ins w:id="712" w:author="Unknown"/>
        </w:numPr>
        <w:rPr>
          <w:rFonts w:ascii="Montserrat" w:hAnsi="Montserrat"/>
          <w:sz w:val="24"/>
        </w:rPr>
      </w:pPr>
      <w:r w:rsidRPr="00471595">
        <w:rPr>
          <w:rFonts w:ascii="Montserrat" w:hAnsi="Montserrat"/>
          <w:sz w:val="24"/>
        </w:rPr>
        <w:tab/>
        <w:t xml:space="preserve">He chuckled; he was no doubt familiar with the joys of having </w:t>
      </w:r>
      <w:r w:rsidR="000264CD" w:rsidRPr="00471595">
        <w:rPr>
          <w:rFonts w:ascii="Montserrat" w:hAnsi="Montserrat"/>
          <w:sz w:val="24"/>
        </w:rPr>
        <w:t>“</w:t>
      </w:r>
      <w:r w:rsidRPr="00471595">
        <w:rPr>
          <w:rFonts w:ascii="Montserrat" w:hAnsi="Montserrat"/>
          <w:sz w:val="24"/>
        </w:rPr>
        <w:t>all the comforts of home</w:t>
      </w:r>
      <w:r w:rsidR="000264CD" w:rsidRPr="00471595">
        <w:rPr>
          <w:rFonts w:ascii="Montserrat" w:hAnsi="Montserrat"/>
          <w:sz w:val="24"/>
        </w:rPr>
        <w:t>”</w:t>
      </w:r>
      <w:r w:rsidRPr="00471595">
        <w:rPr>
          <w:rFonts w:ascii="Montserrat" w:hAnsi="Montserrat"/>
          <w:sz w:val="24"/>
        </w:rPr>
        <w:t xml:space="preserve"> stuffed into a measly two cubic meters. </w:t>
      </w:r>
    </w:p>
    <w:p w14:paraId="4FB8BC77" w14:textId="4EF73223" w:rsidR="00AD35EB" w:rsidRPr="00471595" w:rsidRDefault="00AD35EB" w:rsidP="00515B04">
      <w:pPr>
        <w:numPr>
          <w:ins w:id="713"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Well then, you will no doubt be happy to hear that as of this morning your request has been approved. Your posting has been revised. You can report to the deck officer at your earliest convenience today,</w:t>
      </w:r>
      <w:r w:rsidR="000264CD" w:rsidRPr="00471595">
        <w:rPr>
          <w:rFonts w:ascii="Montserrat" w:hAnsi="Montserrat"/>
          <w:sz w:val="24"/>
        </w:rPr>
        <w:t>”</w:t>
      </w:r>
      <w:r w:rsidRPr="00471595">
        <w:rPr>
          <w:rFonts w:ascii="Montserrat" w:hAnsi="Montserrat"/>
          <w:sz w:val="24"/>
        </w:rPr>
        <w:t xml:space="preserve"> he smiled at my look of relief. </w:t>
      </w:r>
    </w:p>
    <w:p w14:paraId="7D2304CF" w14:textId="145729EC" w:rsidR="00AD35EB" w:rsidRPr="00471595" w:rsidRDefault="00AD35EB" w:rsidP="00515B04">
      <w:pPr>
        <w:numPr>
          <w:ins w:id="714" w:author="Unknown"/>
        </w:numPr>
        <w:rPr>
          <w:rFonts w:ascii="Montserrat" w:hAnsi="Montserrat"/>
          <w:sz w:val="24"/>
        </w:rPr>
      </w:pPr>
      <w:r w:rsidRPr="00471595">
        <w:rPr>
          <w:rFonts w:ascii="Montserrat" w:hAnsi="Montserrat"/>
          <w:sz w:val="24"/>
        </w:rPr>
        <w:tab/>
        <w:t>It had been a gamble</w:t>
      </w:r>
      <w:r w:rsidR="00295153" w:rsidRPr="00471595">
        <w:rPr>
          <w:rFonts w:ascii="Montserrat" w:hAnsi="Montserrat"/>
          <w:sz w:val="24"/>
        </w:rPr>
        <w:t xml:space="preserve"> but</w:t>
      </w:r>
      <w:r w:rsidRPr="00471595">
        <w:rPr>
          <w:rFonts w:ascii="Montserrat" w:hAnsi="Montserrat"/>
          <w:sz w:val="24"/>
        </w:rPr>
        <w:t xml:space="preserve"> it had paid off. </w:t>
      </w:r>
    </w:p>
    <w:p w14:paraId="437C6266" w14:textId="0A154124" w:rsidR="00AD35EB" w:rsidRPr="00471595" w:rsidRDefault="00AD35EB" w:rsidP="00515B04">
      <w:pPr>
        <w:numPr>
          <w:ins w:id="715" w:author="Unknown"/>
        </w:numPr>
        <w:rPr>
          <w:rFonts w:ascii="Montserrat" w:hAnsi="Montserrat"/>
          <w:sz w:val="24"/>
        </w:rPr>
      </w:pPr>
      <w:r w:rsidRPr="00471595">
        <w:rPr>
          <w:rFonts w:ascii="Montserrat" w:hAnsi="Montserrat"/>
          <w:sz w:val="24"/>
        </w:rPr>
        <w:tab/>
        <w:t>In spite of the fact that I had returned amicably to the project, they had been surprised by my compliance and suspicious of my avowed interest. O'Neal was right. I had made more than a few enemies in the project. O'Neal was also right when he said they needed me. I suspect that they would have rather forced me, leashed me with a neural lock and sleepers</w:t>
      </w:r>
      <w:r w:rsidR="00295153" w:rsidRPr="00471595">
        <w:rPr>
          <w:rFonts w:ascii="Montserrat" w:hAnsi="Montserrat"/>
          <w:sz w:val="24"/>
        </w:rPr>
        <w:t xml:space="preserve"> and</w:t>
      </w:r>
      <w:r w:rsidRPr="00471595">
        <w:rPr>
          <w:rFonts w:ascii="Montserrat" w:hAnsi="Montserrat"/>
          <w:sz w:val="24"/>
        </w:rPr>
        <w:t xml:space="preserve"> sent me on to their military overlords properly tamed and broken. Lacking that option, the best they could do was throw annoying delays into my path. Recommending military academy training appropriate to my assignment's equivalent rank—of course the military was predisposed toward that one—and psi aptitude testing and re-training, because I had been away from the project for about a decade. I had spent my initial months avoiding these hurdles, placing my bets on the orientation tour O'Neal had scheduled for the actives assigned to him. Reasonable objections grew gradually smaller</w:t>
      </w:r>
      <w:r w:rsidR="00295153" w:rsidRPr="00471595">
        <w:rPr>
          <w:rFonts w:ascii="Montserrat" w:hAnsi="Montserrat"/>
          <w:sz w:val="24"/>
        </w:rPr>
        <w:t xml:space="preserve"> but</w:t>
      </w:r>
      <w:r w:rsidRPr="00471595">
        <w:rPr>
          <w:rFonts w:ascii="Montserrat" w:hAnsi="Montserrat"/>
          <w:sz w:val="24"/>
        </w:rPr>
        <w:t xml:space="preserve"> barring me from the field trials of the colony-explorer prototype on the grounds of past trauma was the final straw.</w:t>
      </w:r>
    </w:p>
    <w:p w14:paraId="15D7BDCC" w14:textId="77777777" w:rsidR="00AD35EB" w:rsidRPr="00471595" w:rsidRDefault="00AD35EB" w:rsidP="00515B04">
      <w:pPr>
        <w:numPr>
          <w:ins w:id="716" w:author="Unknown"/>
        </w:numPr>
        <w:rPr>
          <w:rFonts w:ascii="Montserrat" w:hAnsi="Montserrat"/>
          <w:sz w:val="24"/>
        </w:rPr>
      </w:pPr>
      <w:r w:rsidRPr="00471595">
        <w:rPr>
          <w:rFonts w:ascii="Montserrat" w:hAnsi="Montserrat"/>
          <w:sz w:val="24"/>
        </w:rPr>
        <w:tab/>
        <w:t>I had contacted O'Neal and informed him. He had returned to the belt where he provided input for the construction of the prototype seed ship barely a month after our conversation in the woods. After I explained the way my project supervisors were trying to block my transfer to space, he countered by issuing verbal orders to report to him at arcology iv. Just show up. It would be better arguing with them after the fact, he had said. Break out of the reservation, book interplanetary passage to a corporate-military belt station and pray I don't get arrested—that's what he was really saying. Still, I had made it this far. It was up to him to clean up the mess when it was over.</w:t>
      </w:r>
    </w:p>
    <w:p w14:paraId="1098ED51" w14:textId="1F3AB9D4" w:rsidR="00AD35EB" w:rsidRPr="00471595" w:rsidRDefault="00AD35EB" w:rsidP="00515B04">
      <w:pPr>
        <w:numPr>
          <w:ins w:id="71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 have to say, it was not easy to get you cleared onto the ship,</w:t>
      </w:r>
      <w:r w:rsidR="000264CD" w:rsidRPr="00471595">
        <w:rPr>
          <w:rFonts w:ascii="Montserrat" w:hAnsi="Montserrat"/>
          <w:sz w:val="24"/>
        </w:rPr>
        <w:t>”</w:t>
      </w:r>
      <w:r w:rsidRPr="00471595">
        <w:rPr>
          <w:rFonts w:ascii="Montserrat" w:hAnsi="Montserrat"/>
          <w:sz w:val="24"/>
        </w:rPr>
        <w:t xml:space="preserve"> the lieutenant had continued. </w:t>
      </w:r>
      <w:r w:rsidR="000264CD" w:rsidRPr="00471595">
        <w:rPr>
          <w:rFonts w:ascii="Montserrat" w:hAnsi="Montserrat"/>
          <w:sz w:val="24"/>
        </w:rPr>
        <w:t>“</w:t>
      </w:r>
      <w:r w:rsidRPr="00471595">
        <w:rPr>
          <w:rFonts w:ascii="Montserrat" w:hAnsi="Montserrat"/>
          <w:sz w:val="24"/>
        </w:rPr>
        <w:t>As per your request we did get confirmation from captain o'neal</w:t>
      </w:r>
      <w:r w:rsidR="00295153" w:rsidRPr="00471595">
        <w:rPr>
          <w:rFonts w:ascii="Montserrat" w:hAnsi="Montserrat"/>
          <w:sz w:val="24"/>
        </w:rPr>
        <w:t xml:space="preserve"> but</w:t>
      </w:r>
      <w:r w:rsidRPr="00471595">
        <w:rPr>
          <w:rFonts w:ascii="Montserrat" w:hAnsi="Montserrat"/>
          <w:sz w:val="24"/>
        </w:rPr>
        <w:t xml:space="preserve"> there were problems confirming your activation and assignment with your project supervisors.</w:t>
      </w:r>
      <w:r w:rsidR="000264CD" w:rsidRPr="00471595">
        <w:rPr>
          <w:rFonts w:ascii="Montserrat" w:hAnsi="Montserrat"/>
          <w:sz w:val="24"/>
        </w:rPr>
        <w:t>”</w:t>
      </w:r>
      <w:r w:rsidRPr="00471595">
        <w:rPr>
          <w:rFonts w:ascii="Montserrat" w:hAnsi="Montserrat"/>
          <w:sz w:val="24"/>
        </w:rPr>
        <w:t xml:space="preserve"> I did not cringe. I knew that they would attempt to contact craig or malthus in Oregon, to assure themselves that I was here with the project's blessings. On the naval side of the operation, I was the captain's responsibility</w:t>
      </w:r>
      <w:r w:rsidR="00295153" w:rsidRPr="00471595">
        <w:rPr>
          <w:rFonts w:ascii="Montserrat" w:hAnsi="Montserrat"/>
          <w:sz w:val="24"/>
        </w:rPr>
        <w:t xml:space="preserve"> and</w:t>
      </w:r>
      <w:r w:rsidRPr="00471595">
        <w:rPr>
          <w:rFonts w:ascii="Montserrat" w:hAnsi="Montserrat"/>
          <w:sz w:val="24"/>
        </w:rPr>
        <w:t xml:space="preserve"> could take direct orders from him. At home, however, by stalling my fitness evaluations, the project was clouding the issue of whether those orders applied to me in particular. I could just as soon have received a call from my supervisors recalling me home. </w:t>
      </w:r>
      <w:r w:rsidR="000264CD" w:rsidRPr="00471595">
        <w:rPr>
          <w:rFonts w:ascii="Montserrat" w:hAnsi="Montserrat"/>
          <w:sz w:val="24"/>
        </w:rPr>
        <w:t>“</w:t>
      </w:r>
      <w:r w:rsidRPr="00471595">
        <w:rPr>
          <w:rFonts w:ascii="Montserrat" w:hAnsi="Montserrat"/>
          <w:sz w:val="24"/>
        </w:rPr>
        <w:t>However,</w:t>
      </w:r>
      <w:r w:rsidR="000264CD" w:rsidRPr="00471595">
        <w:rPr>
          <w:rFonts w:ascii="Montserrat" w:hAnsi="Montserrat"/>
          <w:sz w:val="24"/>
        </w:rPr>
        <w:t>”</w:t>
      </w:r>
      <w:r w:rsidRPr="00471595">
        <w:rPr>
          <w:rFonts w:ascii="Montserrat" w:hAnsi="Montserrat"/>
          <w:sz w:val="24"/>
        </w:rPr>
        <w:t xml:space="preserve"> he added, </w:t>
      </w:r>
      <w:r w:rsidR="000264CD" w:rsidRPr="00471595">
        <w:rPr>
          <w:rFonts w:ascii="Montserrat" w:hAnsi="Montserrat"/>
          <w:sz w:val="24"/>
        </w:rPr>
        <w:t>“</w:t>
      </w:r>
      <w:r w:rsidRPr="00471595">
        <w:rPr>
          <w:rFonts w:ascii="Montserrat" w:hAnsi="Montserrat"/>
          <w:sz w:val="24"/>
        </w:rPr>
        <w:t>in light of the expense involved in requiring you to wait, on the chance of negative confirmation coming through channels—whether you remained here or returned home—your assignment was approved on a probationary basis. Systems experts and advisors from earth will be arriving this morning via solar authority in-system cutter. According to the manifest, there is a project director aboard. He will be notified of your status upon arrival at the station. If there any questions, he will have the authority to resolve them at that time. I'm sorry it took until the last minute</w:t>
      </w:r>
      <w:r w:rsidR="00295153" w:rsidRPr="00471595">
        <w:rPr>
          <w:rFonts w:ascii="Montserrat" w:hAnsi="Montserrat"/>
          <w:sz w:val="24"/>
        </w:rPr>
        <w:t xml:space="preserve"> but</w:t>
      </w:r>
      <w:r w:rsidRPr="00471595">
        <w:rPr>
          <w:rFonts w:ascii="Montserrat" w:hAnsi="Montserrat"/>
          <w:sz w:val="24"/>
        </w:rPr>
        <w:t xml:space="preserve"> you got your slot. Congratulations,</w:t>
      </w:r>
      <w:r w:rsidR="000264CD" w:rsidRPr="00471595">
        <w:rPr>
          <w:rFonts w:ascii="Montserrat" w:hAnsi="Montserrat"/>
          <w:sz w:val="24"/>
        </w:rPr>
        <w:t>”</w:t>
      </w:r>
      <w:r w:rsidRPr="00471595">
        <w:rPr>
          <w:rFonts w:ascii="Montserrat" w:hAnsi="Montserrat"/>
          <w:sz w:val="24"/>
        </w:rPr>
        <w:t xml:space="preserve"> he beamed.</w:t>
      </w:r>
    </w:p>
    <w:p w14:paraId="55D4E45D" w14:textId="2A27CF28" w:rsidR="00AD35EB" w:rsidRPr="00471595" w:rsidRDefault="00AD35EB" w:rsidP="00515B04">
      <w:pPr>
        <w:numPr>
          <w:ins w:id="71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Thank you lieutenant mitchell,</w:t>
      </w:r>
      <w:r w:rsidR="000264CD" w:rsidRPr="00471595">
        <w:rPr>
          <w:rFonts w:ascii="Montserrat" w:hAnsi="Montserrat"/>
          <w:sz w:val="24"/>
        </w:rPr>
        <w:t>”</w:t>
      </w:r>
      <w:r w:rsidRPr="00471595">
        <w:rPr>
          <w:rFonts w:ascii="Montserrat" w:hAnsi="Montserrat"/>
          <w:sz w:val="24"/>
        </w:rPr>
        <w:t xml:space="preserve"> I smiled. Over the last few days I had been growing more and more worried that the gamble would not pay off. It had taken almost all of the credit I could scrape together to just to get passage to arcology iv station; what little survived that two month journey had barely been enough to pay rent on the sleeper and file my request for operational status adjustment. That is, I had to grease the wheels of military bureaucracy to get looped in the proper hole, while mitchell tried to think up a way to get me on that ship. Fortunately, the transient accommodations included a meal once a day, otherwise I would have starved by now.</w:t>
      </w:r>
    </w:p>
    <w:p w14:paraId="63499681" w14:textId="2A09A6CC" w:rsidR="00AD35EB" w:rsidRPr="00471595" w:rsidRDefault="00AD35EB" w:rsidP="00515B04">
      <w:pPr>
        <w:numPr>
          <w:ins w:id="71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No problem, ms. Ember. You already have the packet captain O'Neal forwarded to you for this mission. That will tell you where to go to get checked in and what the orientation schedule will be,</w:t>
      </w:r>
      <w:r w:rsidR="000264CD" w:rsidRPr="00471595">
        <w:rPr>
          <w:rFonts w:ascii="Montserrat" w:hAnsi="Montserrat"/>
          <w:sz w:val="24"/>
        </w:rPr>
        <w:t>”</w:t>
      </w:r>
      <w:r w:rsidRPr="00471595">
        <w:rPr>
          <w:rFonts w:ascii="Montserrat" w:hAnsi="Montserrat"/>
          <w:sz w:val="24"/>
        </w:rPr>
        <w:t xml:space="preserve"> I nodded, noting the wandering of his eyes. Lieutenant mitchell cleared his throat and went on, </w:t>
      </w:r>
      <w:r w:rsidR="000264CD" w:rsidRPr="00471595">
        <w:rPr>
          <w:rFonts w:ascii="Montserrat" w:hAnsi="Montserrat"/>
          <w:sz w:val="24"/>
        </w:rPr>
        <w:t>“</w:t>
      </w:r>
      <w:r w:rsidRPr="00471595">
        <w:rPr>
          <w:rFonts w:ascii="Montserrat" w:hAnsi="Montserrat"/>
          <w:sz w:val="24"/>
        </w:rPr>
        <w:t>you have a busy week ahead of you. When you get yourself settled in please call my office and see if you can get an appointment to see me before monday. If we don't get together by then, you're going to be on your own to figure things out for a few weeks.</w:t>
      </w:r>
      <w:r w:rsidR="000264CD" w:rsidRPr="00471595">
        <w:rPr>
          <w:rFonts w:ascii="Montserrat" w:hAnsi="Montserrat"/>
          <w:sz w:val="24"/>
        </w:rPr>
        <w:t>”</w:t>
      </w:r>
      <w:r w:rsidRPr="00471595">
        <w:rPr>
          <w:rFonts w:ascii="Montserrat" w:hAnsi="Montserrat"/>
          <w:sz w:val="24"/>
        </w:rPr>
        <w:t xml:space="preserve"> His expression became mock serious as he added, </w:t>
      </w:r>
      <w:r w:rsidR="000264CD" w:rsidRPr="00471595">
        <w:rPr>
          <w:rFonts w:ascii="Montserrat" w:hAnsi="Montserrat"/>
          <w:sz w:val="24"/>
        </w:rPr>
        <w:t>“</w:t>
      </w:r>
      <w:r w:rsidRPr="00471595">
        <w:rPr>
          <w:rFonts w:ascii="Montserrat" w:hAnsi="Montserrat"/>
          <w:sz w:val="24"/>
        </w:rPr>
        <w:t>I promise you, that won't be fun.</w:t>
      </w:r>
      <w:r w:rsidR="000264CD" w:rsidRPr="00471595">
        <w:rPr>
          <w:rFonts w:ascii="Montserrat" w:hAnsi="Montserrat"/>
          <w:sz w:val="24"/>
        </w:rPr>
        <w:t>”</w:t>
      </w:r>
    </w:p>
    <w:p w14:paraId="191FC116" w14:textId="559821D8" w:rsidR="00AD35EB" w:rsidRPr="00471595" w:rsidRDefault="00AD35EB" w:rsidP="00515B04">
      <w:pPr>
        <w:numPr>
          <w:ins w:id="720" w:author="Unknown"/>
        </w:numPr>
        <w:rPr>
          <w:rFonts w:ascii="Montserrat" w:hAnsi="Montserrat"/>
          <w:sz w:val="24"/>
        </w:rPr>
      </w:pPr>
      <w:r w:rsidRPr="00471595">
        <w:rPr>
          <w:rFonts w:ascii="Montserrat" w:hAnsi="Montserrat"/>
          <w:sz w:val="24"/>
        </w:rPr>
        <w:tab/>
        <w:t>I raised an eyebrow. I didn't have to read him mind to know that he was hoping for a reward for his special efforts on my behalf. But how should I read the subtext? Pay soon. I'll arrange cover for our activity. Don't put me off, or squeeze out of it, or I'll make you regret it. I promise you, that won't be fun. I suppose he could be half joking</w:t>
      </w:r>
      <w:r w:rsidR="00295153" w:rsidRPr="00471595">
        <w:rPr>
          <w:rFonts w:ascii="Montserrat" w:hAnsi="Montserrat"/>
          <w:sz w:val="24"/>
        </w:rPr>
        <w:t xml:space="preserve"> but</w:t>
      </w:r>
      <w:r w:rsidRPr="00471595">
        <w:rPr>
          <w:rFonts w:ascii="Montserrat" w:hAnsi="Montserrat"/>
          <w:sz w:val="24"/>
        </w:rPr>
        <w:t xml:space="preserve"> he was definitely serious. I ran my hand over the sheet</w:t>
      </w:r>
      <w:r w:rsidR="00295153" w:rsidRPr="00471595">
        <w:rPr>
          <w:rFonts w:ascii="Montserrat" w:hAnsi="Montserrat"/>
          <w:sz w:val="24"/>
        </w:rPr>
        <w:t xml:space="preserve"> and</w:t>
      </w:r>
      <w:r w:rsidRPr="00471595">
        <w:rPr>
          <w:rFonts w:ascii="Montserrat" w:hAnsi="Montserrat"/>
          <w:sz w:val="24"/>
        </w:rPr>
        <w:t xml:space="preserve"> smiled, </w:t>
      </w:r>
      <w:r w:rsidR="000264CD" w:rsidRPr="00471595">
        <w:rPr>
          <w:rFonts w:ascii="Montserrat" w:hAnsi="Montserrat"/>
          <w:sz w:val="24"/>
        </w:rPr>
        <w:t>“</w:t>
      </w:r>
      <w:r w:rsidRPr="00471595">
        <w:rPr>
          <w:rFonts w:ascii="Montserrat" w:hAnsi="Montserrat"/>
          <w:sz w:val="24"/>
        </w:rPr>
        <w:t>I suspect I'll be busy from the time I report aboard to the time we undock. I can't guarantee anything but if I can find time</w:t>
      </w:r>
      <w:r w:rsidR="00295153" w:rsidRPr="00471595">
        <w:rPr>
          <w:rFonts w:ascii="Montserrat" w:hAnsi="Montserrat"/>
          <w:sz w:val="24"/>
        </w:rPr>
        <w:t xml:space="preserve"> and</w:t>
      </w:r>
      <w:r w:rsidRPr="00471595">
        <w:rPr>
          <w:rFonts w:ascii="Montserrat" w:hAnsi="Montserrat"/>
          <w:sz w:val="24"/>
        </w:rPr>
        <w:t xml:space="preserve"> I find that I need your advice, I'll drop by in person to schedule an appointment.</w:t>
      </w:r>
      <w:r w:rsidR="000264CD" w:rsidRPr="00471595">
        <w:rPr>
          <w:rFonts w:ascii="Montserrat" w:hAnsi="Montserrat"/>
          <w:sz w:val="24"/>
        </w:rPr>
        <w:t>”</w:t>
      </w:r>
      <w:r w:rsidRPr="00471595">
        <w:rPr>
          <w:rFonts w:ascii="Montserrat" w:hAnsi="Montserrat"/>
          <w:sz w:val="24"/>
        </w:rPr>
        <w:t xml:space="preserve"> </w:t>
      </w:r>
    </w:p>
    <w:p w14:paraId="723F23E2" w14:textId="2FE3D8DF" w:rsidR="00AD35EB" w:rsidRPr="00471595" w:rsidRDefault="00AD35EB" w:rsidP="00515B04">
      <w:pPr>
        <w:numPr>
          <w:ins w:id="721" w:author="Unknown"/>
        </w:numPr>
        <w:rPr>
          <w:rFonts w:ascii="Montserrat" w:hAnsi="Montserrat"/>
          <w:sz w:val="24"/>
        </w:rPr>
      </w:pPr>
      <w:r w:rsidRPr="00471595">
        <w:rPr>
          <w:rFonts w:ascii="Montserrat" w:hAnsi="Montserrat"/>
          <w:sz w:val="24"/>
        </w:rPr>
        <w:tab/>
        <w:t>Subtext: don't be pushy. I'll think about it</w:t>
      </w:r>
      <w:r w:rsidR="00295153" w:rsidRPr="00471595">
        <w:rPr>
          <w:rFonts w:ascii="Montserrat" w:hAnsi="Montserrat"/>
          <w:sz w:val="24"/>
        </w:rPr>
        <w:t xml:space="preserve"> but</w:t>
      </w:r>
      <w:r w:rsidRPr="00471595">
        <w:rPr>
          <w:rFonts w:ascii="Montserrat" w:hAnsi="Montserrat"/>
          <w:sz w:val="24"/>
        </w:rPr>
        <w:t xml:space="preserve"> I want to meet you in person before I meet you anywhere in private. He nodded and smiled a half smile, </w:t>
      </w:r>
      <w:r w:rsidR="000264CD" w:rsidRPr="00471595">
        <w:rPr>
          <w:rFonts w:ascii="Montserrat" w:hAnsi="Montserrat"/>
          <w:sz w:val="24"/>
        </w:rPr>
        <w:t>“</w:t>
      </w:r>
      <w:r w:rsidRPr="00471595">
        <w:rPr>
          <w:rFonts w:ascii="Montserrat" w:hAnsi="Montserrat"/>
          <w:sz w:val="24"/>
        </w:rPr>
        <w:t>I understand. I hope to hear from you then.</w:t>
      </w:r>
      <w:r w:rsidR="000264CD" w:rsidRPr="00471595">
        <w:rPr>
          <w:rFonts w:ascii="Montserrat" w:hAnsi="Montserrat"/>
          <w:sz w:val="24"/>
        </w:rPr>
        <w:t>”</w:t>
      </w:r>
    </w:p>
    <w:p w14:paraId="7B508C76" w14:textId="19067305" w:rsidR="00AD35EB" w:rsidRPr="00471595" w:rsidRDefault="00AD35EB" w:rsidP="00515B04">
      <w:pPr>
        <w:numPr>
          <w:ins w:id="722" w:author="Unknown"/>
        </w:numPr>
        <w:rPr>
          <w:rFonts w:ascii="Montserrat" w:hAnsi="Montserrat"/>
          <w:sz w:val="24"/>
        </w:rPr>
      </w:pPr>
      <w:r w:rsidRPr="00471595">
        <w:rPr>
          <w:rFonts w:ascii="Montserrat" w:hAnsi="Montserrat"/>
          <w:sz w:val="24"/>
        </w:rPr>
        <w:tab/>
        <w:t>I signed off</w:t>
      </w:r>
      <w:r w:rsidR="00295153" w:rsidRPr="00471595">
        <w:rPr>
          <w:rFonts w:ascii="Montserrat" w:hAnsi="Montserrat"/>
          <w:sz w:val="24"/>
        </w:rPr>
        <w:t xml:space="preserve"> and</w:t>
      </w:r>
      <w:r w:rsidRPr="00471595">
        <w:rPr>
          <w:rFonts w:ascii="Montserrat" w:hAnsi="Montserrat"/>
          <w:sz w:val="24"/>
        </w:rPr>
        <w:t xml:space="preserve"> sighed deeply as the interior illumination dropped to phosphor afterglow. So far so good. For a while it had looked as if my hopes were in vain. Of course, until I checked in, there was still a chance that the other call would catch up with me. </w:t>
      </w:r>
    </w:p>
    <w:p w14:paraId="5C297257" w14:textId="34C64C3A" w:rsidR="00AD35EB" w:rsidRPr="00471595" w:rsidRDefault="00AD35EB" w:rsidP="00515B04">
      <w:pPr>
        <w:numPr>
          <w:ins w:id="723" w:author="Unknown"/>
        </w:numPr>
        <w:rPr>
          <w:rFonts w:ascii="Montserrat" w:hAnsi="Montserrat"/>
          <w:sz w:val="24"/>
        </w:rPr>
      </w:pPr>
      <w:r w:rsidRPr="00471595">
        <w:rPr>
          <w:rFonts w:ascii="Montserrat" w:hAnsi="Montserrat"/>
          <w:sz w:val="24"/>
        </w:rPr>
        <w:tab/>
        <w:t>That thought was sufficient motivation to brave the chill of the corridor. I released the catch and slithered out through the access at the foot of my compartment. The hexagonal arrangement of the cells was predictably disturbing</w:t>
      </w:r>
      <w:r w:rsidR="00295153" w:rsidRPr="00471595">
        <w:rPr>
          <w:rFonts w:ascii="Montserrat" w:hAnsi="Montserrat"/>
          <w:sz w:val="24"/>
        </w:rPr>
        <w:t xml:space="preserve"> but</w:t>
      </w:r>
      <w:r w:rsidRPr="00471595">
        <w:rPr>
          <w:rFonts w:ascii="Montserrat" w:hAnsi="Montserrat"/>
          <w:sz w:val="24"/>
        </w:rPr>
        <w:t xml:space="preserve"> familiar to anyone who had worked in the space program. As was the necessity of having to dress and undress out in the corridor. I slipped into a kimono, provided by the station to transients who would otherwise end up stalking naked between sleepers and the facilities at all hours of the day and night. After checking the lock, I turned from the access and followed the corridor to the locker room. My path led me out of the dark confines of the sleeper block out onto an upper level balcony of the terraced atrium that was the real attraction of this station.</w:t>
      </w:r>
    </w:p>
    <w:p w14:paraId="3D146DF7" w14:textId="2382C6BD" w:rsidR="00AD35EB" w:rsidRPr="00471595" w:rsidRDefault="00AD35EB" w:rsidP="00515B04">
      <w:pPr>
        <w:numPr>
          <w:ins w:id="724" w:author="Unknown"/>
        </w:numPr>
        <w:rPr>
          <w:rFonts w:ascii="Montserrat" w:hAnsi="Montserrat"/>
          <w:sz w:val="24"/>
        </w:rPr>
      </w:pPr>
      <w:r w:rsidRPr="00471595">
        <w:rPr>
          <w:rFonts w:ascii="Montserrat" w:hAnsi="Montserrat"/>
          <w:sz w:val="24"/>
        </w:rPr>
        <w:tab/>
        <w:t>I stopped to soak in the view, combing out my braid with my fingers as I leaned over the railing to peer into the artificial chasm. Even this early, swarms of bodies were negotiating the layers and tunnels of this man made hive. After scanning the familiar features of fountains, waterfalls, gardens, arbors</w:t>
      </w:r>
      <w:r w:rsidR="00295153" w:rsidRPr="00471595">
        <w:rPr>
          <w:rFonts w:ascii="Montserrat" w:hAnsi="Montserrat"/>
          <w:sz w:val="24"/>
        </w:rPr>
        <w:t xml:space="preserve"> and</w:t>
      </w:r>
      <w:r w:rsidRPr="00471595">
        <w:rPr>
          <w:rFonts w:ascii="Montserrat" w:hAnsi="Montserrat"/>
          <w:sz w:val="24"/>
        </w:rPr>
        <w:t xml:space="preserve"> sculptures, I turned away from the railing and continued. As always, there were a handful of tourists who stared at me as I negotiated the lightly crowded corridors. To say that I am easy to recognize, is perhaps an understatement. By way of my mother and my alleged father, I am one quarter japanese, a quarter irish and half scots. Somehow my genes had combined to produce hair the precise color of freshly spilled blood. That memorable, distinctive feature had been boldly advertised in the media. On average it took only a puzzled moment for people to place where they had seen it before.</w:t>
      </w:r>
    </w:p>
    <w:p w14:paraId="53CB67F5" w14:textId="61735DE2" w:rsidR="00AD35EB" w:rsidRPr="00471595" w:rsidRDefault="00AD35EB" w:rsidP="00515B04">
      <w:pPr>
        <w:numPr>
          <w:ins w:id="725" w:author="Unknown"/>
        </w:numPr>
        <w:rPr>
          <w:rFonts w:ascii="Montserrat" w:hAnsi="Montserrat"/>
          <w:sz w:val="24"/>
        </w:rPr>
      </w:pPr>
      <w:r w:rsidRPr="00471595">
        <w:rPr>
          <w:rFonts w:ascii="Montserrat" w:hAnsi="Montserrat"/>
          <w:sz w:val="24"/>
        </w:rPr>
        <w:tab/>
        <w:t xml:space="preserve">As time had passed, recognition had gotten slower. I could now walk through a crowd or a public place without being accosted. I could actually linger in a place for a while before someone would approach with their questions and comments. It was not fame. It was more like the way people stare at animals in a zoo. Except people don't ask the animals in the zoo to show them how you do it, whatever </w:t>
      </w:r>
      <w:r w:rsidR="000264CD" w:rsidRPr="00471595">
        <w:rPr>
          <w:rFonts w:ascii="Montserrat" w:hAnsi="Montserrat"/>
          <w:sz w:val="24"/>
        </w:rPr>
        <w:t>“</w:t>
      </w:r>
      <w:r w:rsidRPr="00471595">
        <w:rPr>
          <w:rFonts w:ascii="Montserrat" w:hAnsi="Montserrat"/>
          <w:sz w:val="24"/>
        </w:rPr>
        <w:t>it</w:t>
      </w:r>
      <w:r w:rsidR="000264CD" w:rsidRPr="00471595">
        <w:rPr>
          <w:rFonts w:ascii="Montserrat" w:hAnsi="Montserrat"/>
          <w:sz w:val="24"/>
        </w:rPr>
        <w:t>”</w:t>
      </w:r>
      <w:r w:rsidRPr="00471595">
        <w:rPr>
          <w:rFonts w:ascii="Montserrat" w:hAnsi="Montserrat"/>
          <w:sz w:val="24"/>
        </w:rPr>
        <w:t xml:space="preserve"> they've gotten lodged in their minds. As if I were some strange creature from another planet. These people burned my ancestors at the stake. I never let that fact slip my mind, no matter how sane and open minded they seemed.</w:t>
      </w:r>
    </w:p>
    <w:p w14:paraId="3D6009EE" w14:textId="77777777" w:rsidR="00AD35EB" w:rsidRPr="00471595" w:rsidRDefault="00AD35EB" w:rsidP="00515B04">
      <w:pPr>
        <w:numPr>
          <w:ins w:id="726" w:author="Unknown"/>
        </w:numPr>
        <w:rPr>
          <w:rFonts w:ascii="Montserrat" w:hAnsi="Montserrat"/>
          <w:sz w:val="24"/>
        </w:rPr>
      </w:pPr>
      <w:r w:rsidRPr="00471595">
        <w:rPr>
          <w:rFonts w:ascii="Montserrat" w:hAnsi="Montserrat"/>
          <w:sz w:val="24"/>
        </w:rPr>
        <w:tab/>
        <w:t>Anonymity is the most valuable possession an active psi has.</w:t>
      </w:r>
    </w:p>
    <w:p w14:paraId="2869C6D4" w14:textId="2BEB25BC" w:rsidR="00AD35EB" w:rsidRPr="00471595" w:rsidRDefault="00AD35EB" w:rsidP="00515B04">
      <w:pPr>
        <w:numPr>
          <w:ins w:id="727" w:author="Unknown"/>
        </w:numPr>
        <w:rPr>
          <w:rFonts w:ascii="Montserrat" w:hAnsi="Montserrat"/>
          <w:sz w:val="24"/>
        </w:rPr>
      </w:pPr>
      <w:r w:rsidRPr="00471595">
        <w:rPr>
          <w:rFonts w:ascii="Montserrat" w:hAnsi="Montserrat"/>
          <w:sz w:val="24"/>
        </w:rPr>
        <w:tab/>
        <w:t>My wandering course brought me back through the sleeper-blocks to the locker room. I found my locker and slipped out of the kimono, hanging it inside. I stopped by the service window and picked up a towel as I entered the showers. One of the blessings of field technology was artificial gravity, achieved by four dimensional geometrical architecture. A static field that so far proved to permanently mold the shape of space. It had been astonishing to discover that relationship between forces and four-dimensional geometry</w:t>
      </w:r>
      <w:r w:rsidR="00295153" w:rsidRPr="00471595">
        <w:rPr>
          <w:rFonts w:ascii="Montserrat" w:hAnsi="Montserrat"/>
          <w:sz w:val="24"/>
        </w:rPr>
        <w:t xml:space="preserve"> but</w:t>
      </w:r>
      <w:r w:rsidRPr="00471595">
        <w:rPr>
          <w:rFonts w:ascii="Montserrat" w:hAnsi="Montserrat"/>
          <w:sz w:val="24"/>
        </w:rPr>
        <w:t xml:space="preserve"> man had exploited it lavishly in the construction of ships and stations where one could take an honest to god shower, among other benefits. It also spared spacers from the distortion of reflexes and instincts caused by angular momentum in the earlier stations, which had to rely on centripetal force to adhere things to the deck. </w:t>
      </w:r>
    </w:p>
    <w:p w14:paraId="7CFD84E9" w14:textId="77777777" w:rsidR="00AD35EB" w:rsidRPr="00471595" w:rsidRDefault="00AD35EB" w:rsidP="00515B04">
      <w:pPr>
        <w:numPr>
          <w:ins w:id="728" w:author="Unknown"/>
        </w:numPr>
        <w:rPr>
          <w:rFonts w:ascii="Montserrat" w:hAnsi="Montserrat"/>
          <w:sz w:val="24"/>
        </w:rPr>
      </w:pPr>
      <w:r w:rsidRPr="00471595">
        <w:rPr>
          <w:rFonts w:ascii="Montserrat" w:hAnsi="Montserrat"/>
          <w:sz w:val="24"/>
        </w:rPr>
        <w:tab/>
        <w:t>If only they had provided the transient accommodations with baths! Still, I entered a stream of steaming water and luxuriated in the heat. I was not alone. There were other men and women tending to the proper care and maintenance of their bodies. No one even turned their head at my arrival. Heinlein had been on the mark in his estimations of space culture. Skin was a practical form of dress in a controlled environment where survival depended on one's ability to skinny into a pressure suit at the drop of a hat. Clothes had evolved for the environment which were barely more than a second skin, or otherwise could be removed and disposed of in less time than it took to blurt out one's favorite expletive. Sexual predators which might have exploited the vulnerability of naked women and children did not survive long.</w:t>
      </w:r>
    </w:p>
    <w:p w14:paraId="24E0CCF1" w14:textId="41ED11D2" w:rsidR="00AD35EB" w:rsidRPr="00471595" w:rsidRDefault="00AD35EB" w:rsidP="00515B04">
      <w:pPr>
        <w:numPr>
          <w:ins w:id="729" w:author="Unknown"/>
        </w:numPr>
        <w:rPr>
          <w:rFonts w:ascii="Montserrat" w:hAnsi="Montserrat"/>
          <w:sz w:val="24"/>
        </w:rPr>
      </w:pPr>
      <w:r w:rsidRPr="00471595">
        <w:rPr>
          <w:rFonts w:ascii="Montserrat" w:hAnsi="Montserrat"/>
          <w:sz w:val="24"/>
        </w:rPr>
        <w:tab/>
        <w:t>At first it is not obvious</w:t>
      </w:r>
      <w:r w:rsidR="00295153" w:rsidRPr="00471595">
        <w:rPr>
          <w:rFonts w:ascii="Montserrat" w:hAnsi="Montserrat"/>
          <w:sz w:val="24"/>
        </w:rPr>
        <w:t xml:space="preserve"> but</w:t>
      </w:r>
      <w:r w:rsidRPr="00471595">
        <w:rPr>
          <w:rFonts w:ascii="Montserrat" w:hAnsi="Montserrat"/>
          <w:sz w:val="24"/>
        </w:rPr>
        <w:t xml:space="preserve"> I discovered that while there were indeed some people who moved about totally naked—indecently exposed and thus vulnerable to the eye—one mostly saw people who merely went about nude. Dressed in an unselfconscious attitude. I initially found it as natural as breathing to be at ease in the unadorned flesh. Perversely, I gradually became more conscious of my body than I had been since puberty. I found myself on the edge of arousal and sensually aware of my environment at this liberation from inhibitions I had not been aware I possessed. I did not feel outwardly vulnerable</w:t>
      </w:r>
      <w:r w:rsidR="00295153" w:rsidRPr="00471595">
        <w:rPr>
          <w:rFonts w:ascii="Montserrat" w:hAnsi="Montserrat"/>
          <w:sz w:val="24"/>
        </w:rPr>
        <w:t xml:space="preserve"> but</w:t>
      </w:r>
      <w:r w:rsidRPr="00471595">
        <w:rPr>
          <w:rFonts w:ascii="Montserrat" w:hAnsi="Montserrat"/>
          <w:sz w:val="24"/>
        </w:rPr>
        <w:t xml:space="preserve"> there was an inward vulnerability, a desire to touch and be touched. In spite of myself I broadcast an aura of sexuality about on par with a woman dressed to kill. Socially dressed</w:t>
      </w:r>
      <w:r w:rsidR="00295153" w:rsidRPr="00471595">
        <w:rPr>
          <w:rFonts w:ascii="Montserrat" w:hAnsi="Montserrat"/>
          <w:sz w:val="24"/>
        </w:rPr>
        <w:t xml:space="preserve"> but</w:t>
      </w:r>
      <w:r w:rsidRPr="00471595">
        <w:rPr>
          <w:rFonts w:ascii="Montserrat" w:hAnsi="Montserrat"/>
          <w:sz w:val="24"/>
        </w:rPr>
        <w:t xml:space="preserve"> certainly not modest. </w:t>
      </w:r>
    </w:p>
    <w:p w14:paraId="5F22FB69" w14:textId="0E5DD6C5" w:rsidR="00AD35EB" w:rsidRPr="00471595" w:rsidRDefault="00AD35EB" w:rsidP="00515B04">
      <w:pPr>
        <w:numPr>
          <w:ins w:id="730" w:author="Unknown"/>
        </w:numPr>
        <w:rPr>
          <w:rFonts w:ascii="Montserrat" w:hAnsi="Montserrat"/>
          <w:sz w:val="24"/>
        </w:rPr>
      </w:pPr>
      <w:r w:rsidRPr="00471595">
        <w:rPr>
          <w:rFonts w:ascii="Montserrat" w:hAnsi="Montserrat"/>
          <w:sz w:val="24"/>
        </w:rPr>
        <w:tab/>
        <w:t>Worst—or perhaps best—of all, however this shift in my self awareness had come about, my aroused state stayed with me even when I was clothed. What had happened to me? Simply, I had suddenly, for the first time in my life, really perceived myself as a sexual being and this shift in perspective had altered every nuance and gesture of body. In passing this is not the most important thing that ever happened to me</w:t>
      </w:r>
      <w:r w:rsidR="00295153" w:rsidRPr="00471595">
        <w:rPr>
          <w:rFonts w:ascii="Montserrat" w:hAnsi="Montserrat"/>
          <w:sz w:val="24"/>
        </w:rPr>
        <w:t xml:space="preserve"> but</w:t>
      </w:r>
      <w:r w:rsidRPr="00471595">
        <w:rPr>
          <w:rFonts w:ascii="Montserrat" w:hAnsi="Montserrat"/>
          <w:sz w:val="24"/>
        </w:rPr>
        <w:t xml:space="preserve"> as a psi I realized that suddenly falling in love with my body might one day save my sanity. It is a pity that I did not have the luxury to explore this new facet of my being in any depth until much later. Until the fascination wore off, I would stop at times and look at myself—not narcissistically</w:t>
      </w:r>
      <w:r w:rsidR="00295153" w:rsidRPr="00471595">
        <w:rPr>
          <w:rFonts w:ascii="Montserrat" w:hAnsi="Montserrat"/>
          <w:sz w:val="24"/>
        </w:rPr>
        <w:t xml:space="preserve"> but</w:t>
      </w:r>
      <w:r w:rsidRPr="00471595">
        <w:rPr>
          <w:rFonts w:ascii="Montserrat" w:hAnsi="Montserrat"/>
          <w:sz w:val="24"/>
        </w:rPr>
        <w:t xml:space="preserve"> with wonder at the complexity and elegance of a machine that beggars the aspirations of art. </w:t>
      </w:r>
    </w:p>
    <w:p w14:paraId="5C13DE62" w14:textId="766F33B3" w:rsidR="00AD35EB" w:rsidRPr="00471595" w:rsidRDefault="00AD35EB" w:rsidP="00515B04">
      <w:pPr>
        <w:numPr>
          <w:ins w:id="731" w:author="Unknown"/>
        </w:numPr>
        <w:rPr>
          <w:rFonts w:ascii="Montserrat" w:hAnsi="Montserrat"/>
          <w:sz w:val="24"/>
        </w:rPr>
      </w:pPr>
      <w:r w:rsidRPr="00471595">
        <w:rPr>
          <w:rFonts w:ascii="Montserrat" w:hAnsi="Montserrat"/>
          <w:sz w:val="24"/>
        </w:rPr>
        <w:tab/>
        <w:t>I shook myself out of my reverie and went to my locker. I pulled out and squirmed into my uniform. If I were spending another day of waiting I would have pulled out the body sleeve</w:t>
      </w:r>
      <w:r w:rsidR="00295153" w:rsidRPr="00471595">
        <w:rPr>
          <w:rFonts w:ascii="Montserrat" w:hAnsi="Montserrat"/>
          <w:sz w:val="24"/>
        </w:rPr>
        <w:t xml:space="preserve"> but</w:t>
      </w:r>
      <w:r w:rsidRPr="00471595">
        <w:rPr>
          <w:rFonts w:ascii="Montserrat" w:hAnsi="Montserrat"/>
          <w:sz w:val="24"/>
        </w:rPr>
        <w:t xml:space="preserve"> instead it was the full body sheathe. These two items of clothes constituted my permanent wardrobe. Both were the product of one of the research projects. Nanotechnology had been quickly achieved with the influence of psionics; manipulating matter is one of the four cornerstones of psi ability</w:t>
      </w:r>
      <w:r w:rsidR="00295153" w:rsidRPr="00471595">
        <w:rPr>
          <w:rFonts w:ascii="Montserrat" w:hAnsi="Montserrat"/>
          <w:sz w:val="24"/>
        </w:rPr>
        <w:t xml:space="preserve"> and</w:t>
      </w:r>
      <w:r w:rsidRPr="00471595">
        <w:rPr>
          <w:rFonts w:ascii="Montserrat" w:hAnsi="Montserrat"/>
          <w:sz w:val="24"/>
        </w:rPr>
        <w:t xml:space="preserve"> for some of us as easy to accomplish as breathing. These garments, lightweight, elastic</w:t>
      </w:r>
      <w:r w:rsidR="00295153" w:rsidRPr="00471595">
        <w:rPr>
          <w:rFonts w:ascii="Montserrat" w:hAnsi="Montserrat"/>
          <w:sz w:val="24"/>
        </w:rPr>
        <w:t xml:space="preserve"> and</w:t>
      </w:r>
      <w:r w:rsidRPr="00471595">
        <w:rPr>
          <w:rFonts w:ascii="Montserrat" w:hAnsi="Montserrat"/>
          <w:sz w:val="24"/>
        </w:rPr>
        <w:t xml:space="preserve"> virtually indestructible, had been constructed on a molecular level</w:t>
      </w:r>
      <w:r w:rsidR="00295153" w:rsidRPr="00471595">
        <w:rPr>
          <w:rFonts w:ascii="Montserrat" w:hAnsi="Montserrat"/>
          <w:sz w:val="24"/>
        </w:rPr>
        <w:t xml:space="preserve"> and</w:t>
      </w:r>
      <w:r w:rsidRPr="00471595">
        <w:rPr>
          <w:rFonts w:ascii="Montserrat" w:hAnsi="Montserrat"/>
          <w:sz w:val="24"/>
        </w:rPr>
        <w:t xml:space="preserve"> were in fact extremely sophisticated machines in their own right. </w:t>
      </w:r>
    </w:p>
    <w:p w14:paraId="01473D62" w14:textId="3AAAECF0" w:rsidR="00AD35EB" w:rsidRPr="00471595" w:rsidRDefault="00AD35EB" w:rsidP="00515B04">
      <w:pPr>
        <w:numPr>
          <w:ins w:id="732" w:author="Unknown"/>
        </w:numPr>
        <w:rPr>
          <w:rFonts w:ascii="Montserrat" w:hAnsi="Montserrat"/>
          <w:sz w:val="24"/>
        </w:rPr>
      </w:pPr>
      <w:r w:rsidRPr="00471595">
        <w:rPr>
          <w:rFonts w:ascii="Montserrat" w:hAnsi="Montserrat"/>
          <w:sz w:val="24"/>
        </w:rPr>
        <w:tab/>
        <w:t>Given the potential of nanotechnology, it was feasible to design an emergency environmental suit capable of sustaining a body in hard vacuum, tough enough to resist micro-meteorite impacts in open space</w:t>
      </w:r>
      <w:r w:rsidR="00295153" w:rsidRPr="00471595">
        <w:rPr>
          <w:rFonts w:ascii="Montserrat" w:hAnsi="Montserrat"/>
          <w:sz w:val="24"/>
        </w:rPr>
        <w:t xml:space="preserve"> and</w:t>
      </w:r>
      <w:r w:rsidRPr="00471595">
        <w:rPr>
          <w:rFonts w:ascii="Montserrat" w:hAnsi="Montserrat"/>
          <w:sz w:val="24"/>
        </w:rPr>
        <w:t xml:space="preserve"> economical enough to be worn constantly without detriment to the skin. It is responsive and elastic, to provide total freedom of movement</w:t>
      </w:r>
      <w:r w:rsidR="00295153" w:rsidRPr="00471595">
        <w:rPr>
          <w:rFonts w:ascii="Montserrat" w:hAnsi="Montserrat"/>
          <w:sz w:val="24"/>
        </w:rPr>
        <w:t xml:space="preserve"> and</w:t>
      </w:r>
      <w:r w:rsidRPr="00471595">
        <w:rPr>
          <w:rFonts w:ascii="Montserrat" w:hAnsi="Montserrat"/>
          <w:sz w:val="24"/>
        </w:rPr>
        <w:t xml:space="preserve"> a full contact pressure of ten to fifteen pounds per square inch in a vacuum. A carbon based filament structure laced the fabric in a dense weave of staged, interlocking and overlapping spheres that absorbs high level kinetic energy, transmitting it over the total facing area of the body within; and which makes it exceptionally resistant to cutting or tearing. An active matrix absorbed raw chemical elements from the waste products of the body, catalytically breaking them down into neutral substances, purified water and oxygen</w:t>
      </w:r>
      <w:r w:rsidR="00295153" w:rsidRPr="00471595">
        <w:rPr>
          <w:rFonts w:ascii="Montserrat" w:hAnsi="Montserrat"/>
          <w:sz w:val="24"/>
        </w:rPr>
        <w:t xml:space="preserve"> and</w:t>
      </w:r>
      <w:r w:rsidRPr="00471595">
        <w:rPr>
          <w:rFonts w:ascii="Montserrat" w:hAnsi="Montserrat"/>
          <w:sz w:val="24"/>
        </w:rPr>
        <w:t xml:space="preserve"> materials to repair and maintain itself. It was so close to living that some people were superstitious about wearing them. Hardly surprising that it could literally be a second skin, an artificial organ specialized to complement the chemistry of the far more fragile organ within it, accommodating it at a molecular level.</w:t>
      </w:r>
    </w:p>
    <w:p w14:paraId="250A7BAC" w14:textId="77777777" w:rsidR="00AD35EB" w:rsidRPr="00471595" w:rsidRDefault="00AD35EB" w:rsidP="00515B04">
      <w:pPr>
        <w:numPr>
          <w:ins w:id="733" w:author="Unknown"/>
        </w:numPr>
        <w:rPr>
          <w:rFonts w:ascii="Montserrat" w:hAnsi="Montserrat"/>
          <w:sz w:val="24"/>
        </w:rPr>
      </w:pPr>
      <w:r w:rsidRPr="00471595">
        <w:rPr>
          <w:rFonts w:ascii="Montserrat" w:hAnsi="Montserrat"/>
          <w:sz w:val="24"/>
        </w:rPr>
        <w:tab/>
        <w:t xml:space="preserve">Of course while covering everything but the face—from the tips of my fingers and toes, to the top of my throat—when molded to a body's contour it hides nothing what-so-ever. A fact not designed to comfort self-conscious males or females. It is a true body glove, a single piece of material with only one opening, not counting the neck. One slips in through the back, legs first taking care to properly manage the suit's two necessary invasions of the body. Once secure about the waist, one then slowly and gently threads in one's arms, then head. As one's head emerges properly through the neck, the seam is drawn tightly closed across the tops of one's shoulder blades. The material seals to itself like glue—-some kind of electrostatic attraction—and getting out of it again can be athletically challenging. A coif and helmet complete the sealed environment of the suit. </w:t>
      </w:r>
    </w:p>
    <w:p w14:paraId="1E372943" w14:textId="0BC11F70" w:rsidR="00AD35EB" w:rsidRPr="00471595" w:rsidRDefault="00AD35EB" w:rsidP="00515B04">
      <w:pPr>
        <w:numPr>
          <w:ins w:id="734" w:author="Unknown"/>
        </w:numPr>
        <w:rPr>
          <w:rFonts w:ascii="Montserrat" w:hAnsi="Montserrat"/>
          <w:sz w:val="24"/>
        </w:rPr>
      </w:pPr>
      <w:r w:rsidRPr="00471595">
        <w:rPr>
          <w:rFonts w:ascii="Montserrat" w:hAnsi="Montserrat"/>
          <w:sz w:val="24"/>
        </w:rPr>
        <w:tab/>
        <w:t>My body sleeve is made from the same material. While being useless for exposure to a vacuum, it had the distinct advantages of being durable, self cleaning</w:t>
      </w:r>
      <w:r w:rsidR="00295153" w:rsidRPr="00471595">
        <w:rPr>
          <w:rFonts w:ascii="Montserrat" w:hAnsi="Montserrat"/>
          <w:sz w:val="24"/>
        </w:rPr>
        <w:t xml:space="preserve"> and</w:t>
      </w:r>
      <w:r w:rsidRPr="00471595">
        <w:rPr>
          <w:rFonts w:ascii="Montserrat" w:hAnsi="Montserrat"/>
          <w:sz w:val="24"/>
        </w:rPr>
        <w:t xml:space="preserve"> immune to bullets and knives. I am not too proud to have my life saved by my underwear. </w:t>
      </w:r>
    </w:p>
    <w:p w14:paraId="4536C206" w14:textId="03F52546" w:rsidR="00AD35EB" w:rsidRPr="00471595" w:rsidRDefault="00AD35EB" w:rsidP="00515B04">
      <w:pPr>
        <w:numPr>
          <w:ins w:id="735" w:author="Unknown"/>
        </w:numPr>
        <w:rPr>
          <w:rFonts w:ascii="Montserrat" w:hAnsi="Montserrat"/>
          <w:sz w:val="24"/>
        </w:rPr>
      </w:pPr>
      <w:r w:rsidRPr="00471595">
        <w:rPr>
          <w:rFonts w:ascii="Montserrat" w:hAnsi="Montserrat"/>
          <w:sz w:val="24"/>
        </w:rPr>
        <w:tab/>
        <w:t>There is a snug jacket worn over the sheathe, made of a light material, that I threw on to complete the uniform. Dressed, I transferred the rest of my belongings into a duffel bag. I put my hair in a braid before quitting the locker room. Keeping my hair was a risk. Getting it</w:t>
      </w:r>
      <w:r w:rsidR="00295153" w:rsidRPr="00471595">
        <w:rPr>
          <w:rFonts w:ascii="Montserrat" w:hAnsi="Montserrat"/>
          <w:sz w:val="24"/>
        </w:rPr>
        <w:t xml:space="preserve"> and</w:t>
      </w:r>
      <w:r w:rsidRPr="00471595">
        <w:rPr>
          <w:rFonts w:ascii="Montserrat" w:hAnsi="Montserrat"/>
          <w:sz w:val="24"/>
        </w:rPr>
        <w:t xml:space="preserve"> my head into a helmet and properly sealed in a hurry would be difficult, I knew. Still I didn't have the heart to cut it</w:t>
      </w:r>
      <w:r w:rsidR="00295153" w:rsidRPr="00471595">
        <w:rPr>
          <w:rFonts w:ascii="Montserrat" w:hAnsi="Montserrat"/>
          <w:sz w:val="24"/>
        </w:rPr>
        <w:t xml:space="preserve"> and</w:t>
      </w:r>
      <w:r w:rsidRPr="00471595">
        <w:rPr>
          <w:rFonts w:ascii="Montserrat" w:hAnsi="Montserrat"/>
          <w:sz w:val="24"/>
        </w:rPr>
        <w:t xml:space="preserve"> I knew there were other men and women who felt the same way. The system tolerated that weakness</w:t>
      </w:r>
      <w:r w:rsidR="00295153" w:rsidRPr="00471595">
        <w:rPr>
          <w:rFonts w:ascii="Montserrat" w:hAnsi="Montserrat"/>
          <w:sz w:val="24"/>
        </w:rPr>
        <w:t xml:space="preserve"> and</w:t>
      </w:r>
      <w:r w:rsidRPr="00471595">
        <w:rPr>
          <w:rFonts w:ascii="Montserrat" w:hAnsi="Montserrat"/>
          <w:sz w:val="24"/>
        </w:rPr>
        <w:t xml:space="preserve"> no one would shed a tear for a fool who died for the sake of their hair. Of course, I'm not to proud to have my life saved by a hair cut either</w:t>
      </w:r>
      <w:r w:rsidR="00295153" w:rsidRPr="00471595">
        <w:rPr>
          <w:rFonts w:ascii="Montserrat" w:hAnsi="Montserrat"/>
          <w:sz w:val="24"/>
        </w:rPr>
        <w:t xml:space="preserve"> but</w:t>
      </w:r>
      <w:r w:rsidRPr="00471595">
        <w:rPr>
          <w:rFonts w:ascii="Montserrat" w:hAnsi="Montserrat"/>
          <w:sz w:val="24"/>
        </w:rPr>
        <w:t xml:space="preserve"> the way I looked at it, I didn't need scissors to cut it if I had to, so why not keep it until there was no choice?</w:t>
      </w:r>
    </w:p>
    <w:p w14:paraId="60BE37BB" w14:textId="421C7AC6" w:rsidR="00AD35EB" w:rsidRPr="00471595" w:rsidRDefault="00AD35EB" w:rsidP="00515B04">
      <w:pPr>
        <w:numPr>
          <w:ins w:id="736" w:author="Unknown"/>
        </w:numPr>
        <w:rPr>
          <w:rFonts w:ascii="Montserrat" w:hAnsi="Montserrat"/>
          <w:sz w:val="24"/>
        </w:rPr>
      </w:pPr>
      <w:r w:rsidRPr="00471595">
        <w:rPr>
          <w:rFonts w:ascii="Montserrat" w:hAnsi="Montserrat"/>
          <w:sz w:val="24"/>
        </w:rPr>
        <w:tab/>
        <w:t>I reached the docks in good time</w:t>
      </w:r>
      <w:r w:rsidR="00295153" w:rsidRPr="00471595">
        <w:rPr>
          <w:rFonts w:ascii="Montserrat" w:hAnsi="Montserrat"/>
          <w:sz w:val="24"/>
        </w:rPr>
        <w:t xml:space="preserve"> and</w:t>
      </w:r>
      <w:r w:rsidRPr="00471595">
        <w:rPr>
          <w:rFonts w:ascii="Montserrat" w:hAnsi="Montserrat"/>
          <w:sz w:val="24"/>
        </w:rPr>
        <w:t xml:space="preserve"> picked up my revised orders from the deck officer. I noted the berth, boarding time and my posting. Foul words followed. The cutter had docked while I was in the shower. The liaison officer had contacted the director as promised</w:t>
      </w:r>
      <w:r w:rsidR="00295153" w:rsidRPr="00471595">
        <w:rPr>
          <w:rFonts w:ascii="Montserrat" w:hAnsi="Montserrat"/>
          <w:sz w:val="24"/>
        </w:rPr>
        <w:t xml:space="preserve"> and</w:t>
      </w:r>
      <w:r w:rsidRPr="00471595">
        <w:rPr>
          <w:rFonts w:ascii="Montserrat" w:hAnsi="Montserrat"/>
          <w:sz w:val="24"/>
        </w:rPr>
        <w:t xml:space="preserve"> it had turned out to be craig. He had not challenged the probationary assignment</w:t>
      </w:r>
      <w:r w:rsidR="00295153" w:rsidRPr="00471595">
        <w:rPr>
          <w:rFonts w:ascii="Montserrat" w:hAnsi="Montserrat"/>
          <w:sz w:val="24"/>
        </w:rPr>
        <w:t xml:space="preserve"> and</w:t>
      </w:r>
      <w:r w:rsidRPr="00471595">
        <w:rPr>
          <w:rFonts w:ascii="Montserrat" w:hAnsi="Montserrat"/>
          <w:sz w:val="24"/>
        </w:rPr>
        <w:t xml:space="preserve"> he had not blessed the assignment either. He had simply announced that he was acting as my chaperone and requested that my revised orders reflect my subordinate status. </w:t>
      </w:r>
    </w:p>
    <w:p w14:paraId="7C6CF777" w14:textId="77777777" w:rsidR="00AD35EB" w:rsidRPr="00471595" w:rsidRDefault="00AD35EB" w:rsidP="00515B04">
      <w:pPr>
        <w:numPr>
          <w:ins w:id="737" w:author="Unknown"/>
        </w:numPr>
        <w:rPr>
          <w:rFonts w:ascii="Montserrat" w:hAnsi="Montserrat"/>
          <w:sz w:val="24"/>
        </w:rPr>
      </w:pPr>
      <w:r w:rsidRPr="00471595">
        <w:rPr>
          <w:rFonts w:ascii="Montserrat" w:hAnsi="Montserrat"/>
          <w:sz w:val="24"/>
        </w:rPr>
        <w:tab/>
        <w:t>In spite of the urge to burn the papers, I tucked my orders into my pocket.</w:t>
      </w:r>
    </w:p>
    <w:p w14:paraId="7B5E9E11" w14:textId="3FA59CC5" w:rsidR="00AD35EB" w:rsidRPr="00471595" w:rsidRDefault="00AD35EB" w:rsidP="00515B04">
      <w:pPr>
        <w:numPr>
          <w:ins w:id="738" w:author="Unknown"/>
        </w:numPr>
        <w:rPr>
          <w:rFonts w:ascii="Montserrat" w:hAnsi="Montserrat"/>
          <w:sz w:val="24"/>
        </w:rPr>
      </w:pPr>
      <w:r w:rsidRPr="00471595">
        <w:rPr>
          <w:rFonts w:ascii="Montserrat" w:hAnsi="Montserrat"/>
          <w:sz w:val="24"/>
        </w:rPr>
        <w:tab/>
        <w:t xml:space="preserve">Seeing the time I had to wait, I made my way up to the observation deck and watched for the arrival of the seed ship prototype, </w:t>
      </w:r>
      <w:r w:rsidR="00201AA5" w:rsidRPr="00471595">
        <w:rPr>
          <w:rFonts w:ascii="Montserrat" w:hAnsi="Montserrat"/>
          <w:sz w:val="24"/>
        </w:rPr>
        <w:t>Gabriel</w:t>
      </w:r>
      <w:r w:rsidRPr="00471595">
        <w:rPr>
          <w:rFonts w:ascii="Montserrat" w:hAnsi="Montserrat"/>
          <w:sz w:val="24"/>
        </w:rPr>
        <w:t>. She was stripped down to the vital systems. No armaments or armor, no crew or cargo accommodations beyond the needs of bridge and engineering. A skeleton ship with a skeleton crew. If she passed muster she would go on to earth for outfitting. As she was, she looked like a sleek and hungry predator, the way her ribs were showing. After a bit I realized that I had lost track of the time. Reluctantly, I stepped back a pace. The waiting had come down to minutes. There was still some distance to cover on my part before it could be over. I reflexively tugged on the tapered waist of my duty jacket, hoping my appearance was in order. I stepped over to retrieve my duffel, checked my inside pocket to be sure my orders were still there</w:t>
      </w:r>
      <w:r w:rsidR="00295153" w:rsidRPr="00471595">
        <w:rPr>
          <w:rFonts w:ascii="Montserrat" w:hAnsi="Montserrat"/>
          <w:sz w:val="24"/>
        </w:rPr>
        <w:t xml:space="preserve"> and</w:t>
      </w:r>
      <w:r w:rsidRPr="00471595">
        <w:rPr>
          <w:rFonts w:ascii="Montserrat" w:hAnsi="Montserrat"/>
          <w:sz w:val="24"/>
        </w:rPr>
        <w:t xml:space="preserve"> headed down to the boarding gate.</w:t>
      </w:r>
    </w:p>
    <w:p w14:paraId="77E2EC88" w14:textId="525F9942" w:rsidR="00AD35EB" w:rsidRPr="00471595" w:rsidRDefault="00AD35EB" w:rsidP="00515B04">
      <w:pPr>
        <w:numPr>
          <w:ins w:id="739" w:author="Unknown"/>
        </w:numPr>
        <w:rPr>
          <w:rFonts w:ascii="Montserrat" w:hAnsi="Montserrat"/>
          <w:sz w:val="24"/>
        </w:rPr>
      </w:pPr>
      <w:r w:rsidRPr="00471595">
        <w:rPr>
          <w:rFonts w:ascii="Montserrat" w:hAnsi="Montserrat"/>
          <w:sz w:val="24"/>
        </w:rPr>
        <w:tab/>
        <w:t>There were already half a dozen boarders waiting in the receiving area off to the side of the sealed access when I arrived. One of them looked up as I dumped my bag on the pile the others had made. It was martin craig. As the man who had headed the interface drive project, he was the senior observer from the project for the engineering trials. Craig and his staff were here to rate the new design before advising on further construction. As part of the team which had developed the interface drive, I was on the list of qualified advisors</w:t>
      </w:r>
      <w:r w:rsidR="00295153" w:rsidRPr="00471595">
        <w:rPr>
          <w:rFonts w:ascii="Montserrat" w:hAnsi="Montserrat"/>
          <w:sz w:val="24"/>
        </w:rPr>
        <w:t xml:space="preserve"> but</w:t>
      </w:r>
      <w:r w:rsidRPr="00471595">
        <w:rPr>
          <w:rFonts w:ascii="Montserrat" w:hAnsi="Montserrat"/>
          <w:sz w:val="24"/>
        </w:rPr>
        <w:t xml:space="preserve"> my project superiors had not been willing to support me in that capacity. As O'Neal had said, my experience with the systems was of little or no interest to the powers that be—civilian or military. I had pointed out that as an active my experience was based on direct perception of the forces the drive manipulated</w:t>
      </w:r>
      <w:r w:rsidR="00295153" w:rsidRPr="00471595">
        <w:rPr>
          <w:rFonts w:ascii="Montserrat" w:hAnsi="Montserrat"/>
          <w:sz w:val="24"/>
        </w:rPr>
        <w:t xml:space="preserve"> and</w:t>
      </w:r>
      <w:r w:rsidRPr="00471595">
        <w:rPr>
          <w:rFonts w:ascii="Montserrat" w:hAnsi="Montserrat"/>
          <w:sz w:val="24"/>
        </w:rPr>
        <w:t xml:space="preserve"> advised him to take my assessments seriously. O'neal, of course, was tied to the project also, which explained why he was picked for this command. Unlike my captain, craig had done just about everything in his power to prevent my being here this morning. </w:t>
      </w:r>
      <w:r w:rsidR="000264CD" w:rsidRPr="00471595">
        <w:rPr>
          <w:rFonts w:ascii="Montserrat" w:hAnsi="Montserrat"/>
          <w:sz w:val="24"/>
        </w:rPr>
        <w:t>“</w:t>
      </w:r>
      <w:r w:rsidRPr="00471595">
        <w:rPr>
          <w:rFonts w:ascii="Montserrat" w:hAnsi="Montserrat"/>
          <w:sz w:val="24"/>
        </w:rPr>
        <w:t>Ember,</w:t>
      </w:r>
      <w:r w:rsidR="000264CD" w:rsidRPr="00471595">
        <w:rPr>
          <w:rFonts w:ascii="Montserrat" w:hAnsi="Montserrat"/>
          <w:sz w:val="24"/>
        </w:rPr>
        <w:t>”</w:t>
      </w:r>
      <w:r w:rsidRPr="00471595">
        <w:rPr>
          <w:rFonts w:ascii="Montserrat" w:hAnsi="Montserrat"/>
          <w:sz w:val="24"/>
        </w:rPr>
        <w:t xml:space="preserve"> he greeted me with a nod, </w:t>
      </w:r>
      <w:r w:rsidR="000264CD" w:rsidRPr="00471595">
        <w:rPr>
          <w:rFonts w:ascii="Montserrat" w:hAnsi="Montserrat"/>
          <w:sz w:val="24"/>
        </w:rPr>
        <w:t>“</w:t>
      </w:r>
      <w:r w:rsidRPr="00471595">
        <w:rPr>
          <w:rFonts w:ascii="Montserrat" w:hAnsi="Montserrat"/>
          <w:sz w:val="24"/>
        </w:rPr>
        <w:t>nice of you to join us.</w:t>
      </w:r>
      <w:r w:rsidR="000264CD" w:rsidRPr="00471595">
        <w:rPr>
          <w:rFonts w:ascii="Montserrat" w:hAnsi="Montserrat"/>
          <w:sz w:val="24"/>
        </w:rPr>
        <w:t>”</w:t>
      </w:r>
      <w:r w:rsidRPr="00471595">
        <w:rPr>
          <w:rFonts w:ascii="Montserrat" w:hAnsi="Montserrat"/>
          <w:sz w:val="24"/>
        </w:rPr>
        <w:t xml:space="preserve"> Between us, it was a slap. I turned and stared at him incredulously for a moment before shaking my head and walking away.</w:t>
      </w:r>
    </w:p>
    <w:p w14:paraId="57990F12" w14:textId="2FEF1176" w:rsidR="00AD35EB" w:rsidRPr="00471595" w:rsidRDefault="00AD35EB" w:rsidP="00515B04">
      <w:pPr>
        <w:numPr>
          <w:ins w:id="74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What?</w:t>
      </w:r>
      <w:r w:rsidR="000264CD" w:rsidRPr="00471595">
        <w:rPr>
          <w:rFonts w:ascii="Montserrat" w:hAnsi="Montserrat"/>
          <w:sz w:val="24"/>
        </w:rPr>
        <w:t>”</w:t>
      </w:r>
      <w:r w:rsidRPr="00471595">
        <w:rPr>
          <w:rFonts w:ascii="Montserrat" w:hAnsi="Montserrat"/>
          <w:sz w:val="24"/>
        </w:rPr>
        <w:t xml:space="preserve"> He called after me.</w:t>
      </w:r>
    </w:p>
    <w:p w14:paraId="25E41483" w14:textId="2E3B262A" w:rsidR="00AD35EB" w:rsidRPr="00471595" w:rsidRDefault="00AD35EB" w:rsidP="00515B04">
      <w:pPr>
        <w:numPr>
          <w:ins w:id="741" w:author="Unknown"/>
        </w:numPr>
        <w:rPr>
          <w:rFonts w:ascii="Montserrat" w:hAnsi="Montserrat"/>
          <w:sz w:val="24"/>
        </w:rPr>
      </w:pPr>
      <w:r w:rsidRPr="00471595">
        <w:rPr>
          <w:rFonts w:ascii="Montserrat" w:hAnsi="Montserrat"/>
          <w:sz w:val="24"/>
        </w:rPr>
        <w:tab/>
        <w:t>I almost turned back to explain, when my stomach decided to remind me of its existence. Should've taken care of that, I thought. I glanced up at the docking display to get an idea how long I had to kill before the ship access was secure for boarding. Time enough, I guessed. I crossed the reception area and headed across the bare deck plate toward a vending machine. I ordered a breakfast roll and flask of hot tea. My stomach had not settled enough to eat yet</w:t>
      </w:r>
      <w:r w:rsidR="00295153" w:rsidRPr="00471595">
        <w:rPr>
          <w:rFonts w:ascii="Montserrat" w:hAnsi="Montserrat"/>
          <w:sz w:val="24"/>
        </w:rPr>
        <w:t xml:space="preserve"> but</w:t>
      </w:r>
      <w:r w:rsidRPr="00471595">
        <w:rPr>
          <w:rFonts w:ascii="Montserrat" w:hAnsi="Montserrat"/>
          <w:sz w:val="24"/>
        </w:rPr>
        <w:t xml:space="preserve"> the reality was sinking in and I didn't want to faint when I reported in to the captain. I stood and surveyed the activity on the docks while my thoughts ran off in other directions.</w:t>
      </w:r>
    </w:p>
    <w:p w14:paraId="39F39971" w14:textId="77777777" w:rsidR="00AD35EB" w:rsidRPr="00471595" w:rsidRDefault="00AD35EB" w:rsidP="00515B04">
      <w:pPr>
        <w:numPr>
          <w:ins w:id="742" w:author="Unknown"/>
        </w:numPr>
        <w:rPr>
          <w:rFonts w:ascii="Montserrat" w:hAnsi="Montserrat"/>
          <w:sz w:val="24"/>
        </w:rPr>
      </w:pPr>
      <w:r w:rsidRPr="00471595">
        <w:rPr>
          <w:rFonts w:ascii="Montserrat" w:hAnsi="Montserrat"/>
          <w:sz w:val="24"/>
        </w:rPr>
        <w:tab/>
        <w:t>In typical military fashion, the order of the day seemed to be hurry up and wait. I wandered astray a bit and perched on a railing while I chewed my way through breakfast. The food seemed to help. I hadn't been aware how tense I was until it started to ease off. Boarding nerves. Naturally, just as I was finally relaxed, I looked up at the docking display to discover that the status lights had somehow skipped to green across the board. I stuffed the end of the roll in my mouth and hopped to my feet. Thankfully, I didn't choke on the last of my tea while running back to the group—which had grown to a full dozen in my absence.</w:t>
      </w:r>
    </w:p>
    <w:p w14:paraId="51525233" w14:textId="1B13C4DB" w:rsidR="00AD35EB" w:rsidRPr="00471595" w:rsidRDefault="00AD35EB" w:rsidP="00515B04">
      <w:pPr>
        <w:numPr>
          <w:ins w:id="743" w:author="Unknown"/>
        </w:numPr>
        <w:rPr>
          <w:rFonts w:ascii="Montserrat" w:hAnsi="Montserrat"/>
          <w:sz w:val="24"/>
        </w:rPr>
      </w:pPr>
      <w:r w:rsidRPr="00471595">
        <w:rPr>
          <w:rFonts w:ascii="Montserrat" w:hAnsi="Montserrat"/>
          <w:sz w:val="24"/>
        </w:rPr>
        <w:tab/>
        <w:t>I silently cursed myself as the seals popped and the gate split open. There wasn't enough time to fall in. Sure enough, bodies began pouring out of the gangway as I tried to close the distance. I lost a precious few seconds disposing of my trash at the waste receptacle on the edge of the boarding area. I felt eyes on me as I slipped into formation and came to attention. Some of the bodies came past in front of me to collect our duffels off the pile and began to carry them aboard. One remained</w:t>
      </w:r>
      <w:r w:rsidR="00295153" w:rsidRPr="00471595">
        <w:rPr>
          <w:rFonts w:ascii="Montserrat" w:hAnsi="Montserrat"/>
          <w:sz w:val="24"/>
        </w:rPr>
        <w:t xml:space="preserve"> and</w:t>
      </w:r>
      <w:r w:rsidRPr="00471595">
        <w:rPr>
          <w:rFonts w:ascii="Montserrat" w:hAnsi="Montserrat"/>
          <w:sz w:val="24"/>
        </w:rPr>
        <w:t xml:space="preserve"> I had little doubt who that would have to be. The one who had held a fixed stare on me since I had dashed pell-mell across the dock. She did not say anything, though, just turned and paced down the line behind us.</w:t>
      </w:r>
    </w:p>
    <w:p w14:paraId="5E2859AC" w14:textId="7DBB964E" w:rsidR="00AD35EB" w:rsidRPr="00471595" w:rsidRDefault="00AD35EB" w:rsidP="00515B04">
      <w:pPr>
        <w:numPr>
          <w:ins w:id="74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Good morning gentlemen. This is a shakedown mission and hopefully it will be short and sweet. You are all skilled technicians and brilliant scientists</w:t>
      </w:r>
      <w:r w:rsidR="00295153" w:rsidRPr="00471595">
        <w:rPr>
          <w:rFonts w:ascii="Montserrat" w:hAnsi="Montserrat"/>
          <w:sz w:val="24"/>
        </w:rPr>
        <w:t xml:space="preserve"> but</w:t>
      </w:r>
      <w:r w:rsidRPr="00471595">
        <w:rPr>
          <w:rFonts w:ascii="Montserrat" w:hAnsi="Montserrat"/>
          <w:sz w:val="24"/>
        </w:rPr>
        <w:t xml:space="preserve"> I must point out to you that this is a military operation.</w:t>
      </w:r>
      <w:r w:rsidR="000264CD" w:rsidRPr="00471595">
        <w:rPr>
          <w:rFonts w:ascii="Montserrat" w:hAnsi="Montserrat"/>
          <w:sz w:val="24"/>
        </w:rPr>
        <w:t>”</w:t>
      </w:r>
      <w:r w:rsidRPr="00471595">
        <w:rPr>
          <w:rFonts w:ascii="Montserrat" w:hAnsi="Montserrat"/>
          <w:sz w:val="24"/>
        </w:rPr>
        <w:t xml:space="preserve"> She came around the end of the line and paced in front of us, </w:t>
      </w:r>
      <w:r w:rsidR="000264CD" w:rsidRPr="00471595">
        <w:rPr>
          <w:rFonts w:ascii="Montserrat" w:hAnsi="Montserrat"/>
          <w:sz w:val="24"/>
        </w:rPr>
        <w:t>“</w:t>
      </w:r>
      <w:r w:rsidRPr="00471595">
        <w:rPr>
          <w:rFonts w:ascii="Montserrat" w:hAnsi="Montserrat"/>
          <w:sz w:val="24"/>
        </w:rPr>
        <w:t>I am your xo, commander angelica lynn thompson. For the next few weeks I will be the right hand of god as far as you are concerned. Some of you,</w:t>
      </w:r>
      <w:r w:rsidR="000264CD" w:rsidRPr="00471595">
        <w:rPr>
          <w:rFonts w:ascii="Montserrat" w:hAnsi="Montserrat"/>
          <w:sz w:val="24"/>
        </w:rPr>
        <w:t>”</w:t>
      </w:r>
      <w:r w:rsidRPr="00471595">
        <w:rPr>
          <w:rFonts w:ascii="Montserrat" w:hAnsi="Montserrat"/>
          <w:sz w:val="24"/>
        </w:rPr>
        <w:t xml:space="preserve"> and at this, she looked directly at me, </w:t>
      </w:r>
      <w:r w:rsidR="000264CD" w:rsidRPr="00471595">
        <w:rPr>
          <w:rFonts w:ascii="Montserrat" w:hAnsi="Montserrat"/>
          <w:sz w:val="24"/>
        </w:rPr>
        <w:t>“</w:t>
      </w:r>
      <w:r w:rsidRPr="00471595">
        <w:rPr>
          <w:rFonts w:ascii="Montserrat" w:hAnsi="Montserrat"/>
          <w:sz w:val="24"/>
        </w:rPr>
        <w:t>have already picked up some ship experience before arriving here at arcology iv. I'm sorry to say you've still got a lot to learn in a short space of time.</w:t>
      </w:r>
      <w:r w:rsidR="000264CD" w:rsidRPr="00471595">
        <w:rPr>
          <w:rFonts w:ascii="Montserrat" w:hAnsi="Montserrat"/>
          <w:sz w:val="24"/>
        </w:rPr>
        <w:t>”</w:t>
      </w:r>
      <w:r w:rsidRPr="00471595">
        <w:rPr>
          <w:rFonts w:ascii="Montserrat" w:hAnsi="Montserrat"/>
          <w:sz w:val="24"/>
        </w:rPr>
        <w:t xml:space="preserve"> She stopped in front of the line and paused, </w:t>
      </w:r>
      <w:r w:rsidR="000264CD" w:rsidRPr="00471595">
        <w:rPr>
          <w:rFonts w:ascii="Montserrat" w:hAnsi="Montserrat"/>
          <w:sz w:val="24"/>
        </w:rPr>
        <w:t>“</w:t>
      </w:r>
      <w:r w:rsidRPr="00471595">
        <w:rPr>
          <w:rFonts w:ascii="Montserrat" w:hAnsi="Montserrat"/>
          <w:sz w:val="24"/>
        </w:rPr>
        <w:t>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r w:rsidR="000264CD" w:rsidRPr="00471595">
        <w:rPr>
          <w:rFonts w:ascii="Montserrat" w:hAnsi="Montserrat"/>
          <w:sz w:val="24"/>
        </w:rPr>
        <w:t>”</w:t>
      </w:r>
    </w:p>
    <w:p w14:paraId="4D0511F2" w14:textId="610376EE" w:rsidR="00AD35EB" w:rsidRPr="00471595" w:rsidRDefault="00AD35EB" w:rsidP="00515B04">
      <w:pPr>
        <w:numPr>
          <w:ins w:id="745" w:author="Unknown"/>
        </w:numPr>
        <w:rPr>
          <w:rFonts w:ascii="Montserrat" w:hAnsi="Montserrat"/>
          <w:sz w:val="24"/>
        </w:rPr>
      </w:pPr>
      <w:r w:rsidRPr="00471595">
        <w:rPr>
          <w:rFonts w:ascii="Montserrat" w:hAnsi="Montserrat"/>
          <w:sz w:val="24"/>
        </w:rPr>
        <w:tab/>
        <w:t xml:space="preserve">As the group pulled out their orders, thompson smiled wryly and added, </w:t>
      </w:r>
      <w:r w:rsidR="000264CD" w:rsidRPr="00471595">
        <w:rPr>
          <w:rFonts w:ascii="Montserrat" w:hAnsi="Montserrat"/>
          <w:sz w:val="24"/>
        </w:rPr>
        <w:t>“</w:t>
      </w:r>
      <w:r w:rsidRPr="00471595">
        <w:rPr>
          <w:rFonts w:ascii="Montserrat" w:hAnsi="Montserrat"/>
          <w:sz w:val="24"/>
        </w:rPr>
        <w:t>this is a prototype construction, so I regret to say that she's a little short on amenities. I assure you that if she works the way she is supposed to, the ships following her design will be an order of magnitude more comfortable. For now, however, we will make do.</w:t>
      </w:r>
      <w:r w:rsidR="000264CD" w:rsidRPr="00471595">
        <w:rPr>
          <w:rFonts w:ascii="Montserrat" w:hAnsi="Montserrat"/>
          <w:sz w:val="24"/>
        </w:rPr>
        <w:t>”</w:t>
      </w:r>
      <w:r w:rsidRPr="00471595">
        <w:rPr>
          <w:rFonts w:ascii="Montserrat" w:hAnsi="Montserrat"/>
          <w:sz w:val="24"/>
        </w:rPr>
        <w:t xml:space="preserve"> One by one, she took each person's papers and checked them. Everything was in order, so she wrapped it up. </w:t>
      </w:r>
      <w:r w:rsidR="000264CD" w:rsidRPr="00471595">
        <w:rPr>
          <w:rFonts w:ascii="Montserrat" w:hAnsi="Montserrat"/>
          <w:sz w:val="24"/>
        </w:rPr>
        <w:t>“</w:t>
      </w:r>
      <w:r w:rsidRPr="00471595">
        <w:rPr>
          <w:rFonts w:ascii="Montserrat" w:hAnsi="Montserrat"/>
          <w:sz w:val="24"/>
        </w:rPr>
        <w:t>Very good, gentlemen. I have, of course, already reviewed your jackets</w:t>
      </w:r>
      <w:r w:rsidR="00295153" w:rsidRPr="00471595">
        <w:rPr>
          <w:rFonts w:ascii="Montserrat" w:hAnsi="Montserrat"/>
          <w:sz w:val="24"/>
        </w:rPr>
        <w:t xml:space="preserve"> and</w:t>
      </w:r>
      <w:r w:rsidRPr="00471595">
        <w:rPr>
          <w:rFonts w:ascii="Montserrat" w:hAnsi="Montserrat"/>
          <w:sz w:val="24"/>
        </w:rPr>
        <w:t xml:space="preserve"> I just want to say I have every confidence in your abilities. Some of you should expect to be summoned to the captain's mess this evening at which time you will meet the captain. Carry on.</w:t>
      </w:r>
    </w:p>
    <w:p w14:paraId="568E516C" w14:textId="10271C71" w:rsidR="00AD35EB" w:rsidRPr="00471595" w:rsidRDefault="00AD35EB" w:rsidP="00515B04">
      <w:pPr>
        <w:numPr>
          <w:ins w:id="74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Ember,</w:t>
      </w:r>
      <w:r w:rsidR="000264CD" w:rsidRPr="00471595">
        <w:rPr>
          <w:rFonts w:ascii="Montserrat" w:hAnsi="Montserrat"/>
          <w:sz w:val="24"/>
        </w:rPr>
        <w:t>”</w:t>
      </w:r>
      <w:r w:rsidRPr="00471595">
        <w:rPr>
          <w:rFonts w:ascii="Montserrat" w:hAnsi="Montserrat"/>
          <w:sz w:val="24"/>
        </w:rPr>
        <w:t xml:space="preserve"> she added, holding out an arm to block my way, </w:t>
      </w:r>
      <w:r w:rsidR="000264CD" w:rsidRPr="00471595">
        <w:rPr>
          <w:rFonts w:ascii="Montserrat" w:hAnsi="Montserrat"/>
          <w:sz w:val="24"/>
        </w:rPr>
        <w:t>“</w:t>
      </w:r>
      <w:r w:rsidRPr="00471595">
        <w:rPr>
          <w:rFonts w:ascii="Montserrat" w:hAnsi="Montserrat"/>
          <w:sz w:val="24"/>
        </w:rPr>
        <w:t>you're with me.</w:t>
      </w:r>
      <w:r w:rsidR="000264CD" w:rsidRPr="00471595">
        <w:rPr>
          <w:rFonts w:ascii="Montserrat" w:hAnsi="Montserrat"/>
          <w:sz w:val="24"/>
        </w:rPr>
        <w:t>”</w:t>
      </w:r>
      <w:r w:rsidRPr="00471595">
        <w:rPr>
          <w:rFonts w:ascii="Montserrat" w:hAnsi="Montserrat"/>
          <w:sz w:val="24"/>
        </w:rPr>
        <w:t xml:space="preserve"> Craig and a few others looked back at this and then discreetly followed the rest up the gangway. I raised an eyebrow when we were alone on the dock. Thompson smiled and pointed out, </w:t>
      </w:r>
      <w:r w:rsidR="000264CD" w:rsidRPr="00471595">
        <w:rPr>
          <w:rFonts w:ascii="Montserrat" w:hAnsi="Montserrat"/>
          <w:sz w:val="24"/>
        </w:rPr>
        <w:t>“</w:t>
      </w:r>
      <w:r w:rsidRPr="00471595">
        <w:rPr>
          <w:rFonts w:ascii="Montserrat" w:hAnsi="Montserrat"/>
          <w:sz w:val="24"/>
        </w:rPr>
        <w:t>you've got orders to report to the captain. Don't want you getting lost on the way.</w:t>
      </w:r>
      <w:r w:rsidR="000264CD" w:rsidRPr="00471595">
        <w:rPr>
          <w:rFonts w:ascii="Montserrat" w:hAnsi="Montserrat"/>
          <w:sz w:val="24"/>
        </w:rPr>
        <w:t>”</w:t>
      </w:r>
      <w:r w:rsidRPr="00471595">
        <w:rPr>
          <w:rFonts w:ascii="Montserrat" w:hAnsi="Montserrat"/>
          <w:sz w:val="24"/>
        </w:rPr>
        <w:t xml:space="preserve"> The papers in my hand, which we both had seen, had placed me in craig's party under his discretion. The xo was reminding me that I had come on the personal order of the captain. </w:t>
      </w:r>
    </w:p>
    <w:p w14:paraId="2CD67447" w14:textId="77777777" w:rsidR="00AD35EB" w:rsidRPr="00471595" w:rsidRDefault="00AD35EB" w:rsidP="00515B04">
      <w:pPr>
        <w:numPr>
          <w:ins w:id="747" w:author="Unknown"/>
        </w:numPr>
        <w:rPr>
          <w:rFonts w:ascii="Montserrat" w:hAnsi="Montserrat"/>
          <w:sz w:val="24"/>
        </w:rPr>
      </w:pPr>
      <w:r w:rsidRPr="00471595">
        <w:rPr>
          <w:rFonts w:ascii="Montserrat" w:hAnsi="Montserrat"/>
          <w:sz w:val="24"/>
        </w:rPr>
        <w:tab/>
        <w:t xml:space="preserve">I was starting to feel like a bone with two dogs. </w:t>
      </w:r>
    </w:p>
    <w:p w14:paraId="3A378BAE" w14:textId="474E7F3E" w:rsidR="00AD35EB" w:rsidRPr="00471595" w:rsidRDefault="00AD35EB" w:rsidP="00515B04">
      <w:pPr>
        <w:numPr>
          <w:ins w:id="74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Thanks,</w:t>
      </w:r>
      <w:r w:rsidR="000264CD" w:rsidRPr="00471595">
        <w:rPr>
          <w:rFonts w:ascii="Montserrat" w:hAnsi="Montserrat"/>
          <w:sz w:val="24"/>
        </w:rPr>
        <w:t>”</w:t>
      </w:r>
      <w:r w:rsidRPr="00471595">
        <w:rPr>
          <w:rFonts w:ascii="Montserrat" w:hAnsi="Montserrat"/>
          <w:sz w:val="24"/>
        </w:rPr>
        <w:t xml:space="preserve"> I said wryly, following her up through the ship's access. At the top of the gangway, I turned to the chief petty officer, </w:t>
      </w:r>
      <w:r w:rsidR="000264CD" w:rsidRPr="00471595">
        <w:rPr>
          <w:rFonts w:ascii="Montserrat" w:hAnsi="Montserrat"/>
          <w:sz w:val="24"/>
        </w:rPr>
        <w:t>“</w:t>
      </w:r>
      <w:r w:rsidRPr="00471595">
        <w:rPr>
          <w:rFonts w:ascii="Montserrat" w:hAnsi="Montserrat"/>
          <w:sz w:val="24"/>
        </w:rPr>
        <w:t>active Ember, Phoenix eve, reporting. Permission to come aboard?</w:t>
      </w:r>
      <w:r w:rsidR="000264CD" w:rsidRPr="00471595">
        <w:rPr>
          <w:rFonts w:ascii="Montserrat" w:hAnsi="Montserrat"/>
          <w:sz w:val="24"/>
        </w:rPr>
        <w:t>”</w:t>
      </w:r>
    </w:p>
    <w:p w14:paraId="7FF65B6A" w14:textId="2733CB56" w:rsidR="00AD35EB" w:rsidRPr="00471595" w:rsidRDefault="00AD35EB" w:rsidP="00515B04">
      <w:pPr>
        <w:numPr>
          <w:ins w:id="749" w:author="Unknown"/>
        </w:numPr>
        <w:rPr>
          <w:rFonts w:ascii="Montserrat" w:hAnsi="Montserrat"/>
          <w:sz w:val="24"/>
        </w:rPr>
      </w:pPr>
      <w:r w:rsidRPr="00471595">
        <w:rPr>
          <w:rFonts w:ascii="Montserrat" w:hAnsi="Montserrat"/>
          <w:sz w:val="24"/>
        </w:rPr>
        <w:tab/>
        <w:t>The cpo glanced at me, opening his mouth to respond</w:t>
      </w:r>
      <w:r w:rsidR="00295153" w:rsidRPr="00471595">
        <w:rPr>
          <w:rFonts w:ascii="Montserrat" w:hAnsi="Montserrat"/>
          <w:sz w:val="24"/>
        </w:rPr>
        <w:t xml:space="preserve"> and</w:t>
      </w:r>
      <w:r w:rsidRPr="00471595">
        <w:rPr>
          <w:rFonts w:ascii="Montserrat" w:hAnsi="Montserrat"/>
          <w:sz w:val="24"/>
        </w:rPr>
        <w:t xml:space="preserve"> froze. He scanned down my body and then back to my face. After a quick glance at thompson, he reclaimed his voice. </w:t>
      </w:r>
      <w:r w:rsidR="000264CD" w:rsidRPr="00471595">
        <w:rPr>
          <w:rFonts w:ascii="Montserrat" w:hAnsi="Montserrat"/>
          <w:sz w:val="24"/>
        </w:rPr>
        <w:t>“</w:t>
      </w:r>
      <w:r w:rsidRPr="00471595">
        <w:rPr>
          <w:rFonts w:ascii="Montserrat" w:hAnsi="Montserrat"/>
          <w:sz w:val="24"/>
        </w:rPr>
        <w:t>Permission granted.</w:t>
      </w:r>
      <w:r w:rsidR="000264CD" w:rsidRPr="00471595">
        <w:rPr>
          <w:rFonts w:ascii="Montserrat" w:hAnsi="Montserrat"/>
          <w:sz w:val="24"/>
        </w:rPr>
        <w:t>”</w:t>
      </w:r>
      <w:r w:rsidRPr="00471595">
        <w:rPr>
          <w:rFonts w:ascii="Montserrat" w:hAnsi="Montserrat"/>
          <w:sz w:val="24"/>
        </w:rPr>
        <w:t xml:space="preserve"> His eyes snapped back to thompson, </w:t>
      </w:r>
      <w:r w:rsidR="000264CD" w:rsidRPr="00471595">
        <w:rPr>
          <w:rFonts w:ascii="Montserrat" w:hAnsi="Montserrat"/>
          <w:sz w:val="24"/>
        </w:rPr>
        <w:t>“</w:t>
      </w:r>
      <w:r w:rsidRPr="00471595">
        <w:rPr>
          <w:rFonts w:ascii="Montserrat" w:hAnsi="Montserrat"/>
          <w:sz w:val="24"/>
        </w:rPr>
        <w:t>this some kind of joke, xo?</w:t>
      </w:r>
      <w:r w:rsidR="000264CD" w:rsidRPr="00471595">
        <w:rPr>
          <w:rFonts w:ascii="Montserrat" w:hAnsi="Montserrat"/>
          <w:sz w:val="24"/>
        </w:rPr>
        <w:t>”</w:t>
      </w:r>
      <w:r w:rsidRPr="00471595">
        <w:rPr>
          <w:rFonts w:ascii="Montserrat" w:hAnsi="Montserrat"/>
          <w:sz w:val="24"/>
        </w:rPr>
        <w:t xml:space="preserve"> </w:t>
      </w:r>
    </w:p>
    <w:p w14:paraId="291DDD1B" w14:textId="48324FDB" w:rsidR="00AD35EB" w:rsidRPr="00471595" w:rsidRDefault="00AD35EB" w:rsidP="00515B04">
      <w:pPr>
        <w:numPr>
          <w:ins w:id="75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Mind your manners mr. Grant,</w:t>
      </w:r>
      <w:r w:rsidR="000264CD" w:rsidRPr="00471595">
        <w:rPr>
          <w:rFonts w:ascii="Montserrat" w:hAnsi="Montserrat"/>
          <w:sz w:val="24"/>
        </w:rPr>
        <w:t>”</w:t>
      </w:r>
      <w:r w:rsidRPr="00471595">
        <w:rPr>
          <w:rFonts w:ascii="Montserrat" w:hAnsi="Montserrat"/>
          <w:sz w:val="24"/>
        </w:rPr>
        <w:t xml:space="preserve"> she countered taking my arm guiding me past. Aside, she murmured, </w:t>
      </w:r>
      <w:r w:rsidR="000264CD" w:rsidRPr="00471595">
        <w:rPr>
          <w:rFonts w:ascii="Montserrat" w:hAnsi="Montserrat"/>
          <w:sz w:val="24"/>
        </w:rPr>
        <w:t>“</w:t>
      </w:r>
      <w:r w:rsidRPr="00471595">
        <w:rPr>
          <w:rFonts w:ascii="Montserrat" w:hAnsi="Montserrat"/>
          <w:sz w:val="24"/>
        </w:rPr>
        <w:t>ms. Ember, please disregard that remark.</w:t>
      </w:r>
      <w:r w:rsidR="000264CD" w:rsidRPr="00471595">
        <w:rPr>
          <w:rFonts w:ascii="Montserrat" w:hAnsi="Montserrat"/>
          <w:sz w:val="24"/>
        </w:rPr>
        <w:t>”</w:t>
      </w:r>
      <w:r w:rsidRPr="00471595">
        <w:rPr>
          <w:rFonts w:ascii="Montserrat" w:hAnsi="Montserrat"/>
          <w:sz w:val="24"/>
        </w:rPr>
        <w:t xml:space="preserve"> She pushed me into the cross corridor ahead of her and turned a sharp eye on grant. I stood there in confusion. Grant was looking between the us with much the same expression. Thompson waved me on with, </w:t>
      </w:r>
      <w:r w:rsidR="000264CD" w:rsidRPr="00471595">
        <w:rPr>
          <w:rFonts w:ascii="Montserrat" w:hAnsi="Montserrat"/>
          <w:sz w:val="24"/>
        </w:rPr>
        <w:t>“</w:t>
      </w:r>
      <w:r w:rsidRPr="00471595">
        <w:rPr>
          <w:rFonts w:ascii="Montserrat" w:hAnsi="Montserrat"/>
          <w:sz w:val="24"/>
        </w:rPr>
        <w:t>go on, I'll catch up with you at the lift.</w:t>
      </w:r>
      <w:r w:rsidR="000264CD" w:rsidRPr="00471595">
        <w:rPr>
          <w:rFonts w:ascii="Montserrat" w:hAnsi="Montserrat"/>
          <w:sz w:val="24"/>
        </w:rPr>
        <w:t>”</w:t>
      </w:r>
      <w:r w:rsidRPr="00471595">
        <w:rPr>
          <w:rFonts w:ascii="Montserrat" w:hAnsi="Montserrat"/>
          <w:sz w:val="24"/>
        </w:rPr>
        <w:t xml:space="preserve"> I hesitated for a second, not sure what was going on. Turning on my heel, I headed alone down the corridor. It was not as if I could get lost. I had memorized the layout of the ship before departing from the project</w:t>
      </w:r>
      <w:r w:rsidR="00295153" w:rsidRPr="00471595">
        <w:rPr>
          <w:rFonts w:ascii="Montserrat" w:hAnsi="Montserrat"/>
          <w:sz w:val="24"/>
        </w:rPr>
        <w:t xml:space="preserve"> and</w:t>
      </w:r>
      <w:r w:rsidRPr="00471595">
        <w:rPr>
          <w:rFonts w:ascii="Montserrat" w:hAnsi="Montserrat"/>
          <w:sz w:val="24"/>
        </w:rPr>
        <w:t xml:space="preserve"> the reservation.</w:t>
      </w:r>
    </w:p>
    <w:p w14:paraId="79B8285A" w14:textId="1594471C" w:rsidR="00AD35EB" w:rsidRPr="00471595" w:rsidRDefault="00AD35EB" w:rsidP="00515B04">
      <w:pPr>
        <w:numPr>
          <w:ins w:id="751" w:author="Unknown"/>
        </w:numPr>
        <w:rPr>
          <w:rFonts w:ascii="Montserrat" w:hAnsi="Montserrat"/>
          <w:sz w:val="24"/>
        </w:rPr>
      </w:pPr>
      <w:r w:rsidRPr="00471595">
        <w:rPr>
          <w:rFonts w:ascii="Montserrat" w:hAnsi="Montserrat"/>
          <w:sz w:val="24"/>
        </w:rPr>
        <w:tab/>
        <w:t>I heard the xo talking quietly to grant behind me as I moved further away. I made a note to look up cpo grant later and find out what that had been about. It was possible that it was the usual annoyance</w:t>
      </w:r>
      <w:r w:rsidR="00295153" w:rsidRPr="00471595">
        <w:rPr>
          <w:rFonts w:ascii="Montserrat" w:hAnsi="Montserrat"/>
          <w:sz w:val="24"/>
        </w:rPr>
        <w:t xml:space="preserve"> but</w:t>
      </w:r>
      <w:r w:rsidRPr="00471595">
        <w:rPr>
          <w:rFonts w:ascii="Montserrat" w:hAnsi="Montserrat"/>
          <w:sz w:val="24"/>
        </w:rPr>
        <w:t xml:space="preserve"> it seemed almost as if he had been looking at a ghost. He had gone pale and gotten flustered; a very personal sort of reaction.</w:t>
      </w:r>
    </w:p>
    <w:p w14:paraId="13AB3442" w14:textId="77777777" w:rsidR="00AD35EB" w:rsidRPr="00471595" w:rsidRDefault="00AD35EB" w:rsidP="00515B04">
      <w:pPr>
        <w:numPr>
          <w:ins w:id="752" w:author="Unknown"/>
        </w:numPr>
        <w:rPr>
          <w:rFonts w:ascii="Montserrat" w:hAnsi="Montserrat"/>
          <w:sz w:val="24"/>
        </w:rPr>
      </w:pPr>
      <w:r w:rsidRPr="00471595">
        <w:rPr>
          <w:rFonts w:ascii="Montserrat" w:hAnsi="Montserrat"/>
          <w:sz w:val="24"/>
        </w:rPr>
        <w:tab/>
        <w:t xml:space="preserve"> </w:t>
      </w:r>
      <w:r w:rsidRPr="00471595">
        <w:rPr>
          <w:rFonts w:ascii="Montserrat" w:hAnsi="Montserrat"/>
          <w:sz w:val="24"/>
        </w:rPr>
        <w:br w:type="page"/>
      </w:r>
    </w:p>
    <w:p w14:paraId="3EA0FC8B" w14:textId="27BB0732" w:rsidR="00AD35EB" w:rsidRPr="00471595" w:rsidRDefault="00AD35EB" w:rsidP="00515B04">
      <w:pPr>
        <w:numPr>
          <w:ins w:id="753" w:author="Unknown"/>
        </w:numPr>
        <w:rPr>
          <w:rFonts w:ascii="Montserrat" w:hAnsi="Montserrat"/>
          <w:sz w:val="24"/>
        </w:rPr>
      </w:pPr>
      <w:r w:rsidRPr="00471595">
        <w:rPr>
          <w:rFonts w:ascii="Montserrat" w:hAnsi="Montserrat"/>
          <w:sz w:val="24"/>
        </w:rPr>
        <w:t xml:space="preserve"> </w:t>
      </w:r>
      <w:r w:rsidR="00D15310" w:rsidRPr="00471595">
        <w:rPr>
          <w:rFonts w:ascii="Montserrat" w:hAnsi="Montserrat"/>
          <w:sz w:val="24"/>
        </w:rPr>
        <w:t>03</w:t>
      </w:r>
    </w:p>
    <w:p w14:paraId="4105438D" w14:textId="77777777" w:rsidR="00AD35EB" w:rsidRPr="00471595" w:rsidRDefault="00AD35EB" w:rsidP="00515B04">
      <w:pPr>
        <w:numPr>
          <w:ins w:id="754" w:author="Unknown"/>
        </w:numPr>
        <w:rPr>
          <w:rFonts w:ascii="Montserrat" w:hAnsi="Montserrat"/>
          <w:sz w:val="24"/>
        </w:rPr>
      </w:pPr>
    </w:p>
    <w:p w14:paraId="601E7153" w14:textId="2E9D16EF" w:rsidR="00D15310" w:rsidRPr="00471595" w:rsidRDefault="00201AA5" w:rsidP="00515B04">
      <w:pPr>
        <w:numPr>
          <w:ins w:id="755" w:author="Unknown"/>
        </w:numPr>
        <w:rPr>
          <w:rFonts w:ascii="Montserrat" w:hAnsi="Montserrat"/>
          <w:sz w:val="24"/>
        </w:rPr>
      </w:pPr>
      <w:r w:rsidRPr="00471595">
        <w:rPr>
          <w:rFonts w:ascii="Montserrat" w:hAnsi="Montserrat"/>
          <w:sz w:val="24"/>
        </w:rPr>
        <w:t>Exodus</w:t>
      </w:r>
    </w:p>
    <w:p w14:paraId="01FD5703" w14:textId="795313CC" w:rsidR="00AD35EB" w:rsidRPr="00471595" w:rsidRDefault="00AD35EB" w:rsidP="00515B04">
      <w:pPr>
        <w:rPr>
          <w:rFonts w:ascii="Montserrat" w:hAnsi="Montserrat"/>
          <w:sz w:val="24"/>
        </w:rPr>
      </w:pPr>
      <w:r w:rsidRPr="00471595">
        <w:rPr>
          <w:rFonts w:ascii="Montserrat" w:hAnsi="Montserrat"/>
          <w:sz w:val="24"/>
        </w:rPr>
        <w:tab/>
      </w:r>
      <w:r w:rsidR="00D15310" w:rsidRPr="00471595">
        <w:rPr>
          <w:rFonts w:ascii="Montserrat" w:hAnsi="Montserrat"/>
          <w:sz w:val="24"/>
        </w:rPr>
        <w:t xml:space="preserve">The </w:t>
      </w:r>
      <w:r w:rsidRPr="00471595">
        <w:rPr>
          <w:rFonts w:ascii="Montserrat" w:hAnsi="Montserrat"/>
          <w:sz w:val="24"/>
        </w:rPr>
        <w:t xml:space="preserve">purpose of </w:t>
      </w:r>
      <w:r w:rsidR="00201AA5" w:rsidRPr="00471595">
        <w:rPr>
          <w:rFonts w:ascii="Montserrat" w:hAnsi="Montserrat"/>
          <w:sz w:val="24"/>
        </w:rPr>
        <w:t>Exodus</w:t>
      </w:r>
      <w:r w:rsidRPr="00471595">
        <w:rPr>
          <w:rFonts w:ascii="Montserrat" w:hAnsi="Montserrat"/>
          <w:sz w:val="24"/>
        </w:rPr>
        <w:t xml:space="preserve"> was to carry mankind out to the stars. </w:t>
      </w:r>
      <w:r w:rsidR="00D15310" w:rsidRPr="00471595">
        <w:rPr>
          <w:rFonts w:ascii="Montserrat" w:hAnsi="Montserrat"/>
          <w:sz w:val="24"/>
        </w:rPr>
        <w:t>Spreading</w:t>
      </w:r>
      <w:r w:rsidRPr="00471595">
        <w:rPr>
          <w:rFonts w:ascii="Montserrat" w:hAnsi="Montserrat"/>
          <w:sz w:val="24"/>
        </w:rPr>
        <w:t xml:space="preserve"> humanity out over as many planets as possible before whatever was out there took a notion to corner us at home. It was an insurance policy for the human race—paid for in human embryos and the fruits of ten years' worth of system wide industry, among other mean necessities. It was in many ways the worst example of a colony effort that earth could mount. As fast as technology was exploding, it would be decades before anyone could propose a basic terraforming program. We simply did not have the means to take earth with us in all her genetic diversity</w:t>
      </w:r>
      <w:r w:rsidR="00295153" w:rsidRPr="00471595">
        <w:rPr>
          <w:rFonts w:ascii="Montserrat" w:hAnsi="Montserrat"/>
          <w:sz w:val="24"/>
        </w:rPr>
        <w:t xml:space="preserve"> and</w:t>
      </w:r>
      <w:r w:rsidRPr="00471595">
        <w:rPr>
          <w:rFonts w:ascii="Montserrat" w:hAnsi="Montserrat"/>
          <w:sz w:val="24"/>
        </w:rPr>
        <w:t xml:space="preserve"> recreate our home from scratch. The best we could do was take a specially tailored catalogue of embryonic plant and animal stock to support and complement our cargoes of unborn people</w:t>
      </w:r>
      <w:r w:rsidR="00295153" w:rsidRPr="00471595">
        <w:rPr>
          <w:rFonts w:ascii="Montserrat" w:hAnsi="Montserrat"/>
          <w:sz w:val="24"/>
        </w:rPr>
        <w:t xml:space="preserve"> and</w:t>
      </w:r>
      <w:r w:rsidRPr="00471595">
        <w:rPr>
          <w:rFonts w:ascii="Montserrat" w:hAnsi="Montserrat"/>
          <w:sz w:val="24"/>
        </w:rPr>
        <w:t xml:space="preserve"> do our damnedest to find the most terra-compatible worlds we could. That was all there was to it, we were only concerned with slipping our eggs into some other baskets.</w:t>
      </w:r>
    </w:p>
    <w:p w14:paraId="6EFFB8F2" w14:textId="56D84E0F" w:rsidR="00AD35EB" w:rsidRPr="00471595" w:rsidRDefault="00AD35EB" w:rsidP="00515B04">
      <w:pPr>
        <w:numPr>
          <w:ins w:id="756" w:author="Unknown"/>
        </w:numPr>
        <w:rPr>
          <w:rFonts w:ascii="Montserrat" w:hAnsi="Montserrat"/>
          <w:sz w:val="24"/>
        </w:rPr>
      </w:pPr>
      <w:r w:rsidRPr="00471595">
        <w:rPr>
          <w:rFonts w:ascii="Montserrat" w:hAnsi="Montserrat"/>
          <w:sz w:val="24"/>
        </w:rPr>
        <w:tab/>
        <w:t xml:space="preserve">If fortune smiled on earth, then maybe in another hundred years a real, practical colonization effort could be mounted. The emergency colonies could be revisited and the deficits in their environments could be addressed. </w:t>
      </w:r>
      <w:r w:rsidR="00201AA5" w:rsidRPr="00471595">
        <w:rPr>
          <w:rFonts w:ascii="Montserrat" w:hAnsi="Montserrat"/>
          <w:sz w:val="24"/>
        </w:rPr>
        <w:t>Exodus</w:t>
      </w:r>
      <w:r w:rsidRPr="00471595">
        <w:rPr>
          <w:rFonts w:ascii="Montserrat" w:hAnsi="Montserrat"/>
          <w:sz w:val="24"/>
        </w:rPr>
        <w:t xml:space="preserve"> placed its faith in that trait of humanity which had allowed us to adapt to virtually every ecological niche in our world. We baldly hoped that there would be at least one small corner on these unknown, undiscovered worlds where man could hang on. We had no reason to assume that the invasion or obliteration of earth was likely to happen</w:t>
      </w:r>
      <w:r w:rsidR="00295153" w:rsidRPr="00471595">
        <w:rPr>
          <w:rFonts w:ascii="Montserrat" w:hAnsi="Montserrat"/>
          <w:sz w:val="24"/>
        </w:rPr>
        <w:t xml:space="preserve"> but</w:t>
      </w:r>
      <w:r w:rsidRPr="00471595">
        <w:rPr>
          <w:rFonts w:ascii="Montserrat" w:hAnsi="Montserrat"/>
          <w:sz w:val="24"/>
        </w:rPr>
        <w:t xml:space="preserve"> we knew it was possible. By unanimous vote, the united nations and the solar authority agreed to spare no expense and waste no time investing in the survival of humanity through operation </w:t>
      </w:r>
      <w:r w:rsidR="00201AA5" w:rsidRPr="00471595">
        <w:rPr>
          <w:rFonts w:ascii="Montserrat" w:hAnsi="Montserrat"/>
          <w:sz w:val="24"/>
        </w:rPr>
        <w:t>Exodus</w:t>
      </w:r>
      <w:r w:rsidRPr="00471595">
        <w:rPr>
          <w:rFonts w:ascii="Montserrat" w:hAnsi="Montserrat"/>
          <w:sz w:val="24"/>
        </w:rPr>
        <w:t>. The emergency colonization plan called for at least one hundred ships, each commissioned to carry a cargo of one million human</w:t>
      </w:r>
      <w:r w:rsidR="00295153" w:rsidRPr="00471595">
        <w:rPr>
          <w:rFonts w:ascii="Montserrat" w:hAnsi="Montserrat"/>
          <w:sz w:val="24"/>
        </w:rPr>
        <w:t xml:space="preserve"> and</w:t>
      </w:r>
      <w:r w:rsidRPr="00471595">
        <w:rPr>
          <w:rFonts w:ascii="Montserrat" w:hAnsi="Montserrat"/>
          <w:sz w:val="24"/>
        </w:rPr>
        <w:t xml:space="preserve"> twenty million domestic stock animals—from cattle, horses, camels, goats, sheep and chickens to cats and dogs and bunny rabbits—as embryos in cryogenic suspension, several million tones of catalogued seed stock, in addition to various stores and sundry needs pertaining to the needs of a crew of about five hundred mixed civilian and military volunteers per ship. </w:t>
      </w:r>
    </w:p>
    <w:p w14:paraId="63671838" w14:textId="43449E12" w:rsidR="00AD35EB" w:rsidRPr="00471595" w:rsidRDefault="00AD35EB" w:rsidP="00515B04">
      <w:pPr>
        <w:numPr>
          <w:ins w:id="757" w:author="Unknown"/>
        </w:numPr>
        <w:rPr>
          <w:rFonts w:ascii="Montserrat" w:hAnsi="Montserrat"/>
          <w:sz w:val="24"/>
        </w:rPr>
      </w:pPr>
      <w:r w:rsidRPr="00471595">
        <w:rPr>
          <w:rFonts w:ascii="Montserrat" w:hAnsi="Montserrat"/>
          <w:sz w:val="24"/>
        </w:rPr>
        <w:tab/>
        <w:t xml:space="preserve">In spite of the sense of unrelenting pressure felt by all involved in the ground work for this massive operation, </w:t>
      </w:r>
      <w:r w:rsidR="00201AA5" w:rsidRPr="00471595">
        <w:rPr>
          <w:rFonts w:ascii="Montserrat" w:hAnsi="Montserrat"/>
          <w:sz w:val="24"/>
        </w:rPr>
        <w:t>Exodus</w:t>
      </w:r>
      <w:r w:rsidRPr="00471595">
        <w:rPr>
          <w:rFonts w:ascii="Montserrat" w:hAnsi="Montserrat"/>
          <w:sz w:val="24"/>
        </w:rPr>
        <w:t xml:space="preserve"> could not depart soon enough. At the time I was brought into the game, there were years yet to go before we would be ready to embark on our mission</w:t>
      </w:r>
      <w:r w:rsidR="00295153" w:rsidRPr="00471595">
        <w:rPr>
          <w:rFonts w:ascii="Montserrat" w:hAnsi="Montserrat"/>
          <w:sz w:val="24"/>
        </w:rPr>
        <w:t xml:space="preserve"> and</w:t>
      </w:r>
      <w:r w:rsidRPr="00471595">
        <w:rPr>
          <w:rFonts w:ascii="Montserrat" w:hAnsi="Montserrat"/>
          <w:sz w:val="24"/>
        </w:rPr>
        <w:t xml:space="preserve"> that was still moving too dangerously fast given the state of our working technology and a constant flow of new technological developments. Like with the prototype, </w:t>
      </w:r>
      <w:r w:rsidR="00201AA5" w:rsidRPr="00471595">
        <w:rPr>
          <w:rFonts w:ascii="Montserrat" w:hAnsi="Montserrat"/>
          <w:sz w:val="24"/>
        </w:rPr>
        <w:t>Gabriel</w:t>
      </w:r>
      <w:r w:rsidRPr="00471595">
        <w:rPr>
          <w:rFonts w:ascii="Montserrat" w:hAnsi="Montserrat"/>
          <w:sz w:val="24"/>
        </w:rPr>
        <w:t>,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w:t>
      </w:r>
      <w:r w:rsidR="00295153" w:rsidRPr="00471595">
        <w:rPr>
          <w:rFonts w:ascii="Montserrat" w:hAnsi="Montserrat"/>
          <w:sz w:val="24"/>
        </w:rPr>
        <w:t xml:space="preserve"> but</w:t>
      </w:r>
      <w:r w:rsidRPr="00471595">
        <w:rPr>
          <w:rFonts w:ascii="Montserrat" w:hAnsi="Montserrat"/>
          <w:sz w:val="24"/>
        </w:rPr>
        <w:t xml:space="preserve"> the solar authority began assigning priorities to the endeavor and the agendas of back biting, prejudiced, panic mongers did not come out high on that list.</w:t>
      </w:r>
    </w:p>
    <w:p w14:paraId="05191A4D" w14:textId="1729A647" w:rsidR="00AD35EB" w:rsidRPr="00471595" w:rsidRDefault="00AD35EB" w:rsidP="00515B04">
      <w:pPr>
        <w:numPr>
          <w:ins w:id="758" w:author="Unknown"/>
        </w:numPr>
        <w:rPr>
          <w:rFonts w:ascii="Montserrat" w:hAnsi="Montserrat"/>
          <w:sz w:val="24"/>
        </w:rPr>
      </w:pPr>
      <w:r w:rsidRPr="00471595">
        <w:rPr>
          <w:rFonts w:ascii="Montserrat" w:hAnsi="Montserrat"/>
          <w:sz w:val="24"/>
        </w:rPr>
        <w:tab/>
        <w:t xml:space="preserve">Connor, Ember and I departed immediately after the prototype trials for trinity military academy reservation—formerly vancouver island, purchased by the solar authority in twenty-one twelve. The mission specs for </w:t>
      </w:r>
      <w:r w:rsidR="00201AA5" w:rsidRPr="00471595">
        <w:rPr>
          <w:rFonts w:ascii="Montserrat" w:hAnsi="Montserrat"/>
          <w:sz w:val="24"/>
        </w:rPr>
        <w:t>Exodus</w:t>
      </w:r>
      <w:r w:rsidRPr="00471595">
        <w:rPr>
          <w:rFonts w:ascii="Montserrat" w:hAnsi="Montserrat"/>
          <w:sz w:val="24"/>
        </w:rPr>
        <w:t xml:space="preserve"> called for class three actives to occupy staff positions, which meant we had to attain a lieutenant's rank and grade. We were in the military</w:t>
      </w:r>
      <w:r w:rsidR="00295153" w:rsidRPr="00471595">
        <w:rPr>
          <w:rFonts w:ascii="Montserrat" w:hAnsi="Montserrat"/>
          <w:sz w:val="24"/>
        </w:rPr>
        <w:t xml:space="preserve"> and</w:t>
      </w:r>
      <w:r w:rsidRPr="00471595">
        <w:rPr>
          <w:rFonts w:ascii="Montserrat" w:hAnsi="Montserrat"/>
          <w:sz w:val="24"/>
        </w:rPr>
        <w:t xml:space="preserve"> we served several tours of duty in the course of earning those qualifications.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Ember was new to both of us. Friendly, vivacious and serene, she was a born peace maker and an adventurous soul. Ember was my best friend and surrogate mother almost from the day we met. Connor and I... Well, there had always been a mutual attraction</w:t>
      </w:r>
      <w:r w:rsidR="00295153" w:rsidRPr="00471595">
        <w:rPr>
          <w:rFonts w:ascii="Montserrat" w:hAnsi="Montserrat"/>
          <w:sz w:val="24"/>
        </w:rPr>
        <w:t xml:space="preserve"> but</w:t>
      </w:r>
      <w:r w:rsidRPr="00471595">
        <w:rPr>
          <w:rFonts w:ascii="Montserrat" w:hAnsi="Montserrat"/>
          <w:sz w:val="24"/>
        </w:rPr>
        <w:t xml:space="preserve"> we both had highland tempers. Six years—more or less—passed quickly and suddenly we found ourselves caught up in the rush of mission prep.</w:t>
      </w:r>
    </w:p>
    <w:p w14:paraId="2F12BC6A" w14:textId="77777777" w:rsidR="00AD35EB" w:rsidRPr="00471595" w:rsidRDefault="00AD35EB" w:rsidP="00515B04">
      <w:pPr>
        <w:numPr>
          <w:ins w:id="759" w:author="Unknown"/>
        </w:numPr>
        <w:rPr>
          <w:rFonts w:ascii="Montserrat" w:hAnsi="Montserrat"/>
          <w:sz w:val="24"/>
        </w:rPr>
      </w:pPr>
      <w:r w:rsidRPr="00471595">
        <w:rPr>
          <w:rFonts w:ascii="Montserrat" w:hAnsi="Montserrat"/>
          <w:sz w:val="24"/>
        </w:rPr>
        <w:tab/>
        <w:t>—————————————————————</w:t>
      </w:r>
      <w:r w:rsidRPr="00471595">
        <w:rPr>
          <w:rFonts w:ascii="Montserrat" w:hAnsi="Montserrat"/>
          <w:sz w:val="24"/>
        </w:rPr>
        <w:tab/>
      </w:r>
    </w:p>
    <w:p w14:paraId="7CD2EA13" w14:textId="36C7EB2F" w:rsidR="00AD35EB" w:rsidRPr="00471595" w:rsidRDefault="00AD35EB" w:rsidP="00515B04">
      <w:pPr>
        <w:numPr>
          <w:ins w:id="760" w:author="Unknown"/>
        </w:numPr>
        <w:rPr>
          <w:rFonts w:ascii="Montserrat" w:hAnsi="Montserrat"/>
          <w:sz w:val="24"/>
        </w:rPr>
      </w:pPr>
      <w:r w:rsidRPr="00471595">
        <w:rPr>
          <w:rFonts w:ascii="Montserrat" w:hAnsi="Montserrat"/>
          <w:sz w:val="24"/>
        </w:rPr>
        <w:t>Departure</w:t>
      </w:r>
      <w:r w:rsidRPr="00471595">
        <w:rPr>
          <w:rFonts w:ascii="Montserrat" w:hAnsi="Montserrat"/>
          <w:sz w:val="24"/>
        </w:rPr>
        <w:tab/>
        <w:t xml:space="preserve">in may, circa 2117 ad, the last of the seed ships reached final commission. The first two waves of operation </w:t>
      </w:r>
      <w:r w:rsidR="00201AA5" w:rsidRPr="00471595">
        <w:rPr>
          <w:rFonts w:ascii="Montserrat" w:hAnsi="Montserrat"/>
          <w:sz w:val="24"/>
        </w:rPr>
        <w:t>Exodus</w:t>
      </w:r>
      <w:r w:rsidRPr="00471595">
        <w:rPr>
          <w:rFonts w:ascii="Montserrat" w:hAnsi="Montserrat"/>
          <w:sz w:val="24"/>
        </w:rPr>
        <w:t xml:space="preserve"> had already departed, each proceeding the other by a month. We were in our final days of mission prep when the word went round that the last ship had passed her fitness trials</w:t>
      </w:r>
      <w:r w:rsidR="00295153" w:rsidRPr="00471595">
        <w:rPr>
          <w:rFonts w:ascii="Montserrat" w:hAnsi="Montserrat"/>
          <w:sz w:val="24"/>
        </w:rPr>
        <w:t xml:space="preserve"> and</w:t>
      </w:r>
      <w:r w:rsidRPr="00471595">
        <w:rPr>
          <w:rFonts w:ascii="Montserrat" w:hAnsi="Montserrat"/>
          <w:sz w:val="24"/>
        </w:rPr>
        <w:t xml:space="preserve"> that the remaining three month schedule of departures seemed to be on track. O'Neal retained command of </w:t>
      </w:r>
      <w:r w:rsidR="00201AA5" w:rsidRPr="00471595">
        <w:rPr>
          <w:rFonts w:ascii="Montserrat" w:hAnsi="Montserrat"/>
          <w:sz w:val="24"/>
        </w:rPr>
        <w:t>Gabriel</w:t>
      </w:r>
      <w:r w:rsidRPr="00471595">
        <w:rPr>
          <w:rFonts w:ascii="Montserrat" w:hAnsi="Montserrat"/>
          <w:sz w:val="24"/>
        </w:rPr>
        <w:t>, on account of nursing her through about seven design generations. Between her field architecture and active matrix composition, she wore through her overhauls admirably</w:t>
      </w:r>
      <w:r w:rsidR="00295153" w:rsidRPr="00471595">
        <w:rPr>
          <w:rFonts w:ascii="Montserrat" w:hAnsi="Montserrat"/>
          <w:sz w:val="24"/>
        </w:rPr>
        <w:t xml:space="preserve"> but</w:t>
      </w:r>
      <w:r w:rsidRPr="00471595">
        <w:rPr>
          <w:rFonts w:ascii="Montserrat" w:hAnsi="Montserrat"/>
          <w:sz w:val="24"/>
        </w:rPr>
        <w:t xml:space="preserve"> she was the quirkiest ship in her class. Somewhere in her evolution she had acquired a personality and she had flatly refused to have anything to do with the ships in the first and second waves. </w:t>
      </w:r>
    </w:p>
    <w:p w14:paraId="426AC440" w14:textId="51CA26F1" w:rsidR="00AD35EB" w:rsidRPr="00471595" w:rsidRDefault="00AD35EB" w:rsidP="00515B04">
      <w:pPr>
        <w:numPr>
          <w:ins w:id="761" w:author="Unknown"/>
        </w:numPr>
        <w:rPr>
          <w:rFonts w:ascii="Montserrat" w:hAnsi="Montserrat"/>
          <w:sz w:val="24"/>
        </w:rPr>
      </w:pPr>
      <w:r w:rsidRPr="00471595">
        <w:rPr>
          <w:rFonts w:ascii="Montserrat" w:hAnsi="Montserrat"/>
          <w:sz w:val="24"/>
        </w:rPr>
        <w:tab/>
        <w:t>Call it animism if you will</w:t>
      </w:r>
      <w:r w:rsidR="00295153" w:rsidRPr="00471595">
        <w:rPr>
          <w:rFonts w:ascii="Montserrat" w:hAnsi="Montserrat"/>
          <w:sz w:val="24"/>
        </w:rPr>
        <w:t xml:space="preserve"> but</w:t>
      </w:r>
      <w:r w:rsidRPr="00471595">
        <w:rPr>
          <w:rFonts w:ascii="Montserrat" w:hAnsi="Montserrat"/>
          <w:sz w:val="24"/>
        </w:rPr>
        <w:t xml:space="preserve"> anything with as much processing capability as </w:t>
      </w:r>
      <w:r w:rsidR="00201AA5" w:rsidRPr="00471595">
        <w:rPr>
          <w:rFonts w:ascii="Montserrat" w:hAnsi="Montserrat"/>
          <w:sz w:val="24"/>
        </w:rPr>
        <w:t>Gabriel</w:t>
      </w:r>
      <w:r w:rsidRPr="00471595">
        <w:rPr>
          <w:rFonts w:ascii="Montserrat" w:hAnsi="Montserrat"/>
          <w:sz w:val="24"/>
        </w:rPr>
        <w:t xml:space="preserve"> really ought to be sentient. The fact remains that she had broken down more reliably than she had functioned during pre-launch for both the first and second wave departures. We all but pulled her apart and scattered the pieces without finding one legitimate cause for the malfunctions. Aside from some truly frightening misadventures with life support, the trouble often came down to the field arrays and the interface drive core, which means that Connor, Ember and I spent a lot of time in the drive core annex dredging her artificial mind—that's the only way I can describe an architecture of field engineering; a mind is the only thing I have experienced to compare it to. Considering what the vital systems of an interface drive were modeled after, I suppose we should have seriously considered the possibility that, while the darned thing might not develop an opinion, it could very well have an attitude! </w:t>
      </w:r>
    </w:p>
    <w:p w14:paraId="14F7B414" w14:textId="3ED96D6E" w:rsidR="00AD35EB" w:rsidRPr="00471595" w:rsidRDefault="00AD35EB" w:rsidP="00515B04">
      <w:pPr>
        <w:numPr>
          <w:ins w:id="762" w:author="Unknown"/>
        </w:numPr>
        <w:rPr>
          <w:rFonts w:ascii="Montserrat" w:hAnsi="Montserrat"/>
          <w:sz w:val="24"/>
        </w:rPr>
      </w:pPr>
      <w:r w:rsidRPr="00471595">
        <w:rPr>
          <w:rFonts w:ascii="Montserrat" w:hAnsi="Montserrat"/>
          <w:sz w:val="24"/>
        </w:rPr>
        <w:tab/>
        <w:t>With only days to go on our present schedule, I spent most of my time stepped up. Wait, perhaps I should explain that. Psionic ability has a state dependent nature. Attention has different energy levels, layered like electron shells, which correspond to given states of awareness. Shifting from an inner shell to an outer shell occurs as a perspective shift. This shift in attention involves attaining an excited state of awareness</w:t>
      </w:r>
      <w:r w:rsidR="00295153" w:rsidRPr="00471595">
        <w:rPr>
          <w:rFonts w:ascii="Montserrat" w:hAnsi="Montserrat"/>
          <w:sz w:val="24"/>
        </w:rPr>
        <w:t xml:space="preserve"> and</w:t>
      </w:r>
      <w:r w:rsidRPr="00471595">
        <w:rPr>
          <w:rFonts w:ascii="Montserrat" w:hAnsi="Montserrat"/>
          <w:sz w:val="24"/>
        </w:rPr>
        <w:t xml:space="preserve"> requires a greater investment of energy to maintain. It feels like waking up. In that state of higher alertness and broader perception the mind interacts more cleanly with interface and more efficiently upon it. The trick is to engage the mind at that level, or the impetus dissipates and one drops back to sleep. It is the matter of being engaged which accounts for the fact that at most times I operate on a class one threshold.</w:t>
      </w:r>
    </w:p>
    <w:p w14:paraId="7DC41B29" w14:textId="77777777" w:rsidR="00AD35EB" w:rsidRPr="00471595" w:rsidRDefault="00AD35EB" w:rsidP="00515B04">
      <w:pPr>
        <w:numPr>
          <w:ins w:id="763" w:author="Unknown"/>
        </w:numPr>
        <w:rPr>
          <w:rFonts w:ascii="Montserrat" w:hAnsi="Montserrat"/>
          <w:sz w:val="24"/>
        </w:rPr>
      </w:pPr>
      <w:r w:rsidRPr="00471595">
        <w:rPr>
          <w:rFonts w:ascii="Montserrat" w:hAnsi="Montserrat"/>
          <w:sz w:val="24"/>
        </w:rPr>
        <w:tab/>
        <w:t xml:space="preserve">In the course of mission prep and pre-launch countdown, I engaged my mind at a second magnitude, or class two threshold, allowing me a sharper grasp of the texture of gabriel's field architecture. Unlike the majority of the crew—for whom gabriel's special geometry produced forces that were invisible and virtually undetectable—I was keenly aware of the intricate structure and flow of the invisible body of the ship around me. </w:t>
      </w:r>
    </w:p>
    <w:p w14:paraId="6752E110" w14:textId="6BCB00B6" w:rsidR="00AD35EB" w:rsidRPr="00471595" w:rsidRDefault="00AD35EB" w:rsidP="00515B04">
      <w:pPr>
        <w:numPr>
          <w:ins w:id="764" w:author="Unknown"/>
        </w:numPr>
        <w:rPr>
          <w:rFonts w:ascii="Montserrat" w:hAnsi="Montserrat"/>
          <w:sz w:val="24"/>
        </w:rPr>
      </w:pPr>
      <w:r w:rsidRPr="00471595">
        <w:rPr>
          <w:rFonts w:ascii="Montserrat" w:hAnsi="Montserrat"/>
          <w:sz w:val="24"/>
        </w:rPr>
        <w:tab/>
        <w:t>We had taken on our precious cargo</w:t>
      </w:r>
      <w:r w:rsidR="00295153" w:rsidRPr="00471595">
        <w:rPr>
          <w:rFonts w:ascii="Montserrat" w:hAnsi="Montserrat"/>
          <w:sz w:val="24"/>
        </w:rPr>
        <w:t xml:space="preserve"> and</w:t>
      </w:r>
      <w:r w:rsidRPr="00471595">
        <w:rPr>
          <w:rFonts w:ascii="Montserrat" w:hAnsi="Montserrat"/>
          <w:sz w:val="24"/>
        </w:rPr>
        <w:t xml:space="preserve"> the last members of our crew, the specialists assigned to monitor and maintain that cargo. In the event that we found a suitable nest to deliver our eggs to, those technicians would start incubating the embryos. In full production, about a thousand babies would be turned out a year</w:t>
      </w:r>
      <w:r w:rsidR="00295153" w:rsidRPr="00471595">
        <w:rPr>
          <w:rFonts w:ascii="Montserrat" w:hAnsi="Montserrat"/>
          <w:sz w:val="24"/>
        </w:rPr>
        <w:t xml:space="preserve"> and</w:t>
      </w:r>
      <w:r w:rsidRPr="00471595">
        <w:rPr>
          <w:rFonts w:ascii="Montserrat" w:hAnsi="Montserrat"/>
          <w:sz w:val="24"/>
        </w:rPr>
        <w:t xml:space="preserve"> about four times that number of stock animals. Food for the crew and the first generation of colonists would be provided from the extensive hydroponics sections of the ship, in which even selected meats were grown. The hydroponics sections served multiple purposes, actually. They provided fresh fruits, vegetables and meat, assisted in balancing oxygen, carbon and water cycles, participated in organic waste treatment</w:t>
      </w:r>
      <w:r w:rsidR="00295153" w:rsidRPr="00471595">
        <w:rPr>
          <w:rFonts w:ascii="Montserrat" w:hAnsi="Montserrat"/>
          <w:sz w:val="24"/>
        </w:rPr>
        <w:t xml:space="preserve"> and</w:t>
      </w:r>
      <w:r w:rsidRPr="00471595">
        <w:rPr>
          <w:rFonts w:ascii="Montserrat" w:hAnsi="Montserrat"/>
          <w:sz w:val="24"/>
        </w:rPr>
        <w:t xml:space="preserve"> contributed the psychological welfare of the crew. </w:t>
      </w:r>
    </w:p>
    <w:p w14:paraId="719115AD" w14:textId="77777777" w:rsidR="00AD35EB" w:rsidRPr="00471595" w:rsidRDefault="00AD35EB" w:rsidP="00515B04">
      <w:pPr>
        <w:numPr>
          <w:ins w:id="765" w:author="Unknown"/>
        </w:numPr>
        <w:rPr>
          <w:rFonts w:ascii="Montserrat" w:hAnsi="Montserrat"/>
          <w:sz w:val="24"/>
        </w:rPr>
      </w:pPr>
    </w:p>
    <w:p w14:paraId="4A7E9645" w14:textId="5DD8CDED" w:rsidR="00D15310" w:rsidRPr="00471595" w:rsidRDefault="00D15310" w:rsidP="00515B04">
      <w:pPr>
        <w:pStyle w:val="VerticalBrace"/>
        <w:rPr>
          <w:rFonts w:ascii="Montserrat" w:hAnsi="Montserrat"/>
          <w:sz w:val="24"/>
        </w:rPr>
      </w:pPr>
      <w:r w:rsidRPr="00471595">
        <w:rPr>
          <w:rFonts w:ascii="Montserrat" w:hAnsi="Montserrat"/>
          <w:sz w:val="24"/>
        </w:rPr>
        <w:t>———— sports and culls ————</w:t>
      </w:r>
    </w:p>
    <w:p w14:paraId="7557A05E" w14:textId="77777777" w:rsidR="00D15310" w:rsidRPr="00471595" w:rsidRDefault="00D15310" w:rsidP="00515B04">
      <w:pPr>
        <w:rPr>
          <w:rFonts w:ascii="Montserrat" w:hAnsi="Montserrat"/>
          <w:sz w:val="24"/>
        </w:rPr>
      </w:pPr>
    </w:p>
    <w:p w14:paraId="329A4696" w14:textId="13B3B835" w:rsidR="00AD35EB" w:rsidRPr="00471595" w:rsidRDefault="00AD35EB" w:rsidP="00515B04">
      <w:pPr>
        <w:numPr>
          <w:ins w:id="766" w:author="Unknown"/>
        </w:numPr>
        <w:rPr>
          <w:rFonts w:ascii="Montserrat" w:hAnsi="Montserrat"/>
          <w:sz w:val="24"/>
        </w:rPr>
      </w:pPr>
      <w:r w:rsidRPr="00471595">
        <w:rPr>
          <w:rFonts w:ascii="Montserrat" w:hAnsi="Montserrat"/>
          <w:sz w:val="24"/>
        </w:rPr>
        <w:tab/>
        <w:t xml:space="preserve">That reminded me of what </w:t>
      </w:r>
      <w:r w:rsidR="00D15310" w:rsidRPr="00471595">
        <w:rPr>
          <w:rFonts w:ascii="Montserrat" w:hAnsi="Montserrat"/>
          <w:sz w:val="24"/>
        </w:rPr>
        <w:t>Alan</w:t>
      </w:r>
      <w:r w:rsidRPr="00471595">
        <w:rPr>
          <w:rFonts w:ascii="Montserrat" w:hAnsi="Montserrat"/>
          <w:sz w:val="24"/>
        </w:rPr>
        <w:t xml:space="preserve"> once said about fear and the need to take things for granted. What he described had been an extreme, a pathological need to take things for granted. For me, there were things I had to take for granted as an exercise in not noticing to</w:t>
      </w:r>
      <w:r w:rsidR="00D15310" w:rsidRPr="00471595">
        <w:rPr>
          <w:rFonts w:ascii="Montserrat" w:hAnsi="Montserrat"/>
          <w:sz w:val="24"/>
        </w:rPr>
        <w:t>o</w:t>
      </w:r>
      <w:r w:rsidRPr="00471595">
        <w:rPr>
          <w:rFonts w:ascii="Montserrat" w:hAnsi="Montserrat"/>
          <w:sz w:val="24"/>
        </w:rPr>
        <w:t xml:space="preserve"> clearly what my inner eye always revealed. To use my psychokinetic abilities, I had to take it for granted that my unconscious attention knew what to do. So, I can not say that it is wrong to take things for granted. Still given a choice in taking something for granted because I know what's going on well enough to trust the outcome, or taking something for granted because looking at it to closely is frightening and overwhelming, well, I'm not very fond of being frightened and overwhelmed. It makes me violently jumpy. People have an amazing capacity for faith</w:t>
      </w:r>
      <w:r w:rsidR="00295153" w:rsidRPr="00471595">
        <w:rPr>
          <w:rFonts w:ascii="Montserrat" w:hAnsi="Montserrat"/>
          <w:sz w:val="24"/>
        </w:rPr>
        <w:t xml:space="preserve"> but</w:t>
      </w:r>
      <w:r w:rsidRPr="00471595">
        <w:rPr>
          <w:rFonts w:ascii="Montserrat" w:hAnsi="Montserrat"/>
          <w:sz w:val="24"/>
        </w:rPr>
        <w:t xml:space="preserve"> nowhere does it say that faith is intended to be unjustified. Only a con artist benefits from blind faith.</w:t>
      </w:r>
    </w:p>
    <w:p w14:paraId="6392C148" w14:textId="77777777" w:rsidR="00AD35EB" w:rsidRPr="00471595" w:rsidRDefault="00AD35EB" w:rsidP="00515B04">
      <w:pPr>
        <w:numPr>
          <w:ins w:id="767" w:author="Unknown"/>
        </w:numPr>
        <w:rPr>
          <w:rFonts w:ascii="Montserrat" w:hAnsi="Montserrat"/>
          <w:sz w:val="24"/>
        </w:rPr>
      </w:pPr>
      <w:r w:rsidRPr="00471595">
        <w:rPr>
          <w:rFonts w:ascii="Montserrat" w:hAnsi="Montserrat"/>
          <w:sz w:val="24"/>
        </w:rPr>
        <w:tab/>
        <w:t>Whereas an artist benefits from faith in herself—eternally struggling to justify that faith.</w:t>
      </w:r>
    </w:p>
    <w:p w14:paraId="100DCA5D" w14:textId="6F953361" w:rsidR="00AD35EB" w:rsidRPr="00471595" w:rsidRDefault="00AD35EB" w:rsidP="00515B04">
      <w:pPr>
        <w:numPr>
          <w:ins w:id="768" w:author="Unknown"/>
        </w:numPr>
        <w:rPr>
          <w:rFonts w:ascii="Montserrat" w:hAnsi="Montserrat"/>
          <w:sz w:val="24"/>
        </w:rPr>
      </w:pPr>
      <w:r w:rsidRPr="00471595">
        <w:rPr>
          <w:rFonts w:ascii="Montserrat" w:hAnsi="Montserrat"/>
          <w:sz w:val="24"/>
        </w:rPr>
        <w:tab/>
        <w:t>Becoming active involves a degree of suffering. One has to bear the overwhelming contact of the universe on one's naked understanding. One has to adjust that understanding to accommodate the truths that shake one's foundation or that foundation will shake apart. Because the experience is intensely personal, it more often produces an artist than it does a scientist. One can turn this growth in understanding into knowledge with studied effort</w:t>
      </w:r>
      <w:r w:rsidR="00295153" w:rsidRPr="00471595">
        <w:rPr>
          <w:rFonts w:ascii="Montserrat" w:hAnsi="Montserrat"/>
          <w:sz w:val="24"/>
        </w:rPr>
        <w:t xml:space="preserve"> but</w:t>
      </w:r>
      <w:r w:rsidRPr="00471595">
        <w:rPr>
          <w:rFonts w:ascii="Montserrat" w:hAnsi="Montserrat"/>
          <w:sz w:val="24"/>
        </w:rPr>
        <w:t xml:space="preserve"> one cannot help finding it easy to turn it into technique.</w:t>
      </w:r>
    </w:p>
    <w:p w14:paraId="7C191824" w14:textId="77777777" w:rsidR="00AD35EB" w:rsidRPr="00471595" w:rsidRDefault="00AD35EB" w:rsidP="00515B04">
      <w:pPr>
        <w:numPr>
          <w:ins w:id="769" w:author="Unknown"/>
        </w:numPr>
        <w:rPr>
          <w:rFonts w:ascii="Montserrat" w:hAnsi="Montserrat"/>
          <w:sz w:val="24"/>
        </w:rPr>
      </w:pPr>
    </w:p>
    <w:p w14:paraId="69C00C6B" w14:textId="77777777" w:rsidR="00AD35EB" w:rsidRPr="00471595" w:rsidRDefault="00AD35EB" w:rsidP="00515B04">
      <w:pPr>
        <w:numPr>
          <w:ins w:id="770" w:author="Unknown"/>
        </w:numPr>
        <w:rPr>
          <w:rFonts w:ascii="Montserrat" w:hAnsi="Montserrat"/>
          <w:sz w:val="24"/>
        </w:rPr>
      </w:pPr>
      <w:r w:rsidRPr="00471595">
        <w:rPr>
          <w:rFonts w:ascii="Montserrat" w:hAnsi="Montserrat"/>
          <w:sz w:val="24"/>
        </w:rPr>
        <w:tab/>
        <w:t xml:space="preserve">I realized all of this slowly over the years. </w:t>
      </w:r>
    </w:p>
    <w:p w14:paraId="4AD0E3A6" w14:textId="77777777" w:rsidR="00D15310" w:rsidRPr="00471595" w:rsidRDefault="00D15310" w:rsidP="00515B04">
      <w:pPr>
        <w:rPr>
          <w:rFonts w:ascii="Montserrat" w:hAnsi="Montserrat"/>
          <w:sz w:val="24"/>
        </w:rPr>
      </w:pPr>
    </w:p>
    <w:p w14:paraId="4ABA447A" w14:textId="77777777" w:rsidR="00D15310" w:rsidRPr="00471595" w:rsidRDefault="00D15310" w:rsidP="00515B04">
      <w:pPr>
        <w:pStyle w:val="VerticalBrace"/>
        <w:rPr>
          <w:rFonts w:ascii="Montserrat" w:hAnsi="Montserrat"/>
          <w:sz w:val="24"/>
        </w:rPr>
      </w:pPr>
      <w:r w:rsidRPr="00471595">
        <w:rPr>
          <w:rFonts w:ascii="Montserrat" w:hAnsi="Montserrat"/>
          <w:sz w:val="24"/>
        </w:rPr>
        <w:t>————————</w:t>
      </w:r>
    </w:p>
    <w:p w14:paraId="66E1C8BF" w14:textId="77777777" w:rsidR="00D15310" w:rsidRPr="00471595" w:rsidRDefault="00D15310" w:rsidP="00515B04">
      <w:pPr>
        <w:rPr>
          <w:rFonts w:ascii="Montserrat" w:hAnsi="Montserrat"/>
          <w:sz w:val="24"/>
        </w:rPr>
      </w:pPr>
    </w:p>
    <w:p w14:paraId="082460C0" w14:textId="7DDB71F4" w:rsidR="00AD35EB" w:rsidRPr="00471595" w:rsidRDefault="00D15310" w:rsidP="00515B04">
      <w:pPr>
        <w:numPr>
          <w:ins w:id="771" w:author="Unknown"/>
        </w:numPr>
        <w:rPr>
          <w:rFonts w:ascii="Montserrat" w:hAnsi="Montserrat"/>
          <w:sz w:val="24"/>
        </w:rPr>
      </w:pPr>
      <w:r w:rsidRPr="00471595">
        <w:rPr>
          <w:rFonts w:ascii="Montserrat" w:hAnsi="Montserrat"/>
          <w:sz w:val="24"/>
        </w:rPr>
        <w:br w:type="page"/>
      </w:r>
      <w:r w:rsidR="00AD35EB" w:rsidRPr="00471595">
        <w:rPr>
          <w:rFonts w:ascii="Montserrat" w:hAnsi="Montserrat"/>
          <w:sz w:val="24"/>
        </w:rPr>
        <w:t xml:space="preserve">Reservations and </w:t>
      </w:r>
      <w:r w:rsidR="00201AA5" w:rsidRPr="00471595">
        <w:rPr>
          <w:rFonts w:ascii="Montserrat" w:hAnsi="Montserrat"/>
          <w:sz w:val="24"/>
        </w:rPr>
        <w:t>Projects</w:t>
      </w:r>
    </w:p>
    <w:p w14:paraId="76A0642A" w14:textId="3E776DFA" w:rsidR="00AD35EB" w:rsidRPr="00471595" w:rsidRDefault="00D15310" w:rsidP="00515B04">
      <w:pPr>
        <w:numPr>
          <w:ins w:id="772" w:author="Unknown"/>
        </w:numPr>
        <w:rPr>
          <w:rFonts w:ascii="Montserrat" w:hAnsi="Montserrat"/>
          <w:sz w:val="24"/>
        </w:rPr>
      </w:pPr>
      <w:r w:rsidRPr="00471595">
        <w:rPr>
          <w:rFonts w:ascii="Montserrat" w:hAnsi="Montserrat"/>
          <w:sz w:val="24"/>
        </w:rPr>
        <w:tab/>
      </w:r>
      <w:r w:rsidR="00201AA5" w:rsidRPr="00471595">
        <w:rPr>
          <w:rFonts w:ascii="Montserrat" w:hAnsi="Montserrat"/>
          <w:sz w:val="24"/>
        </w:rPr>
        <w:t xml:space="preserve">Sleepers, Dampers, Neural Locks </w:t>
      </w:r>
      <w:r w:rsidRPr="00471595">
        <w:rPr>
          <w:rFonts w:ascii="Montserrat" w:hAnsi="Montserrat"/>
          <w:sz w:val="24"/>
        </w:rPr>
        <w:t xml:space="preserve">and </w:t>
      </w:r>
      <w:r w:rsidR="00201AA5" w:rsidRPr="00471595">
        <w:rPr>
          <w:rFonts w:ascii="Montserrat" w:hAnsi="Montserrat"/>
          <w:sz w:val="24"/>
        </w:rPr>
        <w:t>Leashes</w:t>
      </w:r>
    </w:p>
    <w:p w14:paraId="022F84DD" w14:textId="71885051" w:rsidR="00AD35EB" w:rsidRPr="00471595" w:rsidRDefault="00D15310" w:rsidP="00515B04">
      <w:pPr>
        <w:numPr>
          <w:ins w:id="773" w:author="Unknown"/>
        </w:numPr>
        <w:rPr>
          <w:rFonts w:ascii="Montserrat" w:hAnsi="Montserrat"/>
          <w:sz w:val="24"/>
        </w:rPr>
      </w:pPr>
      <w:r w:rsidRPr="00471595">
        <w:rPr>
          <w:rFonts w:ascii="Montserrat" w:hAnsi="Montserrat"/>
          <w:sz w:val="24"/>
        </w:rPr>
        <w:tab/>
      </w:r>
      <w:r w:rsidR="00201AA5" w:rsidRPr="00471595">
        <w:rPr>
          <w:rFonts w:ascii="Montserrat" w:hAnsi="Montserrat"/>
          <w:sz w:val="24"/>
        </w:rPr>
        <w:t xml:space="preserve">Psionic Ratings; </w:t>
      </w:r>
      <w:r w:rsidRPr="00471595">
        <w:rPr>
          <w:rFonts w:ascii="Montserrat" w:hAnsi="Montserrat"/>
          <w:sz w:val="24"/>
        </w:rPr>
        <w:t>active, latent, geometric scale, access scale, class—order of magnitude scale</w:t>
      </w:r>
    </w:p>
    <w:p w14:paraId="7408D172" w14:textId="3B7164CD" w:rsidR="00AD35EB" w:rsidRPr="00471595" w:rsidRDefault="00D15310" w:rsidP="00515B04">
      <w:pPr>
        <w:numPr>
          <w:ins w:id="774" w:author="Unknown"/>
        </w:numPr>
        <w:rPr>
          <w:rFonts w:ascii="Montserrat" w:hAnsi="Montserrat"/>
          <w:sz w:val="24"/>
        </w:rPr>
      </w:pPr>
      <w:r w:rsidRPr="00471595">
        <w:rPr>
          <w:rFonts w:ascii="Montserrat" w:hAnsi="Montserrat"/>
          <w:sz w:val="24"/>
        </w:rPr>
        <w:tab/>
      </w:r>
      <w:r w:rsidR="00201AA5" w:rsidRPr="00471595">
        <w:rPr>
          <w:rFonts w:ascii="Montserrat" w:hAnsi="Montserrat"/>
          <w:sz w:val="24"/>
        </w:rPr>
        <w:t>Field Tech; Interface Drive</w:t>
      </w:r>
      <w:r w:rsidRPr="00471595">
        <w:rPr>
          <w:rFonts w:ascii="Montserrat" w:hAnsi="Montserrat"/>
          <w:sz w:val="24"/>
        </w:rPr>
        <w:t>—drive core and field array, field architecture, field sail</w:t>
      </w:r>
    </w:p>
    <w:p w14:paraId="11580758" w14:textId="27CFC676" w:rsidR="00AD35EB" w:rsidRPr="00471595" w:rsidRDefault="00201AA5" w:rsidP="00515B04">
      <w:pPr>
        <w:numPr>
          <w:ins w:id="775" w:author="Unknown"/>
        </w:numPr>
        <w:rPr>
          <w:rFonts w:ascii="Montserrat" w:hAnsi="Montserrat"/>
          <w:sz w:val="24"/>
        </w:rPr>
      </w:pPr>
      <w:r w:rsidRPr="00471595">
        <w:rPr>
          <w:rFonts w:ascii="Montserrat" w:hAnsi="Montserrat"/>
          <w:sz w:val="24"/>
        </w:rPr>
        <w:tab/>
        <w:t>Interface navigation:</w:t>
      </w:r>
    </w:p>
    <w:p w14:paraId="791E67FF" w14:textId="6FECEAC4" w:rsidR="00AD35EB" w:rsidRPr="00471595" w:rsidRDefault="00D15310" w:rsidP="00515B04">
      <w:pPr>
        <w:numPr>
          <w:ins w:id="776" w:author="Unknown"/>
        </w:numPr>
        <w:rPr>
          <w:rFonts w:ascii="Montserrat" w:hAnsi="Montserrat"/>
          <w:sz w:val="24"/>
        </w:rPr>
      </w:pPr>
      <w:r w:rsidRPr="00471595">
        <w:rPr>
          <w:rFonts w:ascii="Montserrat" w:hAnsi="Montserrat"/>
          <w:sz w:val="24"/>
        </w:rPr>
        <w:tab/>
      </w:r>
      <w:r w:rsidR="00201AA5" w:rsidRPr="00471595">
        <w:rPr>
          <w:rFonts w:ascii="Montserrat" w:hAnsi="Montserrat"/>
          <w:sz w:val="24"/>
        </w:rPr>
        <w:t>Cord Depth</w:t>
      </w:r>
      <w:r w:rsidRPr="00471595">
        <w:rPr>
          <w:rFonts w:ascii="Montserrat" w:hAnsi="Montserrat"/>
          <w:sz w:val="24"/>
        </w:rPr>
        <w:t xml:space="preserve">—an artificial measurement where two points are bridged through the interface, the space between those points is treated as the circumference of a displaced circle or sphere—the diameter of that sphere is used as the measure of translation depth. </w:t>
      </w:r>
    </w:p>
    <w:p w14:paraId="1E88A836" w14:textId="22D98A89" w:rsidR="00AD35EB" w:rsidRPr="00471595" w:rsidRDefault="00D15310" w:rsidP="00515B04">
      <w:pPr>
        <w:numPr>
          <w:ins w:id="777" w:author="Unknown"/>
        </w:numPr>
        <w:rPr>
          <w:rFonts w:ascii="Montserrat" w:hAnsi="Montserrat"/>
          <w:sz w:val="24"/>
        </w:rPr>
      </w:pPr>
      <w:r w:rsidRPr="00471595">
        <w:rPr>
          <w:rFonts w:ascii="Montserrat" w:hAnsi="Montserrat"/>
          <w:sz w:val="24"/>
        </w:rPr>
        <w:tab/>
      </w:r>
      <w:r w:rsidR="00201AA5" w:rsidRPr="00471595">
        <w:rPr>
          <w:rFonts w:ascii="Montserrat" w:hAnsi="Montserrat"/>
          <w:sz w:val="24"/>
        </w:rPr>
        <w:t>Angle of Interface—controls point to point reference in a four-dimensional field matrix</w:t>
      </w:r>
    </w:p>
    <w:p w14:paraId="7BA9DBC8" w14:textId="7F2B3A2E" w:rsidR="00AD35EB" w:rsidRPr="00471595" w:rsidRDefault="00D15310" w:rsidP="00515B04">
      <w:pPr>
        <w:numPr>
          <w:ins w:id="778" w:author="Unknown"/>
        </w:numPr>
        <w:rPr>
          <w:rFonts w:ascii="Montserrat" w:hAnsi="Montserrat"/>
          <w:sz w:val="24"/>
        </w:rPr>
      </w:pPr>
      <w:r w:rsidRPr="00471595">
        <w:rPr>
          <w:rFonts w:ascii="Montserrat" w:hAnsi="Montserrat"/>
          <w:sz w:val="24"/>
        </w:rPr>
        <w:tab/>
      </w:r>
      <w:r w:rsidR="00201AA5" w:rsidRPr="00471595">
        <w:rPr>
          <w:rFonts w:ascii="Montserrat" w:hAnsi="Montserrat"/>
          <w:sz w:val="24"/>
        </w:rPr>
        <w:t xml:space="preserve">There </w:t>
      </w:r>
      <w:r w:rsidRPr="00471595">
        <w:rPr>
          <w:rFonts w:ascii="Montserrat" w:hAnsi="Montserrat"/>
          <w:sz w:val="24"/>
        </w:rPr>
        <w:t xml:space="preserve">is nothing as dangerous as the interface between the physical and the athenal. </w:t>
      </w:r>
    </w:p>
    <w:p w14:paraId="3E618264" w14:textId="52D388F9" w:rsidR="00AD35EB" w:rsidRPr="00471595" w:rsidRDefault="00D15310" w:rsidP="00515B04">
      <w:pPr>
        <w:numPr>
          <w:ins w:id="779" w:author="Unknown"/>
        </w:numPr>
        <w:rPr>
          <w:rFonts w:ascii="Montserrat" w:hAnsi="Montserrat"/>
          <w:sz w:val="24"/>
        </w:rPr>
      </w:pPr>
      <w:r w:rsidRPr="00471595">
        <w:rPr>
          <w:rFonts w:ascii="Montserrat" w:hAnsi="Montserrat"/>
          <w:sz w:val="24"/>
        </w:rPr>
        <w:tab/>
      </w:r>
      <w:r w:rsidR="00201AA5" w:rsidRPr="00471595">
        <w:rPr>
          <w:rFonts w:ascii="Montserrat" w:hAnsi="Montserrat"/>
          <w:sz w:val="24"/>
        </w:rPr>
        <w:t>Surface Navigation</w:t>
      </w:r>
      <w:r w:rsidRPr="00471595">
        <w:rPr>
          <w:rFonts w:ascii="Montserrat" w:hAnsi="Montserrat"/>
          <w:sz w:val="24"/>
        </w:rPr>
        <w:t>:</w:t>
      </w:r>
    </w:p>
    <w:p w14:paraId="08CB3256" w14:textId="30DE3DF2" w:rsidR="00AD35EB" w:rsidRPr="00471595" w:rsidRDefault="00201AA5" w:rsidP="00515B04">
      <w:pPr>
        <w:numPr>
          <w:ins w:id="780" w:author="Unknown"/>
        </w:numPr>
        <w:rPr>
          <w:rFonts w:ascii="Montserrat" w:hAnsi="Montserrat"/>
          <w:sz w:val="24"/>
        </w:rPr>
      </w:pPr>
      <w:r w:rsidRPr="00471595">
        <w:rPr>
          <w:rFonts w:ascii="Montserrat" w:hAnsi="Montserrat"/>
          <w:sz w:val="24"/>
        </w:rPr>
        <w:tab/>
        <w:t>Sector Quadrants—1° { rank or title } 1° GARC - 360° { rank or title } 360° radial grid in concentric shells 1,000 light-years deep</w:t>
      </w:r>
    </w:p>
    <w:p w14:paraId="4D428F58" w14:textId="77777777" w:rsidR="00201AA5" w:rsidRPr="00471595" w:rsidRDefault="00201AA5" w:rsidP="00515B04">
      <w:pPr>
        <w:rPr>
          <w:rFonts w:ascii="Montserrat" w:hAnsi="Montserrat"/>
          <w:sz w:val="24"/>
        </w:rPr>
      </w:pPr>
    </w:p>
    <w:p w14:paraId="0D820919"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50A3CDA9" w14:textId="77777777" w:rsidR="00201AA5" w:rsidRPr="00471595" w:rsidRDefault="00201AA5" w:rsidP="00515B04">
      <w:pPr>
        <w:rPr>
          <w:rFonts w:ascii="Montserrat" w:hAnsi="Montserrat"/>
          <w:sz w:val="24"/>
        </w:rPr>
      </w:pPr>
    </w:p>
    <w:p w14:paraId="7656B7E0" w14:textId="5ACA8A97" w:rsidR="00AD35EB" w:rsidRPr="00471595" w:rsidRDefault="00AD35EB" w:rsidP="00515B04">
      <w:pPr>
        <w:numPr>
          <w:ins w:id="781" w:author="Unknown"/>
        </w:numPr>
        <w:rPr>
          <w:rFonts w:ascii="Montserrat" w:hAnsi="Montserrat"/>
          <w:sz w:val="24"/>
        </w:rPr>
      </w:pPr>
      <w:r w:rsidRPr="00471595">
        <w:rPr>
          <w:rFonts w:ascii="Montserrat" w:hAnsi="Montserrat"/>
          <w:sz w:val="24"/>
        </w:rPr>
        <w:tab/>
        <w:t>The shock she had endured could easily scar her mind in such a way that it would shy into such a trap. The damage to her mind would evaporate with the restoration of her brain</w:t>
      </w:r>
      <w:r w:rsidR="00295153" w:rsidRPr="00471595">
        <w:rPr>
          <w:rFonts w:ascii="Montserrat" w:hAnsi="Montserrat"/>
          <w:sz w:val="24"/>
        </w:rPr>
        <w:t xml:space="preserve"> but</w:t>
      </w:r>
      <w:r w:rsidRPr="00471595">
        <w:rPr>
          <w:rFonts w:ascii="Montserrat" w:hAnsi="Montserrat"/>
          <w:sz w:val="24"/>
        </w:rPr>
        <w:t xml:space="preserve"> the memory of that trauma would be a scar that heal </w:t>
      </w:r>
      <w:r w:rsidR="00201AA5" w:rsidRPr="00471595">
        <w:rPr>
          <w:rFonts w:ascii="Montserrat" w:hAnsi="Montserrat"/>
          <w:sz w:val="24"/>
        </w:rPr>
        <w:t>until she</w:t>
      </w:r>
      <w:r w:rsidRPr="00471595">
        <w:rPr>
          <w:rFonts w:ascii="Montserrat" w:hAnsi="Montserrat"/>
          <w:sz w:val="24"/>
        </w:rPr>
        <w:t xml:space="preserve"> confronted it and got over it. Cathy was a strong girl, though</w:t>
      </w:r>
      <w:r w:rsidR="00295153" w:rsidRPr="00471595">
        <w:rPr>
          <w:rFonts w:ascii="Montserrat" w:hAnsi="Montserrat"/>
          <w:sz w:val="24"/>
        </w:rPr>
        <w:t xml:space="preserve"> and</w:t>
      </w:r>
      <w:r w:rsidRPr="00471595">
        <w:rPr>
          <w:rFonts w:ascii="Montserrat" w:hAnsi="Montserrat"/>
          <w:sz w:val="24"/>
        </w:rPr>
        <w:t xml:space="preserve"> I expected her to pull through. She did not have to face the same challenge that a latent mind had to, since she had already overcome the biggest obstacle in the past.</w:t>
      </w:r>
      <w:r w:rsidRPr="00471595">
        <w:rPr>
          <w:rFonts w:ascii="Montserrat" w:hAnsi="Montserrat"/>
          <w:sz w:val="24"/>
        </w:rPr>
        <w:tab/>
      </w:r>
    </w:p>
    <w:p w14:paraId="77D8F3C6" w14:textId="77777777" w:rsidR="00AD35EB" w:rsidRPr="00471595" w:rsidRDefault="00AD35EB" w:rsidP="00515B04">
      <w:pPr>
        <w:numPr>
          <w:ins w:id="782" w:author="Unknown"/>
        </w:numPr>
        <w:rPr>
          <w:rFonts w:ascii="Montserrat" w:hAnsi="Montserrat"/>
          <w:sz w:val="24"/>
        </w:rPr>
      </w:pPr>
    </w:p>
    <w:p w14:paraId="590CE63E" w14:textId="7F769615" w:rsidR="00AD35EB" w:rsidRPr="00471595" w:rsidRDefault="00AD35EB" w:rsidP="00515B04">
      <w:pPr>
        <w:numPr>
          <w:ins w:id="783" w:author="Unknown"/>
        </w:numPr>
        <w:rPr>
          <w:rFonts w:ascii="Montserrat" w:hAnsi="Montserrat"/>
          <w:sz w:val="24"/>
        </w:rPr>
      </w:pPr>
      <w:r w:rsidRPr="00471595">
        <w:rPr>
          <w:rFonts w:ascii="Montserrat" w:hAnsi="Montserrat"/>
          <w:sz w:val="24"/>
        </w:rPr>
        <w:tab/>
        <w:t xml:space="preserve">You plot the displacement and shift to a position at depth. What is really happening is that you are storing a pattern in </w:t>
      </w:r>
      <w:r w:rsidR="00201AA5" w:rsidRPr="00471595">
        <w:rPr>
          <w:rFonts w:ascii="Montserrat" w:hAnsi="Montserrat"/>
          <w:sz w:val="24"/>
        </w:rPr>
        <w:t>memory and</w:t>
      </w:r>
      <w:r w:rsidRPr="00471595">
        <w:rPr>
          <w:rFonts w:ascii="Montserrat" w:hAnsi="Montserrat"/>
          <w:sz w:val="24"/>
        </w:rPr>
        <w:t xml:space="preserve"> then shifting your attention to a defined graphic position. At that point you bend </w:t>
      </w:r>
    </w:p>
    <w:p w14:paraId="5EE9C757" w14:textId="122ECA21" w:rsidR="00AD35EB" w:rsidRPr="00471595" w:rsidRDefault="00201AA5" w:rsidP="00515B04">
      <w:pPr>
        <w:numPr>
          <w:ins w:id="784" w:author="Unknown"/>
        </w:numPr>
        <w:rPr>
          <w:rFonts w:ascii="Montserrat" w:hAnsi="Montserrat"/>
          <w:sz w:val="24"/>
        </w:rPr>
      </w:pPr>
      <w:r w:rsidRPr="00471595">
        <w:rPr>
          <w:rFonts w:ascii="Montserrat" w:hAnsi="Montserrat"/>
          <w:sz w:val="24"/>
        </w:rPr>
        <w:tab/>
        <w:t xml:space="preserve"> Scan the compressed field to confirm continuity, when you catch up with yourself imprint at the surface and wait for the displacement to collapse</w:t>
      </w:r>
    </w:p>
    <w:p w14:paraId="4991473F" w14:textId="740376F3" w:rsidR="00AD35EB" w:rsidRPr="00471595" w:rsidRDefault="00201AA5" w:rsidP="00515B04">
      <w:pPr>
        <w:numPr>
          <w:ins w:id="785" w:author="Unknown"/>
        </w:numPr>
        <w:rPr>
          <w:rFonts w:ascii="Montserrat" w:hAnsi="Montserrat"/>
          <w:sz w:val="24"/>
        </w:rPr>
      </w:pPr>
      <w:r w:rsidRPr="00471595">
        <w:rPr>
          <w:rFonts w:ascii="Montserrat" w:hAnsi="Montserrat"/>
          <w:sz w:val="24"/>
        </w:rPr>
        <w:tab/>
        <w:t>We are already at two-hundred degrees of chord. That puts us outside of the sphere of our universe! You know the theory! The closest relative points are not on the same world-sheet we left</w:t>
      </w:r>
    </w:p>
    <w:p w14:paraId="0EFD2E87" w14:textId="77777777" w:rsidR="00201AA5" w:rsidRPr="00471595" w:rsidRDefault="00201AA5" w:rsidP="00515B04">
      <w:pPr>
        <w:rPr>
          <w:rFonts w:ascii="Montserrat" w:hAnsi="Montserrat"/>
          <w:sz w:val="24"/>
        </w:rPr>
      </w:pPr>
    </w:p>
    <w:p w14:paraId="21EE99E2"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5992265A" w14:textId="77777777" w:rsidR="00201AA5" w:rsidRPr="00471595" w:rsidRDefault="00201AA5" w:rsidP="00515B04">
      <w:pPr>
        <w:rPr>
          <w:rFonts w:ascii="Montserrat" w:hAnsi="Montserrat"/>
          <w:sz w:val="24"/>
        </w:rPr>
      </w:pPr>
    </w:p>
    <w:p w14:paraId="65671247" w14:textId="4E371060" w:rsidR="00AD35EB" w:rsidRPr="00471595" w:rsidRDefault="00201AA5" w:rsidP="00515B04">
      <w:pPr>
        <w:numPr>
          <w:ins w:id="786" w:author="Unknown"/>
        </w:numPr>
        <w:rPr>
          <w:rFonts w:ascii="Montserrat" w:hAnsi="Montserrat"/>
          <w:sz w:val="24"/>
        </w:rPr>
      </w:pPr>
      <w:r w:rsidRPr="00471595">
        <w:rPr>
          <w:rFonts w:ascii="Montserrat" w:hAnsi="Montserrat"/>
          <w:sz w:val="24"/>
        </w:rPr>
        <w:tab/>
        <w:t>CH-0</w:t>
      </w:r>
      <w:r w:rsidR="00AD35EB" w:rsidRPr="00471595">
        <w:rPr>
          <w:rFonts w:ascii="Montserrat" w:hAnsi="Montserrat"/>
          <w:sz w:val="24"/>
        </w:rPr>
        <w:t>7</w:t>
      </w:r>
      <w:r w:rsidR="00AD35EB" w:rsidRPr="00471595">
        <w:rPr>
          <w:rFonts w:ascii="Montserrat" w:hAnsi="Montserrat"/>
          <w:sz w:val="24"/>
        </w:rPr>
        <w:tab/>
      </w:r>
      <w:r w:rsidRPr="00471595">
        <w:rPr>
          <w:rFonts w:ascii="Montserrat" w:hAnsi="Montserrat"/>
          <w:sz w:val="24"/>
        </w:rPr>
        <w:t xml:space="preserve">Approach </w:t>
      </w:r>
      <w:r w:rsidR="00AD35EB" w:rsidRPr="00471595">
        <w:rPr>
          <w:rFonts w:ascii="Montserrat" w:hAnsi="Montserrat"/>
          <w:sz w:val="24"/>
        </w:rPr>
        <w:t xml:space="preserve">at </w:t>
      </w:r>
      <w:r w:rsidRPr="00471595">
        <w:rPr>
          <w:rFonts w:ascii="Montserrat" w:hAnsi="Montserrat"/>
          <w:sz w:val="24"/>
        </w:rPr>
        <w:t>Ao</w:t>
      </w:r>
    </w:p>
    <w:p w14:paraId="135E6E11" w14:textId="77777777" w:rsidR="00201AA5" w:rsidRPr="00471595" w:rsidRDefault="00201AA5" w:rsidP="00515B04">
      <w:pPr>
        <w:rPr>
          <w:rFonts w:ascii="Montserrat" w:hAnsi="Montserrat"/>
          <w:sz w:val="24"/>
        </w:rPr>
      </w:pPr>
    </w:p>
    <w:p w14:paraId="28B13C3F"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32610DF6" w14:textId="77777777" w:rsidR="00201AA5" w:rsidRPr="00471595" w:rsidRDefault="00201AA5" w:rsidP="00515B04">
      <w:pPr>
        <w:rPr>
          <w:rFonts w:ascii="Montserrat" w:hAnsi="Montserrat"/>
          <w:sz w:val="24"/>
        </w:rPr>
      </w:pPr>
    </w:p>
    <w:p w14:paraId="15EDE6F2" w14:textId="5082C14D" w:rsidR="00AD35EB" w:rsidRPr="00471595" w:rsidRDefault="00201AA5" w:rsidP="00515B04">
      <w:pPr>
        <w:numPr>
          <w:ins w:id="787" w:author="Unknown"/>
        </w:numPr>
        <w:rPr>
          <w:rFonts w:ascii="Montserrat" w:hAnsi="Montserrat"/>
          <w:sz w:val="24"/>
        </w:rPr>
      </w:pPr>
      <w:r w:rsidRPr="00471595">
        <w:rPr>
          <w:rFonts w:ascii="Montserrat" w:hAnsi="Montserrat"/>
          <w:sz w:val="24"/>
        </w:rPr>
        <w:tab/>
        <w:t>CH-0</w:t>
      </w:r>
      <w:r w:rsidR="00AD35EB" w:rsidRPr="00471595">
        <w:rPr>
          <w:rFonts w:ascii="Montserrat" w:hAnsi="Montserrat"/>
          <w:sz w:val="24"/>
        </w:rPr>
        <w:t>6</w:t>
      </w:r>
      <w:r w:rsidR="00AD35EB" w:rsidRPr="00471595">
        <w:rPr>
          <w:rFonts w:ascii="Montserrat" w:hAnsi="Montserrat"/>
          <w:sz w:val="24"/>
        </w:rPr>
        <w:tab/>
      </w:r>
      <w:r w:rsidRPr="00471595">
        <w:rPr>
          <w:rFonts w:ascii="Montserrat" w:hAnsi="Montserrat"/>
          <w:sz w:val="24"/>
        </w:rPr>
        <w:t>Boundaries - Love and Hate</w:t>
      </w:r>
    </w:p>
    <w:p w14:paraId="3B071095" w14:textId="77777777" w:rsidR="00201AA5" w:rsidRPr="00471595" w:rsidRDefault="00201AA5" w:rsidP="00515B04">
      <w:pPr>
        <w:rPr>
          <w:rFonts w:ascii="Montserrat" w:hAnsi="Montserrat"/>
          <w:sz w:val="24"/>
        </w:rPr>
      </w:pPr>
    </w:p>
    <w:p w14:paraId="1913E8EA"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2BDB291C" w14:textId="77777777" w:rsidR="00201AA5" w:rsidRPr="00471595" w:rsidRDefault="00201AA5" w:rsidP="00515B04">
      <w:pPr>
        <w:rPr>
          <w:rFonts w:ascii="Montserrat" w:hAnsi="Montserrat"/>
          <w:sz w:val="24"/>
        </w:rPr>
      </w:pPr>
    </w:p>
    <w:p w14:paraId="36942E94" w14:textId="1CADC6B6" w:rsidR="00AD35EB" w:rsidRPr="00471595" w:rsidRDefault="00201AA5" w:rsidP="00515B04">
      <w:pPr>
        <w:numPr>
          <w:ins w:id="788" w:author="Unknown"/>
        </w:numPr>
        <w:rPr>
          <w:rFonts w:ascii="Montserrat" w:hAnsi="Montserrat"/>
          <w:sz w:val="24"/>
        </w:rPr>
      </w:pPr>
      <w:r w:rsidRPr="00471595">
        <w:rPr>
          <w:rFonts w:ascii="Montserrat" w:hAnsi="Montserrat"/>
          <w:sz w:val="24"/>
        </w:rPr>
        <w:tab/>
        <w:t>Albedo, Mantle, Umbra, Aura, Corona</w:t>
      </w:r>
    </w:p>
    <w:p w14:paraId="51ACF3A8" w14:textId="77777777" w:rsidR="00201AA5" w:rsidRPr="00471595" w:rsidRDefault="00201AA5" w:rsidP="00515B04">
      <w:pPr>
        <w:rPr>
          <w:rFonts w:ascii="Montserrat" w:hAnsi="Montserrat"/>
          <w:sz w:val="24"/>
        </w:rPr>
      </w:pPr>
    </w:p>
    <w:p w14:paraId="730C4F11"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3A42339D" w14:textId="77777777" w:rsidR="00201AA5" w:rsidRPr="00471595" w:rsidRDefault="00201AA5" w:rsidP="00515B04">
      <w:pPr>
        <w:rPr>
          <w:rFonts w:ascii="Montserrat" w:hAnsi="Montserrat"/>
          <w:sz w:val="24"/>
        </w:rPr>
      </w:pPr>
    </w:p>
    <w:p w14:paraId="6DCBA480" w14:textId="69075FBD" w:rsidR="00AD35EB" w:rsidRPr="00471595" w:rsidRDefault="00201AA5" w:rsidP="00515B04">
      <w:pPr>
        <w:numPr>
          <w:ins w:id="789" w:author="Unknown"/>
        </w:numPr>
        <w:rPr>
          <w:rFonts w:ascii="Montserrat" w:hAnsi="Montserrat"/>
          <w:sz w:val="24"/>
        </w:rPr>
      </w:pPr>
      <w:r w:rsidRPr="00471595">
        <w:rPr>
          <w:rFonts w:ascii="Montserrat" w:hAnsi="Montserrat"/>
          <w:sz w:val="24"/>
        </w:rPr>
        <w:tab/>
        <w:t xml:space="preserve">The truth is always a searing and blinding light. It is easier to look at it through reflection on its different and constituent parts. </w:t>
      </w:r>
    </w:p>
    <w:p w14:paraId="145E2DD3" w14:textId="77777777" w:rsidR="00201AA5" w:rsidRPr="00471595" w:rsidRDefault="00201AA5" w:rsidP="00515B04">
      <w:pPr>
        <w:rPr>
          <w:rFonts w:ascii="Montserrat" w:hAnsi="Montserrat"/>
          <w:sz w:val="24"/>
        </w:rPr>
      </w:pPr>
    </w:p>
    <w:p w14:paraId="7C10A8BA" w14:textId="55FBD5C3" w:rsidR="00201AA5" w:rsidRPr="00471595" w:rsidRDefault="00201AA5" w:rsidP="00515B04">
      <w:pPr>
        <w:pStyle w:val="VerticalBrace"/>
        <w:rPr>
          <w:rFonts w:ascii="Montserrat" w:hAnsi="Montserrat"/>
          <w:sz w:val="24"/>
        </w:rPr>
      </w:pPr>
      <w:r w:rsidRPr="00471595">
        <w:rPr>
          <w:rFonts w:ascii="Montserrat" w:hAnsi="Montserrat"/>
          <w:sz w:val="24"/>
        </w:rPr>
        <w:t>———— odd bits of reflection ————</w:t>
      </w:r>
    </w:p>
    <w:p w14:paraId="2625E6CD" w14:textId="77777777" w:rsidR="00201AA5" w:rsidRPr="00471595" w:rsidRDefault="00201AA5" w:rsidP="00515B04">
      <w:pPr>
        <w:rPr>
          <w:rFonts w:ascii="Montserrat" w:hAnsi="Montserrat"/>
          <w:sz w:val="24"/>
        </w:rPr>
      </w:pPr>
    </w:p>
    <w:p w14:paraId="25484947" w14:textId="330C069C" w:rsidR="00AD35EB" w:rsidRPr="00471595" w:rsidRDefault="00201AA5" w:rsidP="00515B04">
      <w:pPr>
        <w:numPr>
          <w:ins w:id="790" w:author="Unknown"/>
        </w:numPr>
        <w:rPr>
          <w:rFonts w:ascii="Montserrat" w:hAnsi="Montserrat"/>
          <w:sz w:val="24"/>
        </w:rPr>
      </w:pPr>
      <w:r w:rsidRPr="00471595">
        <w:rPr>
          <w:rFonts w:ascii="Montserrat" w:hAnsi="Montserrat"/>
          <w:sz w:val="24"/>
        </w:rPr>
        <w:tab/>
        <w:t xml:space="preserve">A structure of four spatial dimensions derived from early twenty-first century advances in field technology. The same technology, the same manipulation of forces, that twisted the ship out of relativistic space to make interstellar travel possible. </w:t>
      </w:r>
    </w:p>
    <w:p w14:paraId="28CC9687" w14:textId="77777777" w:rsidR="00201AA5" w:rsidRPr="00471595" w:rsidRDefault="00201AA5" w:rsidP="00515B04">
      <w:pPr>
        <w:rPr>
          <w:rFonts w:ascii="Montserrat" w:hAnsi="Montserrat"/>
          <w:sz w:val="24"/>
        </w:rPr>
      </w:pPr>
    </w:p>
    <w:p w14:paraId="4BB76F11"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572CB797" w14:textId="77777777" w:rsidR="00201AA5" w:rsidRPr="00471595" w:rsidRDefault="00201AA5" w:rsidP="00515B04">
      <w:pPr>
        <w:rPr>
          <w:rFonts w:ascii="Montserrat" w:hAnsi="Montserrat"/>
          <w:sz w:val="24"/>
        </w:rPr>
      </w:pPr>
    </w:p>
    <w:p w14:paraId="07A00C86" w14:textId="77777777" w:rsidR="00AD35EB" w:rsidRPr="00471595" w:rsidRDefault="00AD35EB" w:rsidP="00515B04">
      <w:pPr>
        <w:numPr>
          <w:ins w:id="791" w:author="Unknown"/>
        </w:numPr>
        <w:rPr>
          <w:rFonts w:ascii="Montserrat" w:hAnsi="Montserrat"/>
          <w:sz w:val="24"/>
        </w:rPr>
      </w:pPr>
      <w:r w:rsidRPr="00471595">
        <w:rPr>
          <w:rFonts w:ascii="Montserrat" w:hAnsi="Montserrat"/>
          <w:sz w:val="24"/>
        </w:rPr>
        <w:tab/>
        <w:t xml:space="preserve">Field technology had been developed in the shadow of psionic research. The abilities which were being discovered in a growing proportion of the population had been explored and recreated while the scientific community was still scrambling to remain afloat in the upheaval. A hundred years later, I could attest, science was still behind nature. </w:t>
      </w:r>
    </w:p>
    <w:p w14:paraId="220D140C" w14:textId="0223496F" w:rsidR="00AD35EB" w:rsidRPr="00471595" w:rsidRDefault="00AD35EB" w:rsidP="00515B04">
      <w:pPr>
        <w:numPr>
          <w:ins w:id="792" w:author="Unknown"/>
        </w:numPr>
        <w:rPr>
          <w:rFonts w:ascii="Montserrat" w:hAnsi="Montserrat"/>
          <w:sz w:val="24"/>
        </w:rPr>
      </w:pPr>
      <w:r w:rsidRPr="00471595">
        <w:rPr>
          <w:rFonts w:ascii="Montserrat" w:hAnsi="Montserrat"/>
          <w:sz w:val="24"/>
        </w:rPr>
        <w:tab/>
        <w:t>Sector quadrants (360 { rank or title } 360 radial grid) on annulus shells (standard volume) by peano curve. That gives each of your sightings a wide spread. Wide enough to reveal that converged in a rough sphere of probability well outside of this quadrant. I don't know what you are getting drawn to</w:t>
      </w:r>
      <w:r w:rsidR="00295153" w:rsidRPr="00471595">
        <w:rPr>
          <w:rFonts w:ascii="Montserrat" w:hAnsi="Montserrat"/>
          <w:sz w:val="24"/>
        </w:rPr>
        <w:t xml:space="preserve"> but</w:t>
      </w:r>
      <w:r w:rsidRPr="00471595">
        <w:rPr>
          <w:rFonts w:ascii="Montserrat" w:hAnsi="Montserrat"/>
          <w:sz w:val="24"/>
        </w:rPr>
        <w:t xml:space="preserve"> seems to outshine stars to your eyes. </w:t>
      </w:r>
    </w:p>
    <w:p w14:paraId="6AC6E002" w14:textId="45DF349F" w:rsidR="00AD35EB" w:rsidRPr="00471595" w:rsidRDefault="00AD35EB" w:rsidP="00515B04">
      <w:pPr>
        <w:numPr>
          <w:ins w:id="793" w:author="Unknown"/>
        </w:numPr>
        <w:rPr>
          <w:rFonts w:ascii="Montserrat" w:hAnsi="Montserrat"/>
          <w:sz w:val="24"/>
        </w:rPr>
      </w:pPr>
      <w:r w:rsidRPr="00471595">
        <w:rPr>
          <w:rFonts w:ascii="Montserrat" w:hAnsi="Montserrat"/>
          <w:sz w:val="24"/>
        </w:rPr>
        <w:tab/>
        <w:t>[A taste of purgatory</w:t>
      </w:r>
      <w:r w:rsidR="00201AA5" w:rsidRPr="00471595">
        <w:rPr>
          <w:rFonts w:ascii="Montserrat" w:hAnsi="Montserrat"/>
          <w:sz w:val="24"/>
        </w:rPr>
        <w:t xml:space="preserve"> &lt;&gt; </w:t>
      </w:r>
      <w:r w:rsidRPr="00471595">
        <w:rPr>
          <w:rFonts w:ascii="Montserrat" w:hAnsi="Montserrat"/>
          <w:sz w:val="24"/>
        </w:rPr>
        <w:t>love and hate in the ashes</w:t>
      </w:r>
      <w:r w:rsidR="00201AA5" w:rsidRPr="00471595">
        <w:rPr>
          <w:rFonts w:ascii="Montserrat" w:hAnsi="Montserrat"/>
          <w:sz w:val="24"/>
        </w:rPr>
        <w:t xml:space="preserve"> &lt;&gt; </w:t>
      </w:r>
      <w:r w:rsidRPr="00471595">
        <w:rPr>
          <w:rFonts w:ascii="Montserrat" w:hAnsi="Montserrat"/>
          <w:sz w:val="24"/>
        </w:rPr>
        <w:t>a desperate ten years were dearly spent before] the mission limped unexpectedly into the neighborhood of the perfect world</w:t>
      </w:r>
      <w:r w:rsidR="00201AA5" w:rsidRPr="00471595">
        <w:rPr>
          <w:rFonts w:ascii="Montserrat" w:hAnsi="Montserrat"/>
          <w:sz w:val="24"/>
        </w:rPr>
        <w:t xml:space="preserve"> &lt;&gt; </w:t>
      </w:r>
      <w:r w:rsidRPr="00471595">
        <w:rPr>
          <w:rFonts w:ascii="Montserrat" w:hAnsi="Montserrat"/>
          <w:sz w:val="24"/>
        </w:rPr>
        <w:t xml:space="preserve">remote survey, identifying it through spectral analysis, pinpoints the earth-like world as a viable home for the lost colonists </w:t>
      </w:r>
    </w:p>
    <w:p w14:paraId="6ED752F9" w14:textId="77777777" w:rsidR="00201AA5" w:rsidRPr="00471595" w:rsidRDefault="00201AA5" w:rsidP="00515B04">
      <w:pPr>
        <w:rPr>
          <w:rFonts w:ascii="Montserrat" w:hAnsi="Montserrat"/>
          <w:sz w:val="24"/>
        </w:rPr>
      </w:pPr>
    </w:p>
    <w:p w14:paraId="55971903"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20A759FD" w14:textId="77777777" w:rsidR="00201AA5" w:rsidRPr="00471595" w:rsidRDefault="00201AA5" w:rsidP="00515B04">
      <w:pPr>
        <w:rPr>
          <w:rFonts w:ascii="Montserrat" w:hAnsi="Montserrat"/>
          <w:sz w:val="24"/>
        </w:rPr>
      </w:pPr>
    </w:p>
    <w:p w14:paraId="2C8ED4F0" w14:textId="050823F9" w:rsidR="00AD35EB" w:rsidRPr="00471595" w:rsidRDefault="00AD35EB" w:rsidP="00515B04">
      <w:pPr>
        <w:numPr>
          <w:ins w:id="794" w:author="Unknown"/>
        </w:numPr>
        <w:rPr>
          <w:rFonts w:ascii="Montserrat" w:hAnsi="Montserrat"/>
          <w:sz w:val="24"/>
        </w:rPr>
      </w:pPr>
      <w:r w:rsidRPr="00471595">
        <w:rPr>
          <w:rFonts w:ascii="Montserrat" w:hAnsi="Montserrat"/>
          <w:sz w:val="24"/>
        </w:rPr>
        <w:tab/>
        <w:t>Force glass did not reflect light</w:t>
      </w:r>
      <w:r w:rsidR="00295153" w:rsidRPr="00471595">
        <w:rPr>
          <w:rFonts w:ascii="Montserrat" w:hAnsi="Montserrat"/>
          <w:sz w:val="24"/>
        </w:rPr>
        <w:t xml:space="preserve"> but</w:t>
      </w:r>
      <w:r w:rsidRPr="00471595">
        <w:rPr>
          <w:rFonts w:ascii="Montserrat" w:hAnsi="Montserrat"/>
          <w:sz w:val="24"/>
        </w:rPr>
        <w:t xml:space="preserve"> I could picture myself easily enough. I was, in all, a striking collection of exotic compromises. I had to admit I had more than one strange inheritance from my japanese-irish mother and scottish father. Dominant and most shocking, was the distinctive blood red tint of my hair. Celtic in coloring, temper and height</w:t>
      </w:r>
      <w:r w:rsidR="00295153" w:rsidRPr="00471595">
        <w:rPr>
          <w:rFonts w:ascii="Montserrat" w:hAnsi="Montserrat"/>
          <w:sz w:val="24"/>
        </w:rPr>
        <w:t xml:space="preserve"> but</w:t>
      </w:r>
      <w:r w:rsidRPr="00471595">
        <w:rPr>
          <w:rFonts w:ascii="Montserrat" w:hAnsi="Montserrat"/>
          <w:sz w:val="24"/>
        </w:rPr>
        <w:t xml:space="preserve"> asian in bone structure, complexion and body tone. My face was an enigma to me</w:t>
      </w:r>
      <w:r w:rsidR="00295153" w:rsidRPr="00471595">
        <w:rPr>
          <w:rFonts w:ascii="Montserrat" w:hAnsi="Montserrat"/>
          <w:sz w:val="24"/>
        </w:rPr>
        <w:t xml:space="preserve"> but</w:t>
      </w:r>
      <w:r w:rsidRPr="00471595">
        <w:rPr>
          <w:rFonts w:ascii="Montserrat" w:hAnsi="Montserrat"/>
          <w:sz w:val="24"/>
        </w:rPr>
        <w:t xml:space="preserve"> ... I had my doubts whether the total effect was what I would call attractive</w:t>
      </w:r>
      <w:r w:rsidR="00295153" w:rsidRPr="00471595">
        <w:rPr>
          <w:rFonts w:ascii="Montserrat" w:hAnsi="Montserrat"/>
          <w:sz w:val="24"/>
        </w:rPr>
        <w:t xml:space="preserve"> but</w:t>
      </w:r>
      <w:r w:rsidRPr="00471595">
        <w:rPr>
          <w:rFonts w:ascii="Montserrat" w:hAnsi="Montserrat"/>
          <w:sz w:val="24"/>
        </w:rPr>
        <w:t xml:space="preserve"> I had to admit it was unique. A high tech bodyglove covering me to the tips of my fingers and toes was molded to my body's contour. Military fashion had adapted to space. The black and dark gray single-suit was more than a uniform. The material was a specially engineered, active force matrix that acted as level one armor—a very specialized cousin of force glass. It left little to the imagination</w:t>
      </w:r>
      <w:r w:rsidR="00295153" w:rsidRPr="00471595">
        <w:rPr>
          <w:rFonts w:ascii="Montserrat" w:hAnsi="Montserrat"/>
          <w:sz w:val="24"/>
        </w:rPr>
        <w:t xml:space="preserve"> but</w:t>
      </w:r>
      <w:r w:rsidRPr="00471595">
        <w:rPr>
          <w:rFonts w:ascii="Montserrat" w:hAnsi="Montserrat"/>
          <w:sz w:val="24"/>
        </w:rPr>
        <w:t xml:space="preserve"> on the bright side it was impossible to wrinkle and allowed an athletic freedom of movement.</w:t>
      </w:r>
    </w:p>
    <w:p w14:paraId="1610B0D4" w14:textId="77777777" w:rsidR="00201AA5" w:rsidRPr="00471595" w:rsidRDefault="00201AA5" w:rsidP="00515B04">
      <w:pPr>
        <w:rPr>
          <w:rFonts w:ascii="Montserrat" w:hAnsi="Montserrat"/>
          <w:sz w:val="24"/>
        </w:rPr>
      </w:pPr>
    </w:p>
    <w:p w14:paraId="195C8411"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0D434BDB" w14:textId="77777777" w:rsidR="00201AA5" w:rsidRPr="00471595" w:rsidRDefault="00201AA5" w:rsidP="00515B04">
      <w:pPr>
        <w:rPr>
          <w:rFonts w:ascii="Montserrat" w:hAnsi="Montserrat"/>
          <w:sz w:val="24"/>
        </w:rPr>
      </w:pPr>
    </w:p>
    <w:p w14:paraId="53EE70EE" w14:textId="7A251EB6" w:rsidR="00AD35EB" w:rsidRPr="00471595" w:rsidRDefault="00AD35EB" w:rsidP="00515B04">
      <w:pPr>
        <w:numPr>
          <w:ins w:id="795" w:author="Unknown"/>
        </w:numPr>
        <w:rPr>
          <w:rFonts w:ascii="Montserrat" w:hAnsi="Montserrat"/>
          <w:sz w:val="24"/>
        </w:rPr>
      </w:pPr>
      <w:r w:rsidRPr="00471595">
        <w:rPr>
          <w:rFonts w:ascii="Montserrat" w:hAnsi="Montserrat"/>
          <w:sz w:val="24"/>
        </w:rPr>
        <w:tab/>
        <w:t>A deep blue sky glowed through the open windows. The pale wash of false dawn caressed the folds and edges of the bed and the furnishings about the room. The soft light rested gently on the sleeping form of the stranger. Her hair was a dark formless mass in the dim ambiance</w:t>
      </w:r>
      <w:r w:rsidR="00295153" w:rsidRPr="00471595">
        <w:rPr>
          <w:rFonts w:ascii="Montserrat" w:hAnsi="Montserrat"/>
          <w:sz w:val="24"/>
        </w:rPr>
        <w:t xml:space="preserve"> but</w:t>
      </w:r>
      <w:r w:rsidRPr="00471595">
        <w:rPr>
          <w:rFonts w:ascii="Montserrat" w:hAnsi="Montserrat"/>
          <w:sz w:val="24"/>
        </w:rPr>
        <w:t xml:space="preserve"> her pale features were luminous as her flesh drank in the weak light. The young woman bore a striking resemblance to the head of the estate who sat on the edge of the bed lightly brushing stray threads of the stranger's mane back from her peaceful face. While no one on this world had ever seen her before, anna'je'ara was intimately familiar with this daughter of hers.</w:t>
      </w:r>
    </w:p>
    <w:p w14:paraId="7D6F4F6C" w14:textId="77777777" w:rsidR="00AD35EB" w:rsidRPr="00471595" w:rsidRDefault="00AD35EB" w:rsidP="00515B04">
      <w:pPr>
        <w:numPr>
          <w:ins w:id="796" w:author="Unknown"/>
        </w:numPr>
        <w:rPr>
          <w:rFonts w:ascii="Montserrat" w:hAnsi="Montserrat"/>
          <w:sz w:val="24"/>
        </w:rPr>
      </w:pPr>
      <w:r w:rsidRPr="00471595">
        <w:rPr>
          <w:rFonts w:ascii="Montserrat" w:hAnsi="Montserrat"/>
          <w:sz w:val="24"/>
        </w:rPr>
        <w:tab/>
        <w:t>It would be difficult, to say the least, to explain her sudden appearance among the household when the rest of taelnihayr awoke. But strangers had dropped through the interface without warning before. Anna'je'ara, tightened her other hand on the sheet she wore draped around her and rose silently from the bed. With deft movements she drew the drapes tight over the windows to block out the early light. On whispering feet she withdrew from the room, meeting her friend and lover at the door. Vai'aoun looked at je'ara carefully before escorting her to an alcove to discuss what was to be done.</w:t>
      </w:r>
    </w:p>
    <w:p w14:paraId="3246D0D4" w14:textId="656730C3" w:rsidR="00AD35EB" w:rsidRPr="00471595" w:rsidRDefault="00AD35EB" w:rsidP="00515B04">
      <w:pPr>
        <w:numPr>
          <w:ins w:id="79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The resemblance is unmistakable</w:t>
      </w:r>
      <w:r w:rsidR="00295153" w:rsidRPr="00471595">
        <w:rPr>
          <w:rFonts w:ascii="Montserrat" w:hAnsi="Montserrat"/>
          <w:sz w:val="24"/>
        </w:rPr>
        <w:t xml:space="preserve"> but</w:t>
      </w:r>
      <w:r w:rsidRPr="00471595">
        <w:rPr>
          <w:rFonts w:ascii="Montserrat" w:hAnsi="Montserrat"/>
          <w:sz w:val="24"/>
        </w:rPr>
        <w:t xml:space="preserve"> she is aelyn. How do you plan to explain it?</w:t>
      </w:r>
      <w:r w:rsidR="000264CD" w:rsidRPr="00471595">
        <w:rPr>
          <w:rFonts w:ascii="Montserrat" w:hAnsi="Montserrat"/>
          <w:sz w:val="24"/>
        </w:rPr>
        <w:t>”</w:t>
      </w:r>
      <w:r w:rsidRPr="00471595">
        <w:rPr>
          <w:rFonts w:ascii="Montserrat" w:hAnsi="Montserrat"/>
          <w:sz w:val="24"/>
        </w:rPr>
        <w:t xml:space="preserve"> Aoun, anna'je'ara's shadow, asked. Her face was a careful mask over her emotions. Aoun, standing nude, could not hide from the symmetry between her own slender and athletic body and that of the girl they had left in the bed. Anna'je'ara frowned and turned away in silence. Aoun watched her friend's profile for several minutes waiting before raising her hand to the lyn's arm. </w:t>
      </w:r>
      <w:r w:rsidR="000264CD" w:rsidRPr="00471595">
        <w:rPr>
          <w:rFonts w:ascii="Montserrat" w:hAnsi="Montserrat"/>
          <w:sz w:val="24"/>
        </w:rPr>
        <w:t>“</w:t>
      </w:r>
      <w:r w:rsidRPr="00471595">
        <w:rPr>
          <w:rFonts w:ascii="Montserrat" w:hAnsi="Montserrat"/>
          <w:sz w:val="24"/>
        </w:rPr>
        <w:t>Anen...</w:t>
      </w:r>
      <w:r w:rsidR="000264CD" w:rsidRPr="00471595">
        <w:rPr>
          <w:rFonts w:ascii="Montserrat" w:hAnsi="Montserrat"/>
          <w:sz w:val="24"/>
        </w:rPr>
        <w:t>”</w:t>
      </w:r>
    </w:p>
    <w:p w14:paraId="61C632C0" w14:textId="20D24877" w:rsidR="00AD35EB" w:rsidRPr="00471595" w:rsidRDefault="00AD35EB" w:rsidP="00515B04">
      <w:pPr>
        <w:numPr>
          <w:ins w:id="79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Like you are aelyn?</w:t>
      </w:r>
      <w:r w:rsidR="000264CD" w:rsidRPr="00471595">
        <w:rPr>
          <w:rFonts w:ascii="Montserrat" w:hAnsi="Montserrat"/>
          <w:sz w:val="24"/>
        </w:rPr>
        <w:t>”</w:t>
      </w:r>
      <w:r w:rsidRPr="00471595">
        <w:rPr>
          <w:rFonts w:ascii="Montserrat" w:hAnsi="Montserrat"/>
          <w:sz w:val="24"/>
        </w:rPr>
        <w:t xml:space="preserve"> Anna'je'ara hissed at the use of the familiar name, cutting aoun off. She turned back and apologized to her friend with her eyes. She spoke with a sad, wry smile, </w:t>
      </w:r>
      <w:r w:rsidR="000264CD" w:rsidRPr="00471595">
        <w:rPr>
          <w:rFonts w:ascii="Montserrat" w:hAnsi="Montserrat"/>
          <w:sz w:val="24"/>
        </w:rPr>
        <w:t>“</w:t>
      </w:r>
      <w:r w:rsidRPr="00471595">
        <w:rPr>
          <w:rFonts w:ascii="Montserrat" w:hAnsi="Montserrat"/>
          <w:sz w:val="24"/>
        </w:rPr>
        <w:t>I don't plan to explain anything, vaon. There are no words that will make a difference in people's minds. We broke the law. But no one in this house will dare speak what they cannot help but think. We will have a little time, at least,</w:t>
      </w:r>
      <w:r w:rsidR="000264CD" w:rsidRPr="00471595">
        <w:rPr>
          <w:rFonts w:ascii="Montserrat" w:hAnsi="Montserrat"/>
          <w:sz w:val="24"/>
        </w:rPr>
        <w:t>”</w:t>
      </w:r>
      <w:r w:rsidRPr="00471595">
        <w:rPr>
          <w:rFonts w:ascii="Montserrat" w:hAnsi="Montserrat"/>
          <w:sz w:val="24"/>
        </w:rPr>
        <w:t xml:space="preserve"> anen sighed and looked back at the closed door down the hallway. She laid a hand over aoun's heart. </w:t>
      </w:r>
      <w:r w:rsidR="000264CD" w:rsidRPr="00471595">
        <w:rPr>
          <w:rFonts w:ascii="Montserrat" w:hAnsi="Montserrat"/>
          <w:sz w:val="24"/>
        </w:rPr>
        <w:t>“</w:t>
      </w:r>
      <w:r w:rsidRPr="00471595">
        <w:rPr>
          <w:rFonts w:ascii="Montserrat" w:hAnsi="Montserrat"/>
          <w:sz w:val="24"/>
        </w:rPr>
        <w:t>She will have to go back through the interface. Maybe among the terrans she will have a chance,</w:t>
      </w:r>
      <w:r w:rsidR="000264CD" w:rsidRPr="00471595">
        <w:rPr>
          <w:rFonts w:ascii="Montserrat" w:hAnsi="Montserrat"/>
          <w:sz w:val="24"/>
        </w:rPr>
        <w:t>”</w:t>
      </w:r>
      <w:r w:rsidRPr="00471595">
        <w:rPr>
          <w:rFonts w:ascii="Montserrat" w:hAnsi="Montserrat"/>
          <w:sz w:val="24"/>
        </w:rPr>
        <w:t xml:space="preserve"> she mused. </w:t>
      </w:r>
    </w:p>
    <w:p w14:paraId="0B95D282" w14:textId="51398C9D" w:rsidR="00AD35EB" w:rsidRPr="00471595" w:rsidRDefault="00AD35EB" w:rsidP="00515B04">
      <w:pPr>
        <w:numPr>
          <w:ins w:id="799" w:author="Unknown"/>
        </w:numPr>
        <w:rPr>
          <w:rFonts w:ascii="Montserrat" w:hAnsi="Montserrat"/>
          <w:sz w:val="24"/>
        </w:rPr>
      </w:pPr>
      <w:r w:rsidRPr="00471595">
        <w:rPr>
          <w:rFonts w:ascii="Montserrat" w:hAnsi="Montserrat"/>
          <w:sz w:val="24"/>
        </w:rPr>
        <w:tab/>
        <w:t xml:space="preserve">Aoun folded her own hands over the anen's. The terrans were </w:t>
      </w:r>
      <w:r w:rsidR="00201AA5" w:rsidRPr="00471595">
        <w:rPr>
          <w:rFonts w:ascii="Montserrat" w:hAnsi="Montserrat"/>
          <w:sz w:val="24"/>
        </w:rPr>
        <w:t>Alyn</w:t>
      </w:r>
      <w:r w:rsidRPr="00471595">
        <w:rPr>
          <w:rFonts w:ascii="Montserrat" w:hAnsi="Montserrat"/>
          <w:sz w:val="24"/>
        </w:rPr>
        <w:t xml:space="preserve">, male and female. Their child would not stand out like anen would. The lyn were a much older race, identical to the younger </w:t>
      </w:r>
      <w:r w:rsidR="00201AA5" w:rsidRPr="00471595">
        <w:rPr>
          <w:rFonts w:ascii="Montserrat" w:hAnsi="Montserrat"/>
          <w:sz w:val="24"/>
        </w:rPr>
        <w:t>Alyn</w:t>
      </w:r>
      <w:r w:rsidRPr="00471595">
        <w:rPr>
          <w:rFonts w:ascii="Montserrat" w:hAnsi="Montserrat"/>
          <w:sz w:val="24"/>
        </w:rPr>
        <w:t xml:space="preserve"> race in every way but gender, capable of both sexual and asexual reproduction within their single gender. When lyn had discovered </w:t>
      </w:r>
      <w:r w:rsidR="00201AA5" w:rsidRPr="00471595">
        <w:rPr>
          <w:rFonts w:ascii="Montserrat" w:hAnsi="Montserrat"/>
          <w:sz w:val="24"/>
        </w:rPr>
        <w:t>Alyn</w:t>
      </w:r>
      <w:r w:rsidRPr="00471595">
        <w:rPr>
          <w:rFonts w:ascii="Montserrat" w:hAnsi="Montserrat"/>
          <w:sz w:val="24"/>
        </w:rPr>
        <w:t xml:space="preserve">, </w:t>
      </w:r>
      <w:r w:rsidR="00201AA5" w:rsidRPr="00471595">
        <w:rPr>
          <w:rFonts w:ascii="Montserrat" w:hAnsi="Montserrat"/>
          <w:sz w:val="24"/>
        </w:rPr>
        <w:t>Alyn</w:t>
      </w:r>
      <w:r w:rsidRPr="00471595">
        <w:rPr>
          <w:rFonts w:ascii="Montserrat" w:hAnsi="Montserrat"/>
          <w:sz w:val="24"/>
        </w:rPr>
        <w:t xml:space="preserve"> had been living as animals. Lyn had been delighted to adopt </w:t>
      </w:r>
      <w:r w:rsidR="00201AA5" w:rsidRPr="00471595">
        <w:rPr>
          <w:rFonts w:ascii="Montserrat" w:hAnsi="Montserrat"/>
          <w:sz w:val="24"/>
        </w:rPr>
        <w:t>Alyn</w:t>
      </w:r>
      <w:r w:rsidRPr="00471595">
        <w:rPr>
          <w:rFonts w:ascii="Montserrat" w:hAnsi="Montserrat"/>
          <w:sz w:val="24"/>
        </w:rPr>
        <w:t xml:space="preserve"> and domesticate that convergent species—until the lyn as a whole realized that their pets were so genetically compatible they were actually breeding with lyn. Scores of millennia had not been sufficient to quell the outrage of that discovery. </w:t>
      </w:r>
    </w:p>
    <w:p w14:paraId="0DB98824" w14:textId="1ED06200" w:rsidR="00AD35EB" w:rsidRPr="00471595" w:rsidRDefault="00AD35EB" w:rsidP="00515B04">
      <w:pPr>
        <w:numPr>
          <w:ins w:id="800" w:author="Unknown"/>
        </w:numPr>
        <w:rPr>
          <w:rFonts w:ascii="Montserrat" w:hAnsi="Montserrat"/>
          <w:sz w:val="24"/>
        </w:rPr>
      </w:pPr>
      <w:r w:rsidRPr="00471595">
        <w:rPr>
          <w:rFonts w:ascii="Montserrat" w:hAnsi="Montserrat"/>
          <w:sz w:val="24"/>
        </w:rPr>
        <w:tab/>
        <w:t xml:space="preserve">That uproar had been nothing beside what had happened when aoun's kind had discovered their own compatibility with the </w:t>
      </w:r>
      <w:r w:rsidR="00201AA5" w:rsidRPr="00471595">
        <w:rPr>
          <w:rFonts w:ascii="Montserrat" w:hAnsi="Montserrat"/>
          <w:sz w:val="24"/>
        </w:rPr>
        <w:t>Alyn</w:t>
      </w:r>
      <w:r w:rsidRPr="00471595">
        <w:rPr>
          <w:rFonts w:ascii="Montserrat" w:hAnsi="Montserrat"/>
          <w:sz w:val="24"/>
        </w:rPr>
        <w:t xml:space="preserve">. Aoun turned her thoughts away from that with painful determination. Aoun focused back on their ill-conceived child. </w:t>
      </w:r>
      <w:r w:rsidR="000264CD" w:rsidRPr="00471595">
        <w:rPr>
          <w:rFonts w:ascii="Montserrat" w:hAnsi="Montserrat"/>
          <w:sz w:val="24"/>
        </w:rPr>
        <w:t>“</w:t>
      </w:r>
      <w:r w:rsidRPr="00471595">
        <w:rPr>
          <w:rFonts w:ascii="Montserrat" w:hAnsi="Montserrat"/>
          <w:sz w:val="24"/>
        </w:rPr>
        <w:t>There is a chance,</w:t>
      </w:r>
      <w:r w:rsidR="000264CD" w:rsidRPr="00471595">
        <w:rPr>
          <w:rFonts w:ascii="Montserrat" w:hAnsi="Montserrat"/>
          <w:sz w:val="24"/>
        </w:rPr>
        <w:t>”</w:t>
      </w:r>
      <w:r w:rsidRPr="00471595">
        <w:rPr>
          <w:rFonts w:ascii="Montserrat" w:hAnsi="Montserrat"/>
          <w:sz w:val="24"/>
        </w:rPr>
        <w:t xml:space="preserve"> the shadow began thoughtfully, </w:t>
      </w:r>
      <w:r w:rsidR="000264CD" w:rsidRPr="00471595">
        <w:rPr>
          <w:rFonts w:ascii="Montserrat" w:hAnsi="Montserrat"/>
          <w:sz w:val="24"/>
        </w:rPr>
        <w:t>“</w:t>
      </w:r>
      <w:r w:rsidRPr="00471595">
        <w:rPr>
          <w:rFonts w:ascii="Montserrat" w:hAnsi="Montserrat"/>
          <w:sz w:val="24"/>
        </w:rPr>
        <w:t>we can't escape the consequences of what we have done</w:t>
      </w:r>
      <w:r w:rsidR="00295153" w:rsidRPr="00471595">
        <w:rPr>
          <w:rFonts w:ascii="Montserrat" w:hAnsi="Montserrat"/>
          <w:sz w:val="24"/>
        </w:rPr>
        <w:t xml:space="preserve"> but</w:t>
      </w:r>
      <w:r w:rsidRPr="00471595">
        <w:rPr>
          <w:rFonts w:ascii="Montserrat" w:hAnsi="Montserrat"/>
          <w:sz w:val="24"/>
        </w:rPr>
        <w:t xml:space="preserve"> we might be able to salvage her at least. They cannot know exactly what she is, no matter what they will suspect. It won't even be possible to determine what she is until she herself fully realizes it</w:t>
      </w:r>
      <w:r w:rsidR="00295153" w:rsidRPr="00471595">
        <w:rPr>
          <w:rFonts w:ascii="Montserrat" w:hAnsi="Montserrat"/>
          <w:sz w:val="24"/>
        </w:rPr>
        <w:t xml:space="preserve"> and</w:t>
      </w:r>
      <w:r w:rsidRPr="00471595">
        <w:rPr>
          <w:rFonts w:ascii="Montserrat" w:hAnsi="Montserrat"/>
          <w:sz w:val="24"/>
        </w:rPr>
        <w:t xml:space="preserve"> from what I saw tonight, she is a long way from that. That first moment was too great a shock for her. We can't deny she's your daughter</w:t>
      </w:r>
      <w:r w:rsidR="00295153" w:rsidRPr="00471595">
        <w:rPr>
          <w:rFonts w:ascii="Montserrat" w:hAnsi="Montserrat"/>
          <w:sz w:val="24"/>
        </w:rPr>
        <w:t xml:space="preserve"> but</w:t>
      </w:r>
      <w:r w:rsidRPr="00471595">
        <w:rPr>
          <w:rFonts w:ascii="Montserrat" w:hAnsi="Montserrat"/>
          <w:sz w:val="24"/>
        </w:rPr>
        <w:t xml:space="preserve"> there is no account of your affairs during your time among the humans...</w:t>
      </w:r>
      <w:r w:rsidR="000264CD" w:rsidRPr="00471595">
        <w:rPr>
          <w:rFonts w:ascii="Montserrat" w:hAnsi="Montserrat"/>
          <w:sz w:val="24"/>
        </w:rPr>
        <w:t>”</w:t>
      </w:r>
    </w:p>
    <w:p w14:paraId="21A8886C" w14:textId="14FDC546" w:rsidR="00AD35EB" w:rsidRPr="00471595" w:rsidRDefault="00AD35EB" w:rsidP="00515B04">
      <w:pPr>
        <w:numPr>
          <w:ins w:id="801" w:author="Unknown"/>
        </w:numPr>
        <w:rPr>
          <w:rFonts w:ascii="Montserrat" w:hAnsi="Montserrat"/>
          <w:sz w:val="24"/>
        </w:rPr>
      </w:pPr>
      <w:r w:rsidRPr="00471595">
        <w:rPr>
          <w:rFonts w:ascii="Montserrat" w:hAnsi="Montserrat"/>
          <w:sz w:val="24"/>
        </w:rPr>
        <w:tab/>
        <w:t xml:space="preserve">Anna'je'ara did not need much encouragement to follow where her faithful shadow was leading, </w:t>
      </w:r>
      <w:r w:rsidR="000264CD" w:rsidRPr="00471595">
        <w:rPr>
          <w:rFonts w:ascii="Montserrat" w:hAnsi="Montserrat"/>
          <w:sz w:val="24"/>
        </w:rPr>
        <w:t>“</w:t>
      </w:r>
      <w:r w:rsidRPr="00471595">
        <w:rPr>
          <w:rFonts w:ascii="Montserrat" w:hAnsi="Montserrat"/>
          <w:sz w:val="24"/>
        </w:rPr>
        <w:t>and it is common knowledge that transiting the interface without a guide across such a depth as separates anth from the aegis can cause severe mental damage or confusion. Yes, there really is no harm in recognizing her at least until her mind recovers enough to survive the passage to ajea.</w:t>
      </w:r>
      <w:r w:rsidR="000264CD" w:rsidRPr="00471595">
        <w:rPr>
          <w:rFonts w:ascii="Montserrat" w:hAnsi="Montserrat"/>
          <w:sz w:val="24"/>
        </w:rPr>
        <w:t>”</w:t>
      </w:r>
      <w:r w:rsidRPr="00471595">
        <w:rPr>
          <w:rFonts w:ascii="Montserrat" w:hAnsi="Montserrat"/>
          <w:sz w:val="24"/>
        </w:rPr>
        <w:t xml:space="preserve"> Anen leaned into her shadow and draped the sheet around them both. They held each other in silence as light filtered in through narrow windows with the gathering dawn. As of yet, they had avoided thinking of the price they must inevitably pay for exceeding the bounds of their intimate working relationship. They would die for their love. They accepted that. What they might do to protect the embodiment of that love did not bear thinking on.</w:t>
      </w:r>
    </w:p>
    <w:p w14:paraId="5955D7E8" w14:textId="77777777" w:rsidR="00201AA5" w:rsidRPr="00471595" w:rsidRDefault="00201AA5" w:rsidP="00515B04">
      <w:pPr>
        <w:rPr>
          <w:rFonts w:ascii="Montserrat" w:hAnsi="Montserrat"/>
          <w:sz w:val="24"/>
        </w:rPr>
      </w:pPr>
    </w:p>
    <w:p w14:paraId="4D48C82E"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7C3471F0" w14:textId="77777777" w:rsidR="00201AA5" w:rsidRPr="00471595" w:rsidRDefault="00201AA5" w:rsidP="00515B04">
      <w:pPr>
        <w:rPr>
          <w:rFonts w:ascii="Montserrat" w:hAnsi="Montserrat"/>
          <w:sz w:val="24"/>
        </w:rPr>
      </w:pPr>
    </w:p>
    <w:p w14:paraId="14DDC0E3" w14:textId="77777777" w:rsidR="00AD35EB" w:rsidRPr="00471595" w:rsidRDefault="00AD35EB" w:rsidP="00515B04">
      <w:pPr>
        <w:numPr>
          <w:ins w:id="802" w:author="Unknown"/>
        </w:numPr>
        <w:rPr>
          <w:rFonts w:ascii="Montserrat" w:hAnsi="Montserrat"/>
          <w:sz w:val="24"/>
        </w:rPr>
      </w:pPr>
      <w:r w:rsidRPr="00471595">
        <w:rPr>
          <w:rFonts w:ascii="Montserrat" w:hAnsi="Montserrat"/>
          <w:sz w:val="24"/>
        </w:rPr>
        <w:tab/>
        <w:t xml:space="preserve">Her dreams struggled between chaos and oblivion. She was absently aware that she was dreaming. Her mind was a riot of memories and emotions, many conflicting and disjointing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question and it had eluded her several times already. </w:t>
      </w:r>
    </w:p>
    <w:p w14:paraId="1A3D93AB" w14:textId="77777777" w:rsidR="00AD35EB" w:rsidRPr="00471595" w:rsidRDefault="00AD35EB" w:rsidP="00515B04">
      <w:pPr>
        <w:numPr>
          <w:ins w:id="803" w:author="Unknown"/>
        </w:numPr>
        <w:rPr>
          <w:rFonts w:ascii="Montserrat" w:hAnsi="Montserrat"/>
          <w:sz w:val="24"/>
        </w:rPr>
      </w:pPr>
      <w:r w:rsidRPr="00471595">
        <w:rPr>
          <w:rFonts w:ascii="Montserrat" w:hAnsi="Montserrat"/>
          <w:sz w:val="24"/>
        </w:rPr>
        <w:tab/>
        <w:t xml:space="preserve">Clenching her teeth, she narrowed her focus, pulling her attention away from the distracting images. The dreamscape misted and grayed about her as she struggled with the evasive memory of dreaming. As her mind gathered around her query she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14:paraId="4756BA5F" w14:textId="58B71CB7" w:rsidR="00AD35EB" w:rsidRPr="00471595" w:rsidRDefault="00AD35EB" w:rsidP="00515B04">
      <w:pPr>
        <w:numPr>
          <w:ins w:id="804" w:author="Unknown"/>
        </w:numPr>
        <w:rPr>
          <w:rFonts w:ascii="Montserrat" w:hAnsi="Montserrat"/>
          <w:sz w:val="24"/>
        </w:rPr>
      </w:pPr>
      <w:r w:rsidRPr="00471595">
        <w:rPr>
          <w:rFonts w:ascii="Montserrat" w:hAnsi="Montserrat"/>
          <w:sz w:val="24"/>
        </w:rPr>
        <w:tab/>
        <w:t>Merciful oblivion floated beyond her reach, an impenetrable sea. She twisted, she writhed</w:t>
      </w:r>
      <w:r w:rsidR="00295153" w:rsidRPr="00471595">
        <w:rPr>
          <w:rFonts w:ascii="Montserrat" w:hAnsi="Montserrat"/>
          <w:sz w:val="24"/>
        </w:rPr>
        <w:t xml:space="preserve"> but</w:t>
      </w:r>
      <w:r w:rsidRPr="00471595">
        <w:rPr>
          <w:rFonts w:ascii="Montserrat" w:hAnsi="Montserrat"/>
          <w:sz w:val="24"/>
        </w:rPr>
        <w:t xml:space="preserve"> every move only loosened the contours of her private universe. Every sensation became cleaner, sharper. A laser shearing through dissipating smoke as her mind flowed beyond it into the cold abyss. Searing and electric. Endless. I know this and I know I can't escape this.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ecstasy—av—a word, a concept of beginning and ending and change</w:t>
      </w:r>
      <w:r w:rsidR="00295153" w:rsidRPr="00471595">
        <w:rPr>
          <w:rFonts w:ascii="Montserrat" w:hAnsi="Montserrat"/>
          <w:sz w:val="24"/>
        </w:rPr>
        <w:t xml:space="preserve"> but</w:t>
      </w:r>
      <w:r w:rsidRPr="00471595">
        <w:rPr>
          <w:rFonts w:ascii="Montserrat" w:hAnsi="Montserrat"/>
          <w:sz w:val="24"/>
        </w:rPr>
        <w:t xml:space="preserve"> the thought seemed inexpressible. Unbearable. She coiled around another scream but the echoes reached her before she could start. The echoes swallowed her. The shadows twisted and coiled about her, piercing and penetrating her. Their convolutions reduced to strands of silk. Gossamer sheets of tangled cobwebs that settle and cling to trap her ephemeral awareness. The growing weight of weave becoming sensation. A body; taunting a still waking mind's understanding. </w:t>
      </w:r>
    </w:p>
    <w:p w14:paraId="6538B1A4" w14:textId="7629E020" w:rsidR="00AD35EB" w:rsidRPr="00471595" w:rsidRDefault="00AD35EB" w:rsidP="00515B04">
      <w:pPr>
        <w:numPr>
          <w:ins w:id="805" w:author="Unknown"/>
        </w:numPr>
        <w:rPr>
          <w:rFonts w:ascii="Montserrat" w:hAnsi="Montserrat"/>
          <w:sz w:val="24"/>
        </w:rPr>
      </w:pPr>
      <w:r w:rsidRPr="00471595">
        <w:rPr>
          <w:rFonts w:ascii="Montserrat" w:hAnsi="Montserrat"/>
          <w:sz w:val="24"/>
        </w:rPr>
        <w:tab/>
        <w:t>Awakening brought it s own confusion. Listless thoughts drifted toward the last echo</w:t>
      </w:r>
      <w:r w:rsidR="00295153" w:rsidRPr="00471595">
        <w:rPr>
          <w:rFonts w:ascii="Montserrat" w:hAnsi="Montserrat"/>
          <w:sz w:val="24"/>
        </w:rPr>
        <w:t xml:space="preserve"> and</w:t>
      </w:r>
      <w:r w:rsidRPr="00471595">
        <w:rPr>
          <w:rFonts w:ascii="Montserrat" w:hAnsi="Montserrat"/>
          <w:sz w:val="24"/>
        </w:rPr>
        <w:t xml:space="preserve"> it threatened to escape her comprehension. It struck her suddenly, a sense of identity. It had been her name that had caught her attention in the dream. Then she frowned. Oddly, while it felt right, she could not remember actually ever having been called by that name. This uncertainty knotted into a kind of pain; a vain struggle to find a memory, a sense of past to attach her present awareness to. While a part of her panicked at the absence of continuity, the rest of her harkened to explore</w:t>
      </w:r>
      <w:r w:rsidR="00295153" w:rsidRPr="00471595">
        <w:rPr>
          <w:rFonts w:ascii="Montserrat" w:hAnsi="Montserrat"/>
          <w:sz w:val="24"/>
        </w:rPr>
        <w:t xml:space="preserve"> and</w:t>
      </w:r>
      <w:r w:rsidRPr="00471595">
        <w:rPr>
          <w:rFonts w:ascii="Montserrat" w:hAnsi="Montserrat"/>
          <w:sz w:val="24"/>
        </w:rPr>
        <w:t xml:space="preserve"> thus connect with world that sensation described. So she opened her eyes. Muted light seeped through the draped windows. The heavy down comforter pressed her body's heat back on her. Av sat up and the cover slid from her shoulder to bunch up in her lap. She smiled at the warm familiarity of the room around her. </w:t>
      </w:r>
    </w:p>
    <w:p w14:paraId="4B03C655" w14:textId="638DD236" w:rsidR="00AD35EB" w:rsidRPr="00471595" w:rsidRDefault="00AD35EB" w:rsidP="00515B04">
      <w:pPr>
        <w:numPr>
          <w:ins w:id="806" w:author="Unknown"/>
        </w:numPr>
        <w:rPr>
          <w:rFonts w:ascii="Montserrat" w:hAnsi="Montserrat"/>
          <w:sz w:val="24"/>
        </w:rPr>
      </w:pPr>
      <w:r w:rsidRPr="00471595">
        <w:rPr>
          <w:rFonts w:ascii="Montserrat" w:hAnsi="Montserrat"/>
          <w:sz w:val="24"/>
        </w:rPr>
        <w:tab/>
        <w:t>A glint sparked in her eye</w:t>
      </w:r>
      <w:r w:rsidR="00295153" w:rsidRPr="00471595">
        <w:rPr>
          <w:rFonts w:ascii="Montserrat" w:hAnsi="Montserrat"/>
          <w:sz w:val="24"/>
        </w:rPr>
        <w:t xml:space="preserve"> and</w:t>
      </w:r>
      <w:r w:rsidRPr="00471595">
        <w:rPr>
          <w:rFonts w:ascii="Montserrat" w:hAnsi="Montserrat"/>
          <w:sz w:val="24"/>
        </w:rPr>
        <w:t xml:space="preserve"> she slid powerfully from the bed, dragging away the comforter—the only covering she had needed apparently. It slid fluidly off of her and pooled on the hardwood floor unnoticed. Turning triumphantly, to see what else she recognized, she happened to catch a glimpse of herself in the picture mirror on the wall.</w:t>
      </w:r>
    </w:p>
    <w:p w14:paraId="78B99C32" w14:textId="77777777" w:rsidR="00201AA5" w:rsidRPr="00471595" w:rsidRDefault="00201AA5" w:rsidP="00515B04">
      <w:pPr>
        <w:rPr>
          <w:rFonts w:ascii="Montserrat" w:hAnsi="Montserrat"/>
          <w:sz w:val="24"/>
        </w:rPr>
      </w:pPr>
    </w:p>
    <w:p w14:paraId="03AA28CC"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31EBCCB0" w14:textId="77777777" w:rsidR="00201AA5" w:rsidRPr="00471595" w:rsidRDefault="00201AA5" w:rsidP="00515B04">
      <w:pPr>
        <w:rPr>
          <w:rFonts w:ascii="Montserrat" w:hAnsi="Montserrat"/>
          <w:sz w:val="24"/>
        </w:rPr>
      </w:pPr>
    </w:p>
    <w:p w14:paraId="6D7A47ED" w14:textId="77777777" w:rsidR="00AD35EB" w:rsidRPr="00471595" w:rsidRDefault="00AD35EB" w:rsidP="00515B04">
      <w:pPr>
        <w:numPr>
          <w:ins w:id="807" w:author="Unknown"/>
        </w:numPr>
        <w:rPr>
          <w:rFonts w:ascii="Montserrat" w:hAnsi="Montserrat"/>
          <w:sz w:val="24"/>
        </w:rPr>
      </w:pPr>
      <w:r w:rsidRPr="00471595">
        <w:rPr>
          <w:rFonts w:ascii="Montserrat" w:hAnsi="Montserrat"/>
          <w:sz w:val="24"/>
        </w:rPr>
        <w:tab/>
        <w:t>That is, approximately 1.267650600228 { rank or title } 1030 n (newtons, or the force necessary to accelerate one kilogram at one meter per second, squared) at the low end of class three. Which translates into force capable of accelerating a mass of 1,267,650,600,228,000,000,000,000,000,000 kg at 1 m/s2</w:t>
      </w:r>
    </w:p>
    <w:p w14:paraId="072650BA" w14:textId="77777777" w:rsidR="00AD35EB" w:rsidRPr="00471595" w:rsidRDefault="00AD35EB" w:rsidP="00515B04">
      <w:pPr>
        <w:numPr>
          <w:ins w:id="808" w:author="Unknown"/>
        </w:numPr>
        <w:rPr>
          <w:rFonts w:ascii="Montserrat" w:hAnsi="Montserrat"/>
          <w:sz w:val="24"/>
        </w:rPr>
      </w:pPr>
    </w:p>
    <w:p w14:paraId="63F3AC56" w14:textId="58B7AA69" w:rsidR="00AD35EB" w:rsidRPr="00471595" w:rsidRDefault="00AD35EB" w:rsidP="00515B04">
      <w:pPr>
        <w:numPr>
          <w:ins w:id="809" w:author="Unknown"/>
        </w:numPr>
        <w:rPr>
          <w:rFonts w:ascii="Montserrat" w:hAnsi="Montserrat"/>
          <w:sz w:val="24"/>
        </w:rPr>
      </w:pPr>
      <w:r w:rsidRPr="00471595">
        <w:rPr>
          <w:rFonts w:ascii="Montserrat" w:hAnsi="Montserrat"/>
          <w:sz w:val="24"/>
        </w:rPr>
        <w:tab/>
        <w:t>Mass of earth: 5.974 { rank or title } 1024 kg</w:t>
      </w:r>
      <w:r w:rsidR="00201AA5" w:rsidRPr="00471595">
        <w:rPr>
          <w:rFonts w:ascii="Montserrat" w:hAnsi="Montserrat"/>
          <w:sz w:val="24"/>
        </w:rPr>
        <w:t xml:space="preserve"> &lt;&gt; </w:t>
      </w:r>
      <w:r w:rsidRPr="00471595">
        <w:rPr>
          <w:rFonts w:ascii="Montserrat" w:hAnsi="Montserrat"/>
          <w:sz w:val="24"/>
        </w:rPr>
        <w:t>5,974,000,000,000,000,000,000,000 kg</w:t>
      </w:r>
    </w:p>
    <w:p w14:paraId="162744FF" w14:textId="77777777" w:rsidR="00AD35EB" w:rsidRPr="00471595" w:rsidRDefault="00AD35EB" w:rsidP="00515B04">
      <w:pPr>
        <w:numPr>
          <w:ins w:id="810" w:author="Unknown"/>
        </w:numPr>
        <w:rPr>
          <w:rFonts w:ascii="Montserrat" w:hAnsi="Montserrat"/>
          <w:sz w:val="24"/>
        </w:rPr>
      </w:pPr>
    </w:p>
    <w:p w14:paraId="7B8EB7BC" w14:textId="77777777" w:rsidR="00AD35EB" w:rsidRPr="00471595" w:rsidRDefault="00AD35EB" w:rsidP="00515B04">
      <w:pPr>
        <w:numPr>
          <w:ins w:id="811" w:author="Unknown"/>
        </w:numPr>
        <w:rPr>
          <w:rFonts w:ascii="Montserrat" w:hAnsi="Montserrat"/>
          <w:sz w:val="24"/>
        </w:rPr>
      </w:pPr>
      <w:r w:rsidRPr="00471595">
        <w:rPr>
          <w:rFonts w:ascii="Montserrat" w:hAnsi="Montserrat"/>
          <w:sz w:val="24"/>
        </w:rPr>
        <w:tab/>
        <w:t xml:space="preserve">1.267650600228 { rank or title } 1030 n / 5.974 { rank or title } 1024 kg = 212,194.6100148 m/s2 </w:t>
      </w:r>
    </w:p>
    <w:p w14:paraId="2D2BA3FB" w14:textId="77777777" w:rsidR="00AD35EB" w:rsidRPr="00471595" w:rsidRDefault="00AD35EB" w:rsidP="00515B04">
      <w:pPr>
        <w:numPr>
          <w:ins w:id="812" w:author="Unknown"/>
        </w:numPr>
        <w:rPr>
          <w:rFonts w:ascii="Montserrat" w:hAnsi="Montserrat"/>
          <w:sz w:val="24"/>
        </w:rPr>
      </w:pPr>
      <w:r w:rsidRPr="00471595">
        <w:rPr>
          <w:rFonts w:ascii="Montserrat" w:hAnsi="Montserrat"/>
          <w:sz w:val="24"/>
        </w:rPr>
        <w:tab/>
        <w:t>or 212.1946100148 km/s2</w:t>
      </w:r>
    </w:p>
    <w:p w14:paraId="7E3E913F" w14:textId="77777777" w:rsidR="00AD35EB" w:rsidRPr="00471595" w:rsidRDefault="00AD35EB" w:rsidP="00515B04">
      <w:pPr>
        <w:numPr>
          <w:ins w:id="813" w:author="Unknown"/>
        </w:numPr>
        <w:rPr>
          <w:rFonts w:ascii="Montserrat" w:hAnsi="Montserrat"/>
          <w:sz w:val="24"/>
        </w:rPr>
      </w:pPr>
    </w:p>
    <w:p w14:paraId="41571F83" w14:textId="4DBEBE4C" w:rsidR="00AD35EB" w:rsidRPr="00471595" w:rsidRDefault="00AD35EB" w:rsidP="00515B04">
      <w:pPr>
        <w:numPr>
          <w:ins w:id="814" w:author="Unknown"/>
        </w:numPr>
        <w:rPr>
          <w:rFonts w:ascii="Montserrat" w:hAnsi="Montserrat"/>
          <w:sz w:val="24"/>
        </w:rPr>
      </w:pPr>
      <w:r w:rsidRPr="00471595">
        <w:rPr>
          <w:rFonts w:ascii="Montserrat" w:hAnsi="Montserrat"/>
          <w:sz w:val="24"/>
        </w:rPr>
        <w:tab/>
        <w:t>Mass of sol: 1.989019404 { rank or title } 1030</w:t>
      </w:r>
      <w:r w:rsidR="00201AA5" w:rsidRPr="00471595">
        <w:rPr>
          <w:rFonts w:ascii="Montserrat" w:hAnsi="Montserrat"/>
          <w:sz w:val="24"/>
        </w:rPr>
        <w:t xml:space="preserve"> &lt;&gt; </w:t>
      </w:r>
      <w:r w:rsidRPr="00471595">
        <w:rPr>
          <w:rFonts w:ascii="Montserrat" w:hAnsi="Montserrat"/>
          <w:sz w:val="24"/>
        </w:rPr>
        <w:t>1,989,019,404,000,000,000,000,000,000,000 kg</w:t>
      </w:r>
    </w:p>
    <w:p w14:paraId="4660C7B8" w14:textId="77777777" w:rsidR="00AD35EB" w:rsidRPr="00471595" w:rsidRDefault="00AD35EB" w:rsidP="00515B04">
      <w:pPr>
        <w:numPr>
          <w:ins w:id="815" w:author="Unknown"/>
        </w:numPr>
        <w:rPr>
          <w:rFonts w:ascii="Montserrat" w:hAnsi="Montserrat"/>
          <w:sz w:val="24"/>
        </w:rPr>
      </w:pPr>
    </w:p>
    <w:p w14:paraId="09DAC39A" w14:textId="0785EDBB" w:rsidR="00201AA5" w:rsidRPr="00471595" w:rsidRDefault="00AD35EB" w:rsidP="00515B04">
      <w:pPr>
        <w:numPr>
          <w:ins w:id="816" w:author="Unknown"/>
        </w:numPr>
        <w:rPr>
          <w:rFonts w:ascii="Montserrat" w:hAnsi="Montserrat"/>
          <w:sz w:val="24"/>
        </w:rPr>
      </w:pPr>
      <w:r w:rsidRPr="00471595">
        <w:rPr>
          <w:rFonts w:ascii="Montserrat" w:hAnsi="Montserrat"/>
          <w:sz w:val="24"/>
        </w:rPr>
        <w:tab/>
        <w:t>1.267650600228 { rank or title } 1030 n / 1.989019404 { rank or title } 1030 kg = 0.6373244009982 m/s2</w:t>
      </w:r>
    </w:p>
    <w:p w14:paraId="33DA5FE9" w14:textId="59A7A76E" w:rsidR="00201AA5" w:rsidRPr="00471595" w:rsidRDefault="00201AA5" w:rsidP="00515B04">
      <w:pPr>
        <w:pStyle w:val="VerticalBrace"/>
        <w:rPr>
          <w:rFonts w:ascii="Montserrat" w:hAnsi="Montserrat"/>
          <w:sz w:val="24"/>
        </w:rPr>
      </w:pPr>
      <w:r w:rsidRPr="00471595">
        <w:rPr>
          <w:rFonts w:ascii="Montserrat" w:hAnsi="Montserrat"/>
          <w:sz w:val="24"/>
        </w:rPr>
        <w:br w:type="page"/>
        <w:t>————————</w:t>
      </w:r>
    </w:p>
    <w:p w14:paraId="5B9E441C" w14:textId="77777777" w:rsidR="00201AA5" w:rsidRPr="00471595" w:rsidRDefault="00201AA5" w:rsidP="00515B04">
      <w:pPr>
        <w:rPr>
          <w:rFonts w:ascii="Montserrat" w:hAnsi="Montserrat"/>
          <w:sz w:val="24"/>
        </w:rPr>
      </w:pPr>
    </w:p>
    <w:p w14:paraId="0077BCE5" w14:textId="21011F08" w:rsidR="00AD35EB" w:rsidRPr="00471595" w:rsidRDefault="00201AA5" w:rsidP="00515B04">
      <w:pPr>
        <w:numPr>
          <w:ins w:id="817" w:author="Unknown"/>
        </w:numPr>
        <w:rPr>
          <w:rFonts w:ascii="Montserrat" w:hAnsi="Montserrat"/>
          <w:sz w:val="24"/>
        </w:rPr>
      </w:pPr>
      <w:r w:rsidRPr="00471595">
        <w:rPr>
          <w:rFonts w:ascii="Montserrat" w:hAnsi="Montserrat"/>
          <w:sz w:val="24"/>
        </w:rPr>
        <w:tab/>
      </w:r>
      <w:r w:rsidR="00AD35EB" w:rsidRPr="00471595">
        <w:rPr>
          <w:rFonts w:ascii="Montserrat" w:hAnsi="Montserrat"/>
          <w:sz w:val="24"/>
        </w:rPr>
        <w:t>Phoenix asked if there was a conference going on. It was just a guess</w:t>
      </w:r>
      <w:r w:rsidR="00295153" w:rsidRPr="00471595">
        <w:rPr>
          <w:rFonts w:ascii="Montserrat" w:hAnsi="Montserrat"/>
          <w:sz w:val="24"/>
        </w:rPr>
        <w:t xml:space="preserve"> but</w:t>
      </w:r>
      <w:r w:rsidR="00AD35EB" w:rsidRPr="00471595">
        <w:rPr>
          <w:rFonts w:ascii="Montserrat" w:hAnsi="Montserrat"/>
          <w:sz w:val="24"/>
        </w:rPr>
        <w:t xml:space="preserve"> it paid off. </w:t>
      </w:r>
      <w:r w:rsidR="000264CD" w:rsidRPr="00471595">
        <w:rPr>
          <w:rFonts w:ascii="Montserrat" w:hAnsi="Montserrat"/>
          <w:sz w:val="24"/>
        </w:rPr>
        <w:t>“</w:t>
      </w:r>
      <w:r w:rsidR="00AD35EB" w:rsidRPr="00471595">
        <w:rPr>
          <w:rFonts w:ascii="Montserrat" w:hAnsi="Montserrat"/>
          <w:sz w:val="24"/>
        </w:rPr>
        <w:t>It was on the news this morning. The Prime Minister of the Solar Authority called for an Assembly. An emergency conference. I can't tell you anything more than that,</w:t>
      </w:r>
      <w:r w:rsidR="000264CD" w:rsidRPr="00471595">
        <w:rPr>
          <w:rFonts w:ascii="Montserrat" w:hAnsi="Montserrat"/>
          <w:sz w:val="24"/>
        </w:rPr>
        <w:t>”</w:t>
      </w:r>
      <w:r w:rsidR="00AD35EB" w:rsidRPr="00471595">
        <w:rPr>
          <w:rFonts w:ascii="Montserrat" w:hAnsi="Montserrat"/>
          <w:sz w:val="24"/>
        </w:rPr>
        <w:t xml:space="preserve"> Arthur Remington, the senior agent, responded. </w:t>
      </w:r>
    </w:p>
    <w:p w14:paraId="0C965A43" w14:textId="1318A4E2" w:rsidR="00AD35EB" w:rsidRPr="00471595" w:rsidRDefault="00AD35EB" w:rsidP="00515B04">
      <w:pPr>
        <w:numPr>
          <w:ins w:id="818" w:author="Unknown"/>
        </w:numPr>
        <w:rPr>
          <w:rFonts w:ascii="Montserrat" w:hAnsi="Montserrat"/>
          <w:sz w:val="24"/>
        </w:rPr>
      </w:pPr>
      <w:r w:rsidRPr="00471595">
        <w:rPr>
          <w:rFonts w:ascii="Montserrat" w:hAnsi="Montserrat"/>
          <w:sz w:val="24"/>
        </w:rPr>
        <w:tab/>
        <w:t>Phoenix raised an eyebrow. No, you don't need to tell me more than that. All of a sudden this seems very familiar, she thought to herself. She had been summoned to such assemblies before as an observer. Covert security, really. An assassin could not hide from a telepath, especially not when the telepath in question was between the ages of seven and nine. Certainly not when the girl in question thought she was playing a game. Phoenix still could not believe how easy she had been to manipulate. She could still hear the leading taunt that had hooked her. Hey, Phoenix, do you think you can find someone in this crowd? This person is supposed to be thinking about one of the people you met earlier, as a target thought. No other clues. It can be a man or a woman. Maybe one, maybe more. This person might even be trying to control their surface thoughts. Phoenix had not always found the search object</w:t>
      </w:r>
      <w:r w:rsidR="00295153" w:rsidRPr="00471595">
        <w:rPr>
          <w:rFonts w:ascii="Montserrat" w:hAnsi="Montserrat"/>
          <w:sz w:val="24"/>
        </w:rPr>
        <w:t xml:space="preserve"> but</w:t>
      </w:r>
      <w:r w:rsidRPr="00471595">
        <w:rPr>
          <w:rFonts w:ascii="Montserrat" w:hAnsi="Montserrat"/>
          <w:sz w:val="24"/>
        </w:rPr>
        <w:t xml:space="preserve"> she had loved to play the game. Sometimes it had been more complicated</w:t>
      </w:r>
      <w:r w:rsidR="00295153" w:rsidRPr="00471595">
        <w:rPr>
          <w:rFonts w:ascii="Montserrat" w:hAnsi="Montserrat"/>
          <w:sz w:val="24"/>
        </w:rPr>
        <w:t xml:space="preserve"> but</w:t>
      </w:r>
      <w:r w:rsidRPr="00471595">
        <w:rPr>
          <w:rFonts w:ascii="Montserrat" w:hAnsi="Montserrat"/>
          <w:sz w:val="24"/>
        </w:rPr>
        <w:t xml:space="preserve"> it always involved a distinct</w:t>
      </w:r>
      <w:r w:rsidR="00295153" w:rsidRPr="00471595">
        <w:rPr>
          <w:rFonts w:ascii="Montserrat" w:hAnsi="Montserrat"/>
          <w:sz w:val="24"/>
        </w:rPr>
        <w:t xml:space="preserve"> and</w:t>
      </w:r>
      <w:r w:rsidRPr="00471595">
        <w:rPr>
          <w:rFonts w:ascii="Montserrat" w:hAnsi="Montserrat"/>
          <w:sz w:val="24"/>
        </w:rPr>
        <w:t xml:space="preserve"> out of place element. Phoenix swallowed as she thought about it. A very dangerous game to let a child play, given a child's sense of consequences.</w:t>
      </w:r>
    </w:p>
    <w:p w14:paraId="7F11713D" w14:textId="70F1E592" w:rsidR="00AD35EB" w:rsidRPr="00471595" w:rsidRDefault="00AD35EB" w:rsidP="00515B04">
      <w:pPr>
        <w:numPr>
          <w:ins w:id="819" w:author="Unknown"/>
        </w:numPr>
        <w:rPr>
          <w:rFonts w:ascii="Montserrat" w:hAnsi="Montserrat"/>
          <w:sz w:val="24"/>
        </w:rPr>
      </w:pPr>
      <w:r w:rsidRPr="00471595">
        <w:rPr>
          <w:rFonts w:ascii="Montserrat" w:hAnsi="Montserrat"/>
          <w:sz w:val="24"/>
        </w:rPr>
        <w:tab/>
        <w:t>Still, she knew the truth now</w:t>
      </w:r>
      <w:r w:rsidR="00295153" w:rsidRPr="00471595">
        <w:rPr>
          <w:rFonts w:ascii="Montserrat" w:hAnsi="Montserrat"/>
          <w:sz w:val="24"/>
        </w:rPr>
        <w:t xml:space="preserve"> and</w:t>
      </w:r>
      <w:r w:rsidRPr="00471595">
        <w:rPr>
          <w:rFonts w:ascii="Montserrat" w:hAnsi="Montserrat"/>
          <w:sz w:val="24"/>
        </w:rPr>
        <w:t xml:space="preserve"> she felt a kind of relief. She had known for some time that they would start making demands of her again. Phoenix wished they would simply leave her alone</w:t>
      </w:r>
      <w:r w:rsidR="00295153" w:rsidRPr="00471595">
        <w:rPr>
          <w:rFonts w:ascii="Montserrat" w:hAnsi="Montserrat"/>
          <w:sz w:val="24"/>
        </w:rPr>
        <w:t xml:space="preserve"> but</w:t>
      </w:r>
      <w:r w:rsidRPr="00471595">
        <w:rPr>
          <w:rFonts w:ascii="Montserrat" w:hAnsi="Montserrat"/>
          <w:sz w:val="24"/>
        </w:rPr>
        <w:t xml:space="preserve"> she did not fool herself. She was a valuable resource. She had been born to be exploited. But, of the many things that had been asked of her and her gifted mind, Threat Search was one of the few things she could honestly say she was happy to do. Phoenix allowed herself a small smile and felt some of her self-assurance return to her. To think that she had grown so paranoid that she had feared and expected some horrible demand would be made of her again.</w:t>
      </w:r>
    </w:p>
    <w:p w14:paraId="2718982A" w14:textId="77777777" w:rsidR="00201AA5" w:rsidRPr="00471595" w:rsidRDefault="00201AA5" w:rsidP="00515B04">
      <w:pPr>
        <w:rPr>
          <w:rFonts w:ascii="Montserrat" w:hAnsi="Montserrat"/>
          <w:sz w:val="24"/>
        </w:rPr>
      </w:pPr>
    </w:p>
    <w:p w14:paraId="75924F4F"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08F9718E" w14:textId="77777777" w:rsidR="00201AA5" w:rsidRPr="00471595" w:rsidRDefault="00201AA5" w:rsidP="00515B04">
      <w:pPr>
        <w:rPr>
          <w:rFonts w:ascii="Montserrat" w:hAnsi="Montserrat"/>
          <w:sz w:val="24"/>
        </w:rPr>
      </w:pPr>
    </w:p>
    <w:p w14:paraId="2CF4BD28" w14:textId="77777777" w:rsidR="00AD35EB" w:rsidRPr="00471595" w:rsidRDefault="00AD35EB" w:rsidP="00515B04">
      <w:pPr>
        <w:numPr>
          <w:ins w:id="820" w:author="Unknown"/>
        </w:numPr>
        <w:rPr>
          <w:rFonts w:ascii="Montserrat" w:hAnsi="Montserrat"/>
          <w:sz w:val="24"/>
        </w:rPr>
      </w:pPr>
      <w:r w:rsidRPr="00471595">
        <w:rPr>
          <w:rFonts w:ascii="Montserrat" w:hAnsi="Montserrat"/>
          <w:sz w:val="24"/>
        </w:rPr>
        <w:t xml:space="preserve">First month. </w:t>
      </w:r>
    </w:p>
    <w:p w14:paraId="12146E00" w14:textId="77777777" w:rsidR="00201AA5" w:rsidRPr="00471595" w:rsidRDefault="00201AA5" w:rsidP="00515B04">
      <w:pPr>
        <w:rPr>
          <w:rFonts w:ascii="Montserrat" w:hAnsi="Montserrat"/>
          <w:sz w:val="24"/>
        </w:rPr>
      </w:pPr>
    </w:p>
    <w:p w14:paraId="34CCABE0"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2AEA91DC" w14:textId="77777777" w:rsidR="00201AA5" w:rsidRPr="00471595" w:rsidRDefault="00201AA5" w:rsidP="00515B04">
      <w:pPr>
        <w:rPr>
          <w:rFonts w:ascii="Montserrat" w:hAnsi="Montserrat"/>
          <w:sz w:val="24"/>
        </w:rPr>
      </w:pPr>
    </w:p>
    <w:p w14:paraId="4409748F" w14:textId="77777777" w:rsidR="00AD35EB" w:rsidRPr="00471595" w:rsidRDefault="00AD35EB" w:rsidP="00515B04">
      <w:pPr>
        <w:numPr>
          <w:ins w:id="821" w:author="Unknown"/>
        </w:numPr>
        <w:rPr>
          <w:rFonts w:ascii="Montserrat" w:hAnsi="Montserrat"/>
          <w:sz w:val="24"/>
        </w:rPr>
      </w:pPr>
      <w:r w:rsidRPr="00471595">
        <w:rPr>
          <w:rFonts w:ascii="Montserrat" w:hAnsi="Montserrat"/>
          <w:sz w:val="24"/>
        </w:rPr>
        <w:t>What is psionics, both as a science and as an art?</w:t>
      </w:r>
    </w:p>
    <w:p w14:paraId="39C9614D" w14:textId="026905E9" w:rsidR="00AD35EB" w:rsidRPr="00471595" w:rsidRDefault="00201AA5" w:rsidP="00515B04">
      <w:pPr>
        <w:numPr>
          <w:ins w:id="822" w:author="Unknown"/>
        </w:numPr>
        <w:rPr>
          <w:rFonts w:ascii="Montserrat" w:hAnsi="Montserrat"/>
          <w:sz w:val="24"/>
        </w:rPr>
      </w:pPr>
      <w:r w:rsidRPr="00471595">
        <w:rPr>
          <w:rFonts w:ascii="Montserrat" w:hAnsi="Montserrat"/>
          <w:sz w:val="24"/>
        </w:rPr>
        <w:tab/>
      </w:r>
      <w:r w:rsidR="00AD35EB" w:rsidRPr="00471595">
        <w:rPr>
          <w:rFonts w:ascii="Montserrat" w:hAnsi="Montserrat"/>
          <w:sz w:val="24"/>
        </w:rPr>
        <w:t xml:space="preserve">One hundred and ten years ago a pair of scientists discovered a way to unlock the potential of the human mind. </w:t>
      </w:r>
    </w:p>
    <w:p w14:paraId="7DA68828" w14:textId="77777777" w:rsidR="00AD35EB" w:rsidRPr="00471595" w:rsidRDefault="00AD35EB" w:rsidP="00515B04">
      <w:pPr>
        <w:numPr>
          <w:ins w:id="823" w:author="Unknown"/>
        </w:numPr>
        <w:rPr>
          <w:rFonts w:ascii="Montserrat" w:hAnsi="Montserrat"/>
          <w:sz w:val="24"/>
        </w:rPr>
      </w:pPr>
      <w:r w:rsidRPr="00471595">
        <w:rPr>
          <w:rFonts w:ascii="Montserrat" w:hAnsi="Montserrat"/>
          <w:sz w:val="24"/>
        </w:rPr>
        <w:t>According to physics there are many things which are mechanically impossible</w:t>
      </w:r>
    </w:p>
    <w:p w14:paraId="78C267C8" w14:textId="77777777" w:rsidR="00AD35EB" w:rsidRPr="00471595" w:rsidRDefault="00AD35EB" w:rsidP="00515B04">
      <w:pPr>
        <w:numPr>
          <w:ins w:id="824" w:author="Unknown"/>
        </w:numPr>
        <w:rPr>
          <w:rFonts w:ascii="Montserrat" w:hAnsi="Montserrat"/>
          <w:sz w:val="24"/>
        </w:rPr>
      </w:pPr>
      <w:r w:rsidRPr="00471595">
        <w:rPr>
          <w:rFonts w:ascii="Montserrat" w:hAnsi="Montserrat"/>
          <w:sz w:val="24"/>
        </w:rPr>
        <w:t>That is because physics, as a science, deals solely with structure</w:t>
      </w:r>
    </w:p>
    <w:p w14:paraId="55144A3B" w14:textId="77777777" w:rsidR="00AD35EB" w:rsidRPr="00471595" w:rsidRDefault="00AD35EB" w:rsidP="00515B04">
      <w:pPr>
        <w:numPr>
          <w:ins w:id="825" w:author="Unknown"/>
        </w:numPr>
        <w:rPr>
          <w:rFonts w:ascii="Montserrat" w:hAnsi="Montserrat"/>
          <w:sz w:val="24"/>
        </w:rPr>
      </w:pPr>
      <w:r w:rsidRPr="00471595">
        <w:rPr>
          <w:rFonts w:ascii="Montserrat" w:hAnsi="Montserrat"/>
          <w:sz w:val="24"/>
        </w:rPr>
        <w:t>Psionics is an entirely different science dealing with architecture</w:t>
      </w:r>
    </w:p>
    <w:p w14:paraId="0670ACE7" w14:textId="77777777" w:rsidR="00AD35EB" w:rsidRPr="00471595" w:rsidRDefault="00AD35EB" w:rsidP="00515B04">
      <w:pPr>
        <w:numPr>
          <w:ins w:id="826" w:author="Unknown"/>
        </w:numPr>
        <w:rPr>
          <w:rFonts w:ascii="Montserrat" w:hAnsi="Montserrat"/>
          <w:sz w:val="24"/>
        </w:rPr>
      </w:pPr>
      <w:r w:rsidRPr="00471595">
        <w:rPr>
          <w:rFonts w:ascii="Montserrat" w:hAnsi="Montserrat"/>
          <w:sz w:val="24"/>
        </w:rPr>
        <w:t>Psionics could be considered a superior science if it were not for that fact that physics can encompass a foundation from which applied psionics can derive</w:t>
      </w:r>
    </w:p>
    <w:p w14:paraId="2BA5C9E0" w14:textId="10DF1C34" w:rsidR="00AD35EB" w:rsidRPr="00471595" w:rsidRDefault="00AD35EB" w:rsidP="00515B04">
      <w:pPr>
        <w:numPr>
          <w:ins w:id="827" w:author="Unknown"/>
        </w:numPr>
        <w:rPr>
          <w:rFonts w:ascii="Montserrat" w:hAnsi="Montserrat"/>
          <w:sz w:val="24"/>
        </w:rPr>
      </w:pPr>
      <w:r w:rsidRPr="00471595">
        <w:rPr>
          <w:rFonts w:ascii="Montserrat" w:hAnsi="Montserrat"/>
          <w:sz w:val="24"/>
        </w:rPr>
        <w:tab/>
        <w:t>Phoenix took advantage of the constant travel</w:t>
      </w:r>
      <w:r w:rsidR="00295153" w:rsidRPr="00471595">
        <w:rPr>
          <w:rFonts w:ascii="Montserrat" w:hAnsi="Montserrat"/>
          <w:sz w:val="24"/>
        </w:rPr>
        <w:t xml:space="preserve"> and</w:t>
      </w:r>
      <w:r w:rsidRPr="00471595">
        <w:rPr>
          <w:rFonts w:ascii="Montserrat" w:hAnsi="Montserrat"/>
          <w:sz w:val="24"/>
        </w:rPr>
        <w:t xml:space="preserve"> exposure in the public eye, to reduce the chances of her being targeted for a second attempt. Connor had advised her to follow the principle of mobility. They paid for their accomodations in cash</w:t>
      </w:r>
      <w:r w:rsidR="00295153" w:rsidRPr="00471595">
        <w:rPr>
          <w:rFonts w:ascii="Montserrat" w:hAnsi="Montserrat"/>
          <w:sz w:val="24"/>
        </w:rPr>
        <w:t xml:space="preserve"> and</w:t>
      </w:r>
      <w:r w:rsidRPr="00471595">
        <w:rPr>
          <w:rFonts w:ascii="Montserrat" w:hAnsi="Montserrat"/>
          <w:sz w:val="24"/>
        </w:rPr>
        <w:t xml:space="preserve"> traveled under their own power. The only time she was where anyone could expect her, she was in front of a crowd. Between the original disclosure, the constant exposure</w:t>
      </w:r>
      <w:r w:rsidR="00295153" w:rsidRPr="00471595">
        <w:rPr>
          <w:rFonts w:ascii="Montserrat" w:hAnsi="Montserrat"/>
          <w:sz w:val="24"/>
        </w:rPr>
        <w:t xml:space="preserve"> and</w:t>
      </w:r>
      <w:r w:rsidRPr="00471595">
        <w:rPr>
          <w:rFonts w:ascii="Montserrat" w:hAnsi="Montserrat"/>
          <w:sz w:val="24"/>
        </w:rPr>
        <w:t xml:space="preserve"> the desperate measures, Phoenix never had a moment to sort out her thoughts. The whole affair seemed to have burst into a dead run from the word go. </w:t>
      </w:r>
    </w:p>
    <w:p w14:paraId="64503E46" w14:textId="77777777" w:rsidR="00201AA5" w:rsidRPr="00471595" w:rsidRDefault="00201AA5" w:rsidP="00515B04">
      <w:pPr>
        <w:rPr>
          <w:rFonts w:ascii="Montserrat" w:hAnsi="Montserrat"/>
          <w:sz w:val="24"/>
        </w:rPr>
      </w:pPr>
    </w:p>
    <w:p w14:paraId="7571E6DB"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2DB26130" w14:textId="77777777" w:rsidR="00201AA5" w:rsidRPr="00471595" w:rsidRDefault="00201AA5" w:rsidP="00515B04">
      <w:pPr>
        <w:rPr>
          <w:rFonts w:ascii="Montserrat" w:hAnsi="Montserrat"/>
          <w:sz w:val="24"/>
        </w:rPr>
      </w:pPr>
    </w:p>
    <w:p w14:paraId="7C13F14F" w14:textId="73D49EE8" w:rsidR="00AD35EB" w:rsidRPr="00471595" w:rsidRDefault="00AD35EB" w:rsidP="00515B04">
      <w:pPr>
        <w:numPr>
          <w:ins w:id="828" w:author="Unknown"/>
        </w:numPr>
        <w:rPr>
          <w:rFonts w:ascii="Montserrat" w:hAnsi="Montserrat"/>
          <w:sz w:val="24"/>
        </w:rPr>
      </w:pPr>
      <w:r w:rsidRPr="00471595">
        <w:rPr>
          <w:rFonts w:ascii="Montserrat" w:hAnsi="Montserrat"/>
          <w:sz w:val="24"/>
        </w:rPr>
        <w:tab/>
        <w:t>Phoenix wondered where the girl who was carefully and painfully kniting her life back together, only a month ago, had gone. She had been replaced with a girl who spent her days plagued by questions about the events that had killed her mother</w:t>
      </w:r>
      <w:r w:rsidR="00295153" w:rsidRPr="00471595">
        <w:rPr>
          <w:rFonts w:ascii="Montserrat" w:hAnsi="Montserrat"/>
          <w:sz w:val="24"/>
        </w:rPr>
        <w:t xml:space="preserve"> and</w:t>
      </w:r>
      <w:r w:rsidRPr="00471595">
        <w:rPr>
          <w:rFonts w:ascii="Montserrat" w:hAnsi="Montserrat"/>
          <w:sz w:val="24"/>
        </w:rPr>
        <w:t xml:space="preserve"> the mystery surrounding the murder of her anonomous surrogate</w:t>
      </w:r>
      <w:r w:rsidR="00295153" w:rsidRPr="00471595">
        <w:rPr>
          <w:rFonts w:ascii="Montserrat" w:hAnsi="Montserrat"/>
          <w:sz w:val="24"/>
        </w:rPr>
        <w:t xml:space="preserve"> and</w:t>
      </w:r>
      <w:r w:rsidRPr="00471595">
        <w:rPr>
          <w:rFonts w:ascii="Montserrat" w:hAnsi="Montserrat"/>
          <w:sz w:val="24"/>
        </w:rPr>
        <w:t xml:space="preserve"> her nights engrossed in the damage to Naomi's psyche. It seemed like she could not turn around without confronting some new reminder of her pain</w:t>
      </w:r>
      <w:r w:rsidR="00295153" w:rsidRPr="00471595">
        <w:rPr>
          <w:rFonts w:ascii="Montserrat" w:hAnsi="Montserrat"/>
          <w:sz w:val="24"/>
        </w:rPr>
        <w:t xml:space="preserve"> and</w:t>
      </w:r>
      <w:r w:rsidRPr="00471595">
        <w:rPr>
          <w:rFonts w:ascii="Montserrat" w:hAnsi="Montserrat"/>
          <w:sz w:val="24"/>
        </w:rPr>
        <w:t xml:space="preserve"> she never had a chance to deal with it. She did her best to roll with the punches and stay ahead of the game. She could not even remember the last time she had a free moment to simply cry.</w:t>
      </w:r>
    </w:p>
    <w:p w14:paraId="241D6D0B" w14:textId="5E4D329F" w:rsidR="00AD35EB" w:rsidRPr="00471595" w:rsidRDefault="00AD35EB" w:rsidP="00515B04">
      <w:pPr>
        <w:numPr>
          <w:ins w:id="829" w:author="Unknown"/>
        </w:numPr>
        <w:rPr>
          <w:rFonts w:ascii="Montserrat" w:hAnsi="Montserrat"/>
          <w:sz w:val="24"/>
        </w:rPr>
      </w:pPr>
      <w:r w:rsidRPr="00471595">
        <w:rPr>
          <w:rFonts w:ascii="Montserrat" w:hAnsi="Montserrat"/>
          <w:sz w:val="24"/>
        </w:rPr>
        <w:tab/>
        <w:t>She devoted her time to public relations soothing institutional and individual fears of psionic potential</w:t>
      </w:r>
      <w:r w:rsidR="00295153" w:rsidRPr="00471595">
        <w:rPr>
          <w:rFonts w:ascii="Montserrat" w:hAnsi="Montserrat"/>
          <w:sz w:val="24"/>
        </w:rPr>
        <w:t xml:space="preserve"> and</w:t>
      </w:r>
      <w:r w:rsidRPr="00471595">
        <w:rPr>
          <w:rFonts w:ascii="Montserrat" w:hAnsi="Montserrat"/>
          <w:sz w:val="24"/>
        </w:rPr>
        <w:t xml:space="preserve"> diagnosing her patient</w:t>
      </w:r>
    </w:p>
    <w:p w14:paraId="17ED16E4" w14:textId="77777777" w:rsidR="00AD35EB" w:rsidRPr="00471595" w:rsidRDefault="00AD35EB" w:rsidP="00515B04">
      <w:pPr>
        <w:numPr>
          <w:ins w:id="830" w:author="Unknown"/>
        </w:numPr>
        <w:rPr>
          <w:rFonts w:ascii="Montserrat" w:hAnsi="Montserrat"/>
          <w:sz w:val="24"/>
        </w:rPr>
      </w:pPr>
      <w:r w:rsidRPr="00471595">
        <w:rPr>
          <w:rFonts w:ascii="Montserrat" w:hAnsi="Montserrat"/>
          <w:sz w:val="24"/>
        </w:rPr>
        <w:tab/>
        <w:t>It didn't take a genius to imagine the potential for evil and mischief present in the real and imagined powers of psi</w:t>
      </w:r>
    </w:p>
    <w:p w14:paraId="702DDB91" w14:textId="77777777" w:rsidR="00AD35EB" w:rsidRPr="00471595" w:rsidRDefault="00AD35EB" w:rsidP="00515B04">
      <w:pPr>
        <w:numPr>
          <w:ins w:id="831" w:author="Unknown"/>
        </w:numPr>
        <w:rPr>
          <w:rFonts w:ascii="Montserrat" w:hAnsi="Montserrat"/>
          <w:sz w:val="24"/>
        </w:rPr>
      </w:pPr>
      <w:r w:rsidRPr="00471595">
        <w:rPr>
          <w:rFonts w:ascii="Montserrat" w:hAnsi="Montserrat"/>
          <w:sz w:val="24"/>
        </w:rPr>
        <w:br w:type="page"/>
      </w:r>
    </w:p>
    <w:p w14:paraId="2CD649BE" w14:textId="27C84005" w:rsidR="00AD35EB" w:rsidRPr="00471595" w:rsidRDefault="00AD35EB" w:rsidP="00515B04">
      <w:pPr>
        <w:numPr>
          <w:ins w:id="832" w:author="Unknown"/>
        </w:numPr>
        <w:rPr>
          <w:rFonts w:ascii="Montserrat" w:hAnsi="Montserrat"/>
          <w:sz w:val="24"/>
        </w:rPr>
      </w:pPr>
      <w:r w:rsidRPr="00471595">
        <w:rPr>
          <w:rFonts w:ascii="Montserrat" w:hAnsi="Montserrat"/>
          <w:sz w:val="24"/>
        </w:rPr>
        <w:t xml:space="preserve"> </w:t>
      </w:r>
      <w:r w:rsidR="00201AA5" w:rsidRPr="00471595">
        <w:rPr>
          <w:rFonts w:ascii="Montserrat" w:hAnsi="Montserrat"/>
          <w:sz w:val="24"/>
        </w:rPr>
        <w:t>01</w:t>
      </w:r>
    </w:p>
    <w:p w14:paraId="33D7C295" w14:textId="77777777" w:rsidR="00AD35EB" w:rsidRPr="00471595" w:rsidRDefault="00AD35EB" w:rsidP="00515B04">
      <w:pPr>
        <w:numPr>
          <w:ins w:id="833" w:author="Unknown"/>
        </w:numPr>
        <w:rPr>
          <w:rFonts w:ascii="Montserrat" w:hAnsi="Montserrat"/>
          <w:sz w:val="24"/>
        </w:rPr>
      </w:pPr>
    </w:p>
    <w:p w14:paraId="7750AFAF" w14:textId="53905448" w:rsidR="00AD35EB" w:rsidRPr="00471595" w:rsidRDefault="00AD35EB" w:rsidP="00515B04">
      <w:pPr>
        <w:numPr>
          <w:ins w:id="834" w:author="Unknown"/>
        </w:numPr>
        <w:rPr>
          <w:rFonts w:ascii="Montserrat" w:hAnsi="Montserrat"/>
          <w:sz w:val="24"/>
        </w:rPr>
      </w:pPr>
      <w:r w:rsidRPr="00471595">
        <w:rPr>
          <w:rFonts w:ascii="Montserrat" w:hAnsi="Montserrat"/>
          <w:sz w:val="24"/>
        </w:rPr>
        <w:t>A breeze teased the scent of new rain around the sole occupant of the house. Apart from a cozy sphere of illumination cast by an antique lamp on the low table, the interior was steeped in shadows. As twilight deepened the afterglow of evening's passion, the young lady savored the last bite of her meal. Naomi set her bowl down on the table. Her hand paused in the act of resting her chopsticks on the rim of the bowl, as a sudden thrill darted up her spine to snarl at the nape of her neck. She covered up the betraying hesitation by deftly aligning the slender utensils in a chord intersecting ninety degrees of arc along the rim of the bowl. Rising from her cusion, she glided over to the side board and gathered tea settings for two</w:t>
      </w:r>
      <w:r w:rsidR="00295153" w:rsidRPr="00471595">
        <w:rPr>
          <w:rFonts w:ascii="Montserrat" w:hAnsi="Montserrat"/>
          <w:sz w:val="24"/>
        </w:rPr>
        <w:t xml:space="preserve"> and</w:t>
      </w:r>
      <w:r w:rsidRPr="00471595">
        <w:rPr>
          <w:rFonts w:ascii="Montserrat" w:hAnsi="Montserrat"/>
          <w:sz w:val="24"/>
        </w:rPr>
        <w:t xml:space="preserve"> fetched the pot from the hot plate. As she was setting the tray down, she heard the front door sliding open and shut. A brief wind cut through the house, peppering her with droplets</w:t>
      </w:r>
      <w:r w:rsidR="00295153" w:rsidRPr="00471595">
        <w:rPr>
          <w:rFonts w:ascii="Montserrat" w:hAnsi="Montserrat"/>
          <w:sz w:val="24"/>
        </w:rPr>
        <w:t xml:space="preserve"> and</w:t>
      </w:r>
      <w:r w:rsidRPr="00471595">
        <w:rPr>
          <w:rFonts w:ascii="Montserrat" w:hAnsi="Montserrat"/>
          <w:sz w:val="24"/>
        </w:rPr>
        <w:t xml:space="preserve"> dancing against the paddles and ribbons of wind-chimes conjuring a delicate rain of notes to welcome her unnanounced visitor.</w:t>
      </w:r>
    </w:p>
    <w:p w14:paraId="6D70B971" w14:textId="30130CD2" w:rsidR="00AD35EB" w:rsidRPr="00471595" w:rsidRDefault="00AD35EB" w:rsidP="00515B04">
      <w:pPr>
        <w:numPr>
          <w:ins w:id="835" w:author="Unknown"/>
        </w:numPr>
        <w:rPr>
          <w:rFonts w:ascii="Montserrat" w:hAnsi="Montserrat"/>
          <w:sz w:val="24"/>
        </w:rPr>
      </w:pPr>
      <w:r w:rsidRPr="00471595">
        <w:rPr>
          <w:rFonts w:ascii="Montserrat" w:hAnsi="Montserrat"/>
          <w:sz w:val="24"/>
        </w:rPr>
        <w:tab/>
        <w:t xml:space="preserve">He spoke before he emerged from the shadows. </w:t>
      </w:r>
      <w:r w:rsidR="000264CD" w:rsidRPr="00471595">
        <w:rPr>
          <w:rFonts w:ascii="Montserrat" w:hAnsi="Montserrat"/>
          <w:sz w:val="24"/>
        </w:rPr>
        <w:t>“</w:t>
      </w:r>
      <w:r w:rsidRPr="00471595">
        <w:rPr>
          <w:rFonts w:ascii="Montserrat" w:hAnsi="Montserrat"/>
          <w:sz w:val="24"/>
        </w:rPr>
        <w:t>Don't you think you went a little out of the way to wait for their decision?</w:t>
      </w:r>
      <w:r w:rsidR="000264CD" w:rsidRPr="00471595">
        <w:rPr>
          <w:rFonts w:ascii="Montserrat" w:hAnsi="Montserrat"/>
          <w:sz w:val="24"/>
        </w:rPr>
        <w:t>”</w:t>
      </w:r>
      <w:r w:rsidRPr="00471595">
        <w:rPr>
          <w:rFonts w:ascii="Montserrat" w:hAnsi="Montserrat"/>
          <w:sz w:val="24"/>
        </w:rPr>
        <w:t xml:space="preserve"> Her friend and superior officer asked.</w:t>
      </w:r>
    </w:p>
    <w:p w14:paraId="18872169" w14:textId="10C09923" w:rsidR="00AD35EB" w:rsidRPr="00471595" w:rsidRDefault="00AD35EB" w:rsidP="00515B04">
      <w:pPr>
        <w:numPr>
          <w:ins w:id="836" w:author="Unknown"/>
        </w:numPr>
        <w:rPr>
          <w:rFonts w:ascii="Montserrat" w:hAnsi="Montserrat"/>
          <w:sz w:val="24"/>
        </w:rPr>
      </w:pPr>
      <w:r w:rsidRPr="00471595">
        <w:rPr>
          <w:rFonts w:ascii="Montserrat" w:hAnsi="Montserrat"/>
          <w:sz w:val="24"/>
        </w:rPr>
        <w:tab/>
        <w:t xml:space="preserve">She shrugged, </w:t>
      </w:r>
      <w:r w:rsidR="000264CD" w:rsidRPr="00471595">
        <w:rPr>
          <w:rFonts w:ascii="Montserrat" w:hAnsi="Montserrat"/>
          <w:sz w:val="24"/>
        </w:rPr>
        <w:t>“</w:t>
      </w:r>
      <w:r w:rsidRPr="00471595">
        <w:rPr>
          <w:rFonts w:ascii="Montserrat" w:hAnsi="Montserrat"/>
          <w:sz w:val="24"/>
        </w:rPr>
        <w:t>I doubt I could go far enough away to convince them that their decision could not be influenced.</w:t>
      </w:r>
      <w:r w:rsidR="000264CD" w:rsidRPr="00471595">
        <w:rPr>
          <w:rFonts w:ascii="Montserrat" w:hAnsi="Montserrat"/>
          <w:sz w:val="24"/>
        </w:rPr>
        <w:t>”</w:t>
      </w:r>
      <w:r w:rsidRPr="00471595">
        <w:rPr>
          <w:rFonts w:ascii="Montserrat" w:hAnsi="Montserrat"/>
          <w:sz w:val="24"/>
        </w:rPr>
        <w:t xml:space="preserve"> </w:t>
      </w:r>
      <w:r w:rsidR="000264CD" w:rsidRPr="00471595">
        <w:rPr>
          <w:rFonts w:ascii="Montserrat" w:hAnsi="Montserrat"/>
          <w:sz w:val="24"/>
        </w:rPr>
        <w:t>“</w:t>
      </w:r>
      <w:r w:rsidRPr="00471595">
        <w:rPr>
          <w:rFonts w:ascii="Montserrat" w:hAnsi="Montserrat"/>
          <w:sz w:val="24"/>
        </w:rPr>
        <w:t>How do people so afraid of the future end up being the one's who dictate how the rest of us are allowed to go forth to meet it?</w:t>
      </w:r>
      <w:r w:rsidR="000264CD" w:rsidRPr="00471595">
        <w:rPr>
          <w:rFonts w:ascii="Montserrat" w:hAnsi="Montserrat"/>
          <w:sz w:val="24"/>
        </w:rPr>
        <w:t>”</w:t>
      </w:r>
      <w:r w:rsidRPr="00471595">
        <w:rPr>
          <w:rFonts w:ascii="Montserrat" w:hAnsi="Montserrat"/>
          <w:sz w:val="24"/>
        </w:rPr>
        <w:t xml:space="preserve"> She slipped away from the table and pulled a hot towel out of the warmer. I have made tea, if you would like.</w:t>
      </w:r>
      <w:r w:rsidR="000264CD" w:rsidRPr="00471595">
        <w:rPr>
          <w:rFonts w:ascii="Montserrat" w:hAnsi="Montserrat"/>
          <w:sz w:val="24"/>
        </w:rPr>
        <w:t>”</w:t>
      </w:r>
    </w:p>
    <w:p w14:paraId="13196847" w14:textId="42F1E899" w:rsidR="00AD35EB" w:rsidRPr="00471595" w:rsidRDefault="00AD35EB" w:rsidP="00515B04">
      <w:pPr>
        <w:numPr>
          <w:ins w:id="837" w:author="Unknown"/>
        </w:numPr>
        <w:rPr>
          <w:rFonts w:ascii="Montserrat" w:hAnsi="Montserrat"/>
          <w:sz w:val="24"/>
        </w:rPr>
      </w:pPr>
      <w:r w:rsidRPr="00471595">
        <w:rPr>
          <w:rFonts w:ascii="Montserrat" w:hAnsi="Montserrat"/>
          <w:sz w:val="24"/>
        </w:rPr>
        <w:tab/>
        <w:t>Captain O'Neal sensed the change in her manner and accepted the invitation gracefully. He settled onto the cushion, one leg tucked in, the other stretched under the low table to spare his knees. She folded gracfully into an accustomed kneel and poured for them. It would be child's play to sift his thoughts for the news he brought</w:t>
      </w:r>
      <w:r w:rsidR="00295153" w:rsidRPr="00471595">
        <w:rPr>
          <w:rFonts w:ascii="Montserrat" w:hAnsi="Montserrat"/>
          <w:sz w:val="24"/>
        </w:rPr>
        <w:t xml:space="preserve"> but</w:t>
      </w:r>
      <w:r w:rsidRPr="00471595">
        <w:rPr>
          <w:rFonts w:ascii="Montserrat" w:hAnsi="Montserrat"/>
          <w:sz w:val="24"/>
        </w:rPr>
        <w:t xml:space="preserve"> she was too well trained to dare such a gross invasion of privacy. Instead she questioned him softly about his walk and the inconvenient timing of the down pour. In all probability, this might be the last rain he would feel for the rest of his life. On Earth, at any rate. Who knew what they might find in the depths of space. The next time he tasted rain on his lips he would be surveying some future home for humans he would never know; perhaps children of the children of friends he would leave behind.</w:t>
      </w:r>
    </w:p>
    <w:p w14:paraId="50C228EF" w14:textId="5CB00665" w:rsidR="00AD35EB" w:rsidRPr="00471595" w:rsidRDefault="00AD35EB" w:rsidP="00515B04">
      <w:pPr>
        <w:numPr>
          <w:ins w:id="83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Which,</w:t>
      </w:r>
      <w:r w:rsidR="000264CD" w:rsidRPr="00471595">
        <w:rPr>
          <w:rFonts w:ascii="Montserrat" w:hAnsi="Montserrat"/>
          <w:sz w:val="24"/>
        </w:rPr>
        <w:t>”</w:t>
      </w:r>
      <w:r w:rsidRPr="00471595">
        <w:rPr>
          <w:rFonts w:ascii="Montserrat" w:hAnsi="Montserrat"/>
          <w:sz w:val="24"/>
        </w:rPr>
        <w:t xml:space="preserve"> he finally said, as his train of thought intersected the matter which had brought him, </w:t>
      </w:r>
      <w:r w:rsidR="000264CD" w:rsidRPr="00471595">
        <w:rPr>
          <w:rFonts w:ascii="Montserrat" w:hAnsi="Montserrat"/>
          <w:sz w:val="24"/>
        </w:rPr>
        <w:t>“</w:t>
      </w:r>
      <w:r w:rsidRPr="00471595">
        <w:rPr>
          <w:rFonts w:ascii="Montserrat" w:hAnsi="Montserrat"/>
          <w:sz w:val="24"/>
        </w:rPr>
        <w:t>only makes me wonder if what I came here to say is really good news or bad.</w:t>
      </w:r>
      <w:r w:rsidR="000264CD" w:rsidRPr="00471595">
        <w:rPr>
          <w:rFonts w:ascii="Montserrat" w:hAnsi="Montserrat"/>
          <w:sz w:val="24"/>
        </w:rPr>
        <w:t>”</w:t>
      </w:r>
      <w:r w:rsidRPr="00471595">
        <w:rPr>
          <w:rFonts w:ascii="Montserrat" w:hAnsi="Montserrat"/>
          <w:sz w:val="24"/>
        </w:rPr>
        <w:t xml:space="preserve"> He looked at Naomi with sudden sobriety. He sighed. </w:t>
      </w:r>
      <w:r w:rsidR="000264CD" w:rsidRPr="00471595">
        <w:rPr>
          <w:rFonts w:ascii="Montserrat" w:hAnsi="Montserrat"/>
          <w:sz w:val="24"/>
        </w:rPr>
        <w:t>“</w:t>
      </w:r>
      <w:r w:rsidRPr="00471595">
        <w:rPr>
          <w:rFonts w:ascii="Montserrat" w:hAnsi="Montserrat"/>
          <w:sz w:val="24"/>
        </w:rPr>
        <w:t>Your selection for the team has been approved. The objections didn't stand up to scrutiny,</w:t>
      </w:r>
      <w:r w:rsidR="000264CD" w:rsidRPr="00471595">
        <w:rPr>
          <w:rFonts w:ascii="Montserrat" w:hAnsi="Montserrat"/>
          <w:sz w:val="24"/>
        </w:rPr>
        <w:t>”</w:t>
      </w:r>
      <w:r w:rsidRPr="00471595">
        <w:rPr>
          <w:rFonts w:ascii="Montserrat" w:hAnsi="Montserrat"/>
          <w:sz w:val="24"/>
        </w:rPr>
        <w:t xml:space="preserve"> he relayed. </w:t>
      </w:r>
    </w:p>
    <w:p w14:paraId="43A93B0E" w14:textId="6599601B" w:rsidR="00AD35EB" w:rsidRPr="00471595" w:rsidRDefault="00AD35EB" w:rsidP="00515B04">
      <w:pPr>
        <w:numPr>
          <w:ins w:id="839" w:author="Unknown"/>
        </w:numPr>
        <w:rPr>
          <w:rFonts w:ascii="Montserrat" w:hAnsi="Montserrat"/>
          <w:sz w:val="24"/>
        </w:rPr>
      </w:pPr>
      <w:r w:rsidRPr="00471595">
        <w:rPr>
          <w:rFonts w:ascii="Montserrat" w:hAnsi="Montserrat"/>
          <w:sz w:val="24"/>
        </w:rPr>
        <w:tab/>
        <w:t>Naomi took a deep breath, held it for a short count</w:t>
      </w:r>
      <w:r w:rsidR="00295153" w:rsidRPr="00471595">
        <w:rPr>
          <w:rFonts w:ascii="Montserrat" w:hAnsi="Montserrat"/>
          <w:sz w:val="24"/>
        </w:rPr>
        <w:t xml:space="preserve"> and</w:t>
      </w:r>
      <w:r w:rsidRPr="00471595">
        <w:rPr>
          <w:rFonts w:ascii="Montserrat" w:hAnsi="Montserrat"/>
          <w:sz w:val="24"/>
        </w:rPr>
        <w:t xml:space="preserve"> then asked her question. </w:t>
      </w:r>
      <w:r w:rsidR="000264CD" w:rsidRPr="00471595">
        <w:rPr>
          <w:rFonts w:ascii="Montserrat" w:hAnsi="Montserrat"/>
          <w:sz w:val="24"/>
        </w:rPr>
        <w:t>“</w:t>
      </w:r>
      <w:r w:rsidRPr="00471595">
        <w:rPr>
          <w:rFonts w:ascii="Montserrat" w:hAnsi="Montserrat"/>
          <w:sz w:val="24"/>
        </w:rPr>
        <w:t>Can you tell me now what the objections were?</w:t>
      </w:r>
      <w:r w:rsidR="000264CD" w:rsidRPr="00471595">
        <w:rPr>
          <w:rFonts w:ascii="Montserrat" w:hAnsi="Montserrat"/>
          <w:sz w:val="24"/>
        </w:rPr>
        <w:t>”</w:t>
      </w:r>
    </w:p>
    <w:p w14:paraId="4E4B66F2" w14:textId="6A79E85B" w:rsidR="00AD35EB" w:rsidRPr="00471595" w:rsidRDefault="00AD35EB" w:rsidP="00515B04">
      <w:pPr>
        <w:numPr>
          <w:ins w:id="840" w:author="Unknown"/>
        </w:numPr>
        <w:rPr>
          <w:rFonts w:ascii="Montserrat" w:hAnsi="Montserrat"/>
          <w:sz w:val="24"/>
        </w:rPr>
      </w:pPr>
      <w:r w:rsidRPr="00471595">
        <w:rPr>
          <w:rFonts w:ascii="Montserrat" w:hAnsi="Montserrat"/>
          <w:sz w:val="24"/>
        </w:rPr>
        <w:tab/>
        <w:t xml:space="preserve">He shrugged. You are a qualified officer. There really cannot be any objections to you on those grounds, although there were points raised on that issue. From what I understand, the objections were raised from outside of the navy. He pointed out, </w:t>
      </w:r>
      <w:r w:rsidR="000264CD" w:rsidRPr="00471595">
        <w:rPr>
          <w:rFonts w:ascii="Montserrat" w:hAnsi="Montserrat"/>
          <w:sz w:val="24"/>
        </w:rPr>
        <w:t>“</w:t>
      </w:r>
      <w:r w:rsidRPr="00471595">
        <w:rPr>
          <w:rFonts w:ascii="Montserrat" w:hAnsi="Montserrat"/>
          <w:sz w:val="24"/>
        </w:rPr>
        <w:t>have been building their power-bases on growing sentiment against upper class psi-actives. In a typical bureaucratic-hamstring-maneuver they pounced on your selection simply to stir up anti-psi sentiment to shore up their positions with their voting blocks.</w:t>
      </w:r>
      <w:r w:rsidR="000264CD" w:rsidRPr="00471595">
        <w:rPr>
          <w:rFonts w:ascii="Montserrat" w:hAnsi="Montserrat"/>
          <w:sz w:val="24"/>
        </w:rPr>
        <w:t>”</w:t>
      </w:r>
      <w:r w:rsidRPr="00471595">
        <w:rPr>
          <w:rFonts w:ascii="Montserrat" w:hAnsi="Montserrat"/>
          <w:sz w:val="24"/>
        </w:rPr>
        <w:t xml:space="preserve"> He sneered his opinion of this example of partisian politics</w:t>
      </w:r>
      <w:r w:rsidR="00295153" w:rsidRPr="00471595">
        <w:rPr>
          <w:rFonts w:ascii="Montserrat" w:hAnsi="Montserrat"/>
          <w:sz w:val="24"/>
        </w:rPr>
        <w:t xml:space="preserve"> and</w:t>
      </w:r>
      <w:r w:rsidRPr="00471595">
        <w:rPr>
          <w:rFonts w:ascii="Montserrat" w:hAnsi="Montserrat"/>
          <w:sz w:val="24"/>
        </w:rPr>
        <w:t xml:space="preserve"> then folded the towel in his lap with a sigh.</w:t>
      </w:r>
    </w:p>
    <w:p w14:paraId="3DB92A1B" w14:textId="2EBCF368" w:rsidR="00AD35EB" w:rsidRPr="00471595" w:rsidRDefault="00AD35EB" w:rsidP="00515B04">
      <w:pPr>
        <w:numPr>
          <w:ins w:id="841"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Well, I'm certainly not the only class two psionic scheduled to participate in the mission,</w:t>
      </w:r>
      <w:r w:rsidR="000264CD" w:rsidRPr="00471595">
        <w:rPr>
          <w:rFonts w:ascii="Montserrat" w:hAnsi="Montserrat"/>
          <w:sz w:val="24"/>
        </w:rPr>
        <w:t>”</w:t>
      </w:r>
      <w:r w:rsidRPr="00471595">
        <w:rPr>
          <w:rFonts w:ascii="Montserrat" w:hAnsi="Montserrat"/>
          <w:sz w:val="24"/>
        </w:rPr>
        <w:t xml:space="preserve"> she pointed out, shaking her head sadly, </w:t>
      </w:r>
      <w:r w:rsidR="000264CD" w:rsidRPr="00471595">
        <w:rPr>
          <w:rFonts w:ascii="Montserrat" w:hAnsi="Montserrat"/>
          <w:sz w:val="24"/>
        </w:rPr>
        <w:t>“</w:t>
      </w:r>
      <w:r w:rsidRPr="00471595">
        <w:rPr>
          <w:rFonts w:ascii="Montserrat" w:hAnsi="Montserrat"/>
          <w:sz w:val="24"/>
        </w:rPr>
        <w:t>with our current technology, over ninety percent of the ships' systems are inaccessible to monitoring, or maintainance, without P-II technicians.</w:t>
      </w:r>
      <w:r w:rsidR="000264CD" w:rsidRPr="00471595">
        <w:rPr>
          <w:rFonts w:ascii="Montserrat" w:hAnsi="Montserrat"/>
          <w:sz w:val="24"/>
        </w:rPr>
        <w:t>”</w:t>
      </w:r>
    </w:p>
    <w:p w14:paraId="03911FA2" w14:textId="010BD3C6" w:rsidR="00AD35EB" w:rsidRPr="00471595" w:rsidRDefault="00AD35EB" w:rsidP="00515B04">
      <w:pPr>
        <w:numPr>
          <w:ins w:id="84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Yes, well, obviously,</w:t>
      </w:r>
      <w:r w:rsidR="000264CD" w:rsidRPr="00471595">
        <w:rPr>
          <w:rFonts w:ascii="Montserrat" w:hAnsi="Montserrat"/>
          <w:sz w:val="24"/>
        </w:rPr>
        <w:t>”</w:t>
      </w:r>
      <w:r w:rsidRPr="00471595">
        <w:rPr>
          <w:rFonts w:ascii="Montserrat" w:hAnsi="Montserrat"/>
          <w:sz w:val="24"/>
        </w:rPr>
        <w:t xml:space="preserve"> he continued, </w:t>
      </w:r>
      <w:r w:rsidR="000264CD" w:rsidRPr="00471595">
        <w:rPr>
          <w:rFonts w:ascii="Montserrat" w:hAnsi="Montserrat"/>
          <w:sz w:val="24"/>
        </w:rPr>
        <w:t>“</w:t>
      </w:r>
      <w:r w:rsidRPr="00471595">
        <w:rPr>
          <w:rFonts w:ascii="Montserrat" w:hAnsi="Montserrat"/>
          <w:sz w:val="24"/>
        </w:rPr>
        <w:t>attacking essential personnel would be stupid even for them. That is why they homed in on you. While there is no established precedent against commissioning a P-II as an officer, P-II capability is not essential to your job. In their words, you are grossly over-qualified for the position you were assigned. Honestly, if these people had their way, you would never have been admitted to the academy, or commissioned by the Solar Authority,</w:t>
      </w:r>
      <w:r w:rsidR="000264CD" w:rsidRPr="00471595">
        <w:rPr>
          <w:rFonts w:ascii="Montserrat" w:hAnsi="Montserrat"/>
          <w:sz w:val="24"/>
        </w:rPr>
        <w:t>”</w:t>
      </w:r>
      <w:r w:rsidRPr="00471595">
        <w:rPr>
          <w:rFonts w:ascii="Montserrat" w:hAnsi="Montserrat"/>
          <w:sz w:val="24"/>
        </w:rPr>
        <w:t xml:space="preserve"> he stated, finally taking a sip of his tea, while she refreshed her cup.</w:t>
      </w:r>
    </w:p>
    <w:p w14:paraId="71774AD0" w14:textId="1BC1F9B1" w:rsidR="00AD35EB" w:rsidRPr="00471595" w:rsidRDefault="00AD35EB" w:rsidP="00515B04">
      <w:pPr>
        <w:numPr>
          <w:ins w:id="843" w:author="Unknown"/>
        </w:numPr>
        <w:rPr>
          <w:rFonts w:ascii="Montserrat" w:hAnsi="Montserrat"/>
          <w:sz w:val="24"/>
        </w:rPr>
      </w:pPr>
      <w:r w:rsidRPr="00471595">
        <w:rPr>
          <w:rFonts w:ascii="Montserrat" w:hAnsi="Montserrat"/>
          <w:sz w:val="24"/>
        </w:rPr>
        <w:tab/>
        <w:t xml:space="preserve">Naomi was well aware of the New Conservatives' agenda. She was even more keen to the dread which served as the impetus of their movement. </w:t>
      </w:r>
      <w:r w:rsidR="000264CD" w:rsidRPr="00471595">
        <w:rPr>
          <w:rFonts w:ascii="Montserrat" w:hAnsi="Montserrat"/>
          <w:sz w:val="24"/>
        </w:rPr>
        <w:t>“</w:t>
      </w:r>
      <w:r w:rsidRPr="00471595">
        <w:rPr>
          <w:rFonts w:ascii="Montserrat" w:hAnsi="Montserrat"/>
          <w:sz w:val="24"/>
        </w:rPr>
        <w:t>I understand that there were, um, special concerns expressed by the NC delegates,</w:t>
      </w:r>
      <w:r w:rsidR="000264CD" w:rsidRPr="00471595">
        <w:rPr>
          <w:rFonts w:ascii="Montserrat" w:hAnsi="Montserrat"/>
          <w:sz w:val="24"/>
        </w:rPr>
        <w:t>”</w:t>
      </w:r>
      <w:r w:rsidRPr="00471595">
        <w:rPr>
          <w:rFonts w:ascii="Montserrat" w:hAnsi="Montserrat"/>
          <w:sz w:val="24"/>
        </w:rPr>
        <w:t xml:space="preserve"> O'Neal had been having similar thoughts</w:t>
      </w:r>
      <w:r w:rsidR="00295153" w:rsidRPr="00471595">
        <w:rPr>
          <w:rFonts w:ascii="Montserrat" w:hAnsi="Montserrat"/>
          <w:sz w:val="24"/>
        </w:rPr>
        <w:t xml:space="preserve"> but</w:t>
      </w:r>
      <w:r w:rsidRPr="00471595">
        <w:rPr>
          <w:rFonts w:ascii="Montserrat" w:hAnsi="Montserrat"/>
          <w:sz w:val="24"/>
        </w:rPr>
        <w:t xml:space="preserve"> still hadn't figured out how to bring it up delicatley. Her blunt approach caught him off guard.</w:t>
      </w:r>
    </w:p>
    <w:p w14:paraId="087DF9EA" w14:textId="4CB463F2" w:rsidR="00AD35EB" w:rsidRPr="00471595" w:rsidRDefault="00AD35EB" w:rsidP="00515B04">
      <w:pPr>
        <w:numPr>
          <w:ins w:id="84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Um, well, yes,</w:t>
      </w:r>
      <w:r w:rsidR="000264CD" w:rsidRPr="00471595">
        <w:rPr>
          <w:rFonts w:ascii="Montserrat" w:hAnsi="Montserrat"/>
          <w:sz w:val="24"/>
        </w:rPr>
        <w:t>”</w:t>
      </w:r>
      <w:r w:rsidRPr="00471595">
        <w:rPr>
          <w:rFonts w:ascii="Montserrat" w:hAnsi="Montserrat"/>
          <w:sz w:val="24"/>
        </w:rPr>
        <w:t xml:space="preserve"> he sputtered, dabbing at his tunic front with the towel. </w:t>
      </w:r>
      <w:r w:rsidR="000264CD" w:rsidRPr="00471595">
        <w:rPr>
          <w:rFonts w:ascii="Montserrat" w:hAnsi="Montserrat"/>
          <w:sz w:val="24"/>
        </w:rPr>
        <w:t>“</w:t>
      </w:r>
      <w:r w:rsidRPr="00471595">
        <w:rPr>
          <w:rFonts w:ascii="Montserrat" w:hAnsi="Montserrat"/>
          <w:sz w:val="24"/>
        </w:rPr>
        <w:t>You mean the allegations that, as an officer, you do not have any form of neural leash or synaptic lock to prevent you from, ahem, exercising your abilities with authority.</w:t>
      </w:r>
      <w:r w:rsidR="000264CD" w:rsidRPr="00471595">
        <w:rPr>
          <w:rFonts w:ascii="Montserrat" w:hAnsi="Montserrat"/>
          <w:sz w:val="24"/>
        </w:rPr>
        <w:t>”</w:t>
      </w:r>
    </w:p>
    <w:p w14:paraId="63E92C4B" w14:textId="2F09D7F1" w:rsidR="00AD35EB" w:rsidRPr="00471595" w:rsidRDefault="00AD35EB" w:rsidP="00515B04">
      <w:pPr>
        <w:numPr>
          <w:ins w:id="845"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Whover thought up these 'mind-control' fantasies obviously had no psi capability what-so-ever,</w:t>
      </w:r>
      <w:r w:rsidR="000264CD" w:rsidRPr="00471595">
        <w:rPr>
          <w:rFonts w:ascii="Montserrat" w:hAnsi="Montserrat"/>
          <w:sz w:val="24"/>
        </w:rPr>
        <w:t>”</w:t>
      </w:r>
      <w:r w:rsidRPr="00471595">
        <w:rPr>
          <w:rFonts w:ascii="Montserrat" w:hAnsi="Montserrat"/>
          <w:sz w:val="24"/>
        </w:rPr>
        <w:t xml:space="preserve"> she commented acerbically.</w:t>
      </w:r>
    </w:p>
    <w:p w14:paraId="0355327C" w14:textId="3D0E47EB" w:rsidR="00AD35EB" w:rsidRPr="00471595" w:rsidRDefault="00AD35EB" w:rsidP="00515B04">
      <w:pPr>
        <w:numPr>
          <w:ins w:id="846" w:author="Unknown"/>
        </w:numPr>
        <w:rPr>
          <w:rFonts w:ascii="Montserrat" w:hAnsi="Montserrat"/>
          <w:sz w:val="24"/>
        </w:rPr>
      </w:pPr>
      <w:r w:rsidRPr="00471595">
        <w:rPr>
          <w:rFonts w:ascii="Montserrat" w:hAnsi="Montserrat"/>
          <w:sz w:val="24"/>
        </w:rPr>
        <w:tab/>
        <w:t xml:space="preserve">He leaned back and closed his eyes as if in deep contemplation, replying, </w:t>
      </w:r>
      <w:r w:rsidR="000264CD" w:rsidRPr="00471595">
        <w:rPr>
          <w:rFonts w:ascii="Montserrat" w:hAnsi="Montserrat"/>
          <w:sz w:val="24"/>
        </w:rPr>
        <w:t>“</w:t>
      </w:r>
      <w:r w:rsidRPr="00471595">
        <w:rPr>
          <w:rFonts w:ascii="Montserrat" w:hAnsi="Montserrat"/>
          <w:sz w:val="24"/>
        </w:rPr>
        <w:t>And, naturally, having no capability,</w:t>
      </w:r>
      <w:r w:rsidR="000264CD" w:rsidRPr="00471595">
        <w:rPr>
          <w:rFonts w:ascii="Montserrat" w:hAnsi="Montserrat"/>
          <w:sz w:val="24"/>
        </w:rPr>
        <w:t>”</w:t>
      </w:r>
      <w:r w:rsidRPr="00471595">
        <w:rPr>
          <w:rFonts w:ascii="Montserrat" w:hAnsi="Montserrat"/>
          <w:sz w:val="24"/>
        </w:rPr>
        <w:t xml:space="preserve"> he smiled, </w:t>
      </w:r>
      <w:r w:rsidR="000264CD" w:rsidRPr="00471595">
        <w:rPr>
          <w:rFonts w:ascii="Montserrat" w:hAnsi="Montserrat"/>
          <w:sz w:val="24"/>
        </w:rPr>
        <w:t>“</w:t>
      </w:r>
      <w:r w:rsidRPr="00471595">
        <w:rPr>
          <w:rFonts w:ascii="Montserrat" w:hAnsi="Montserrat"/>
          <w:sz w:val="24"/>
        </w:rPr>
        <w:t>they are not particularily inclined to take your, or any other telepath's word for it that psychic domination is impractical to the point of ridiculousness.</w:t>
      </w:r>
      <w:r w:rsidR="000264CD" w:rsidRPr="00471595">
        <w:rPr>
          <w:rFonts w:ascii="Montserrat" w:hAnsi="Montserrat"/>
          <w:sz w:val="24"/>
        </w:rPr>
        <w:t>”</w:t>
      </w:r>
    </w:p>
    <w:p w14:paraId="767E6E79" w14:textId="490E1F36" w:rsidR="00AD35EB" w:rsidRPr="00471595" w:rsidRDefault="00AD35EB" w:rsidP="00515B04">
      <w:pPr>
        <w:numPr>
          <w:ins w:id="847" w:author="Unknown"/>
        </w:numPr>
        <w:rPr>
          <w:rFonts w:ascii="Montserrat" w:hAnsi="Montserrat"/>
          <w:sz w:val="24"/>
        </w:rPr>
      </w:pPr>
      <w:r w:rsidRPr="00471595">
        <w:rPr>
          <w:rFonts w:ascii="Montserrat" w:hAnsi="Montserrat"/>
          <w:sz w:val="24"/>
        </w:rPr>
        <w:tab/>
        <w:t xml:space="preserve">She sighed softly and gazed into the depths of the lamp. She combed her fingers over her hair, tucking loose wisps behind her ear. She murmured, </w:t>
      </w:r>
      <w:r w:rsidR="000264CD" w:rsidRPr="00471595">
        <w:rPr>
          <w:rFonts w:ascii="Montserrat" w:hAnsi="Montserrat"/>
          <w:sz w:val="24"/>
        </w:rPr>
        <w:t>“</w:t>
      </w:r>
      <w:r w:rsidRPr="00471595">
        <w:rPr>
          <w:rFonts w:ascii="Montserrat" w:hAnsi="Montserrat"/>
          <w:sz w:val="24"/>
        </w:rPr>
        <w:t>and most of them don't call for exposing the deepest and most intimate precincts of your soul to the pawn.</w:t>
      </w:r>
      <w:r w:rsidR="000264CD" w:rsidRPr="00471595">
        <w:rPr>
          <w:rFonts w:ascii="Montserrat" w:hAnsi="Montserrat"/>
          <w:sz w:val="24"/>
        </w:rPr>
        <w:t>”</w:t>
      </w:r>
      <w:r w:rsidRPr="00471595">
        <w:rPr>
          <w:rFonts w:ascii="Montserrat" w:hAnsi="Montserrat"/>
          <w:sz w:val="24"/>
        </w:rPr>
        <w:t xml:space="preserve"> She felt his eyes studying her as she reflected on the hard lessons she learned as a child, before her abilities had been harnessed by discipline. She went on, pushing her thoughts aside, </w:t>
      </w:r>
      <w:r w:rsidR="000264CD" w:rsidRPr="00471595">
        <w:rPr>
          <w:rFonts w:ascii="Montserrat" w:hAnsi="Montserrat"/>
          <w:sz w:val="24"/>
        </w:rPr>
        <w:t>“</w:t>
      </w:r>
      <w:r w:rsidRPr="00471595">
        <w:rPr>
          <w:rFonts w:ascii="Montserrat" w:hAnsi="Montserrat"/>
          <w:sz w:val="24"/>
        </w:rPr>
        <w:t>is they have no real concept of intimacy. Sure, I could take everyone over</w:t>
      </w:r>
      <w:r w:rsidR="00295153" w:rsidRPr="00471595">
        <w:rPr>
          <w:rFonts w:ascii="Montserrat" w:hAnsi="Montserrat"/>
          <w:sz w:val="24"/>
        </w:rPr>
        <w:t xml:space="preserve"> and</w:t>
      </w:r>
      <w:r w:rsidRPr="00471595">
        <w:rPr>
          <w:rFonts w:ascii="Montserrat" w:hAnsi="Montserrat"/>
          <w:sz w:val="24"/>
        </w:rPr>
        <w:t xml:space="preserve"> if I were real clever about it, I could seize control of the ship</w:t>
      </w:r>
      <w:r w:rsidR="00295153" w:rsidRPr="00471595">
        <w:rPr>
          <w:rFonts w:ascii="Montserrat" w:hAnsi="Montserrat"/>
          <w:sz w:val="24"/>
        </w:rPr>
        <w:t xml:space="preserve"> but</w:t>
      </w:r>
      <w:r w:rsidRPr="00471595">
        <w:rPr>
          <w:rFonts w:ascii="Montserrat" w:hAnsi="Montserrat"/>
          <w:sz w:val="24"/>
        </w:rPr>
        <w:t xml:space="preserve"> not without letting every person on the ship know things about me I wouldn't tell my own mother. It's just... Unbelievably indecent!</w:t>
      </w:r>
      <w:r w:rsidR="000264CD" w:rsidRPr="00471595">
        <w:rPr>
          <w:rFonts w:ascii="Montserrat" w:hAnsi="Montserrat"/>
          <w:sz w:val="24"/>
        </w:rPr>
        <w:t>”</w:t>
      </w:r>
      <w:r w:rsidRPr="00471595">
        <w:rPr>
          <w:rFonts w:ascii="Montserrat" w:hAnsi="Montserrat"/>
          <w:sz w:val="24"/>
        </w:rPr>
        <w:t xml:space="preserve"> She protested, with an air of vague disgust.</w:t>
      </w:r>
    </w:p>
    <w:p w14:paraId="6B611756" w14:textId="109BDBDD" w:rsidR="00AD35EB" w:rsidRPr="00471595" w:rsidRDefault="00AD35EB" w:rsidP="00515B04">
      <w:pPr>
        <w:numPr>
          <w:ins w:id="848" w:author="Unknown"/>
        </w:numPr>
        <w:rPr>
          <w:rFonts w:ascii="Montserrat" w:hAnsi="Montserrat"/>
          <w:sz w:val="24"/>
        </w:rPr>
      </w:pPr>
      <w:r w:rsidRPr="00471595">
        <w:rPr>
          <w:rFonts w:ascii="Montserrat" w:hAnsi="Montserrat"/>
          <w:sz w:val="24"/>
        </w:rPr>
        <w:tab/>
        <w:t>O'Neal did not know how to respond to that, so he sipped his tea for a few minutes</w:t>
      </w:r>
      <w:r w:rsidR="00295153" w:rsidRPr="00471595">
        <w:rPr>
          <w:rFonts w:ascii="Montserrat" w:hAnsi="Montserrat"/>
          <w:sz w:val="24"/>
        </w:rPr>
        <w:t xml:space="preserve"> and</w:t>
      </w:r>
      <w:r w:rsidRPr="00471595">
        <w:rPr>
          <w:rFonts w:ascii="Montserrat" w:hAnsi="Montserrat"/>
          <w:sz w:val="24"/>
        </w:rPr>
        <w:t xml:space="preserve"> stared past Naomi, into the rain stirred garden. While she schooled her thoughts, he considered voicing his own sentiments regarding similar experiences. Like most people, he had psi potential curled up in an autistic knot within him. That evolutionary leap had gone unnoticed, probably back in the dark ages, because more than ninety-nine percent of those who had detectible potential were so overwhelmed by the input that they recoiled from it. </w:t>
      </w:r>
    </w:p>
    <w:p w14:paraId="06C92712" w14:textId="1F26E4C4" w:rsidR="00AD35EB" w:rsidRPr="00471595" w:rsidRDefault="00AD35EB" w:rsidP="00515B04">
      <w:pPr>
        <w:numPr>
          <w:ins w:id="84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As I said,</w:t>
      </w:r>
      <w:r w:rsidR="000264CD" w:rsidRPr="00471595">
        <w:rPr>
          <w:rFonts w:ascii="Montserrat" w:hAnsi="Montserrat"/>
          <w:sz w:val="24"/>
        </w:rPr>
        <w:t>”</w:t>
      </w:r>
      <w:r w:rsidRPr="00471595">
        <w:rPr>
          <w:rFonts w:ascii="Montserrat" w:hAnsi="Montserrat"/>
          <w:sz w:val="24"/>
        </w:rPr>
        <w:t xml:space="preserve"> he began, cutting off his own line of thought, </w:t>
      </w:r>
      <w:r w:rsidR="000264CD" w:rsidRPr="00471595">
        <w:rPr>
          <w:rFonts w:ascii="Montserrat" w:hAnsi="Montserrat"/>
          <w:sz w:val="24"/>
        </w:rPr>
        <w:t>“</w:t>
      </w:r>
      <w:r w:rsidRPr="00471595">
        <w:rPr>
          <w:rFonts w:ascii="Montserrat" w:hAnsi="Montserrat"/>
          <w:sz w:val="24"/>
        </w:rPr>
        <w:t>the objections didn't stand up to scrutiny. After all, what where they asserting? That, in spite of your superior reputation and qualifications as an officer</w:t>
      </w:r>
      <w:r w:rsidR="00295153" w:rsidRPr="00471595">
        <w:rPr>
          <w:rFonts w:ascii="Montserrat" w:hAnsi="Montserrat"/>
          <w:sz w:val="24"/>
        </w:rPr>
        <w:t xml:space="preserve"> and</w:t>
      </w:r>
      <w:r w:rsidRPr="00471595">
        <w:rPr>
          <w:rFonts w:ascii="Montserrat" w:hAnsi="Montserrat"/>
          <w:sz w:val="24"/>
        </w:rPr>
        <w:t xml:space="preserve"> a record of unquestionable conduct, your registered but extraneous capabilities as a full spectrum psionic make you a certifiable threat to the safety and welfare of your ship and her complement?</w:t>
      </w:r>
      <w:r w:rsidR="000264CD" w:rsidRPr="00471595">
        <w:rPr>
          <w:rFonts w:ascii="Montserrat" w:hAnsi="Montserrat"/>
          <w:sz w:val="24"/>
        </w:rPr>
        <w:t>”</w:t>
      </w:r>
    </w:p>
    <w:p w14:paraId="6DEC9582" w14:textId="391023C7" w:rsidR="00AD35EB" w:rsidRPr="00471595" w:rsidRDefault="00AD35EB" w:rsidP="00515B04">
      <w:pPr>
        <w:numPr>
          <w:ins w:id="85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So what was the board's response?</w:t>
      </w:r>
      <w:r w:rsidR="000264CD" w:rsidRPr="00471595">
        <w:rPr>
          <w:rFonts w:ascii="Montserrat" w:hAnsi="Montserrat"/>
          <w:sz w:val="24"/>
        </w:rPr>
        <w:t>”</w:t>
      </w:r>
      <w:r w:rsidRPr="00471595">
        <w:rPr>
          <w:rFonts w:ascii="Montserrat" w:hAnsi="Montserrat"/>
          <w:sz w:val="24"/>
        </w:rPr>
        <w:t xml:space="preserve"> She asked while he laughed softly at the expression on her face. What did they say?</w:t>
      </w:r>
      <w:r w:rsidR="000264CD" w:rsidRPr="00471595">
        <w:rPr>
          <w:rFonts w:ascii="Montserrat" w:hAnsi="Montserrat"/>
          <w:sz w:val="24"/>
        </w:rPr>
        <w:t>”</w:t>
      </w:r>
    </w:p>
    <w:p w14:paraId="2830905E" w14:textId="3A1205BC" w:rsidR="00AD35EB" w:rsidRPr="00471595" w:rsidRDefault="00AD35EB" w:rsidP="00515B04">
      <w:pPr>
        <w:numPr>
          <w:ins w:id="851"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Naturally,</w:t>
      </w:r>
      <w:r w:rsidR="000264CD" w:rsidRPr="00471595">
        <w:rPr>
          <w:rFonts w:ascii="Montserrat" w:hAnsi="Montserrat"/>
          <w:sz w:val="24"/>
        </w:rPr>
        <w:t>”</w:t>
      </w:r>
      <w:r w:rsidRPr="00471595">
        <w:rPr>
          <w:rFonts w:ascii="Montserrat" w:hAnsi="Montserrat"/>
          <w:sz w:val="24"/>
        </w:rPr>
        <w:t xml:space="preserve"> she interrupted in disbelief.</w:t>
      </w:r>
    </w:p>
    <w:p w14:paraId="6A1F2E9A" w14:textId="06127980" w:rsidR="00AD35EB" w:rsidRPr="00471595" w:rsidRDefault="00AD35EB" w:rsidP="00515B04">
      <w:pPr>
        <w:numPr>
          <w:ins w:id="852" w:author="Unknown"/>
        </w:numPr>
        <w:rPr>
          <w:rFonts w:ascii="Montserrat" w:hAnsi="Montserrat"/>
          <w:sz w:val="24"/>
        </w:rPr>
      </w:pPr>
      <w:r w:rsidRPr="00471595">
        <w:rPr>
          <w:rFonts w:ascii="Montserrat" w:hAnsi="Montserrat"/>
          <w:sz w:val="24"/>
        </w:rPr>
        <w:tab/>
        <w:t xml:space="preserve">O'Neal took another breath and continued, </w:t>
      </w:r>
      <w:r w:rsidR="000264CD" w:rsidRPr="00471595">
        <w:rPr>
          <w:rFonts w:ascii="Montserrat" w:hAnsi="Montserrat"/>
          <w:sz w:val="24"/>
        </w:rPr>
        <w:t>“</w:t>
      </w:r>
      <w:r w:rsidRPr="00471595">
        <w:rPr>
          <w:rFonts w:ascii="Montserrat" w:hAnsi="Montserrat"/>
          <w:sz w:val="24"/>
        </w:rPr>
        <w:t>Well, obviously it would not do to leave such an asset unemployed. Especially since the original project proposal, calling specifically for the inclusion of psi-active assets, defined a very different function from what P-II techs are capable of performing.</w:t>
      </w:r>
      <w:r w:rsidR="000264CD" w:rsidRPr="00471595">
        <w:rPr>
          <w:rFonts w:ascii="Montserrat" w:hAnsi="Montserrat"/>
          <w:sz w:val="24"/>
        </w:rPr>
        <w:t>”</w:t>
      </w:r>
    </w:p>
    <w:p w14:paraId="494BBC96" w14:textId="7015B181" w:rsidR="00AD35EB" w:rsidRPr="00471595" w:rsidRDefault="00AD35EB" w:rsidP="00515B04">
      <w:pPr>
        <w:numPr>
          <w:ins w:id="853" w:author="Unknown"/>
        </w:numPr>
        <w:rPr>
          <w:rFonts w:ascii="Montserrat" w:hAnsi="Montserrat"/>
          <w:sz w:val="24"/>
        </w:rPr>
      </w:pPr>
      <w:r w:rsidRPr="00471595">
        <w:rPr>
          <w:rFonts w:ascii="Montserrat" w:hAnsi="Montserrat"/>
          <w:sz w:val="24"/>
        </w:rPr>
        <w:tab/>
        <w:t xml:space="preserve">She quirked an eyebrow and frowned as he paused to regard her. She searched her memory and recalled the early drafts of the survey and exploration proposals. She scanned the text in her mind and suddenly saw what he meant. She whispered. </w:t>
      </w:r>
      <w:r w:rsidR="000264CD" w:rsidRPr="00471595">
        <w:rPr>
          <w:rFonts w:ascii="Montserrat" w:hAnsi="Montserrat"/>
          <w:sz w:val="24"/>
        </w:rPr>
        <w:t>“</w:t>
      </w:r>
      <w:r w:rsidRPr="00471595">
        <w:rPr>
          <w:rFonts w:ascii="Montserrat" w:hAnsi="Montserrat"/>
          <w:sz w:val="24"/>
        </w:rPr>
        <w:t>The original proposal was drafted before the publication of the Sinclair-Drake Unified Field Theory, so psionics had not been considered a technical science. They didn't know the relationship between psionics and physics, so they assumed that psi-active assets would be employed primarily for...</w:t>
      </w:r>
      <w:r w:rsidR="000264CD" w:rsidRPr="00471595">
        <w:rPr>
          <w:rFonts w:ascii="Montserrat" w:hAnsi="Montserrat"/>
          <w:sz w:val="24"/>
        </w:rPr>
        <w:t>”</w:t>
      </w:r>
      <w:r w:rsidRPr="00471595">
        <w:rPr>
          <w:rFonts w:ascii="Montserrat" w:hAnsi="Montserrat"/>
          <w:sz w:val="24"/>
        </w:rPr>
        <w:t xml:space="preserve"> Naomi's voice had gotten more excited as she traced this line of thought</w:t>
      </w:r>
      <w:r w:rsidR="00295153" w:rsidRPr="00471595">
        <w:rPr>
          <w:rFonts w:ascii="Montserrat" w:hAnsi="Montserrat"/>
          <w:sz w:val="24"/>
        </w:rPr>
        <w:t xml:space="preserve"> but</w:t>
      </w:r>
      <w:r w:rsidRPr="00471595">
        <w:rPr>
          <w:rFonts w:ascii="Montserrat" w:hAnsi="Montserrat"/>
          <w:sz w:val="24"/>
        </w:rPr>
        <w:t xml:space="preserve"> she could not bring herself to utter her conclusion.</w:t>
      </w:r>
    </w:p>
    <w:p w14:paraId="572B14A1" w14:textId="3AFA3F55" w:rsidR="00276F1C" w:rsidRPr="00471595" w:rsidRDefault="00AD35EB" w:rsidP="00515B04">
      <w:pPr>
        <w:numPr>
          <w:ins w:id="854" w:author="Unknown"/>
        </w:numPr>
        <w:rPr>
          <w:rFonts w:ascii="Montserrat" w:hAnsi="Montserrat"/>
          <w:sz w:val="24"/>
        </w:rPr>
      </w:pPr>
      <w:r w:rsidRPr="00471595">
        <w:rPr>
          <w:rFonts w:ascii="Montserrat" w:hAnsi="Montserrat"/>
          <w:sz w:val="24"/>
        </w:rPr>
        <w:tab/>
        <w:t xml:space="preserve">It did not matter, O'Neal could not resist adding, </w:t>
      </w:r>
      <w:r w:rsidR="000264CD" w:rsidRPr="00471595">
        <w:rPr>
          <w:rFonts w:ascii="Montserrat" w:hAnsi="Montserrat"/>
          <w:sz w:val="24"/>
        </w:rPr>
        <w:t>“</w:t>
      </w:r>
      <w:r w:rsidRPr="00471595">
        <w:rPr>
          <w:rFonts w:ascii="Montserrat" w:hAnsi="Montserrat"/>
          <w:sz w:val="24"/>
        </w:rPr>
        <w:t>...'Seeking out new life</w:t>
      </w:r>
      <w:r w:rsidR="00295153" w:rsidRPr="00471595">
        <w:rPr>
          <w:rFonts w:ascii="Montserrat" w:hAnsi="Montserrat"/>
          <w:sz w:val="24"/>
        </w:rPr>
        <w:t xml:space="preserve"> and</w:t>
      </w:r>
      <w:r w:rsidRPr="00471595">
        <w:rPr>
          <w:rFonts w:ascii="Montserrat" w:hAnsi="Montserrat"/>
          <w:sz w:val="24"/>
        </w:rPr>
        <w:t xml:space="preserve"> new civilizations'. Lieutenant Kinkaid, in light of that reminder, it seems that the board has concluded that your capabilities as an officer are just as valuable to the mission as your capabilities as a psi-active. On those grounds, Lieutenant, there was no call for them to dismiss your selection for the mission. Crew allocations are being redrawn to permit a team of commissioned P-II's on each of the Explorer vessels. Your responsibilities, in breif, are to assist in the selection and cataloguing of life bearing worlds—as I understand that even simple organic complexes produce a detectible field to a trained psi,</w:t>
      </w:r>
      <w:r w:rsidR="000264CD" w:rsidRPr="00471595">
        <w:rPr>
          <w:rFonts w:ascii="Montserrat" w:hAnsi="Montserrat"/>
          <w:sz w:val="24"/>
        </w:rPr>
        <w:t>”</w:t>
      </w:r>
      <w:r w:rsidRPr="00471595">
        <w:rPr>
          <w:rFonts w:ascii="Montserrat" w:hAnsi="Montserrat"/>
          <w:sz w:val="24"/>
        </w:rPr>
        <w:t xml:space="preserve"> she nodded as he looked at her for confirmation. This had not been discovered until P-II technicians arrived to establish research habitats for the survey missions on Mars and Venus. O'Neal continued, </w:t>
      </w:r>
      <w:r w:rsidR="000264CD" w:rsidRPr="00471595">
        <w:rPr>
          <w:rFonts w:ascii="Montserrat" w:hAnsi="Montserrat"/>
          <w:sz w:val="24"/>
        </w:rPr>
        <w:t>“</w:t>
      </w:r>
      <w:r w:rsidRPr="00471595">
        <w:rPr>
          <w:rFonts w:ascii="Montserrat" w:hAnsi="Montserrat"/>
          <w:sz w:val="24"/>
        </w:rPr>
        <w:t>Naturally it is nice to have another angle from which to look for life out in all of that void</w:t>
      </w:r>
      <w:r w:rsidR="00295153" w:rsidRPr="00471595">
        <w:rPr>
          <w:rFonts w:ascii="Montserrat" w:hAnsi="Montserrat"/>
          <w:sz w:val="24"/>
        </w:rPr>
        <w:t xml:space="preserve"> but</w:t>
      </w:r>
      <w:r w:rsidRPr="00471595">
        <w:rPr>
          <w:rFonts w:ascii="Montserrat" w:hAnsi="Montserrat"/>
          <w:sz w:val="24"/>
        </w:rPr>
        <w:t xml:space="preserve"> of course, there is that persistent itch. Your primary objective, however high the odds that the case may be, is to identify and initiate contact with intelligent life.</w:t>
      </w:r>
      <w:r w:rsidR="000264CD" w:rsidRPr="00471595">
        <w:rPr>
          <w:rFonts w:ascii="Montserrat" w:hAnsi="Montserrat"/>
          <w:sz w:val="24"/>
        </w:rPr>
        <w:t>”</w:t>
      </w:r>
    </w:p>
    <w:p w14:paraId="71EFD04B" w14:textId="64882CC9" w:rsidR="00AD35EB" w:rsidRPr="00471595" w:rsidRDefault="00AD35EB" w:rsidP="00515B04">
      <w:pPr>
        <w:numPr>
          <w:ins w:id="855" w:author="Unknown"/>
        </w:numPr>
        <w:rPr>
          <w:rFonts w:ascii="Montserrat" w:hAnsi="Montserrat"/>
          <w:sz w:val="24"/>
        </w:rPr>
      </w:pPr>
      <w:r w:rsidRPr="00471595">
        <w:rPr>
          <w:rFonts w:ascii="Montserrat" w:hAnsi="Montserrat"/>
          <w:sz w:val="24"/>
        </w:rPr>
        <w:br w:type="page"/>
      </w:r>
    </w:p>
    <w:p w14:paraId="0AF329A5" w14:textId="7138D725" w:rsidR="00AD35EB" w:rsidRPr="00471595" w:rsidRDefault="00AD35EB" w:rsidP="00515B04">
      <w:pPr>
        <w:numPr>
          <w:ins w:id="856" w:author="Unknown"/>
        </w:numPr>
        <w:rPr>
          <w:rFonts w:ascii="Montserrat" w:hAnsi="Montserrat"/>
          <w:sz w:val="24"/>
        </w:rPr>
      </w:pPr>
      <w:r w:rsidRPr="00471595">
        <w:rPr>
          <w:rFonts w:ascii="Montserrat" w:hAnsi="Montserrat"/>
          <w:sz w:val="24"/>
        </w:rPr>
        <w:t xml:space="preserve"> </w:t>
      </w:r>
      <w:r w:rsidR="00201AA5" w:rsidRPr="00471595">
        <w:rPr>
          <w:rFonts w:ascii="Montserrat" w:hAnsi="Montserrat"/>
          <w:sz w:val="24"/>
        </w:rPr>
        <w:t>01 |</w:t>
      </w:r>
      <w:r w:rsidRPr="00471595">
        <w:rPr>
          <w:rFonts w:ascii="Montserrat" w:hAnsi="Montserrat"/>
          <w:sz w:val="24"/>
        </w:rPr>
        <w:t xml:space="preserve"> ALTERNATE</w:t>
      </w:r>
    </w:p>
    <w:p w14:paraId="2D915C02" w14:textId="77777777" w:rsidR="00AD35EB" w:rsidRPr="00471595" w:rsidRDefault="00AD35EB" w:rsidP="00515B04">
      <w:pPr>
        <w:numPr>
          <w:ins w:id="857" w:author="Unknown"/>
        </w:numPr>
        <w:rPr>
          <w:rFonts w:ascii="Montserrat" w:hAnsi="Montserrat"/>
          <w:sz w:val="24"/>
        </w:rPr>
      </w:pPr>
    </w:p>
    <w:p w14:paraId="3C8393FD" w14:textId="52E49E2D" w:rsidR="00AD35EB" w:rsidRPr="00471595" w:rsidRDefault="00AD35EB" w:rsidP="00515B04">
      <w:pPr>
        <w:numPr>
          <w:ins w:id="858" w:author="Unknown"/>
        </w:numPr>
        <w:rPr>
          <w:rFonts w:ascii="Montserrat" w:hAnsi="Montserrat"/>
          <w:sz w:val="24"/>
        </w:rPr>
      </w:pPr>
      <w:r w:rsidRPr="00471595">
        <w:rPr>
          <w:rFonts w:ascii="Montserrat" w:hAnsi="Montserrat"/>
          <w:sz w:val="24"/>
        </w:rPr>
        <w:t>A breeze teased the scent of new rain around the room. Rising from the cushion, I glided over to the side board and gathered tea settings for two</w:t>
      </w:r>
      <w:r w:rsidR="00295153" w:rsidRPr="00471595">
        <w:rPr>
          <w:rFonts w:ascii="Montserrat" w:hAnsi="Montserrat"/>
          <w:sz w:val="24"/>
        </w:rPr>
        <w:t xml:space="preserve"> and</w:t>
      </w:r>
      <w:r w:rsidRPr="00471595">
        <w:rPr>
          <w:rFonts w:ascii="Montserrat" w:hAnsi="Montserrat"/>
          <w:sz w:val="24"/>
        </w:rPr>
        <w:t xml:space="preserve"> fetched the pot from the hot plate. A brief wind cut through the house, peppering me with droplets</w:t>
      </w:r>
      <w:r w:rsidR="00295153" w:rsidRPr="00471595">
        <w:rPr>
          <w:rFonts w:ascii="Montserrat" w:hAnsi="Montserrat"/>
          <w:sz w:val="24"/>
        </w:rPr>
        <w:t xml:space="preserve"> and</w:t>
      </w:r>
      <w:r w:rsidRPr="00471595">
        <w:rPr>
          <w:rFonts w:ascii="Montserrat" w:hAnsi="Montserrat"/>
          <w:sz w:val="24"/>
        </w:rPr>
        <w:t xml:space="preserve"> dancing against the paddles and ribbons of the wind-chimes, conjuring a delicate rain of notes to welcome my unannounced visitor.</w:t>
      </w:r>
    </w:p>
    <w:p w14:paraId="1ED133E5" w14:textId="2AA5BFDD" w:rsidR="00AD35EB" w:rsidRPr="00471595" w:rsidRDefault="00AD35EB" w:rsidP="00515B04">
      <w:pPr>
        <w:numPr>
          <w:ins w:id="85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Ms. Sinclair,</w:t>
      </w:r>
      <w:r w:rsidR="000264CD" w:rsidRPr="00471595">
        <w:rPr>
          <w:rFonts w:ascii="Montserrat" w:hAnsi="Montserrat"/>
          <w:sz w:val="24"/>
        </w:rPr>
        <w:t>”</w:t>
      </w:r>
      <w:r w:rsidRPr="00471595">
        <w:rPr>
          <w:rFonts w:ascii="Montserrat" w:hAnsi="Montserrat"/>
          <w:sz w:val="24"/>
        </w:rPr>
        <w:t xml:space="preserve"> he asked as he entered the room, pausing outside the fall of light.</w:t>
      </w:r>
    </w:p>
    <w:p w14:paraId="5AC089A5" w14:textId="4529A2B8" w:rsidR="00AD35EB" w:rsidRPr="00471595" w:rsidRDefault="00AD35EB" w:rsidP="00515B04">
      <w:pPr>
        <w:numPr>
          <w:ins w:id="860" w:author="Unknown"/>
        </w:numPr>
        <w:rPr>
          <w:rFonts w:ascii="Montserrat" w:hAnsi="Montserrat"/>
          <w:sz w:val="24"/>
        </w:rPr>
      </w:pPr>
      <w:r w:rsidRPr="00471595">
        <w:rPr>
          <w:rFonts w:ascii="Montserrat" w:hAnsi="Montserrat"/>
          <w:sz w:val="24"/>
        </w:rPr>
        <w:tab/>
        <w:t xml:space="preserve">I shrugged, </w:t>
      </w:r>
      <w:r w:rsidR="000264CD" w:rsidRPr="00471595">
        <w:rPr>
          <w:rFonts w:ascii="Montserrat" w:hAnsi="Montserrat"/>
          <w:sz w:val="24"/>
        </w:rPr>
        <w:t>“</w:t>
      </w:r>
      <w:r w:rsidRPr="00471595">
        <w:rPr>
          <w:rFonts w:ascii="Montserrat" w:hAnsi="Montserrat"/>
          <w:sz w:val="24"/>
        </w:rPr>
        <w:t>I doubt I could ever put a safe distance between me and their meddling.</w:t>
      </w:r>
      <w:r w:rsidR="000264CD" w:rsidRPr="00471595">
        <w:rPr>
          <w:rFonts w:ascii="Montserrat" w:hAnsi="Montserrat"/>
          <w:sz w:val="24"/>
        </w:rPr>
        <w:t>”</w:t>
      </w:r>
      <w:r w:rsidRPr="00471595">
        <w:rPr>
          <w:rFonts w:ascii="Montserrat" w:hAnsi="Montserrat"/>
          <w:sz w:val="24"/>
        </w:rPr>
        <w:t xml:space="preserve"> Stepping back into the pool of light, I continued politely, </w:t>
      </w:r>
      <w:r w:rsidR="000264CD" w:rsidRPr="00471595">
        <w:rPr>
          <w:rFonts w:ascii="Montserrat" w:hAnsi="Montserrat"/>
          <w:sz w:val="24"/>
        </w:rPr>
        <w:t>“</w:t>
      </w:r>
      <w:r w:rsidRPr="00471595">
        <w:rPr>
          <w:rFonts w:ascii="Montserrat" w:hAnsi="Montserrat"/>
          <w:sz w:val="24"/>
        </w:rPr>
        <w:t>Please, come in, have a seat. I have made tea, if you would like.</w:t>
      </w:r>
      <w:r w:rsidR="000264CD" w:rsidRPr="00471595">
        <w:rPr>
          <w:rFonts w:ascii="Montserrat" w:hAnsi="Montserrat"/>
          <w:sz w:val="24"/>
        </w:rPr>
        <w:t>”</w:t>
      </w:r>
    </w:p>
    <w:p w14:paraId="1E189B40" w14:textId="0B651731" w:rsidR="00276F1C" w:rsidRPr="00471595" w:rsidRDefault="00AD35EB" w:rsidP="00515B04">
      <w:pPr>
        <w:numPr>
          <w:ins w:id="861" w:author="Unknown"/>
        </w:numPr>
        <w:rPr>
          <w:rFonts w:ascii="Montserrat" w:hAnsi="Montserrat"/>
          <w:sz w:val="24"/>
        </w:rPr>
      </w:pPr>
      <w:r w:rsidRPr="00471595">
        <w:rPr>
          <w:rFonts w:ascii="Montserrat" w:hAnsi="Montserrat"/>
          <w:sz w:val="24"/>
        </w:rPr>
        <w:tab/>
        <w:t xml:space="preserve">O'Neal—that's Alan Eric O'Neal in full—sensed the change in my manner and accepted the invitation gracefully. The project to which I'd been recalled was deeply involved in developing these toys. </w:t>
      </w:r>
      <w:r w:rsidR="000264CD" w:rsidRPr="00471595">
        <w:rPr>
          <w:rFonts w:ascii="Montserrat" w:hAnsi="Montserrat"/>
          <w:sz w:val="24"/>
        </w:rPr>
        <w:t>“</w:t>
      </w:r>
      <w:r w:rsidRPr="00471595">
        <w:rPr>
          <w:rFonts w:ascii="Montserrat" w:hAnsi="Montserrat"/>
          <w:sz w:val="24"/>
        </w:rPr>
        <w:t xml:space="preserve">Assigning you to the Operation </w:t>
      </w:r>
      <w:r w:rsidR="00201AA5" w:rsidRPr="00471595">
        <w:rPr>
          <w:rFonts w:ascii="Montserrat" w:hAnsi="Montserrat"/>
          <w:sz w:val="24"/>
        </w:rPr>
        <w:t>Exodus</w:t>
      </w:r>
      <w:r w:rsidRPr="00471595">
        <w:rPr>
          <w:rFonts w:ascii="Montserrat" w:hAnsi="Montserrat"/>
          <w:sz w:val="24"/>
        </w:rPr>
        <w:t xml:space="preserve"> is just an excuse. He glowered, </w:t>
      </w:r>
      <w:r w:rsidR="000264CD" w:rsidRPr="00471595">
        <w:rPr>
          <w:rFonts w:ascii="Montserrat" w:hAnsi="Montserrat"/>
          <w:sz w:val="24"/>
        </w:rPr>
        <w:t>“</w:t>
      </w:r>
      <w:r w:rsidRPr="00471595">
        <w:rPr>
          <w:rFonts w:ascii="Montserrat" w:hAnsi="Montserrat"/>
          <w:sz w:val="24"/>
        </w:rPr>
        <w:t>It's a self fulfilling prophesy. The New Conservatives pounced on this simply to stir up anti-psi sentiment to shore up their positions with their voting blocks.</w:t>
      </w:r>
      <w:r w:rsidR="000264CD" w:rsidRPr="00471595">
        <w:rPr>
          <w:rFonts w:ascii="Montserrat" w:hAnsi="Montserrat"/>
          <w:sz w:val="24"/>
        </w:rPr>
        <w:t>”</w:t>
      </w:r>
      <w:r w:rsidRPr="00471595">
        <w:rPr>
          <w:rFonts w:ascii="Montserrat" w:hAnsi="Montserrat"/>
          <w:sz w:val="24"/>
        </w:rPr>
        <w:t xml:space="preserve"> I drank in the sight of my childhood wonderland, hoping to save it in memory, because I was starting to understand that leaving Earth forever was a good idea.</w:t>
      </w:r>
    </w:p>
    <w:p w14:paraId="3BF47C0C" w14:textId="2AC336C3" w:rsidR="00AD35EB" w:rsidRPr="00471595" w:rsidRDefault="00AD35EB" w:rsidP="00515B04">
      <w:pPr>
        <w:numPr>
          <w:ins w:id="862" w:author="Unknown"/>
        </w:numPr>
        <w:rPr>
          <w:rFonts w:ascii="Montserrat" w:hAnsi="Montserrat"/>
          <w:sz w:val="24"/>
        </w:rPr>
      </w:pPr>
      <w:r w:rsidRPr="00471595">
        <w:rPr>
          <w:rFonts w:ascii="Montserrat" w:hAnsi="Montserrat"/>
          <w:sz w:val="24"/>
        </w:rPr>
        <w:br w:type="page"/>
      </w:r>
    </w:p>
    <w:p w14:paraId="51F21877" w14:textId="0366A2A4" w:rsidR="00AD35EB" w:rsidRPr="00471595" w:rsidRDefault="00201AA5" w:rsidP="00515B04">
      <w:pPr>
        <w:numPr>
          <w:ins w:id="863" w:author="Unknown"/>
        </w:numPr>
        <w:rPr>
          <w:rFonts w:ascii="Montserrat" w:hAnsi="Montserrat"/>
          <w:sz w:val="24"/>
        </w:rPr>
      </w:pPr>
      <w:r w:rsidRPr="00471595">
        <w:rPr>
          <w:rFonts w:ascii="Montserrat" w:hAnsi="Montserrat"/>
          <w:sz w:val="24"/>
        </w:rPr>
        <w:t>02</w:t>
      </w:r>
    </w:p>
    <w:p w14:paraId="4FA16B57" w14:textId="77777777" w:rsidR="00AD35EB" w:rsidRPr="00471595" w:rsidRDefault="00AD35EB" w:rsidP="00515B04">
      <w:pPr>
        <w:numPr>
          <w:ins w:id="864" w:author="Unknown"/>
        </w:numPr>
        <w:rPr>
          <w:rFonts w:ascii="Montserrat" w:hAnsi="Montserrat"/>
          <w:sz w:val="24"/>
        </w:rPr>
      </w:pPr>
    </w:p>
    <w:p w14:paraId="7E9FC7D6" w14:textId="79414B3E" w:rsidR="00AD35EB" w:rsidRPr="00471595" w:rsidRDefault="00AD35EB" w:rsidP="00515B04">
      <w:pPr>
        <w:numPr>
          <w:ins w:id="865" w:author="Unknown"/>
        </w:numPr>
        <w:rPr>
          <w:rFonts w:ascii="Montserrat" w:hAnsi="Montserrat"/>
          <w:sz w:val="24"/>
        </w:rPr>
      </w:pPr>
      <w:r w:rsidRPr="00471595">
        <w:rPr>
          <w:rFonts w:ascii="Montserrat" w:hAnsi="Montserrat"/>
          <w:sz w:val="24"/>
        </w:rPr>
        <w:t xml:space="preserve">I opened my eyes. Unlike the nerve twisting snarl of the impending alarm, which I had grown to despise over the past few weeks, it aroused me to instant alertness. Wrapping the sheet around my torso, I reached up for the flashing key on the touchpad. He had returned to the Belt where he provided input for the construction of the prototype seed ship barely a month after our conversation in the woods. After I explained the way my project supervisors were trying to block my transfer to space, he countered by issuing verbal orders to report to him at Arcology IV. </w:t>
      </w:r>
      <w:r w:rsidR="000264CD" w:rsidRPr="00471595">
        <w:rPr>
          <w:rFonts w:ascii="Montserrat" w:hAnsi="Montserrat"/>
          <w:sz w:val="24"/>
        </w:rPr>
        <w:t>“</w:t>
      </w:r>
      <w:r w:rsidRPr="00471595">
        <w:rPr>
          <w:rFonts w:ascii="Montserrat" w:hAnsi="Montserrat"/>
          <w:sz w:val="24"/>
        </w:rPr>
        <w:t>As per your request we did get confirmation from Captain O'Neal</w:t>
      </w:r>
      <w:r w:rsidR="00295153" w:rsidRPr="00471595">
        <w:rPr>
          <w:rFonts w:ascii="Montserrat" w:hAnsi="Montserrat"/>
          <w:sz w:val="24"/>
        </w:rPr>
        <w:t xml:space="preserve"> but</w:t>
      </w:r>
      <w:r w:rsidRPr="00471595">
        <w:rPr>
          <w:rFonts w:ascii="Montserrat" w:hAnsi="Montserrat"/>
          <w:sz w:val="24"/>
        </w:rPr>
        <w:t xml:space="preserve"> there were problems confirming your activation and assignment with your project supervisors.</w:t>
      </w:r>
      <w:r w:rsidR="000264CD" w:rsidRPr="00471595">
        <w:rPr>
          <w:rFonts w:ascii="Montserrat" w:hAnsi="Montserrat"/>
          <w:sz w:val="24"/>
        </w:rPr>
        <w:t>”</w:t>
      </w:r>
      <w:r w:rsidRPr="00471595">
        <w:rPr>
          <w:rFonts w:ascii="Montserrat" w:hAnsi="Montserrat"/>
          <w:sz w:val="24"/>
        </w:rPr>
        <w:t xml:space="preserve"> I knew that they would attempt to contact Craig or Malthus in Oregon, to assure themselves that I was here with the project's blessings. On the naval side of the operation, I was the Captain's responsibility</w:t>
      </w:r>
      <w:r w:rsidR="00295153" w:rsidRPr="00471595">
        <w:rPr>
          <w:rFonts w:ascii="Montserrat" w:hAnsi="Montserrat"/>
          <w:sz w:val="24"/>
        </w:rPr>
        <w:t xml:space="preserve"> and</w:t>
      </w:r>
      <w:r w:rsidRPr="00471595">
        <w:rPr>
          <w:rFonts w:ascii="Montserrat" w:hAnsi="Montserrat"/>
          <w:sz w:val="24"/>
        </w:rPr>
        <w:t xml:space="preserve"> could take direct orders from him. Systems experts and advisors from Earth will be arriving this morning via Solar Authority in-system cutter. He beamed.</w:t>
      </w:r>
    </w:p>
    <w:p w14:paraId="52C257C6" w14:textId="2FD17F32" w:rsidR="00AD35EB" w:rsidRPr="00471595" w:rsidRDefault="00AD35EB" w:rsidP="00515B04">
      <w:pPr>
        <w:numPr>
          <w:ins w:id="86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Thank you Lieutenant Mitchell,</w:t>
      </w:r>
      <w:r w:rsidR="000264CD" w:rsidRPr="00471595">
        <w:rPr>
          <w:rFonts w:ascii="Montserrat" w:hAnsi="Montserrat"/>
          <w:sz w:val="24"/>
        </w:rPr>
        <w:t>”</w:t>
      </w:r>
      <w:r w:rsidRPr="00471595">
        <w:rPr>
          <w:rFonts w:ascii="Montserrat" w:hAnsi="Montserrat"/>
          <w:sz w:val="24"/>
        </w:rPr>
        <w:t xml:space="preserve"> It had taken almost all of the credit I could scrape together to just to get passage to Arcology IV Station; what little survived that two month journey had barely been enough to pay rent on the sleeper and file my request for operational status adjustment. That is, I had to grease the wheels of military bureaucracy to get looped in the proper hole, while Mitchell tried to think up a way to get me on that ship. Fortunately, the transient accommodations included a meal once a day, otherwise I would have starved by now.</w:t>
      </w:r>
    </w:p>
    <w:p w14:paraId="04AE2AAA" w14:textId="39CB3EC9" w:rsidR="00AD35EB" w:rsidRPr="00471595" w:rsidRDefault="00AD35EB" w:rsidP="00515B04">
      <w:pPr>
        <w:numPr>
          <w:ins w:id="86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 xml:space="preserve">No problem, Ms. Sinclair. You already have the packet Captain O'Neal forwarded to you for this mission. Lieutenant Mitchell cleared his throat and went on, </w:t>
      </w:r>
      <w:r w:rsidR="000264CD" w:rsidRPr="00471595">
        <w:rPr>
          <w:rFonts w:ascii="Montserrat" w:hAnsi="Montserrat"/>
          <w:sz w:val="24"/>
        </w:rPr>
        <w:t>“</w:t>
      </w:r>
      <w:r w:rsidRPr="00471595">
        <w:rPr>
          <w:rFonts w:ascii="Montserrat" w:hAnsi="Montserrat"/>
          <w:sz w:val="24"/>
        </w:rPr>
        <w:t xml:space="preserve">You have a busy week ahead of you. When you get yourself settled in please call my office and see if you can get an appointment to see me before Monday. </w:t>
      </w:r>
    </w:p>
    <w:p w14:paraId="28A7662B" w14:textId="77777777" w:rsidR="00AD35EB" w:rsidRPr="00471595" w:rsidRDefault="00AD35EB" w:rsidP="00515B04">
      <w:pPr>
        <w:numPr>
          <w:ins w:id="868" w:author="Unknown"/>
        </w:numPr>
        <w:rPr>
          <w:rFonts w:ascii="Montserrat" w:hAnsi="Montserrat"/>
          <w:sz w:val="24"/>
        </w:rPr>
      </w:pPr>
      <w:r w:rsidRPr="00471595">
        <w:rPr>
          <w:rFonts w:ascii="Montserrat" w:hAnsi="Montserrat"/>
          <w:sz w:val="24"/>
        </w:rPr>
        <w:tab/>
        <w:t>Subtext: Don't be pushy. To say that my hair was red, was perhaps an understatement. By way of my mother and my alleged father, I was one quarter Japanese, a quarter Irish and half Scots. A memorable, distinctive feature boldly advertised in the media. Sexual predators which might have exploited the vulnerability of naked women and children did not survive long.</w:t>
      </w:r>
    </w:p>
    <w:p w14:paraId="3907521E" w14:textId="338E47A6" w:rsidR="00AD35EB" w:rsidRPr="00471595" w:rsidRDefault="00AD35EB" w:rsidP="00515B04">
      <w:pPr>
        <w:numPr>
          <w:ins w:id="869" w:author="Unknown"/>
        </w:numPr>
        <w:rPr>
          <w:rFonts w:ascii="Montserrat" w:hAnsi="Montserrat"/>
          <w:sz w:val="24"/>
        </w:rPr>
      </w:pPr>
      <w:r w:rsidRPr="00471595">
        <w:rPr>
          <w:rFonts w:ascii="Montserrat" w:hAnsi="Montserrat"/>
          <w:sz w:val="24"/>
        </w:rPr>
        <w:tab/>
        <w:t>At first it is not obvious</w:t>
      </w:r>
      <w:r w:rsidR="00295153" w:rsidRPr="00471595">
        <w:rPr>
          <w:rFonts w:ascii="Montserrat" w:hAnsi="Montserrat"/>
          <w:sz w:val="24"/>
        </w:rPr>
        <w:t xml:space="preserve"> but</w:t>
      </w:r>
      <w:r w:rsidRPr="00471595">
        <w:rPr>
          <w:rFonts w:ascii="Montserrat" w:hAnsi="Montserrat"/>
          <w:sz w:val="24"/>
        </w:rPr>
        <w:t xml:space="preserve"> I discovered that while there were indeed some people who moved about totally naked—indecently exposed and thus vulnerable to the eye—one mostly saw people who went about nude. </w:t>
      </w:r>
    </w:p>
    <w:p w14:paraId="68E62236" w14:textId="77777777" w:rsidR="00AD35EB" w:rsidRPr="00471595" w:rsidRDefault="00AD35EB" w:rsidP="00515B04">
      <w:pPr>
        <w:numPr>
          <w:ins w:id="870" w:author="Unknown"/>
        </w:numPr>
        <w:rPr>
          <w:rFonts w:ascii="Montserrat" w:hAnsi="Montserrat"/>
          <w:sz w:val="24"/>
        </w:rPr>
      </w:pPr>
      <w:r w:rsidRPr="00471595">
        <w:rPr>
          <w:rFonts w:ascii="Montserrat" w:hAnsi="Montserrat"/>
          <w:sz w:val="24"/>
        </w:rPr>
        <w:tab/>
        <w:t xml:space="preserve">As I stepped out of the spray and sluiced water from my skin, I could not help appraising the image in the mirror. There was a sculpted perfection to my body which was disturbing. My mother had been exotically beautiful, though. I took after her so well that any reflection brought her back to me. So for a moment I saw a young woman of sensuous line and curve. She was staring at me through opalescent, dove gray eyes. I dropped my gaze and watched her brush beads of moisture off of her skin. Her flesh was translucent and pale, like something carved from moonstone or mother of pearl. At a second glance, the painful illusion shattered. </w:t>
      </w:r>
    </w:p>
    <w:p w14:paraId="5FBB5F3C" w14:textId="0BDAA3C7" w:rsidR="00AD35EB" w:rsidRPr="00471595" w:rsidRDefault="00AD35EB" w:rsidP="00515B04">
      <w:pPr>
        <w:numPr>
          <w:ins w:id="871" w:author="Unknown"/>
        </w:numPr>
        <w:rPr>
          <w:rFonts w:ascii="Montserrat" w:hAnsi="Montserrat"/>
          <w:sz w:val="24"/>
        </w:rPr>
      </w:pPr>
      <w:r w:rsidRPr="00471595">
        <w:rPr>
          <w:rFonts w:ascii="Montserrat" w:hAnsi="Montserrat"/>
          <w:sz w:val="24"/>
        </w:rPr>
        <w:tab/>
        <w:t>I stared into the glass until the ache was bearable. I was a pale reflection of her</w:t>
      </w:r>
      <w:r w:rsidR="00295153" w:rsidRPr="00471595">
        <w:rPr>
          <w:rFonts w:ascii="Montserrat" w:hAnsi="Montserrat"/>
          <w:sz w:val="24"/>
        </w:rPr>
        <w:t xml:space="preserve"> but</w:t>
      </w:r>
      <w:r w:rsidRPr="00471595">
        <w:rPr>
          <w:rFonts w:ascii="Montserrat" w:hAnsi="Montserrat"/>
          <w:sz w:val="24"/>
        </w:rPr>
        <w:t xml:space="preserve"> I was developing a sense of pride my body. I almost resented the quirk of chance that gave me a body so easy to love, for it is not often that a mind possesses and is in possession of outward form so resonant with the inner soul. </w:t>
      </w:r>
    </w:p>
    <w:p w14:paraId="32417709" w14:textId="77777777" w:rsidR="00AD35EB" w:rsidRPr="00471595" w:rsidRDefault="00AD35EB" w:rsidP="00515B04">
      <w:pPr>
        <w:numPr>
          <w:ins w:id="872" w:author="Unknown"/>
        </w:numPr>
        <w:rPr>
          <w:rFonts w:ascii="Montserrat" w:hAnsi="Montserrat"/>
          <w:sz w:val="24"/>
        </w:rPr>
      </w:pPr>
      <w:r w:rsidRPr="00471595">
        <w:rPr>
          <w:rFonts w:ascii="Montserrat" w:hAnsi="Montserrat"/>
          <w:sz w:val="24"/>
        </w:rPr>
        <w:tab/>
        <w:t xml:space="preserve">Or perhaps, I had denied myself the embrace of myself for fear of what I stood to lose should I risk life or limb. Or what they have to live for. I shook myself out of my reverie and went to my locker. </w:t>
      </w:r>
    </w:p>
    <w:p w14:paraId="14805FE0" w14:textId="1B904A3C" w:rsidR="00AD35EB" w:rsidRPr="00471595" w:rsidRDefault="00AD35EB" w:rsidP="00515B04">
      <w:pPr>
        <w:numPr>
          <w:ins w:id="873" w:author="Unknown"/>
        </w:numPr>
        <w:rPr>
          <w:rFonts w:ascii="Montserrat" w:hAnsi="Montserrat"/>
          <w:sz w:val="24"/>
        </w:rPr>
      </w:pPr>
      <w:r w:rsidRPr="00471595">
        <w:rPr>
          <w:rFonts w:ascii="Montserrat" w:hAnsi="Montserrat"/>
          <w:sz w:val="24"/>
        </w:rPr>
        <w:tab/>
        <w:t>My body sleeve, while being useless for exposure to a vacuum, had the distinct advantages of being durable, self cleaning</w:t>
      </w:r>
      <w:r w:rsidR="00295153" w:rsidRPr="00471595">
        <w:rPr>
          <w:rFonts w:ascii="Montserrat" w:hAnsi="Montserrat"/>
          <w:sz w:val="24"/>
        </w:rPr>
        <w:t xml:space="preserve"> and</w:t>
      </w:r>
      <w:r w:rsidRPr="00471595">
        <w:rPr>
          <w:rFonts w:ascii="Montserrat" w:hAnsi="Montserrat"/>
          <w:sz w:val="24"/>
        </w:rPr>
        <w:t xml:space="preserve"> immune to bullets and knives. The liaison officer had contacted the director as promised</w:t>
      </w:r>
      <w:r w:rsidR="00295153" w:rsidRPr="00471595">
        <w:rPr>
          <w:rFonts w:ascii="Montserrat" w:hAnsi="Montserrat"/>
          <w:sz w:val="24"/>
        </w:rPr>
        <w:t xml:space="preserve"> and</w:t>
      </w:r>
      <w:r w:rsidRPr="00471595">
        <w:rPr>
          <w:rFonts w:ascii="Montserrat" w:hAnsi="Montserrat"/>
          <w:sz w:val="24"/>
        </w:rPr>
        <w:t xml:space="preserve"> it had turned out to be Craig. </w:t>
      </w:r>
    </w:p>
    <w:p w14:paraId="1BEAD26B" w14:textId="77777777" w:rsidR="00AD35EB" w:rsidRPr="00471595" w:rsidRDefault="00AD35EB" w:rsidP="00515B04">
      <w:pPr>
        <w:numPr>
          <w:ins w:id="874" w:author="Unknown"/>
        </w:numPr>
        <w:rPr>
          <w:rFonts w:ascii="Montserrat" w:hAnsi="Montserrat"/>
          <w:sz w:val="24"/>
        </w:rPr>
      </w:pPr>
      <w:r w:rsidRPr="00471595">
        <w:rPr>
          <w:rFonts w:ascii="Montserrat" w:hAnsi="Montserrat"/>
          <w:sz w:val="24"/>
        </w:rPr>
        <w:tab/>
        <w:t>In spite of the urge to burn the papers, I tucked my orders into my pocket.</w:t>
      </w:r>
    </w:p>
    <w:p w14:paraId="1A9715A3" w14:textId="3369AAAF" w:rsidR="00AD35EB" w:rsidRPr="00471595" w:rsidRDefault="00AD35EB" w:rsidP="00515B04">
      <w:pPr>
        <w:numPr>
          <w:ins w:id="875" w:author="Unknown"/>
        </w:numPr>
        <w:rPr>
          <w:rFonts w:ascii="Montserrat" w:hAnsi="Montserrat"/>
          <w:sz w:val="24"/>
        </w:rPr>
      </w:pPr>
      <w:r w:rsidRPr="00471595">
        <w:rPr>
          <w:rFonts w:ascii="Montserrat" w:hAnsi="Montserrat"/>
          <w:sz w:val="24"/>
        </w:rPr>
        <w:tab/>
        <w:t xml:space="preserve">Seeing the time I had to wait, I made my way up to the Observation Deck and watched for the arrival of the seed ship prototype, Gabriel. If she passed muster she would go on to Earth for outfitting. It was Martin Craig. O'Neal, of course, was tied to the project also, which explained why he was picked for this command. Unlike my captain, Craig had done just about everything in his power to prevent my being here this morning. </w:t>
      </w:r>
      <w:r w:rsidR="000264CD" w:rsidRPr="00471595">
        <w:rPr>
          <w:rFonts w:ascii="Montserrat" w:hAnsi="Montserrat"/>
          <w:sz w:val="24"/>
        </w:rPr>
        <w:t>“</w:t>
      </w:r>
      <w:r w:rsidRPr="00471595">
        <w:rPr>
          <w:rFonts w:ascii="Montserrat" w:hAnsi="Montserrat"/>
          <w:sz w:val="24"/>
        </w:rPr>
        <w:t>Sinclair,</w:t>
      </w:r>
      <w:r w:rsidR="000264CD" w:rsidRPr="00471595">
        <w:rPr>
          <w:rFonts w:ascii="Montserrat" w:hAnsi="Montserrat"/>
          <w:sz w:val="24"/>
        </w:rPr>
        <w:t>”</w:t>
      </w:r>
      <w:r w:rsidRPr="00471595">
        <w:rPr>
          <w:rFonts w:ascii="Montserrat" w:hAnsi="Montserrat"/>
          <w:sz w:val="24"/>
        </w:rPr>
        <w:t xml:space="preserve"> he greeted me with a nod, </w:t>
      </w:r>
      <w:r w:rsidR="000264CD" w:rsidRPr="00471595">
        <w:rPr>
          <w:rFonts w:ascii="Montserrat" w:hAnsi="Montserrat"/>
          <w:sz w:val="24"/>
        </w:rPr>
        <w:t>“</w:t>
      </w:r>
      <w:r w:rsidRPr="00471595">
        <w:rPr>
          <w:rFonts w:ascii="Montserrat" w:hAnsi="Montserrat"/>
          <w:sz w:val="24"/>
        </w:rPr>
        <w:t>Nice of you to join us.</w:t>
      </w:r>
      <w:r w:rsidR="000264CD" w:rsidRPr="00471595">
        <w:rPr>
          <w:rFonts w:ascii="Montserrat" w:hAnsi="Montserrat"/>
          <w:sz w:val="24"/>
        </w:rPr>
        <w:t>”</w:t>
      </w:r>
      <w:r w:rsidRPr="00471595">
        <w:rPr>
          <w:rFonts w:ascii="Montserrat" w:hAnsi="Montserrat"/>
          <w:sz w:val="24"/>
        </w:rPr>
        <w:t xml:space="preserve"> He called after me.</w:t>
      </w:r>
    </w:p>
    <w:p w14:paraId="3125BB9F" w14:textId="640B1FD1" w:rsidR="00AD35EB" w:rsidRPr="00471595" w:rsidRDefault="00AD35EB" w:rsidP="00515B04">
      <w:pPr>
        <w:numPr>
          <w:ins w:id="876" w:author="Unknown"/>
        </w:numPr>
        <w:rPr>
          <w:rFonts w:ascii="Montserrat" w:hAnsi="Montserrat"/>
          <w:sz w:val="24"/>
        </w:rPr>
      </w:pPr>
      <w:r w:rsidRPr="00471595">
        <w:rPr>
          <w:rFonts w:ascii="Montserrat" w:hAnsi="Montserrat"/>
          <w:sz w:val="24"/>
        </w:rPr>
        <w:tab/>
        <w:t xml:space="preserve">I almost turned back to explain, when my stomach decided to remind me of its existence. She came around the end of the line and paced in front of us, </w:t>
      </w:r>
      <w:r w:rsidR="000264CD" w:rsidRPr="00471595">
        <w:rPr>
          <w:rFonts w:ascii="Montserrat" w:hAnsi="Montserrat"/>
          <w:sz w:val="24"/>
        </w:rPr>
        <w:t>“</w:t>
      </w:r>
      <w:r w:rsidRPr="00471595">
        <w:rPr>
          <w:rFonts w:ascii="Montserrat" w:hAnsi="Montserrat"/>
          <w:sz w:val="24"/>
        </w:rPr>
        <w:t xml:space="preserve">I am your XO, Commander Angelica Lynn Thompson. For the next few weeks I will be the right hand of God as far as you are concerned. And at this, she looked directly at me, </w:t>
      </w:r>
      <w:r w:rsidR="000264CD" w:rsidRPr="00471595">
        <w:rPr>
          <w:rFonts w:ascii="Montserrat" w:hAnsi="Montserrat"/>
          <w:sz w:val="24"/>
        </w:rPr>
        <w:t>“</w:t>
      </w:r>
      <w:r w:rsidRPr="00471595">
        <w:rPr>
          <w:rFonts w:ascii="Montserrat" w:hAnsi="Montserrat"/>
          <w:sz w:val="24"/>
        </w:rPr>
        <w:t xml:space="preserve">have already picked up some ship experience before arriving here at Arcology IV. She stopped in front of the line and paused, </w:t>
      </w:r>
      <w:r w:rsidR="000264CD" w:rsidRPr="00471595">
        <w:rPr>
          <w:rFonts w:ascii="Montserrat" w:hAnsi="Montserrat"/>
          <w:sz w:val="24"/>
        </w:rPr>
        <w:t>“</w:t>
      </w:r>
      <w:r w:rsidRPr="00471595">
        <w:rPr>
          <w:rFonts w:ascii="Montserrat" w:hAnsi="Montserrat"/>
          <w:sz w:val="24"/>
        </w:rPr>
        <w:t>If you've all got your papers, you know who you need to report to. If you have or develop any preferences for bunkmates you can apply at any time for reaccommodation.</w:t>
      </w:r>
      <w:r w:rsidR="000264CD" w:rsidRPr="00471595">
        <w:rPr>
          <w:rFonts w:ascii="Montserrat" w:hAnsi="Montserrat"/>
          <w:sz w:val="24"/>
        </w:rPr>
        <w:t>”</w:t>
      </w:r>
    </w:p>
    <w:p w14:paraId="0F9B9F74" w14:textId="70DF1134" w:rsidR="00AD35EB" w:rsidRPr="00471595" w:rsidRDefault="00AD35EB" w:rsidP="00515B04">
      <w:pPr>
        <w:numPr>
          <w:ins w:id="877" w:author="Unknown"/>
        </w:numPr>
        <w:rPr>
          <w:rFonts w:ascii="Montserrat" w:hAnsi="Montserrat"/>
          <w:sz w:val="24"/>
        </w:rPr>
      </w:pPr>
      <w:r w:rsidRPr="00471595">
        <w:rPr>
          <w:rFonts w:ascii="Montserrat" w:hAnsi="Montserrat"/>
          <w:sz w:val="24"/>
        </w:rPr>
        <w:tab/>
        <w:t xml:space="preserve">As the group pulled out their orders, Thompson smiled wryly and added, </w:t>
      </w:r>
      <w:r w:rsidR="000264CD" w:rsidRPr="00471595">
        <w:rPr>
          <w:rFonts w:ascii="Montserrat" w:hAnsi="Montserrat"/>
          <w:sz w:val="24"/>
        </w:rPr>
        <w:t>“</w:t>
      </w:r>
      <w:r w:rsidRPr="00471595">
        <w:rPr>
          <w:rFonts w:ascii="Montserrat" w:hAnsi="Montserrat"/>
          <w:sz w:val="24"/>
        </w:rPr>
        <w:t>This is a prototype construction, so I regret to say that she's a little short on amenities. Some of you should expect to be summoned to the Captain's Mess this evening at which time you will meet the Captain. Carry on.</w:t>
      </w:r>
    </w:p>
    <w:p w14:paraId="6040CCB3" w14:textId="260007A1" w:rsidR="00AD35EB" w:rsidRPr="00471595" w:rsidRDefault="00AD35EB" w:rsidP="00515B04">
      <w:pPr>
        <w:numPr>
          <w:ins w:id="87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Sinclair,</w:t>
      </w:r>
      <w:r w:rsidR="000264CD" w:rsidRPr="00471595">
        <w:rPr>
          <w:rFonts w:ascii="Montserrat" w:hAnsi="Montserrat"/>
          <w:sz w:val="24"/>
        </w:rPr>
        <w:t>”</w:t>
      </w:r>
      <w:r w:rsidRPr="00471595">
        <w:rPr>
          <w:rFonts w:ascii="Montserrat" w:hAnsi="Montserrat"/>
          <w:sz w:val="24"/>
        </w:rPr>
        <w:t xml:space="preserve"> Thompson smiled and pointed out, </w:t>
      </w:r>
      <w:r w:rsidR="000264CD" w:rsidRPr="00471595">
        <w:rPr>
          <w:rFonts w:ascii="Montserrat" w:hAnsi="Montserrat"/>
          <w:sz w:val="24"/>
        </w:rPr>
        <w:t>“</w:t>
      </w:r>
      <w:r w:rsidRPr="00471595">
        <w:rPr>
          <w:rFonts w:ascii="Montserrat" w:hAnsi="Montserrat"/>
          <w:sz w:val="24"/>
        </w:rPr>
        <w:t xml:space="preserve">You've got orders to report to the Captain. The papers in my hand, which we both had seen, had placed me in Craig's party under his discretion. The XO was reminding me that I had come on the personal order of the captain. At the top of the gangway, I turned to the Chief Petty Officer, </w:t>
      </w:r>
      <w:r w:rsidR="000264CD" w:rsidRPr="00471595">
        <w:rPr>
          <w:rFonts w:ascii="Montserrat" w:hAnsi="Montserrat"/>
          <w:sz w:val="24"/>
        </w:rPr>
        <w:t>“</w:t>
      </w:r>
      <w:r w:rsidRPr="00471595">
        <w:rPr>
          <w:rFonts w:ascii="Montserrat" w:hAnsi="Montserrat"/>
          <w:sz w:val="24"/>
        </w:rPr>
        <w:t>Active Sinclair, Arden Eve, reporting. Permission to come aboard?</w:t>
      </w:r>
      <w:r w:rsidR="000264CD" w:rsidRPr="00471595">
        <w:rPr>
          <w:rFonts w:ascii="Montserrat" w:hAnsi="Montserrat"/>
          <w:sz w:val="24"/>
        </w:rPr>
        <w:t>”</w:t>
      </w:r>
    </w:p>
    <w:p w14:paraId="30F9EBA2" w14:textId="1E192ACC" w:rsidR="00AD35EB" w:rsidRPr="00471595" w:rsidRDefault="00AD35EB" w:rsidP="00515B04">
      <w:pPr>
        <w:numPr>
          <w:ins w:id="879" w:author="Unknown"/>
        </w:numPr>
        <w:rPr>
          <w:rFonts w:ascii="Montserrat" w:hAnsi="Montserrat"/>
          <w:sz w:val="24"/>
        </w:rPr>
      </w:pPr>
      <w:r w:rsidRPr="00471595">
        <w:rPr>
          <w:rFonts w:ascii="Montserrat" w:hAnsi="Montserrat"/>
          <w:sz w:val="24"/>
        </w:rPr>
        <w:tab/>
        <w:t>The CPO glanced at me, opening his mouth to respond</w:t>
      </w:r>
      <w:r w:rsidR="00295153" w:rsidRPr="00471595">
        <w:rPr>
          <w:rFonts w:ascii="Montserrat" w:hAnsi="Montserrat"/>
          <w:sz w:val="24"/>
        </w:rPr>
        <w:t xml:space="preserve"> and</w:t>
      </w:r>
      <w:r w:rsidRPr="00471595">
        <w:rPr>
          <w:rFonts w:ascii="Montserrat" w:hAnsi="Montserrat"/>
          <w:sz w:val="24"/>
        </w:rPr>
        <w:t xml:space="preserve"> froze. After a quick glance at Thompson, he reclaimed his voice. His eyes snapped back to Thompson, </w:t>
      </w:r>
      <w:r w:rsidR="000264CD" w:rsidRPr="00471595">
        <w:rPr>
          <w:rFonts w:ascii="Montserrat" w:hAnsi="Montserrat"/>
          <w:sz w:val="24"/>
        </w:rPr>
        <w:t>“</w:t>
      </w:r>
      <w:r w:rsidRPr="00471595">
        <w:rPr>
          <w:rFonts w:ascii="Montserrat" w:hAnsi="Montserrat"/>
          <w:sz w:val="24"/>
        </w:rPr>
        <w:t>This some kind of joke, XO?</w:t>
      </w:r>
      <w:r w:rsidR="000264CD" w:rsidRPr="00471595">
        <w:rPr>
          <w:rFonts w:ascii="Montserrat" w:hAnsi="Montserrat"/>
          <w:sz w:val="24"/>
        </w:rPr>
        <w:t>”</w:t>
      </w:r>
      <w:r w:rsidRPr="00471595">
        <w:rPr>
          <w:rFonts w:ascii="Montserrat" w:hAnsi="Montserrat"/>
          <w:sz w:val="24"/>
        </w:rPr>
        <w:t xml:space="preserve"> </w:t>
      </w:r>
    </w:p>
    <w:p w14:paraId="7ED1824F" w14:textId="3A74AD4F" w:rsidR="00AD35EB" w:rsidRPr="00471595" w:rsidRDefault="00AD35EB" w:rsidP="00515B04">
      <w:pPr>
        <w:numPr>
          <w:ins w:id="88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 xml:space="preserve">Mind your manners Mr. Aside, she murmured, </w:t>
      </w:r>
      <w:r w:rsidR="000264CD" w:rsidRPr="00471595">
        <w:rPr>
          <w:rFonts w:ascii="Montserrat" w:hAnsi="Montserrat"/>
          <w:sz w:val="24"/>
        </w:rPr>
        <w:t>“</w:t>
      </w:r>
      <w:r w:rsidRPr="00471595">
        <w:rPr>
          <w:rFonts w:ascii="Montserrat" w:hAnsi="Montserrat"/>
          <w:sz w:val="24"/>
        </w:rPr>
        <w:t>Ms. Sinclair, please disregard that remark.</w:t>
      </w:r>
      <w:r w:rsidR="000264CD" w:rsidRPr="00471595">
        <w:rPr>
          <w:rFonts w:ascii="Montserrat" w:hAnsi="Montserrat"/>
          <w:sz w:val="24"/>
        </w:rPr>
        <w:t>”</w:t>
      </w:r>
      <w:r w:rsidRPr="00471595">
        <w:rPr>
          <w:rFonts w:ascii="Montserrat" w:hAnsi="Montserrat"/>
          <w:sz w:val="24"/>
        </w:rPr>
        <w:t xml:space="preserve"> She pushed me into the cross corridor ahead of her and turned a sharp eye on Grant. Thompson waved me on with, </w:t>
      </w:r>
      <w:r w:rsidR="000264CD" w:rsidRPr="00471595">
        <w:rPr>
          <w:rFonts w:ascii="Montserrat" w:hAnsi="Montserrat"/>
          <w:sz w:val="24"/>
        </w:rPr>
        <w:t>“</w:t>
      </w:r>
      <w:r w:rsidRPr="00471595">
        <w:rPr>
          <w:rFonts w:ascii="Montserrat" w:hAnsi="Montserrat"/>
          <w:sz w:val="24"/>
        </w:rPr>
        <w:t>Go on, I'll catch up with you at the lift.</w:t>
      </w:r>
      <w:r w:rsidR="000264CD" w:rsidRPr="00471595">
        <w:rPr>
          <w:rFonts w:ascii="Montserrat" w:hAnsi="Montserrat"/>
          <w:sz w:val="24"/>
        </w:rPr>
        <w:t>”</w:t>
      </w:r>
      <w:r w:rsidRPr="00471595">
        <w:rPr>
          <w:rFonts w:ascii="Montserrat" w:hAnsi="Montserrat"/>
          <w:sz w:val="24"/>
        </w:rPr>
        <w:t xml:space="preserve"> I had memorized the layout of the ship before departing from the project</w:t>
      </w:r>
      <w:r w:rsidR="00295153" w:rsidRPr="00471595">
        <w:rPr>
          <w:rFonts w:ascii="Montserrat" w:hAnsi="Montserrat"/>
          <w:sz w:val="24"/>
        </w:rPr>
        <w:t xml:space="preserve"> and</w:t>
      </w:r>
      <w:r w:rsidRPr="00471595">
        <w:rPr>
          <w:rFonts w:ascii="Montserrat" w:hAnsi="Montserrat"/>
          <w:sz w:val="24"/>
        </w:rPr>
        <w:t xml:space="preserve"> the reservation.</w:t>
      </w:r>
    </w:p>
    <w:p w14:paraId="46811672" w14:textId="77777777" w:rsidR="00AD35EB" w:rsidRPr="00471595" w:rsidRDefault="00AD35EB" w:rsidP="00515B04">
      <w:pPr>
        <w:numPr>
          <w:ins w:id="881" w:author="Unknown"/>
        </w:numPr>
        <w:rPr>
          <w:rFonts w:ascii="Montserrat" w:hAnsi="Montserrat"/>
          <w:sz w:val="24"/>
        </w:rPr>
      </w:pPr>
      <w:r w:rsidRPr="00471595">
        <w:rPr>
          <w:rFonts w:ascii="Montserrat" w:hAnsi="Montserrat"/>
          <w:sz w:val="24"/>
        </w:rPr>
        <w:tab/>
        <w:t>I heard the XO talking quietly to Grant behind me as I moved further away. I made a note to look up CPO Grant later and find out what that had been about. He had gone pale and gotten flustered; a very personal sort of reaction. I was engaged in thought, not really looking where I was going when I bumped into a man at the next corner.</w:t>
      </w:r>
    </w:p>
    <w:p w14:paraId="6146F618" w14:textId="24A74F3C" w:rsidR="00AD35EB" w:rsidRPr="00471595" w:rsidRDefault="00AD35EB" w:rsidP="00515B04">
      <w:pPr>
        <w:numPr>
          <w:ins w:id="882" w:author="Unknown"/>
        </w:numPr>
        <w:rPr>
          <w:rFonts w:ascii="Montserrat" w:hAnsi="Montserrat"/>
          <w:sz w:val="24"/>
        </w:rPr>
      </w:pPr>
      <w:r w:rsidRPr="00471595">
        <w:rPr>
          <w:rFonts w:ascii="Montserrat" w:hAnsi="Montserrat"/>
          <w:sz w:val="24"/>
        </w:rPr>
        <w:tab/>
        <w:t xml:space="preserve">He caught me, absorbing the impact; I ended up held in a loose embrace. His hands rested familiarly on my hips; his eyes locked warmly on my own. </w:t>
      </w:r>
      <w:r w:rsidR="000264CD" w:rsidRPr="00471595">
        <w:rPr>
          <w:rFonts w:ascii="Montserrat" w:hAnsi="Montserrat"/>
          <w:sz w:val="24"/>
        </w:rPr>
        <w:t>“</w:t>
      </w:r>
      <w:r w:rsidRPr="00471595">
        <w:rPr>
          <w:rFonts w:ascii="Montserrat" w:hAnsi="Montserrat"/>
          <w:sz w:val="24"/>
        </w:rPr>
        <w:t>Sorry, Red. Wasn't watching where I was going,</w:t>
      </w:r>
      <w:r w:rsidR="000264CD" w:rsidRPr="00471595">
        <w:rPr>
          <w:rFonts w:ascii="Montserrat" w:hAnsi="Montserrat"/>
          <w:sz w:val="24"/>
        </w:rPr>
        <w:t>”</w:t>
      </w:r>
      <w:r w:rsidRPr="00471595">
        <w:rPr>
          <w:rFonts w:ascii="Montserrat" w:hAnsi="Montserrat"/>
          <w:sz w:val="24"/>
        </w:rPr>
        <w:t xml:space="preserve"> he said innocently. Before I could say a word, he had disengaged and was off around the corner.</w:t>
      </w:r>
    </w:p>
    <w:p w14:paraId="7A5BD905" w14:textId="6FB6EE78" w:rsidR="00AD35EB" w:rsidRPr="00471595" w:rsidRDefault="00AD35EB" w:rsidP="00515B04">
      <w:pPr>
        <w:numPr>
          <w:ins w:id="883" w:author="Unknown"/>
        </w:numPr>
        <w:rPr>
          <w:rFonts w:ascii="Montserrat" w:hAnsi="Montserrat"/>
          <w:sz w:val="24"/>
        </w:rPr>
      </w:pPr>
      <w:r w:rsidRPr="00471595">
        <w:rPr>
          <w:rFonts w:ascii="Montserrat" w:hAnsi="Montserrat"/>
          <w:sz w:val="24"/>
        </w:rPr>
        <w:tab/>
        <w:t>I turned, completely off balance, to look after him but he had vanished. I shook my head, vaguely alarmed. The man had hands that knew just where to go to disarm me</w:t>
      </w:r>
      <w:r w:rsidR="00295153" w:rsidRPr="00471595">
        <w:rPr>
          <w:rFonts w:ascii="Montserrat" w:hAnsi="Montserrat"/>
          <w:sz w:val="24"/>
        </w:rPr>
        <w:t xml:space="preserve"> and</w:t>
      </w:r>
      <w:r w:rsidRPr="00471595">
        <w:rPr>
          <w:rFonts w:ascii="Montserrat" w:hAnsi="Montserrat"/>
          <w:sz w:val="24"/>
        </w:rPr>
        <w:t xml:space="preserve"> I didn't have a clue who he was. I tried to shrug it off and continued on. </w:t>
      </w:r>
    </w:p>
    <w:p w14:paraId="30A1A102" w14:textId="77777777" w:rsidR="00AD35EB" w:rsidRPr="00471595" w:rsidRDefault="00AD35EB" w:rsidP="00515B04">
      <w:pPr>
        <w:numPr>
          <w:ins w:id="884" w:author="Unknown"/>
        </w:numPr>
        <w:rPr>
          <w:rFonts w:ascii="Montserrat" w:hAnsi="Montserrat"/>
          <w:sz w:val="24"/>
        </w:rPr>
      </w:pPr>
      <w:r w:rsidRPr="00471595">
        <w:rPr>
          <w:rFonts w:ascii="Montserrat" w:hAnsi="Montserrat"/>
          <w:sz w:val="24"/>
        </w:rPr>
        <w:tab/>
        <w:t>—————————————————————</w:t>
      </w:r>
      <w:r w:rsidRPr="00471595">
        <w:rPr>
          <w:rFonts w:ascii="Montserrat" w:hAnsi="Montserrat"/>
          <w:sz w:val="24"/>
        </w:rPr>
        <w:tab/>
      </w:r>
    </w:p>
    <w:p w14:paraId="43AA9DDF" w14:textId="0874C4EE" w:rsidR="00AD35EB" w:rsidRPr="00471595" w:rsidRDefault="00AD35EB" w:rsidP="00515B04">
      <w:pPr>
        <w:numPr>
          <w:ins w:id="885" w:author="Unknown"/>
        </w:numPr>
        <w:rPr>
          <w:rFonts w:ascii="Montserrat" w:hAnsi="Montserrat"/>
          <w:sz w:val="24"/>
        </w:rPr>
      </w:pPr>
      <w:r w:rsidRPr="00471595">
        <w:rPr>
          <w:rFonts w:ascii="Montserrat" w:hAnsi="Montserrat"/>
          <w:sz w:val="24"/>
        </w:rPr>
        <w:t>Angelica Thompson caught up with me and delivered me to the captain. O'Neal invited me to take a chair and asked Thompson to collect the other members of my group so he could make the introductions. I made myself comfortable, enjoying the view out his stateroom window. It is one of those things about the space age, one only rarely gets to see space. While we waited he asked me to share the details of my trip. He was amused by my simple and direct solution to the problems of getting off the reservation</w:t>
      </w:r>
      <w:r w:rsidR="00295153" w:rsidRPr="00471595">
        <w:rPr>
          <w:rFonts w:ascii="Montserrat" w:hAnsi="Montserrat"/>
          <w:sz w:val="24"/>
        </w:rPr>
        <w:t xml:space="preserve"> and</w:t>
      </w:r>
      <w:r w:rsidRPr="00471595">
        <w:rPr>
          <w:rFonts w:ascii="Montserrat" w:hAnsi="Montserrat"/>
          <w:sz w:val="24"/>
        </w:rPr>
        <w:t xml:space="preserve"> acquiring transportation as far as Low Earth Orbit. I found a nice remote corner of the reservation and I flew, under my own power, up to the Luna V transfer station. He listened to the measures I had to take in order to adapt to make this little trek</w:t>
      </w:r>
      <w:r w:rsidR="00295153" w:rsidRPr="00471595">
        <w:rPr>
          <w:rFonts w:ascii="Montserrat" w:hAnsi="Montserrat"/>
          <w:sz w:val="24"/>
        </w:rPr>
        <w:t xml:space="preserve"> and</w:t>
      </w:r>
      <w:r w:rsidRPr="00471595">
        <w:rPr>
          <w:rFonts w:ascii="Montserrat" w:hAnsi="Montserrat"/>
          <w:sz w:val="24"/>
        </w:rPr>
        <w:t xml:space="preserve"> I confessed that I would never have thought to try it if it had not been for the fact that my mother had once gone to the moon and back the same way on a bet. Of course for a trained active class three psi, it is no more dangerous than hiking through a desert. </w:t>
      </w:r>
    </w:p>
    <w:p w14:paraId="03774D2E" w14:textId="5DF0794C" w:rsidR="00AD35EB" w:rsidRPr="00471595" w:rsidRDefault="00AD35EB" w:rsidP="00515B04">
      <w:pPr>
        <w:numPr>
          <w:ins w:id="886" w:author="Unknown"/>
        </w:numPr>
        <w:rPr>
          <w:rFonts w:ascii="Montserrat" w:hAnsi="Montserrat"/>
          <w:sz w:val="24"/>
        </w:rPr>
      </w:pPr>
      <w:r w:rsidRPr="00471595">
        <w:rPr>
          <w:rFonts w:ascii="Montserrat" w:hAnsi="Montserrat"/>
          <w:sz w:val="24"/>
        </w:rPr>
        <w:tab/>
        <w:t xml:space="preserve">O'Neal shook his head, saying wryly, </w:t>
      </w:r>
      <w:r w:rsidR="000264CD" w:rsidRPr="00471595">
        <w:rPr>
          <w:rFonts w:ascii="Montserrat" w:hAnsi="Montserrat"/>
          <w:sz w:val="24"/>
        </w:rPr>
        <w:t>“</w:t>
      </w:r>
      <w:r w:rsidRPr="00471595">
        <w:rPr>
          <w:rFonts w:ascii="Montserrat" w:hAnsi="Montserrat"/>
          <w:sz w:val="24"/>
        </w:rPr>
        <w:t>And I wonder what it is about actives that scares the generals and politicians.</w:t>
      </w:r>
      <w:r w:rsidR="000264CD" w:rsidRPr="00471595">
        <w:rPr>
          <w:rFonts w:ascii="Montserrat" w:hAnsi="Montserrat"/>
          <w:sz w:val="24"/>
        </w:rPr>
        <w:t>”</w:t>
      </w:r>
      <w:r w:rsidRPr="00471595">
        <w:rPr>
          <w:rFonts w:ascii="Montserrat" w:hAnsi="Montserrat"/>
          <w:sz w:val="24"/>
        </w:rPr>
        <w:t xml:space="preserve"> We had had many conversations about the antipathy of politicians toward actives</w:t>
      </w:r>
      <w:r w:rsidR="00295153" w:rsidRPr="00471595">
        <w:rPr>
          <w:rFonts w:ascii="Montserrat" w:hAnsi="Montserrat"/>
          <w:sz w:val="24"/>
        </w:rPr>
        <w:t xml:space="preserve"> but</w:t>
      </w:r>
      <w:r w:rsidRPr="00471595">
        <w:rPr>
          <w:rFonts w:ascii="Montserrat" w:hAnsi="Montserrat"/>
          <w:sz w:val="24"/>
        </w:rPr>
        <w:t xml:space="preserve"> this was the first time I had heard him add in the military.</w:t>
      </w:r>
    </w:p>
    <w:p w14:paraId="12D89709" w14:textId="7BABCFA9" w:rsidR="00AD35EB" w:rsidRPr="00471595" w:rsidRDefault="00AD35EB" w:rsidP="00515B04">
      <w:pPr>
        <w:numPr>
          <w:ins w:id="88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So, now the military is having doubts, eh?</w:t>
      </w:r>
      <w:r w:rsidR="000264CD" w:rsidRPr="00471595">
        <w:rPr>
          <w:rFonts w:ascii="Montserrat" w:hAnsi="Montserrat"/>
          <w:sz w:val="24"/>
        </w:rPr>
        <w:t>”</w:t>
      </w:r>
      <w:r w:rsidRPr="00471595">
        <w:rPr>
          <w:rFonts w:ascii="Montserrat" w:hAnsi="Montserrat"/>
          <w:sz w:val="24"/>
        </w:rPr>
        <w:t xml:space="preserve"> I asked.</w:t>
      </w:r>
    </w:p>
    <w:p w14:paraId="1A26E606" w14:textId="5BF98089" w:rsidR="00AD35EB" w:rsidRPr="00471595" w:rsidRDefault="00AD35EB" w:rsidP="00515B04">
      <w:pPr>
        <w:numPr>
          <w:ins w:id="88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 xml:space="preserve">Well, no. Some of your friends in Oregon have assembled a profile on you trying to build a case for their belief that you are a reactor pile a few rods short of critical mass. There was some noise about having you ejected from the operational side of </w:t>
      </w:r>
      <w:r w:rsidR="00201AA5" w:rsidRPr="00471595">
        <w:rPr>
          <w:rFonts w:ascii="Montserrat" w:hAnsi="Montserrat"/>
          <w:sz w:val="24"/>
        </w:rPr>
        <w:t>Exodus</w:t>
      </w:r>
      <w:r w:rsidRPr="00471595">
        <w:rPr>
          <w:rFonts w:ascii="Montserrat" w:hAnsi="Montserrat"/>
          <w:sz w:val="24"/>
        </w:rPr>
        <w:t>. Of course there are objections to allowing any of the selected actives to remain of the program,</w:t>
      </w:r>
      <w:r w:rsidR="000264CD" w:rsidRPr="00471595">
        <w:rPr>
          <w:rFonts w:ascii="Montserrat" w:hAnsi="Montserrat"/>
          <w:sz w:val="24"/>
        </w:rPr>
        <w:t>”</w:t>
      </w:r>
      <w:r w:rsidRPr="00471595">
        <w:rPr>
          <w:rFonts w:ascii="Montserrat" w:hAnsi="Montserrat"/>
          <w:sz w:val="24"/>
        </w:rPr>
        <w:t xml:space="preserve"> </w:t>
      </w:r>
      <w:r w:rsidR="000264CD" w:rsidRPr="00471595">
        <w:rPr>
          <w:rFonts w:ascii="Montserrat" w:hAnsi="Montserrat"/>
          <w:sz w:val="24"/>
        </w:rPr>
        <w:t>“</w:t>
      </w:r>
      <w:r w:rsidRPr="00471595">
        <w:rPr>
          <w:rFonts w:ascii="Montserrat" w:hAnsi="Montserrat"/>
          <w:sz w:val="24"/>
        </w:rPr>
        <w:t>Naturally, these objections are overruled</w:t>
      </w:r>
      <w:r w:rsidR="00295153" w:rsidRPr="00471595">
        <w:rPr>
          <w:rFonts w:ascii="Montserrat" w:hAnsi="Montserrat"/>
          <w:sz w:val="24"/>
        </w:rPr>
        <w:t xml:space="preserve"> but</w:t>
      </w:r>
      <w:r w:rsidRPr="00471595">
        <w:rPr>
          <w:rFonts w:ascii="Montserrat" w:hAnsi="Montserrat"/>
          <w:sz w:val="24"/>
        </w:rPr>
        <w:t xml:space="preserve"> some of the allegations they are making do worry some of the brass higher up.</w:t>
      </w:r>
      <w:r w:rsidR="000264CD" w:rsidRPr="00471595">
        <w:rPr>
          <w:rFonts w:ascii="Montserrat" w:hAnsi="Montserrat"/>
          <w:sz w:val="24"/>
        </w:rPr>
        <w:t>”</w:t>
      </w:r>
    </w:p>
    <w:p w14:paraId="61533F08" w14:textId="52778483" w:rsidR="00AD35EB" w:rsidRPr="00471595" w:rsidRDefault="00AD35EB" w:rsidP="00515B04">
      <w:pPr>
        <w:numPr>
          <w:ins w:id="88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You mean the allegations that, without some form of neural leash or synaptic lock to prevent us from 'exercising our abilities with authority', the authority of captain is dangerously undermined?</w:t>
      </w:r>
      <w:r w:rsidR="000264CD" w:rsidRPr="00471595">
        <w:rPr>
          <w:rFonts w:ascii="Montserrat" w:hAnsi="Montserrat"/>
          <w:sz w:val="24"/>
        </w:rPr>
        <w:t>”</w:t>
      </w:r>
      <w:r w:rsidRPr="00471595">
        <w:rPr>
          <w:rFonts w:ascii="Montserrat" w:hAnsi="Montserrat"/>
          <w:sz w:val="24"/>
        </w:rPr>
        <w:t xml:space="preserve"> I corrected, scowling. </w:t>
      </w:r>
      <w:r w:rsidR="000264CD" w:rsidRPr="00471595">
        <w:rPr>
          <w:rFonts w:ascii="Montserrat" w:hAnsi="Montserrat"/>
          <w:sz w:val="24"/>
        </w:rPr>
        <w:t>“</w:t>
      </w:r>
      <w:r w:rsidRPr="00471595">
        <w:rPr>
          <w:rFonts w:ascii="Montserrat" w:hAnsi="Montserrat"/>
          <w:sz w:val="24"/>
        </w:rPr>
        <w:t>Whoever thought up these 'mind-control' fantasies obviously had no psi capability what-so-ever.</w:t>
      </w:r>
      <w:r w:rsidR="000264CD" w:rsidRPr="00471595">
        <w:rPr>
          <w:rFonts w:ascii="Montserrat" w:hAnsi="Montserrat"/>
          <w:sz w:val="24"/>
        </w:rPr>
        <w:t>”</w:t>
      </w:r>
    </w:p>
    <w:p w14:paraId="51A6015A" w14:textId="7EDA172E" w:rsidR="00AD35EB" w:rsidRPr="00471595" w:rsidRDefault="00AD35EB" w:rsidP="00515B04">
      <w:pPr>
        <w:numPr>
          <w:ins w:id="890" w:author="Unknown"/>
        </w:numPr>
        <w:rPr>
          <w:rFonts w:ascii="Montserrat" w:hAnsi="Montserrat"/>
          <w:sz w:val="24"/>
        </w:rPr>
      </w:pPr>
      <w:r w:rsidRPr="00471595">
        <w:rPr>
          <w:rFonts w:ascii="Montserrat" w:hAnsi="Montserrat"/>
          <w:sz w:val="24"/>
        </w:rPr>
        <w:tab/>
        <w:t xml:space="preserve">He leaned back and crossed his arms. </w:t>
      </w:r>
      <w:r w:rsidR="000264CD" w:rsidRPr="00471595">
        <w:rPr>
          <w:rFonts w:ascii="Montserrat" w:hAnsi="Montserrat"/>
          <w:sz w:val="24"/>
        </w:rPr>
        <w:t>“</w:t>
      </w:r>
      <w:r w:rsidRPr="00471595">
        <w:rPr>
          <w:rFonts w:ascii="Montserrat" w:hAnsi="Montserrat"/>
          <w:sz w:val="24"/>
        </w:rPr>
        <w:t>And, naturally, having no capability, they are not particularly inclined to take your, or any other telepath's word for it that psychic domination is impractical to the point of ridiculousness.</w:t>
      </w:r>
      <w:r w:rsidR="000264CD" w:rsidRPr="00471595">
        <w:rPr>
          <w:rFonts w:ascii="Montserrat" w:hAnsi="Montserrat"/>
          <w:sz w:val="24"/>
        </w:rPr>
        <w:t>”</w:t>
      </w:r>
    </w:p>
    <w:p w14:paraId="688EC5AA" w14:textId="29BA8754" w:rsidR="00AD35EB" w:rsidRPr="00471595" w:rsidRDefault="00AD35EB" w:rsidP="00515B04">
      <w:pPr>
        <w:numPr>
          <w:ins w:id="891" w:author="Unknown"/>
        </w:numPr>
        <w:rPr>
          <w:rFonts w:ascii="Montserrat" w:hAnsi="Montserrat"/>
          <w:sz w:val="24"/>
        </w:rPr>
      </w:pPr>
      <w:r w:rsidRPr="00471595">
        <w:rPr>
          <w:rFonts w:ascii="Montserrat" w:hAnsi="Montserrat"/>
          <w:sz w:val="24"/>
        </w:rPr>
        <w:tab/>
        <w:t xml:space="preserve">I sighed softly and gazed out into the depths beyond the portal. He watched me as I combed my fingers over my hair, tucking loose wisps behind my ear. I murmured, </w:t>
      </w:r>
      <w:r w:rsidR="000264CD" w:rsidRPr="00471595">
        <w:rPr>
          <w:rFonts w:ascii="Montserrat" w:hAnsi="Montserrat"/>
          <w:sz w:val="24"/>
        </w:rPr>
        <w:t>“</w:t>
      </w:r>
      <w:r w:rsidRPr="00471595">
        <w:rPr>
          <w:rFonts w:ascii="Montserrat" w:hAnsi="Montserrat"/>
          <w:sz w:val="24"/>
        </w:rPr>
        <w:t>and most of them don't call for exposing the deepest and most intimate precincts of your soul.</w:t>
      </w:r>
      <w:r w:rsidR="000264CD" w:rsidRPr="00471595">
        <w:rPr>
          <w:rFonts w:ascii="Montserrat" w:hAnsi="Montserrat"/>
          <w:sz w:val="24"/>
        </w:rPr>
        <w:t>”</w:t>
      </w:r>
      <w:r w:rsidRPr="00471595">
        <w:rPr>
          <w:rFonts w:ascii="Montserrat" w:hAnsi="Montserrat"/>
          <w:sz w:val="24"/>
        </w:rPr>
        <w:t xml:space="preserve"> I felt his eyes studying me as I reflected on the hard lessons I had learned as a child, before my abilities had been harnessed by discipline. I went on, pushing those thoughts aside, </w:t>
      </w:r>
      <w:r w:rsidR="000264CD" w:rsidRPr="00471595">
        <w:rPr>
          <w:rFonts w:ascii="Montserrat" w:hAnsi="Montserrat"/>
          <w:sz w:val="24"/>
        </w:rPr>
        <w:t>“</w:t>
      </w:r>
      <w:r w:rsidRPr="00471595">
        <w:rPr>
          <w:rFonts w:ascii="Montserrat" w:hAnsi="Montserrat"/>
          <w:sz w:val="24"/>
        </w:rPr>
        <w:t>is they have no real concept of intimacy. I didn't have words to describe it. Even as close as my mother and I were, there were things we could hide from each other</w:t>
      </w:r>
      <w:r w:rsidR="00295153" w:rsidRPr="00471595">
        <w:rPr>
          <w:rFonts w:ascii="Montserrat" w:hAnsi="Montserrat"/>
          <w:sz w:val="24"/>
        </w:rPr>
        <w:t xml:space="preserve"> but</w:t>
      </w:r>
      <w:r w:rsidRPr="00471595">
        <w:rPr>
          <w:rFonts w:ascii="Montserrat" w:hAnsi="Montserrat"/>
          <w:sz w:val="24"/>
        </w:rPr>
        <w:t xml:space="preserve"> to control another's mind you had to trap them in the depths of your self. I had tried it once. It was, </w:t>
      </w:r>
      <w:r w:rsidR="000264CD" w:rsidRPr="00471595">
        <w:rPr>
          <w:rFonts w:ascii="Montserrat" w:hAnsi="Montserrat"/>
          <w:sz w:val="24"/>
        </w:rPr>
        <w:t>“</w:t>
      </w:r>
      <w:r w:rsidRPr="00471595">
        <w:rPr>
          <w:rFonts w:ascii="Montserrat" w:hAnsi="Montserrat"/>
          <w:sz w:val="24"/>
        </w:rPr>
        <w:t>...unbelievably indecent!</w:t>
      </w:r>
      <w:r w:rsidR="000264CD" w:rsidRPr="00471595">
        <w:rPr>
          <w:rFonts w:ascii="Montserrat" w:hAnsi="Montserrat"/>
          <w:sz w:val="24"/>
        </w:rPr>
        <w:t>”</w:t>
      </w:r>
      <w:r w:rsidRPr="00471595">
        <w:rPr>
          <w:rFonts w:ascii="Montserrat" w:hAnsi="Montserrat"/>
          <w:sz w:val="24"/>
        </w:rPr>
        <w:t xml:space="preserve"> I finally gasped.</w:t>
      </w:r>
    </w:p>
    <w:p w14:paraId="48420125" w14:textId="7531E8D6" w:rsidR="00AD35EB" w:rsidRPr="00471595" w:rsidRDefault="00AD35EB" w:rsidP="00515B04">
      <w:pPr>
        <w:numPr>
          <w:ins w:id="89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As I said,</w:t>
      </w:r>
      <w:r w:rsidR="000264CD" w:rsidRPr="00471595">
        <w:rPr>
          <w:rFonts w:ascii="Montserrat" w:hAnsi="Montserrat"/>
          <w:sz w:val="24"/>
        </w:rPr>
        <w:t>”</w:t>
      </w:r>
      <w:r w:rsidRPr="00471595">
        <w:rPr>
          <w:rFonts w:ascii="Montserrat" w:hAnsi="Montserrat"/>
          <w:sz w:val="24"/>
        </w:rPr>
        <w:t xml:space="preserve"> he began, cutting off that line of thought. </w:t>
      </w:r>
      <w:r w:rsidR="000264CD" w:rsidRPr="00471595">
        <w:rPr>
          <w:rFonts w:ascii="Montserrat" w:hAnsi="Montserrat"/>
          <w:sz w:val="24"/>
        </w:rPr>
        <w:t>“</w:t>
      </w:r>
      <w:r w:rsidRPr="00471595">
        <w:rPr>
          <w:rFonts w:ascii="Montserrat" w:hAnsi="Montserrat"/>
          <w:sz w:val="24"/>
        </w:rPr>
        <w:t xml:space="preserve">The objections were overruled. He shrugged and smiled, </w:t>
      </w:r>
      <w:r w:rsidR="000264CD" w:rsidRPr="00471595">
        <w:rPr>
          <w:rFonts w:ascii="Montserrat" w:hAnsi="Montserrat"/>
          <w:sz w:val="24"/>
        </w:rPr>
        <w:t>“</w:t>
      </w:r>
      <w:r w:rsidRPr="00471595">
        <w:rPr>
          <w:rFonts w:ascii="Montserrat" w:hAnsi="Montserrat"/>
          <w:sz w:val="24"/>
        </w:rPr>
        <w:t xml:space="preserve">The matter against you, however, did end up going before the Board for review. They are attacking the qualifications of all the actives recruited for </w:t>
      </w:r>
      <w:r w:rsidR="00201AA5" w:rsidRPr="00471595">
        <w:rPr>
          <w:rFonts w:ascii="Montserrat" w:hAnsi="Montserrat"/>
          <w:sz w:val="24"/>
        </w:rPr>
        <w:t>Exodus</w:t>
      </w:r>
      <w:r w:rsidRPr="00471595">
        <w:rPr>
          <w:rFonts w:ascii="Montserrat" w:hAnsi="Montserrat"/>
          <w:sz w:val="24"/>
        </w:rPr>
        <w:t xml:space="preserve"> by these allegations that, in spite of your superior reputation and a record of unquestionable conduct, your capabilities as a full spectrum psionic make you a certifiable threat to the safety and welfare of your ship and her complement.</w:t>
      </w:r>
      <w:r w:rsidR="000264CD" w:rsidRPr="00471595">
        <w:rPr>
          <w:rFonts w:ascii="Montserrat" w:hAnsi="Montserrat"/>
          <w:sz w:val="24"/>
        </w:rPr>
        <w:t>”</w:t>
      </w:r>
    </w:p>
    <w:p w14:paraId="2732C1FC" w14:textId="35883707" w:rsidR="00AD35EB" w:rsidRPr="00471595" w:rsidRDefault="00AD35EB" w:rsidP="00515B04">
      <w:pPr>
        <w:numPr>
          <w:ins w:id="893"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So what was the board's response?</w:t>
      </w:r>
      <w:r w:rsidR="000264CD" w:rsidRPr="00471595">
        <w:rPr>
          <w:rFonts w:ascii="Montserrat" w:hAnsi="Montserrat"/>
          <w:sz w:val="24"/>
        </w:rPr>
        <w:t>”</w:t>
      </w:r>
      <w:r w:rsidRPr="00471595">
        <w:rPr>
          <w:rFonts w:ascii="Montserrat" w:hAnsi="Montserrat"/>
          <w:sz w:val="24"/>
        </w:rPr>
        <w:t xml:space="preserve"> I asked while he laughed softly at the expression on my face. When he started chuckling again, I snarled, </w:t>
      </w:r>
      <w:r w:rsidR="000264CD" w:rsidRPr="00471595">
        <w:rPr>
          <w:rFonts w:ascii="Montserrat" w:hAnsi="Montserrat"/>
          <w:sz w:val="24"/>
        </w:rPr>
        <w:t>“</w:t>
      </w:r>
      <w:r w:rsidRPr="00471595">
        <w:rPr>
          <w:rFonts w:ascii="Montserrat" w:hAnsi="Montserrat"/>
          <w:sz w:val="24"/>
        </w:rPr>
        <w:t>Well? What did they say?</w:t>
      </w:r>
      <w:r w:rsidR="000264CD" w:rsidRPr="00471595">
        <w:rPr>
          <w:rFonts w:ascii="Montserrat" w:hAnsi="Montserrat"/>
          <w:sz w:val="24"/>
        </w:rPr>
        <w:t>”</w:t>
      </w:r>
    </w:p>
    <w:p w14:paraId="61489658" w14:textId="77777777" w:rsidR="00AD35EB" w:rsidRPr="00471595" w:rsidRDefault="00AD35EB" w:rsidP="00515B04">
      <w:pPr>
        <w:numPr>
          <w:ins w:id="894" w:author="Unknown"/>
        </w:numPr>
        <w:rPr>
          <w:rFonts w:ascii="Montserrat" w:hAnsi="Montserrat"/>
          <w:sz w:val="24"/>
        </w:rPr>
      </w:pPr>
      <w:r w:rsidRPr="00471595">
        <w:rPr>
          <w:rFonts w:ascii="Montserrat" w:hAnsi="Montserrat"/>
          <w:sz w:val="24"/>
        </w:rPr>
        <w:tab/>
        <w:t>I didn't get an answer, as Thompson had shown up with the two other class three actives of my group.</w:t>
      </w:r>
    </w:p>
    <w:p w14:paraId="38BC97D8" w14:textId="77777777" w:rsidR="00AD35EB" w:rsidRPr="00471595" w:rsidRDefault="00AD35EB" w:rsidP="00515B04">
      <w:pPr>
        <w:numPr>
          <w:ins w:id="895" w:author="Unknown"/>
        </w:numPr>
        <w:rPr>
          <w:rFonts w:ascii="Montserrat" w:hAnsi="Montserrat"/>
          <w:sz w:val="24"/>
        </w:rPr>
      </w:pPr>
      <w:r w:rsidRPr="00471595">
        <w:rPr>
          <w:rFonts w:ascii="Montserrat" w:hAnsi="Montserrat"/>
          <w:sz w:val="24"/>
        </w:rPr>
        <w:tab/>
        <w:t>—————————————————————</w:t>
      </w:r>
      <w:r w:rsidRPr="00471595">
        <w:rPr>
          <w:rFonts w:ascii="Montserrat" w:hAnsi="Montserrat"/>
          <w:sz w:val="24"/>
        </w:rPr>
        <w:tab/>
      </w:r>
    </w:p>
    <w:p w14:paraId="361A0632" w14:textId="01A9BA3C" w:rsidR="00AD35EB" w:rsidRPr="00471595" w:rsidRDefault="00AD35EB" w:rsidP="00515B04">
      <w:pPr>
        <w:numPr>
          <w:ins w:id="896" w:author="Unknown"/>
        </w:numPr>
        <w:rPr>
          <w:rFonts w:ascii="Montserrat" w:hAnsi="Montserrat"/>
          <w:sz w:val="24"/>
        </w:rPr>
      </w:pPr>
      <w:r w:rsidRPr="00471595">
        <w:rPr>
          <w:rFonts w:ascii="Montserrat" w:hAnsi="Montserrat"/>
          <w:sz w:val="24"/>
        </w:rPr>
        <w:t>At first I just stared at the him. I felt that animal attraction again in his presence</w:t>
      </w:r>
      <w:r w:rsidR="00295153" w:rsidRPr="00471595">
        <w:rPr>
          <w:rFonts w:ascii="Montserrat" w:hAnsi="Montserrat"/>
          <w:sz w:val="24"/>
        </w:rPr>
        <w:t xml:space="preserve"> but</w:t>
      </w:r>
      <w:r w:rsidRPr="00471595">
        <w:rPr>
          <w:rFonts w:ascii="Montserrat" w:hAnsi="Montserrat"/>
          <w:sz w:val="24"/>
        </w:rPr>
        <w:t xml:space="preserve"> you could have knocked me over with a feather as the captain named him and the young woman who had accompanied him into the captain's stateroom. I struggled to hear the introductions, smile and shake hands with each of them as they were introduced. </w:t>
      </w:r>
      <w:r w:rsidR="000264CD" w:rsidRPr="00471595">
        <w:rPr>
          <w:rFonts w:ascii="Montserrat" w:hAnsi="Montserrat"/>
          <w:sz w:val="24"/>
        </w:rPr>
        <w:t>“</w:t>
      </w:r>
      <w:r w:rsidRPr="00471595">
        <w:rPr>
          <w:rFonts w:ascii="Montserrat" w:hAnsi="Montserrat"/>
          <w:sz w:val="24"/>
        </w:rPr>
        <w:t>Thank you, Angel,</w:t>
      </w:r>
      <w:r w:rsidR="000264CD" w:rsidRPr="00471595">
        <w:rPr>
          <w:rFonts w:ascii="Montserrat" w:hAnsi="Montserrat"/>
          <w:sz w:val="24"/>
        </w:rPr>
        <w:t>”</w:t>
      </w:r>
      <w:r w:rsidRPr="00471595">
        <w:rPr>
          <w:rFonts w:ascii="Montserrat" w:hAnsi="Montserrat"/>
          <w:sz w:val="24"/>
        </w:rPr>
        <w:t xml:space="preserve"> O'Neal said, waving them in to a couple of seats. </w:t>
      </w:r>
      <w:r w:rsidR="000264CD" w:rsidRPr="00471595">
        <w:rPr>
          <w:rFonts w:ascii="Montserrat" w:hAnsi="Montserrat"/>
          <w:sz w:val="24"/>
        </w:rPr>
        <w:t>“</w:t>
      </w:r>
      <w:r w:rsidRPr="00471595">
        <w:rPr>
          <w:rFonts w:ascii="Montserrat" w:hAnsi="Montserrat"/>
          <w:sz w:val="24"/>
        </w:rPr>
        <w:t>Arden, allow me to introduce Connor Annan Lennox, one of your classmates from the Curry Reservation in Oregon</w:t>
      </w:r>
      <w:r w:rsidR="00295153" w:rsidRPr="00471595">
        <w:rPr>
          <w:rFonts w:ascii="Montserrat" w:hAnsi="Montserrat"/>
          <w:sz w:val="24"/>
        </w:rPr>
        <w:t xml:space="preserve"> and</w:t>
      </w:r>
      <w:r w:rsidRPr="00471595">
        <w:rPr>
          <w:rFonts w:ascii="Montserrat" w:hAnsi="Montserrat"/>
          <w:sz w:val="24"/>
        </w:rPr>
        <w:t xml:space="preserve"> Morgan Ellen Winter from the Essex Reservation in New York. Morgan, Connor, I'd like you to meet Arden Eve Sinclair, who I'm sure you both recognize.</w:t>
      </w:r>
      <w:r w:rsidR="000264CD" w:rsidRPr="00471595">
        <w:rPr>
          <w:rFonts w:ascii="Montserrat" w:hAnsi="Montserrat"/>
          <w:sz w:val="24"/>
        </w:rPr>
        <w:t>”</w:t>
      </w:r>
    </w:p>
    <w:p w14:paraId="1F6C8601" w14:textId="176831FD" w:rsidR="00AD35EB" w:rsidRPr="00471595" w:rsidRDefault="00AD35EB" w:rsidP="00515B04">
      <w:pPr>
        <w:numPr>
          <w:ins w:id="897" w:author="Unknown"/>
        </w:numPr>
        <w:rPr>
          <w:rFonts w:ascii="Montserrat" w:hAnsi="Montserrat"/>
          <w:sz w:val="24"/>
        </w:rPr>
      </w:pPr>
      <w:r w:rsidRPr="00471595">
        <w:rPr>
          <w:rFonts w:ascii="Montserrat" w:hAnsi="Montserrat"/>
          <w:sz w:val="24"/>
        </w:rPr>
        <w:tab/>
        <w:t>We all exchanged pleasantries</w:t>
      </w:r>
      <w:r w:rsidR="00295153" w:rsidRPr="00471595">
        <w:rPr>
          <w:rFonts w:ascii="Montserrat" w:hAnsi="Montserrat"/>
          <w:sz w:val="24"/>
        </w:rPr>
        <w:t xml:space="preserve"> and</w:t>
      </w:r>
      <w:r w:rsidRPr="00471595">
        <w:rPr>
          <w:rFonts w:ascii="Montserrat" w:hAnsi="Montserrat"/>
          <w:sz w:val="24"/>
        </w:rPr>
        <w:t xml:space="preserve"> the captain brought them up to date on the problems related to getting me united with my assigned group. Shortly he had caught up to where we had been interrupted by their arrival.</w:t>
      </w:r>
    </w:p>
    <w:p w14:paraId="215DA60A" w14:textId="51FBDCFA" w:rsidR="00AD35EB" w:rsidRPr="00471595" w:rsidRDefault="00AD35EB" w:rsidP="00515B04">
      <w:pPr>
        <w:numPr>
          <w:ins w:id="89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 xml:space="preserve">So, Arden's detractors had the matter brought before the Board. They proceeded to attack her qualifications, seeking grounds to disqualify her for the naval side of operation. Inevitably they pointed out that she is not a naval officer. In light of that reminder, it seems that the Board has concluded that your capabilities as ranking officers are judged to be just as valuable to the mission as your capabilities as actives. On those grounds the delegates called for the Board to dismiss your selection for the mission. He related, </w:t>
      </w:r>
      <w:r w:rsidR="000264CD" w:rsidRPr="00471595">
        <w:rPr>
          <w:rFonts w:ascii="Montserrat" w:hAnsi="Montserrat"/>
          <w:sz w:val="24"/>
        </w:rPr>
        <w:t>“</w:t>
      </w:r>
      <w:r w:rsidRPr="00471595">
        <w:rPr>
          <w:rFonts w:ascii="Montserrat" w:hAnsi="Montserrat"/>
          <w:sz w:val="24"/>
        </w:rPr>
        <w:t>the Board admitted that it was very concerned with the problem</w:t>
      </w:r>
      <w:r w:rsidR="00295153" w:rsidRPr="00471595">
        <w:rPr>
          <w:rFonts w:ascii="Montserrat" w:hAnsi="Montserrat"/>
          <w:sz w:val="24"/>
        </w:rPr>
        <w:t xml:space="preserve"> and</w:t>
      </w:r>
      <w:r w:rsidRPr="00471595">
        <w:rPr>
          <w:rFonts w:ascii="Montserrat" w:hAnsi="Montserrat"/>
          <w:sz w:val="24"/>
        </w:rPr>
        <w:t xml:space="preserve"> thanked the delegates for pointing out their oversight...</w:t>
      </w:r>
      <w:r w:rsidR="000264CD" w:rsidRPr="00471595">
        <w:rPr>
          <w:rFonts w:ascii="Montserrat" w:hAnsi="Montserrat"/>
          <w:sz w:val="24"/>
        </w:rPr>
        <w:t>”</w:t>
      </w:r>
    </w:p>
    <w:p w14:paraId="20B780A9" w14:textId="155DF48B" w:rsidR="00AD35EB" w:rsidRPr="00471595" w:rsidRDefault="00AD35EB" w:rsidP="00515B04">
      <w:pPr>
        <w:numPr>
          <w:ins w:id="89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What!?</w:t>
      </w:r>
      <w:r w:rsidR="000264CD" w:rsidRPr="00471595">
        <w:rPr>
          <w:rFonts w:ascii="Montserrat" w:hAnsi="Montserrat"/>
          <w:sz w:val="24"/>
        </w:rPr>
        <w:t>”</w:t>
      </w:r>
      <w:r w:rsidRPr="00471595">
        <w:rPr>
          <w:rFonts w:ascii="Montserrat" w:hAnsi="Montserrat"/>
          <w:sz w:val="24"/>
        </w:rPr>
        <w:t xml:space="preserve"> A technicality, especially since it applies to all three of you. What it means is that all of you are going back to Earth after this shake down and you will be entered into the academy and other prep programs to cultivate the experience the job will call for. Sorry, Arden, my plan to short cut you into active duty was nipped in the bud. Fortunately, it also means that your duties have been formally defined. I searched my memory and recalled the early drafts of the survey and exploration proposals calling specifically for the inclusion of psi-active assets. After I scanned the text in my mind and saw that it did define a very different function from what everyone currently assumed. </w:t>
      </w:r>
      <w:r w:rsidR="000264CD" w:rsidRPr="00471595">
        <w:rPr>
          <w:rFonts w:ascii="Montserrat" w:hAnsi="Montserrat"/>
          <w:sz w:val="24"/>
        </w:rPr>
        <w:t>“</w:t>
      </w:r>
      <w:r w:rsidRPr="00471595">
        <w:rPr>
          <w:rFonts w:ascii="Montserrat" w:hAnsi="Montserrat"/>
          <w:sz w:val="24"/>
        </w:rPr>
        <w:t>The original proposal was drafted before the disclosure and the declassification of the Sinclair-Drake Unified Field Theory, so psionics had not been considered a technical science. They didn't know the relationship between psionics and physics, so they assumed that active assets would be employed primarily for...</w:t>
      </w:r>
      <w:r w:rsidR="000264CD" w:rsidRPr="00471595">
        <w:rPr>
          <w:rFonts w:ascii="Montserrat" w:hAnsi="Montserrat"/>
          <w:sz w:val="24"/>
        </w:rPr>
        <w:t>”</w:t>
      </w:r>
      <w:r w:rsidRPr="00471595">
        <w:rPr>
          <w:rFonts w:ascii="Montserrat" w:hAnsi="Montserrat"/>
          <w:sz w:val="24"/>
        </w:rPr>
        <w:t xml:space="preserve"> My voice had gotten more excited as I traced this line of thought</w:t>
      </w:r>
      <w:r w:rsidR="00295153" w:rsidRPr="00471595">
        <w:rPr>
          <w:rFonts w:ascii="Montserrat" w:hAnsi="Montserrat"/>
          <w:sz w:val="24"/>
        </w:rPr>
        <w:t xml:space="preserve"> but</w:t>
      </w:r>
      <w:r w:rsidRPr="00471595">
        <w:rPr>
          <w:rFonts w:ascii="Montserrat" w:hAnsi="Montserrat"/>
          <w:sz w:val="24"/>
        </w:rPr>
        <w:t xml:space="preserve"> I could not bring myself to utter my conclusion.</w:t>
      </w:r>
    </w:p>
    <w:p w14:paraId="3ACFA19F" w14:textId="77777777" w:rsidR="00AD35EB" w:rsidRPr="00471595" w:rsidRDefault="00AD35EB" w:rsidP="00515B04">
      <w:pPr>
        <w:numPr>
          <w:ins w:id="900" w:author="Unknown"/>
        </w:numPr>
        <w:rPr>
          <w:rFonts w:ascii="Montserrat" w:hAnsi="Montserrat"/>
          <w:sz w:val="24"/>
        </w:rPr>
      </w:pPr>
      <w:r w:rsidRPr="00471595">
        <w:rPr>
          <w:rFonts w:ascii="Montserrat" w:hAnsi="Montserrat"/>
          <w:sz w:val="24"/>
        </w:rPr>
        <w:tab/>
        <w:t>O'Neal smiled.</w:t>
      </w:r>
    </w:p>
    <w:p w14:paraId="4A781C84" w14:textId="412EE5CD" w:rsidR="00AD35EB" w:rsidRPr="00471595" w:rsidRDefault="00AD35EB" w:rsidP="00515B04">
      <w:pPr>
        <w:numPr>
          <w:ins w:id="901"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Your responsibilities,</w:t>
      </w:r>
      <w:r w:rsidR="000264CD" w:rsidRPr="00471595">
        <w:rPr>
          <w:rFonts w:ascii="Montserrat" w:hAnsi="Montserrat"/>
          <w:sz w:val="24"/>
        </w:rPr>
        <w:t>”</w:t>
      </w:r>
      <w:r w:rsidRPr="00471595">
        <w:rPr>
          <w:rFonts w:ascii="Montserrat" w:hAnsi="Montserrat"/>
          <w:sz w:val="24"/>
        </w:rPr>
        <w:t xml:space="preserve"> Morgan nodded as he looked at her for confirmation. O'Neal addressed that point at once, </w:t>
      </w:r>
      <w:r w:rsidR="000264CD" w:rsidRPr="00471595">
        <w:rPr>
          <w:rFonts w:ascii="Montserrat" w:hAnsi="Montserrat"/>
          <w:sz w:val="24"/>
        </w:rPr>
        <w:t>“</w:t>
      </w:r>
      <w:r w:rsidRPr="00471595">
        <w:rPr>
          <w:rFonts w:ascii="Montserrat" w:hAnsi="Montserrat"/>
          <w:sz w:val="24"/>
        </w:rPr>
        <w:t>Advanced Reconnaissance is the most vital and dangerous part of our mission. We are not alone out there</w:t>
      </w:r>
      <w:r w:rsidR="00295153" w:rsidRPr="00471595">
        <w:rPr>
          <w:rFonts w:ascii="Montserrat" w:hAnsi="Montserrat"/>
          <w:sz w:val="24"/>
        </w:rPr>
        <w:t xml:space="preserve"> and</w:t>
      </w:r>
      <w:r w:rsidRPr="00471595">
        <w:rPr>
          <w:rFonts w:ascii="Montserrat" w:hAnsi="Montserrat"/>
          <w:sz w:val="24"/>
        </w:rPr>
        <w:t xml:space="preserve"> we know absolutely nothing about the competition—except, that they want us to leave them alone.</w:t>
      </w:r>
      <w:r w:rsidR="000264CD" w:rsidRPr="00471595">
        <w:rPr>
          <w:rFonts w:ascii="Montserrat" w:hAnsi="Montserrat"/>
          <w:sz w:val="24"/>
        </w:rPr>
        <w:t>”</w:t>
      </w:r>
      <w:r w:rsidRPr="00471595">
        <w:rPr>
          <w:rFonts w:ascii="Montserrat" w:hAnsi="Montserrat"/>
          <w:sz w:val="24"/>
        </w:rPr>
        <w:t xml:space="preserve"> He explained what Solar Authority Intelligence had come up with its investigations and reconstructions of the string of tragedies which had all but wiped out the Explorers. </w:t>
      </w:r>
    </w:p>
    <w:p w14:paraId="7CEABFED" w14:textId="5A66B4CD" w:rsidR="00AD35EB" w:rsidRPr="00471595" w:rsidRDefault="00AD35EB" w:rsidP="00515B04">
      <w:pPr>
        <w:numPr>
          <w:ins w:id="90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Our mission,</w:t>
      </w:r>
      <w:r w:rsidR="000264CD" w:rsidRPr="00471595">
        <w:rPr>
          <w:rFonts w:ascii="Montserrat" w:hAnsi="Montserrat"/>
          <w:sz w:val="24"/>
        </w:rPr>
        <w:t>”</w:t>
      </w:r>
      <w:r w:rsidRPr="00471595">
        <w:rPr>
          <w:rFonts w:ascii="Montserrat" w:hAnsi="Montserrat"/>
          <w:sz w:val="24"/>
        </w:rPr>
        <w:t xml:space="preserve"> he returned to the specifics of our briefing, </w:t>
      </w:r>
      <w:r w:rsidR="000264CD" w:rsidRPr="00471595">
        <w:rPr>
          <w:rFonts w:ascii="Montserrat" w:hAnsi="Montserrat"/>
          <w:sz w:val="24"/>
        </w:rPr>
        <w:t>“</w:t>
      </w:r>
      <w:r w:rsidRPr="00471595">
        <w:rPr>
          <w:rFonts w:ascii="Montserrat" w:hAnsi="Montserrat"/>
          <w:sz w:val="24"/>
        </w:rPr>
        <w:t>broadly put, is to make sure that they understand that we will not be intimidated or turned from our objectives in space. So, it going get hairy out there on occasions.</w:t>
      </w:r>
    </w:p>
    <w:p w14:paraId="54D1EE58" w14:textId="0EF74082" w:rsidR="00AD35EB" w:rsidRPr="00471595" w:rsidRDefault="00AD35EB" w:rsidP="00515B04">
      <w:pPr>
        <w:numPr>
          <w:ins w:id="903"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If, when we deploy, we come across hostiles—and trust me, it likely enough to happen—you don't want to have any questions what the right thing to do is. Don't be picky, the Deep is no place to be shy or political. Frankly, I think that three of you per ship is trimming that edge a little thin</w:t>
      </w:r>
      <w:r w:rsidR="00295153" w:rsidRPr="00471595">
        <w:rPr>
          <w:rFonts w:ascii="Montserrat" w:hAnsi="Montserrat"/>
          <w:sz w:val="24"/>
        </w:rPr>
        <w:t xml:space="preserve"> but</w:t>
      </w:r>
      <w:r w:rsidRPr="00471595">
        <w:rPr>
          <w:rFonts w:ascii="Montserrat" w:hAnsi="Montserrat"/>
          <w:sz w:val="24"/>
        </w:rPr>
        <w:t xml:space="preserve"> there aren't enough class three actives to do much better. Three hundred of you is probably more than the gene pool can on Earth can spare.</w:t>
      </w:r>
    </w:p>
    <w:p w14:paraId="14B17A91" w14:textId="487DB082" w:rsidR="00AD35EB" w:rsidRPr="00471595" w:rsidRDefault="00AD35EB" w:rsidP="00515B04">
      <w:pPr>
        <w:numPr>
          <w:ins w:id="904" w:author="Unknown"/>
        </w:numPr>
        <w:rPr>
          <w:rFonts w:ascii="Montserrat" w:hAnsi="Montserrat"/>
          <w:sz w:val="24"/>
        </w:rPr>
      </w:pPr>
      <w:r w:rsidRPr="00471595">
        <w:rPr>
          <w:rFonts w:ascii="Montserrat" w:hAnsi="Montserrat"/>
          <w:sz w:val="24"/>
        </w:rPr>
        <w:tab/>
        <w:t xml:space="preserve">Having covered the essentials, O'Neal dismissed us into Thompson's care to receive our briefing for this shakedown run, our postings, bunking arrangements and a lecture in ship's protocol. I guess some of what was already passing between me and Connor must have been clear enough to see, because as she dropped us off at our assigned berths, she returned to lecture mode. Thompson pronounced, </w:t>
      </w:r>
      <w:r w:rsidR="000264CD" w:rsidRPr="00471595">
        <w:rPr>
          <w:rFonts w:ascii="Montserrat" w:hAnsi="Montserrat"/>
          <w:sz w:val="24"/>
        </w:rPr>
        <w:t>“</w:t>
      </w:r>
      <w:r w:rsidRPr="00471595">
        <w:rPr>
          <w:rFonts w:ascii="Montserrat" w:hAnsi="Montserrat"/>
          <w:sz w:val="24"/>
        </w:rPr>
        <w:t>We are going to be a long way from home on this mission. Neither the Captain, nor I have any particular interest in what you do with your free time</w:t>
      </w:r>
      <w:r w:rsidR="00295153" w:rsidRPr="00471595">
        <w:rPr>
          <w:rFonts w:ascii="Montserrat" w:hAnsi="Montserrat"/>
          <w:sz w:val="24"/>
        </w:rPr>
        <w:t xml:space="preserve"> but</w:t>
      </w:r>
      <w:r w:rsidRPr="00471595">
        <w:rPr>
          <w:rFonts w:ascii="Montserrat" w:hAnsi="Montserrat"/>
          <w:sz w:val="24"/>
        </w:rPr>
        <w:t xml:space="preserve"> I remind you that where we're going is no place for unplanned pregnancies. She reminded us soberingly, making direct eye contact with Morgan and myself.</w:t>
      </w:r>
    </w:p>
    <w:p w14:paraId="36CF6EC3" w14:textId="77777777" w:rsidR="00276F1C" w:rsidRPr="00471595" w:rsidRDefault="00AD35EB" w:rsidP="00515B04">
      <w:pPr>
        <w:numPr>
          <w:ins w:id="905" w:author="Unknown"/>
        </w:numPr>
        <w:rPr>
          <w:rFonts w:ascii="Montserrat" w:hAnsi="Montserrat"/>
          <w:sz w:val="24"/>
        </w:rPr>
      </w:pPr>
      <w:r w:rsidRPr="00471595">
        <w:rPr>
          <w:rFonts w:ascii="Montserrat" w:hAnsi="Montserrat"/>
          <w:sz w:val="24"/>
        </w:rPr>
        <w:tab/>
        <w:t>I'm pretty sure I was blushing. Morgan and Angelica shared a smile and Connor just looked innocent.</w:t>
      </w:r>
    </w:p>
    <w:p w14:paraId="3221C4FC" w14:textId="3108B9DF" w:rsidR="00AD35EB" w:rsidRPr="00471595" w:rsidRDefault="00AD35EB" w:rsidP="00515B04">
      <w:pPr>
        <w:numPr>
          <w:ins w:id="906" w:author="Unknown"/>
        </w:numPr>
        <w:rPr>
          <w:rFonts w:ascii="Montserrat" w:hAnsi="Montserrat"/>
          <w:sz w:val="24"/>
        </w:rPr>
      </w:pPr>
      <w:r w:rsidRPr="00471595">
        <w:rPr>
          <w:rFonts w:ascii="Montserrat" w:hAnsi="Montserrat"/>
          <w:sz w:val="24"/>
        </w:rPr>
        <w:br w:type="page"/>
      </w:r>
    </w:p>
    <w:p w14:paraId="0E3D8487" w14:textId="1D11910E" w:rsidR="00AD35EB" w:rsidRPr="00471595" w:rsidRDefault="00201AA5" w:rsidP="00515B04">
      <w:pPr>
        <w:numPr>
          <w:ins w:id="907" w:author="Unknown"/>
        </w:numPr>
        <w:rPr>
          <w:rFonts w:ascii="Montserrat" w:hAnsi="Montserrat"/>
          <w:sz w:val="24"/>
        </w:rPr>
      </w:pPr>
      <w:r w:rsidRPr="00471595">
        <w:rPr>
          <w:rFonts w:ascii="Montserrat" w:hAnsi="Montserrat"/>
          <w:sz w:val="24"/>
        </w:rPr>
        <w:t>03</w:t>
      </w:r>
    </w:p>
    <w:p w14:paraId="6911EBBC" w14:textId="77777777" w:rsidR="00AD35EB" w:rsidRPr="00471595" w:rsidRDefault="00AD35EB" w:rsidP="00515B04">
      <w:pPr>
        <w:numPr>
          <w:ins w:id="908" w:author="Unknown"/>
        </w:numPr>
        <w:rPr>
          <w:rFonts w:ascii="Montserrat" w:hAnsi="Montserrat"/>
          <w:sz w:val="24"/>
        </w:rPr>
      </w:pPr>
    </w:p>
    <w:p w14:paraId="6F8D6A14" w14:textId="5E83FD26" w:rsidR="00AD35EB" w:rsidRPr="00471595" w:rsidRDefault="00AD35EB" w:rsidP="00515B04">
      <w:pPr>
        <w:numPr>
          <w:ins w:id="909" w:author="Unknown"/>
        </w:numPr>
        <w:rPr>
          <w:rFonts w:ascii="Montserrat" w:hAnsi="Montserrat"/>
          <w:sz w:val="24"/>
        </w:rPr>
      </w:pPr>
      <w:r w:rsidRPr="00471595">
        <w:rPr>
          <w:rFonts w:ascii="Montserrat" w:hAnsi="Montserrat"/>
          <w:sz w:val="24"/>
        </w:rPr>
        <w:t xml:space="preserve">The purpose of </w:t>
      </w:r>
      <w:r w:rsidR="00201AA5" w:rsidRPr="00471595">
        <w:rPr>
          <w:rFonts w:ascii="Montserrat" w:hAnsi="Montserrat"/>
          <w:sz w:val="24"/>
        </w:rPr>
        <w:t>Exodus</w:t>
      </w:r>
      <w:r w:rsidRPr="00471595">
        <w:rPr>
          <w:rFonts w:ascii="Montserrat" w:hAnsi="Montserrat"/>
          <w:sz w:val="24"/>
        </w:rPr>
        <w:t xml:space="preserve"> was to carry mankind out to the stars. It was in many ways the worst example of a colony effort that Earth could mount. We simply did not have the means to take Earth with us in all her genetic diversity</w:t>
      </w:r>
      <w:r w:rsidR="00295153" w:rsidRPr="00471595">
        <w:rPr>
          <w:rFonts w:ascii="Montserrat" w:hAnsi="Montserrat"/>
          <w:sz w:val="24"/>
        </w:rPr>
        <w:t xml:space="preserve"> and</w:t>
      </w:r>
      <w:r w:rsidRPr="00471595">
        <w:rPr>
          <w:rFonts w:ascii="Montserrat" w:hAnsi="Montserrat"/>
          <w:sz w:val="24"/>
        </w:rPr>
        <w:t xml:space="preserve"> recreate our home from scratch. That was all there was to it, we were only concerned with slipping our eggs into some other baskets.</w:t>
      </w:r>
    </w:p>
    <w:p w14:paraId="1F2B78DA" w14:textId="08BA41ED" w:rsidR="00AD35EB" w:rsidRPr="00471595" w:rsidRDefault="00AD35EB" w:rsidP="00515B04">
      <w:pPr>
        <w:numPr>
          <w:ins w:id="910" w:author="Unknown"/>
        </w:numPr>
        <w:rPr>
          <w:rFonts w:ascii="Montserrat" w:hAnsi="Montserrat"/>
          <w:sz w:val="24"/>
        </w:rPr>
      </w:pPr>
      <w:r w:rsidRPr="00471595">
        <w:rPr>
          <w:rFonts w:ascii="Montserrat" w:hAnsi="Montserrat"/>
          <w:sz w:val="24"/>
        </w:rPr>
        <w:tab/>
        <w:t>If fortune smiled on Earth, then maybe in another hundred years a real, practical colonization effort could be mounted. We had no reason to assume that the invasion or obliteration of Earth was likely to happen</w:t>
      </w:r>
      <w:r w:rsidR="00295153" w:rsidRPr="00471595">
        <w:rPr>
          <w:rFonts w:ascii="Montserrat" w:hAnsi="Montserrat"/>
          <w:sz w:val="24"/>
        </w:rPr>
        <w:t xml:space="preserve"> but</w:t>
      </w:r>
      <w:r w:rsidRPr="00471595">
        <w:rPr>
          <w:rFonts w:ascii="Montserrat" w:hAnsi="Montserrat"/>
          <w:sz w:val="24"/>
        </w:rPr>
        <w:t xml:space="preserve"> we knew it was possible. By unanimous vote, the United Nations and the Solar Authority agreed to spare no expense and waste no time investing in the survival of Humanity through Operation </w:t>
      </w:r>
      <w:r w:rsidR="00201AA5" w:rsidRPr="00471595">
        <w:rPr>
          <w:rFonts w:ascii="Montserrat" w:hAnsi="Montserrat"/>
          <w:sz w:val="24"/>
        </w:rPr>
        <w:t>Exodus</w:t>
      </w:r>
      <w:r w:rsidRPr="00471595">
        <w:rPr>
          <w:rFonts w:ascii="Montserrat" w:hAnsi="Montserrat"/>
          <w:sz w:val="24"/>
        </w:rPr>
        <w:t xml:space="preserve">. </w:t>
      </w:r>
    </w:p>
    <w:p w14:paraId="61C81923" w14:textId="7DFF8919" w:rsidR="00AD35EB" w:rsidRPr="00471595" w:rsidRDefault="00AD35EB" w:rsidP="00515B04">
      <w:pPr>
        <w:numPr>
          <w:ins w:id="911" w:author="Unknown"/>
        </w:numPr>
        <w:rPr>
          <w:rFonts w:ascii="Montserrat" w:hAnsi="Montserrat"/>
          <w:sz w:val="24"/>
        </w:rPr>
      </w:pPr>
      <w:r w:rsidRPr="00471595">
        <w:rPr>
          <w:rFonts w:ascii="Montserrat" w:hAnsi="Montserrat"/>
          <w:sz w:val="24"/>
        </w:rPr>
        <w:tab/>
        <w:t xml:space="preserve">In spite of the sense of unrelenting pressure felt by all involved in the ground work for this massive operation, </w:t>
      </w:r>
      <w:r w:rsidR="00201AA5" w:rsidRPr="00471595">
        <w:rPr>
          <w:rFonts w:ascii="Montserrat" w:hAnsi="Montserrat"/>
          <w:sz w:val="24"/>
        </w:rPr>
        <w:t>Exodus</w:t>
      </w:r>
      <w:r w:rsidRPr="00471595">
        <w:rPr>
          <w:rFonts w:ascii="Montserrat" w:hAnsi="Montserrat"/>
          <w:sz w:val="24"/>
        </w:rPr>
        <w:t xml:space="preserve"> could not depart soon enough. Like with the prototype, Gabriel, designs kept going back to the drawing board over and over again. Political agendas continued to plague selected efforts and notable individuals</w:t>
      </w:r>
      <w:r w:rsidR="00295153" w:rsidRPr="00471595">
        <w:rPr>
          <w:rFonts w:ascii="Montserrat" w:hAnsi="Montserrat"/>
          <w:sz w:val="24"/>
        </w:rPr>
        <w:t xml:space="preserve"> but</w:t>
      </w:r>
      <w:r w:rsidRPr="00471595">
        <w:rPr>
          <w:rFonts w:ascii="Montserrat" w:hAnsi="Montserrat"/>
          <w:sz w:val="24"/>
        </w:rPr>
        <w:t xml:space="preserve"> the Solar Authority began assigning priorities to the endeavor and the agendas of back biting, prejudiced, panic mongers did not come out high on that list.</w:t>
      </w:r>
    </w:p>
    <w:p w14:paraId="54793AAA" w14:textId="72A470DA" w:rsidR="00AD35EB" w:rsidRPr="00471595" w:rsidRDefault="00AD35EB" w:rsidP="00515B04">
      <w:pPr>
        <w:numPr>
          <w:ins w:id="912" w:author="Unknown"/>
        </w:numPr>
        <w:rPr>
          <w:rFonts w:ascii="Montserrat" w:hAnsi="Montserrat"/>
          <w:sz w:val="24"/>
        </w:rPr>
      </w:pPr>
      <w:r w:rsidRPr="00471595">
        <w:rPr>
          <w:rFonts w:ascii="Montserrat" w:hAnsi="Montserrat"/>
          <w:sz w:val="24"/>
        </w:rPr>
        <w:tab/>
        <w:t xml:space="preserve">Connor, Morgan and I departed immediately after the prototype trials for Trinity Military Academy Reservation—formerly Vancouver Island, purchased by the Solar Authority in twenty-one twelve. The mission specs for </w:t>
      </w:r>
      <w:r w:rsidR="00201AA5" w:rsidRPr="00471595">
        <w:rPr>
          <w:rFonts w:ascii="Montserrat" w:hAnsi="Montserrat"/>
          <w:sz w:val="24"/>
        </w:rPr>
        <w:t>Exodus</w:t>
      </w:r>
      <w:r w:rsidRPr="00471595">
        <w:rPr>
          <w:rFonts w:ascii="Montserrat" w:hAnsi="Montserrat"/>
          <w:sz w:val="24"/>
        </w:rPr>
        <w:t xml:space="preserve"> called for class three actives to occupy staff positions, which meant we had to attain a lieutenant's rank and grade. On arriving at Trinity, we were assembled in our groups; living, working, studying, relaxing and playing together. Morgan was new to both of us. Morgan was my best friend and surrogate mother almost from the day we met. Six years—more or less—passed quickly and suddenly we found ourselves caught up in the rush of mission prep.</w:t>
      </w:r>
    </w:p>
    <w:p w14:paraId="49CC7BA0" w14:textId="77777777" w:rsidR="00AD35EB" w:rsidRPr="00471595" w:rsidRDefault="00AD35EB" w:rsidP="00515B04">
      <w:pPr>
        <w:numPr>
          <w:ins w:id="913" w:author="Unknown"/>
        </w:numPr>
        <w:rPr>
          <w:rFonts w:ascii="Montserrat" w:hAnsi="Montserrat"/>
          <w:sz w:val="24"/>
        </w:rPr>
      </w:pPr>
      <w:r w:rsidRPr="00471595">
        <w:rPr>
          <w:rFonts w:ascii="Montserrat" w:hAnsi="Montserrat"/>
          <w:sz w:val="24"/>
        </w:rPr>
        <w:tab/>
        <w:t>—————————————————————</w:t>
      </w:r>
      <w:r w:rsidRPr="00471595">
        <w:rPr>
          <w:rFonts w:ascii="Montserrat" w:hAnsi="Montserrat"/>
          <w:sz w:val="24"/>
        </w:rPr>
        <w:tab/>
      </w:r>
    </w:p>
    <w:p w14:paraId="44AF8A3B" w14:textId="3C17C76B" w:rsidR="00AD35EB" w:rsidRPr="00471595" w:rsidRDefault="00AD35EB" w:rsidP="00515B04">
      <w:pPr>
        <w:numPr>
          <w:ins w:id="914" w:author="Unknown"/>
        </w:numPr>
        <w:rPr>
          <w:rFonts w:ascii="Montserrat" w:hAnsi="Montserrat"/>
          <w:sz w:val="24"/>
        </w:rPr>
      </w:pPr>
      <w:r w:rsidRPr="00471595">
        <w:rPr>
          <w:rFonts w:ascii="Montserrat" w:hAnsi="Montserrat"/>
          <w:sz w:val="24"/>
        </w:rPr>
        <w:t xml:space="preserve">In May, circa 2117 AD, the last of the seed ships reached final commission. The first two waves of Operation </w:t>
      </w:r>
      <w:r w:rsidR="00201AA5" w:rsidRPr="00471595">
        <w:rPr>
          <w:rFonts w:ascii="Montserrat" w:hAnsi="Montserrat"/>
          <w:sz w:val="24"/>
        </w:rPr>
        <w:t>Exodus</w:t>
      </w:r>
      <w:r w:rsidRPr="00471595">
        <w:rPr>
          <w:rFonts w:ascii="Montserrat" w:hAnsi="Montserrat"/>
          <w:sz w:val="24"/>
        </w:rPr>
        <w:t xml:space="preserve"> had already departed, each proceeding the other by a month. O'Neal retained command of Gabriel, on account of nursing her through about seven design generations. </w:t>
      </w:r>
    </w:p>
    <w:p w14:paraId="1D56E2DC" w14:textId="3931F78F" w:rsidR="00AD35EB" w:rsidRPr="00471595" w:rsidRDefault="00AD35EB" w:rsidP="00515B04">
      <w:pPr>
        <w:numPr>
          <w:ins w:id="915" w:author="Unknown"/>
        </w:numPr>
        <w:rPr>
          <w:rFonts w:ascii="Montserrat" w:hAnsi="Montserrat"/>
          <w:sz w:val="24"/>
        </w:rPr>
      </w:pPr>
      <w:r w:rsidRPr="00471595">
        <w:rPr>
          <w:rFonts w:ascii="Montserrat" w:hAnsi="Montserrat"/>
          <w:sz w:val="24"/>
        </w:rPr>
        <w:tab/>
        <w:t>Call it animism if you will</w:t>
      </w:r>
      <w:r w:rsidR="00295153" w:rsidRPr="00471595">
        <w:rPr>
          <w:rFonts w:ascii="Montserrat" w:hAnsi="Montserrat"/>
          <w:sz w:val="24"/>
        </w:rPr>
        <w:t xml:space="preserve"> but</w:t>
      </w:r>
      <w:r w:rsidRPr="00471595">
        <w:rPr>
          <w:rFonts w:ascii="Montserrat" w:hAnsi="Montserrat"/>
          <w:sz w:val="24"/>
        </w:rPr>
        <w:t xml:space="preserve"> anything with as much processing capability as Gabriel really ought to be sentient. Aside from some truly frightening misadventures with life support, the trouble often came down to the field arrays and the interface drive core, which means that Connor, Morgan and I spent a lot of time in the drive core annex dredging her artificial mind—that's the only way I can describe an architecture of field engineering; a mind is the only thing I have experienced to compare it to. </w:t>
      </w:r>
    </w:p>
    <w:p w14:paraId="2949DB34" w14:textId="77777777" w:rsidR="00AD35EB" w:rsidRPr="00471595" w:rsidRDefault="00AD35EB" w:rsidP="00515B04">
      <w:pPr>
        <w:numPr>
          <w:ins w:id="916" w:author="Unknown"/>
        </w:numPr>
        <w:rPr>
          <w:rFonts w:ascii="Montserrat" w:hAnsi="Montserrat"/>
          <w:sz w:val="24"/>
        </w:rPr>
      </w:pPr>
      <w:r w:rsidRPr="00471595">
        <w:rPr>
          <w:rFonts w:ascii="Montserrat" w:hAnsi="Montserrat"/>
          <w:sz w:val="24"/>
        </w:rPr>
        <w:tab/>
        <w:t>With only days to go on our present schedule, I spent most of my time stepped up. It is the matter of being engaged which accounts for the fact that at most times I operate on a class one threshold.</w:t>
      </w:r>
    </w:p>
    <w:p w14:paraId="116B2619" w14:textId="77777777" w:rsidR="00AD35EB" w:rsidRPr="00471595" w:rsidRDefault="00AD35EB" w:rsidP="00515B04">
      <w:pPr>
        <w:numPr>
          <w:ins w:id="917" w:author="Unknown"/>
        </w:numPr>
        <w:rPr>
          <w:rFonts w:ascii="Montserrat" w:hAnsi="Montserrat"/>
          <w:sz w:val="24"/>
        </w:rPr>
      </w:pPr>
      <w:r w:rsidRPr="00471595">
        <w:rPr>
          <w:rFonts w:ascii="Montserrat" w:hAnsi="Montserrat"/>
          <w:sz w:val="24"/>
        </w:rPr>
        <w:tab/>
        <w:t xml:space="preserve">In the course of mission prep and pre-launch countdown, I engaged my mind at a second magnitude, or class two threshold, allowing me a sharper grasp of the texture of Gabriel's field architecture. Unlike the majority of the crew—for whom Gabriel's special geometry produced forces that were invisible and virtually undetectable—I was keenly aware of the intricate structure and flow of the invisible body of the ship around me. </w:t>
      </w:r>
    </w:p>
    <w:p w14:paraId="56A13624" w14:textId="1F080BEC" w:rsidR="00AD35EB" w:rsidRPr="00471595" w:rsidRDefault="00AD35EB" w:rsidP="00515B04">
      <w:pPr>
        <w:numPr>
          <w:ins w:id="918" w:author="Unknown"/>
        </w:numPr>
        <w:rPr>
          <w:rFonts w:ascii="Montserrat" w:hAnsi="Montserrat"/>
          <w:sz w:val="24"/>
        </w:rPr>
      </w:pPr>
      <w:r w:rsidRPr="00471595">
        <w:rPr>
          <w:rFonts w:ascii="Montserrat" w:hAnsi="Montserrat"/>
          <w:sz w:val="24"/>
        </w:rPr>
        <w:tab/>
        <w:t>We had taken on our precious cargo</w:t>
      </w:r>
      <w:r w:rsidR="00295153" w:rsidRPr="00471595">
        <w:rPr>
          <w:rFonts w:ascii="Montserrat" w:hAnsi="Montserrat"/>
          <w:sz w:val="24"/>
        </w:rPr>
        <w:t xml:space="preserve"> and</w:t>
      </w:r>
      <w:r w:rsidRPr="00471595">
        <w:rPr>
          <w:rFonts w:ascii="Montserrat" w:hAnsi="Montserrat"/>
          <w:sz w:val="24"/>
        </w:rPr>
        <w:t xml:space="preserve"> the last members of our crew, the specialists assigned to monitor and maintain that cargo. </w:t>
      </w:r>
    </w:p>
    <w:p w14:paraId="01A6F19A" w14:textId="5C1215AB" w:rsidR="00AD35EB" w:rsidRPr="00471595" w:rsidRDefault="00AD35EB" w:rsidP="00515B04">
      <w:pPr>
        <w:numPr>
          <w:ins w:id="919" w:author="Unknown"/>
        </w:numPr>
        <w:rPr>
          <w:rFonts w:ascii="Montserrat" w:hAnsi="Montserrat"/>
          <w:sz w:val="24"/>
        </w:rPr>
      </w:pPr>
      <w:r w:rsidRPr="00471595">
        <w:rPr>
          <w:rFonts w:ascii="Montserrat" w:hAnsi="Montserrat"/>
          <w:sz w:val="24"/>
        </w:rPr>
        <w:tab/>
        <w:t xml:space="preserve">On the morning of our departure, May 5th, I was sitting in an orchard in one of these hydroponics sections while my mind continued monitoring the field compositions of the ship. Angelica Thompson came across me and asked what I was doing. </w:t>
      </w:r>
      <w:r w:rsidR="000264CD" w:rsidRPr="00471595">
        <w:rPr>
          <w:rFonts w:ascii="Montserrat" w:hAnsi="Montserrat"/>
          <w:sz w:val="24"/>
        </w:rPr>
        <w:t>“</w:t>
      </w:r>
      <w:r w:rsidRPr="00471595">
        <w:rPr>
          <w:rFonts w:ascii="Montserrat" w:hAnsi="Montserrat"/>
          <w:sz w:val="24"/>
        </w:rPr>
        <w:t>Morning, Sir. Just keeping a read on Gabe's mood,</w:t>
      </w:r>
      <w:r w:rsidR="000264CD" w:rsidRPr="00471595">
        <w:rPr>
          <w:rFonts w:ascii="Montserrat" w:hAnsi="Montserrat"/>
          <w:sz w:val="24"/>
        </w:rPr>
        <w:t>”</w:t>
      </w:r>
      <w:r w:rsidRPr="00471595">
        <w:rPr>
          <w:rFonts w:ascii="Montserrat" w:hAnsi="Montserrat"/>
          <w:sz w:val="24"/>
        </w:rPr>
        <w:t xml:space="preserve"> </w:t>
      </w:r>
    </w:p>
    <w:p w14:paraId="7C8F5158" w14:textId="685B7F7E" w:rsidR="00AD35EB" w:rsidRPr="00471595" w:rsidRDefault="00AD35EB" w:rsidP="00515B04">
      <w:pPr>
        <w:numPr>
          <w:ins w:id="92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I'd be careful, she'll hear you,</w:t>
      </w:r>
      <w:r w:rsidR="000264CD" w:rsidRPr="00471595">
        <w:rPr>
          <w:rFonts w:ascii="Montserrat" w:hAnsi="Montserrat"/>
          <w:sz w:val="24"/>
        </w:rPr>
        <w:t>”</w:t>
      </w:r>
      <w:r w:rsidRPr="00471595">
        <w:rPr>
          <w:rFonts w:ascii="Montserrat" w:hAnsi="Montserrat"/>
          <w:sz w:val="24"/>
        </w:rPr>
        <w:t xml:space="preserve"> she grinned. Thompson sat down in the shade of the tree with me. She looked tired. Commander Thompson was here for the same reason I was. This atrium was only a short walk from the bridge. In the final hours of our countdown, with the stress mounting, coming here was a total mental and spiritual departure from that tension, free from any sense of displacement from one's responsibilities. </w:t>
      </w:r>
    </w:p>
    <w:p w14:paraId="2130AA36" w14:textId="690B19E2" w:rsidR="00AD35EB" w:rsidRPr="00471595" w:rsidRDefault="00AD35EB" w:rsidP="00515B04">
      <w:pPr>
        <w:numPr>
          <w:ins w:id="921"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How did you manage to get out of there?</w:t>
      </w:r>
      <w:r w:rsidR="000264CD" w:rsidRPr="00471595">
        <w:rPr>
          <w:rFonts w:ascii="Montserrat" w:hAnsi="Montserrat"/>
          <w:sz w:val="24"/>
        </w:rPr>
        <w:t>”</w:t>
      </w:r>
      <w:r w:rsidRPr="00471595">
        <w:rPr>
          <w:rFonts w:ascii="Montserrat" w:hAnsi="Montserrat"/>
          <w:sz w:val="24"/>
        </w:rPr>
        <w:t xml:space="preserve"> I asked.</w:t>
      </w:r>
    </w:p>
    <w:p w14:paraId="62FEA7C4" w14:textId="05306CCC" w:rsidR="00AD35EB" w:rsidRPr="00471595" w:rsidRDefault="00AD35EB" w:rsidP="00515B04">
      <w:pPr>
        <w:numPr>
          <w:ins w:id="92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Captain caught me slipping off track,</w:t>
      </w:r>
      <w:r w:rsidR="000264CD" w:rsidRPr="00471595">
        <w:rPr>
          <w:rFonts w:ascii="Montserrat" w:hAnsi="Montserrat"/>
          <w:sz w:val="24"/>
        </w:rPr>
        <w:t>”</w:t>
      </w:r>
      <w:r w:rsidRPr="00471595">
        <w:rPr>
          <w:rFonts w:ascii="Montserrat" w:hAnsi="Montserrat"/>
          <w:sz w:val="24"/>
        </w:rPr>
        <w:t xml:space="preserve"> she groaned. She passed her hands across her face, rubbing her eyes with fingers held flat over them. </w:t>
      </w:r>
      <w:r w:rsidR="000264CD" w:rsidRPr="00471595">
        <w:rPr>
          <w:rFonts w:ascii="Montserrat" w:hAnsi="Montserrat"/>
          <w:sz w:val="24"/>
        </w:rPr>
        <w:t>“</w:t>
      </w:r>
      <w:r w:rsidRPr="00471595">
        <w:rPr>
          <w:rFonts w:ascii="Montserrat" w:hAnsi="Montserrat"/>
          <w:sz w:val="24"/>
        </w:rPr>
        <w:t>Told me if I was still on the bridge the next time he looked up I could enjoy the launch sedated in my cabin. I almost wish he'd do it anyway. Even without Gabe's sense of humor, this has been a bitch of a week.</w:t>
      </w:r>
      <w:r w:rsidR="000264CD" w:rsidRPr="00471595">
        <w:rPr>
          <w:rFonts w:ascii="Montserrat" w:hAnsi="Montserrat"/>
          <w:sz w:val="24"/>
        </w:rPr>
        <w:t>”</w:t>
      </w:r>
      <w:r w:rsidRPr="00471595">
        <w:rPr>
          <w:rFonts w:ascii="Montserrat" w:hAnsi="Montserrat"/>
          <w:sz w:val="24"/>
        </w:rPr>
        <w:t xml:space="preserve"> As the executive officer, Thompson had fallen under the bulk of the work of keeping the ship on schedule. </w:t>
      </w:r>
    </w:p>
    <w:p w14:paraId="5E76F559" w14:textId="4633CFF3" w:rsidR="00AD35EB" w:rsidRPr="00471595" w:rsidRDefault="00AD35EB" w:rsidP="00515B04">
      <w:pPr>
        <w:numPr>
          <w:ins w:id="923"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Rank hath it's privileges,</w:t>
      </w:r>
      <w:r w:rsidR="000264CD" w:rsidRPr="00471595">
        <w:rPr>
          <w:rFonts w:ascii="Montserrat" w:hAnsi="Montserrat"/>
          <w:sz w:val="24"/>
        </w:rPr>
        <w:t>”</w:t>
      </w:r>
      <w:r w:rsidRPr="00471595">
        <w:rPr>
          <w:rFonts w:ascii="Montserrat" w:hAnsi="Montserrat"/>
          <w:sz w:val="24"/>
        </w:rPr>
        <w:t xml:space="preserve"> I pointed out with cruel irony. As expected, Thompson turned to glare at me. I just smiled and patted her thigh companionably. </w:t>
      </w:r>
      <w:r w:rsidR="000264CD" w:rsidRPr="00471595">
        <w:rPr>
          <w:rFonts w:ascii="Montserrat" w:hAnsi="Montserrat"/>
          <w:sz w:val="24"/>
        </w:rPr>
        <w:t>“</w:t>
      </w:r>
      <w:r w:rsidRPr="00471595">
        <w:rPr>
          <w:rFonts w:ascii="Montserrat" w:hAnsi="Montserrat"/>
          <w:sz w:val="24"/>
        </w:rPr>
        <w:t>Hopefully this will be the last start we have to make. It really looks like Gabe's going to behave,</w:t>
      </w:r>
      <w:r w:rsidR="000264CD" w:rsidRPr="00471595">
        <w:rPr>
          <w:rFonts w:ascii="Montserrat" w:hAnsi="Montserrat"/>
          <w:sz w:val="24"/>
        </w:rPr>
        <w:t>”</w:t>
      </w:r>
      <w:r w:rsidRPr="00471595">
        <w:rPr>
          <w:rFonts w:ascii="Montserrat" w:hAnsi="Montserrat"/>
          <w:sz w:val="24"/>
        </w:rPr>
        <w:t xml:space="preserve"> I offered for her assurance. Then I grinned and added, </w:t>
      </w:r>
      <w:r w:rsidR="000264CD" w:rsidRPr="00471595">
        <w:rPr>
          <w:rFonts w:ascii="Montserrat" w:hAnsi="Montserrat"/>
          <w:sz w:val="24"/>
        </w:rPr>
        <w:t>“</w:t>
      </w:r>
      <w:r w:rsidRPr="00471595">
        <w:rPr>
          <w:rFonts w:ascii="Montserrat" w:hAnsi="Montserrat"/>
          <w:sz w:val="24"/>
        </w:rPr>
        <w:t>Well, if the Captain is threatening to rotate you over achievers out in favor of us bright eyed and bushy tailed second stringers, it looks like I have a chance of riding out the launch in the Disaster Seat.</w:t>
      </w:r>
      <w:r w:rsidR="000264CD" w:rsidRPr="00471595">
        <w:rPr>
          <w:rFonts w:ascii="Montserrat" w:hAnsi="Montserrat"/>
          <w:sz w:val="24"/>
        </w:rPr>
        <w:t>”</w:t>
      </w:r>
      <w:r w:rsidRPr="00471595">
        <w:rPr>
          <w:rFonts w:ascii="Montserrat" w:hAnsi="Montserrat"/>
          <w:sz w:val="24"/>
        </w:rPr>
        <w:t xml:space="preserve"> Even with the detailed and sweeping responsibilities assigned to us—that's Connor, Morgan and myself—the Navy had been baffled as to what position we ought to hold relative to the chain of command. Tentatively referring to our department as Assets, the Asset on duty was stationed at an observation console on the bridge. Since we embodied our department the title </w:t>
      </w:r>
      <w:r w:rsidR="000264CD" w:rsidRPr="00471595">
        <w:rPr>
          <w:rFonts w:ascii="Montserrat" w:hAnsi="Montserrat"/>
          <w:sz w:val="24"/>
        </w:rPr>
        <w:t>“</w:t>
      </w:r>
      <w:r w:rsidRPr="00471595">
        <w:rPr>
          <w:rFonts w:ascii="Montserrat" w:hAnsi="Montserrat"/>
          <w:sz w:val="24"/>
        </w:rPr>
        <w:t>Assets</w:t>
      </w:r>
      <w:r w:rsidR="000264CD" w:rsidRPr="00471595">
        <w:rPr>
          <w:rFonts w:ascii="Montserrat" w:hAnsi="Montserrat"/>
          <w:sz w:val="24"/>
        </w:rPr>
        <w:t>”</w:t>
      </w:r>
      <w:r w:rsidRPr="00471595">
        <w:rPr>
          <w:rFonts w:ascii="Montserrat" w:hAnsi="Montserrat"/>
          <w:sz w:val="24"/>
        </w:rPr>
        <w:t xml:space="preserve"> was perforce applied to us, not our posted station. We had taken to calling that observation post the Disaster Seat. </w:t>
      </w:r>
      <w:r w:rsidR="000264CD" w:rsidRPr="00471595">
        <w:rPr>
          <w:rFonts w:ascii="Montserrat" w:hAnsi="Montserrat"/>
          <w:sz w:val="24"/>
        </w:rPr>
        <w:t>“</w:t>
      </w:r>
      <w:r w:rsidRPr="00471595">
        <w:rPr>
          <w:rFonts w:ascii="Montserrat" w:hAnsi="Montserrat"/>
          <w:sz w:val="24"/>
        </w:rPr>
        <w:t>Poor Connor hasn't missed a beat the past week trying to ensure that he is on the watch at zero hour</w:t>
      </w:r>
      <w:r w:rsidR="00295153" w:rsidRPr="00471595">
        <w:rPr>
          <w:rFonts w:ascii="Montserrat" w:hAnsi="Montserrat"/>
          <w:sz w:val="24"/>
        </w:rPr>
        <w:t xml:space="preserve"> and</w:t>
      </w:r>
      <w:r w:rsidRPr="00471595">
        <w:rPr>
          <w:rFonts w:ascii="Montserrat" w:hAnsi="Montserrat"/>
          <w:sz w:val="24"/>
        </w:rPr>
        <w:t xml:space="preserve"> the man is wrung out. The Captain won't have to sedate him, just wave a hand in his direction and he'll be out for the count.</w:t>
      </w:r>
      <w:r w:rsidR="000264CD" w:rsidRPr="00471595">
        <w:rPr>
          <w:rFonts w:ascii="Montserrat" w:hAnsi="Montserrat"/>
          <w:sz w:val="24"/>
        </w:rPr>
        <w:t>”</w:t>
      </w:r>
      <w:r w:rsidRPr="00471595">
        <w:rPr>
          <w:rFonts w:ascii="Montserrat" w:hAnsi="Montserrat"/>
          <w:sz w:val="24"/>
        </w:rPr>
        <w:t xml:space="preserve"> Connor's promotion to lieutenant commander and appointment as head of our department, had put the spice of rivalry into our relationship, while at the same time banning all the more intimate flavors.</w:t>
      </w:r>
    </w:p>
    <w:p w14:paraId="14AF4DCC" w14:textId="20420A82" w:rsidR="00AD35EB" w:rsidRPr="00471595" w:rsidRDefault="00AD35EB" w:rsidP="00515B04">
      <w:pPr>
        <w:numPr>
          <w:ins w:id="92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Nasty. You evil little girl. Do you ever show the guy any mercy?</w:t>
      </w:r>
      <w:r w:rsidR="000264CD" w:rsidRPr="00471595">
        <w:rPr>
          <w:rFonts w:ascii="Montserrat" w:hAnsi="Montserrat"/>
          <w:sz w:val="24"/>
        </w:rPr>
        <w:t>”</w:t>
      </w:r>
      <w:r w:rsidRPr="00471595">
        <w:rPr>
          <w:rFonts w:ascii="Montserrat" w:hAnsi="Montserrat"/>
          <w:sz w:val="24"/>
        </w:rPr>
        <w:t xml:space="preserve"> Thompson teased.</w:t>
      </w:r>
    </w:p>
    <w:p w14:paraId="24484541" w14:textId="2BFB97EA" w:rsidR="00AD35EB" w:rsidRPr="00471595" w:rsidRDefault="00AD35EB" w:rsidP="00515B04">
      <w:pPr>
        <w:numPr>
          <w:ins w:id="925"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Nope, the man's too fond of competing,</w:t>
      </w:r>
      <w:r w:rsidR="000264CD" w:rsidRPr="00471595">
        <w:rPr>
          <w:rFonts w:ascii="Montserrat" w:hAnsi="Montserrat"/>
          <w:sz w:val="24"/>
        </w:rPr>
        <w:t>”</w:t>
      </w:r>
      <w:r w:rsidRPr="00471595">
        <w:rPr>
          <w:rFonts w:ascii="Montserrat" w:hAnsi="Montserrat"/>
          <w:sz w:val="24"/>
        </w:rPr>
        <w:t xml:space="preserve"> I responded in a matter-of-fact tone. A momentary silence passed. Seeing that I had the XO on hand</w:t>
      </w:r>
      <w:r w:rsidR="00295153" w:rsidRPr="00471595">
        <w:rPr>
          <w:rFonts w:ascii="Montserrat" w:hAnsi="Montserrat"/>
          <w:sz w:val="24"/>
        </w:rPr>
        <w:t xml:space="preserve"> and</w:t>
      </w:r>
      <w:r w:rsidRPr="00471595">
        <w:rPr>
          <w:rFonts w:ascii="Montserrat" w:hAnsi="Montserrat"/>
          <w:sz w:val="24"/>
        </w:rPr>
        <w:t xml:space="preserve"> considering that over the past few years we had become friends, I decided to tap her for some information which Connor had neglected to leak in my direction. </w:t>
      </w:r>
      <w:r w:rsidR="000264CD" w:rsidRPr="00471595">
        <w:rPr>
          <w:rFonts w:ascii="Montserrat" w:hAnsi="Montserrat"/>
          <w:sz w:val="24"/>
        </w:rPr>
        <w:t>“</w:t>
      </w:r>
      <w:r w:rsidRPr="00471595">
        <w:rPr>
          <w:rFonts w:ascii="Montserrat" w:hAnsi="Montserrat"/>
          <w:sz w:val="24"/>
        </w:rPr>
        <w:t>What's the Admiral's ruling on departure? What did they decide in the conference?</w:t>
      </w:r>
      <w:r w:rsidR="000264CD" w:rsidRPr="00471595">
        <w:rPr>
          <w:rFonts w:ascii="Montserrat" w:hAnsi="Montserrat"/>
          <w:sz w:val="24"/>
        </w:rPr>
        <w:t>”</w:t>
      </w:r>
    </w:p>
    <w:p w14:paraId="0395A6A8" w14:textId="4F4F3DF9" w:rsidR="00AD35EB" w:rsidRPr="00471595" w:rsidRDefault="00AD35EB" w:rsidP="00515B04">
      <w:pPr>
        <w:numPr>
          <w:ins w:id="92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We're going to proceed,</w:t>
      </w:r>
      <w:r w:rsidR="000264CD" w:rsidRPr="00471595">
        <w:rPr>
          <w:rFonts w:ascii="Montserrat" w:hAnsi="Montserrat"/>
          <w:sz w:val="24"/>
        </w:rPr>
        <w:t>”</w:t>
      </w:r>
      <w:r w:rsidRPr="00471595">
        <w:rPr>
          <w:rFonts w:ascii="Montserrat" w:hAnsi="Montserrat"/>
          <w:sz w:val="24"/>
        </w:rPr>
        <w:t xml:space="preserve"> she responded, as if by rote, </w:t>
      </w:r>
      <w:r w:rsidR="000264CD" w:rsidRPr="00471595">
        <w:rPr>
          <w:rFonts w:ascii="Montserrat" w:hAnsi="Montserrat"/>
          <w:sz w:val="24"/>
        </w:rPr>
        <w:t>“</w:t>
      </w:r>
      <w:r w:rsidRPr="00471595">
        <w:rPr>
          <w:rFonts w:ascii="Montserrat" w:hAnsi="Montserrat"/>
          <w:sz w:val="24"/>
        </w:rPr>
        <w:t>by sail, out past the ort cloud before our first coordinated dive. Our task group is going to remain concentrated until we reach our assigned sector. We'll take that leg of the journey in a series of shallow dives. A deeper dive could eliminate the need for multiple dives</w:t>
      </w:r>
      <w:r w:rsidR="00295153" w:rsidRPr="00471595">
        <w:rPr>
          <w:rFonts w:ascii="Montserrat" w:hAnsi="Montserrat"/>
          <w:sz w:val="24"/>
        </w:rPr>
        <w:t xml:space="preserve"> but</w:t>
      </w:r>
      <w:r w:rsidRPr="00471595">
        <w:rPr>
          <w:rFonts w:ascii="Montserrat" w:hAnsi="Montserrat"/>
          <w:sz w:val="24"/>
        </w:rPr>
        <w:t xml:space="preserve"> at a much greater risk, so that plan was shelved. When we reach the scatter point, we'll break up into our five squadrons and proceed with advance reconnaissance. Our squadron units will continue to support each other until targets have been selected for direct probing. At each step the process gets longer and more isolated.</w:t>
      </w:r>
      <w:r w:rsidR="000264CD" w:rsidRPr="00471595">
        <w:rPr>
          <w:rFonts w:ascii="Montserrat" w:hAnsi="Montserrat"/>
          <w:sz w:val="24"/>
        </w:rPr>
        <w:t>”</w:t>
      </w:r>
      <w:r w:rsidRPr="00471595">
        <w:rPr>
          <w:rFonts w:ascii="Montserrat" w:hAnsi="Montserrat"/>
          <w:sz w:val="24"/>
        </w:rPr>
        <w:t xml:space="preserve"> </w:t>
      </w:r>
    </w:p>
    <w:p w14:paraId="1F273EEB" w14:textId="06545D33" w:rsidR="00AD35EB" w:rsidRPr="00471595" w:rsidRDefault="00AD35EB" w:rsidP="00515B04">
      <w:pPr>
        <w:numPr>
          <w:ins w:id="92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Today's agenda is limited to system departure then?</w:t>
      </w:r>
      <w:r w:rsidR="000264CD" w:rsidRPr="00471595">
        <w:rPr>
          <w:rFonts w:ascii="Montserrat" w:hAnsi="Montserrat"/>
          <w:sz w:val="24"/>
        </w:rPr>
        <w:t>”</w:t>
      </w:r>
      <w:r w:rsidRPr="00471595">
        <w:rPr>
          <w:rFonts w:ascii="Montserrat" w:hAnsi="Montserrat"/>
          <w:sz w:val="24"/>
        </w:rPr>
        <w:t xml:space="preserve"> I asked, pleased to hear that the wiser heads had carried the planning session. </w:t>
      </w:r>
      <w:r w:rsidR="000264CD" w:rsidRPr="00471595">
        <w:rPr>
          <w:rFonts w:ascii="Montserrat" w:hAnsi="Montserrat"/>
          <w:sz w:val="24"/>
        </w:rPr>
        <w:t>“</w:t>
      </w:r>
      <w:r w:rsidRPr="00471595">
        <w:rPr>
          <w:rFonts w:ascii="Montserrat" w:hAnsi="Montserrat"/>
          <w:sz w:val="24"/>
        </w:rPr>
        <w:t>As I understand it, even a shallow dive will take a side-real week, barring an emergency abort,</w:t>
      </w:r>
      <w:r w:rsidR="000264CD" w:rsidRPr="00471595">
        <w:rPr>
          <w:rFonts w:ascii="Montserrat" w:hAnsi="Montserrat"/>
          <w:sz w:val="24"/>
        </w:rPr>
        <w:t>”</w:t>
      </w:r>
      <w:r w:rsidRPr="00471595">
        <w:rPr>
          <w:rFonts w:ascii="Montserrat" w:hAnsi="Montserrat"/>
          <w:sz w:val="24"/>
        </w:rPr>
        <w:t xml:space="preserve"> I amended with crossed fingers.</w:t>
      </w:r>
    </w:p>
    <w:p w14:paraId="3FA58694" w14:textId="1752D261" w:rsidR="00AD35EB" w:rsidRPr="00471595" w:rsidRDefault="00AD35EB" w:rsidP="00515B04">
      <w:pPr>
        <w:numPr>
          <w:ins w:id="92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You should know better than I,</w:t>
      </w:r>
      <w:r w:rsidR="000264CD" w:rsidRPr="00471595">
        <w:rPr>
          <w:rFonts w:ascii="Montserrat" w:hAnsi="Montserrat"/>
          <w:sz w:val="24"/>
        </w:rPr>
        <w:t>”</w:t>
      </w:r>
      <w:r w:rsidRPr="00471595">
        <w:rPr>
          <w:rFonts w:ascii="Montserrat" w:hAnsi="Montserrat"/>
          <w:sz w:val="24"/>
        </w:rPr>
        <w:t xml:space="preserve"> Aside from my known history with the Interface Systems Project, as an active my capacity for mathematics and the conceptualization of higher dimensions made it far easier for me to understand Interface theory and deduce its effects than a latent like Angelica Thompson. She went on, </w:t>
      </w:r>
      <w:r w:rsidR="000264CD" w:rsidRPr="00471595">
        <w:rPr>
          <w:rFonts w:ascii="Montserrat" w:hAnsi="Montserrat"/>
          <w:sz w:val="24"/>
        </w:rPr>
        <w:t>“</w:t>
      </w:r>
      <w:r w:rsidRPr="00471595">
        <w:rPr>
          <w:rFonts w:ascii="Montserrat" w:hAnsi="Montserrat"/>
          <w:sz w:val="24"/>
        </w:rPr>
        <w:t>I can't figure it. All I know is that in a dive, we gain time</w:t>
      </w:r>
      <w:r w:rsidR="00295153" w:rsidRPr="00471595">
        <w:rPr>
          <w:rFonts w:ascii="Montserrat" w:hAnsi="Montserrat"/>
          <w:sz w:val="24"/>
        </w:rPr>
        <w:t xml:space="preserve"> and</w:t>
      </w:r>
      <w:r w:rsidRPr="00471595">
        <w:rPr>
          <w:rFonts w:ascii="Montserrat" w:hAnsi="Montserrat"/>
          <w:sz w:val="24"/>
        </w:rPr>
        <w:t xml:space="preserve"> under sail we lose time subjectively speaking</w:t>
      </w:r>
      <w:r w:rsidR="00295153" w:rsidRPr="00471595">
        <w:rPr>
          <w:rFonts w:ascii="Montserrat" w:hAnsi="Montserrat"/>
          <w:sz w:val="24"/>
        </w:rPr>
        <w:t xml:space="preserve"> and</w:t>
      </w:r>
      <w:r w:rsidRPr="00471595">
        <w:rPr>
          <w:rFonts w:ascii="Montserrat" w:hAnsi="Montserrat"/>
          <w:sz w:val="24"/>
        </w:rPr>
        <w:t xml:space="preserve"> in reference to an outside observer.</w:t>
      </w:r>
      <w:r w:rsidR="000264CD" w:rsidRPr="00471595">
        <w:rPr>
          <w:rFonts w:ascii="Montserrat" w:hAnsi="Montserrat"/>
          <w:sz w:val="24"/>
        </w:rPr>
        <w:t>”</w:t>
      </w:r>
    </w:p>
    <w:p w14:paraId="4C28A100" w14:textId="11DB42E5" w:rsidR="00AD35EB" w:rsidRPr="00471595" w:rsidRDefault="00AD35EB" w:rsidP="00515B04">
      <w:pPr>
        <w:numPr>
          <w:ins w:id="929" w:author="Unknown"/>
        </w:numPr>
        <w:rPr>
          <w:rFonts w:ascii="Montserrat" w:hAnsi="Montserrat"/>
          <w:sz w:val="24"/>
        </w:rPr>
      </w:pPr>
      <w:r w:rsidRPr="00471595">
        <w:rPr>
          <w:rFonts w:ascii="Montserrat" w:hAnsi="Montserrat"/>
          <w:sz w:val="24"/>
        </w:rPr>
        <w:tab/>
        <w:t>Which was true</w:t>
      </w:r>
      <w:r w:rsidR="00295153" w:rsidRPr="00471595">
        <w:rPr>
          <w:rFonts w:ascii="Montserrat" w:hAnsi="Montserrat"/>
          <w:sz w:val="24"/>
        </w:rPr>
        <w:t xml:space="preserve"> but</w:t>
      </w:r>
      <w:r w:rsidRPr="00471595">
        <w:rPr>
          <w:rFonts w:ascii="Montserrat" w:hAnsi="Montserrat"/>
          <w:sz w:val="24"/>
        </w:rPr>
        <w:t xml:space="preserve"> I didn't have time to explain why, as the captain suddenly showed up and chased Angelica out of the atrium with orders to catch a few hours of sleep. With O'Neal's indulgence, I accompanied him back to the bridge, where Connor was doing his best to appear alert and on top of everything. I scowled at him, because I could see that he was cheating. </w:t>
      </w:r>
    </w:p>
    <w:p w14:paraId="4DB5508B" w14:textId="199C8D52" w:rsidR="00AD35EB" w:rsidRPr="00471595" w:rsidRDefault="00AD35EB" w:rsidP="00515B04">
      <w:pPr>
        <w:numPr>
          <w:ins w:id="930" w:author="Unknown"/>
        </w:numPr>
        <w:rPr>
          <w:rFonts w:ascii="Montserrat" w:hAnsi="Montserrat"/>
          <w:sz w:val="24"/>
        </w:rPr>
      </w:pPr>
      <w:r w:rsidRPr="00471595">
        <w:rPr>
          <w:rFonts w:ascii="Montserrat" w:hAnsi="Montserrat"/>
          <w:sz w:val="24"/>
        </w:rPr>
        <w:tab/>
        <w:t>It is not that hard for an active to augment her own body. Even at a class one threshold, it is the most intimate domain of attention an active knows. She can act on her own biology at a molecular level, counteracting the effects of fatigue, aging, disease and injury. Simple biokinetics. A trained active only needs an instant to regenerate her body from scratch—subjective time in translation is much longer</w:t>
      </w:r>
      <w:r w:rsidR="00295153" w:rsidRPr="00471595">
        <w:rPr>
          <w:rFonts w:ascii="Montserrat" w:hAnsi="Montserrat"/>
          <w:sz w:val="24"/>
        </w:rPr>
        <w:t xml:space="preserve"> and</w:t>
      </w:r>
      <w:r w:rsidRPr="00471595">
        <w:rPr>
          <w:rFonts w:ascii="Montserrat" w:hAnsi="Montserrat"/>
          <w:sz w:val="24"/>
        </w:rPr>
        <w:t xml:space="preserve"> the cost in emotional fatigue is devastating. Psychic fatigue is far more dangerous to an active in the face of an emergency than physical fatigue. Oh, of course, there is a point where physical fatigue induces psychic fatigue</w:t>
      </w:r>
      <w:r w:rsidR="00295153" w:rsidRPr="00471595">
        <w:rPr>
          <w:rFonts w:ascii="Montserrat" w:hAnsi="Montserrat"/>
          <w:sz w:val="24"/>
        </w:rPr>
        <w:t xml:space="preserve"> but</w:t>
      </w:r>
      <w:r w:rsidRPr="00471595">
        <w:rPr>
          <w:rFonts w:ascii="Montserrat" w:hAnsi="Montserrat"/>
          <w:sz w:val="24"/>
        </w:rPr>
        <w:t xml:space="preserve"> a few hours of sleep is much safer to risk than what Connor was doing.</w:t>
      </w:r>
    </w:p>
    <w:p w14:paraId="3FDFD2A4" w14:textId="0D632D5E" w:rsidR="00AD35EB" w:rsidRPr="00471595" w:rsidRDefault="00AD35EB" w:rsidP="00515B04">
      <w:pPr>
        <w:numPr>
          <w:ins w:id="931" w:author="Unknown"/>
        </w:numPr>
        <w:rPr>
          <w:rFonts w:ascii="Montserrat" w:hAnsi="Montserrat"/>
          <w:sz w:val="24"/>
        </w:rPr>
      </w:pPr>
      <w:r w:rsidRPr="00471595">
        <w:rPr>
          <w:rFonts w:ascii="Montserrat" w:hAnsi="Montserrat"/>
          <w:sz w:val="24"/>
        </w:rPr>
        <w:tab/>
        <w:t>Not that I needed to tell him. He knew what I was thinking the minute I looked at him</w:t>
      </w:r>
      <w:r w:rsidR="00295153" w:rsidRPr="00471595">
        <w:rPr>
          <w:rFonts w:ascii="Montserrat" w:hAnsi="Montserrat"/>
          <w:sz w:val="24"/>
        </w:rPr>
        <w:t xml:space="preserve"> and</w:t>
      </w:r>
      <w:r w:rsidRPr="00471595">
        <w:rPr>
          <w:rFonts w:ascii="Montserrat" w:hAnsi="Montserrat"/>
          <w:sz w:val="24"/>
        </w:rPr>
        <w:t xml:space="preserve"> that was guilt telling him, not mind reading. I turned my attention to the rest of the officers on the watch. The men and women assembled on the bridge were all deep into the drone of departure preparations. There was a steady stream of point and counterpoint as they worked their way through their checklists. At the captain's order, I relieved Connor from his watch. It was early</w:t>
      </w:r>
      <w:r w:rsidR="00295153" w:rsidRPr="00471595">
        <w:rPr>
          <w:rFonts w:ascii="Montserrat" w:hAnsi="Montserrat"/>
          <w:sz w:val="24"/>
        </w:rPr>
        <w:t xml:space="preserve"> but</w:t>
      </w:r>
      <w:r w:rsidRPr="00471595">
        <w:rPr>
          <w:rFonts w:ascii="Montserrat" w:hAnsi="Montserrat"/>
          <w:sz w:val="24"/>
        </w:rPr>
        <w:t xml:space="preserve"> he had been holding down double and triple watches, sending Morgan and myself throughout the ship hunting out field quirks and system faults on our scheduled watches. He had stood his own shift at Midwatch, then taken my Morning watch while I crawled around in the engineering spaces, then he had lingered on Morgan's Forenoon watch sending her out into the field relays</w:t>
      </w:r>
      <w:r w:rsidR="00295153" w:rsidRPr="00471595">
        <w:rPr>
          <w:rFonts w:ascii="Montserrat" w:hAnsi="Montserrat"/>
          <w:sz w:val="24"/>
        </w:rPr>
        <w:t xml:space="preserve"> and</w:t>
      </w:r>
      <w:r w:rsidRPr="00471595">
        <w:rPr>
          <w:rFonts w:ascii="Montserrat" w:hAnsi="Montserrat"/>
          <w:sz w:val="24"/>
        </w:rPr>
        <w:t xml:space="preserve"> he expected to hold out through the launch window, Afternoon watch, his next turn up in rotation.</w:t>
      </w:r>
    </w:p>
    <w:p w14:paraId="08A0B7DF" w14:textId="77777777" w:rsidR="00AD35EB" w:rsidRPr="00471595" w:rsidRDefault="00AD35EB" w:rsidP="00515B04">
      <w:pPr>
        <w:numPr>
          <w:ins w:id="932" w:author="Unknown"/>
        </w:numPr>
        <w:rPr>
          <w:rFonts w:ascii="Montserrat" w:hAnsi="Montserrat"/>
          <w:sz w:val="24"/>
        </w:rPr>
      </w:pPr>
      <w:r w:rsidRPr="00471595">
        <w:rPr>
          <w:rFonts w:ascii="Montserrat" w:hAnsi="Montserrat"/>
          <w:sz w:val="24"/>
        </w:rPr>
        <w:tab/>
        <w:t xml:space="preserve">Hell, I was good from Morning watch through First dog watch. No reason why Connor couldn't pull sixteen hours in the Disaster Seat. In full rotation, however, he had managed to pull those two extra shifts in the middle of his sleep rotation. Of course, I was now standing watch on my recreation shift so that he could get a chance to nap before resuming the watch for his regular rotation. There is simply no justice. Pre-launch went on indifferent to my ire with quiet efficiency. A little less than three hours after I had seen her chased out of the atrium in the forward hydroponics section, Angelica Thompson turned up on the bridge, looking refreshed. </w:t>
      </w:r>
    </w:p>
    <w:p w14:paraId="18BA94C5" w14:textId="0D90236E" w:rsidR="00AD35EB" w:rsidRPr="00471595" w:rsidRDefault="00AD35EB" w:rsidP="00515B04">
      <w:pPr>
        <w:numPr>
          <w:ins w:id="933"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Looking better, XO,</w:t>
      </w:r>
      <w:r w:rsidR="000264CD" w:rsidRPr="00471595">
        <w:rPr>
          <w:rFonts w:ascii="Montserrat" w:hAnsi="Montserrat"/>
          <w:sz w:val="24"/>
        </w:rPr>
        <w:t>”</w:t>
      </w:r>
      <w:r w:rsidRPr="00471595">
        <w:rPr>
          <w:rFonts w:ascii="Montserrat" w:hAnsi="Montserrat"/>
          <w:sz w:val="24"/>
        </w:rPr>
        <w:t xml:space="preserve"> the captain greeted looking up from Navigation. He gestured in the direction of the Department Heads and instructed, </w:t>
      </w:r>
      <w:r w:rsidR="000264CD" w:rsidRPr="00471595">
        <w:rPr>
          <w:rFonts w:ascii="Montserrat" w:hAnsi="Montserrat"/>
          <w:sz w:val="24"/>
        </w:rPr>
        <w:t>“</w:t>
      </w:r>
      <w:r w:rsidRPr="00471595">
        <w:rPr>
          <w:rFonts w:ascii="Montserrat" w:hAnsi="Montserrat"/>
          <w:sz w:val="24"/>
        </w:rPr>
        <w:t>Catch up with the program and advise me when you are back on top of things.</w:t>
      </w:r>
      <w:r w:rsidR="000264CD" w:rsidRPr="00471595">
        <w:rPr>
          <w:rFonts w:ascii="Montserrat" w:hAnsi="Montserrat"/>
          <w:sz w:val="24"/>
        </w:rPr>
        <w:t>”</w:t>
      </w:r>
    </w:p>
    <w:p w14:paraId="48EA0A3B" w14:textId="6F5CD29B" w:rsidR="00AD35EB" w:rsidRPr="00471595" w:rsidRDefault="00AD35EB" w:rsidP="00515B04">
      <w:pPr>
        <w:numPr>
          <w:ins w:id="93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Aye, Captain. Parker, Cross, if you would please,</w:t>
      </w:r>
      <w:r w:rsidR="000264CD" w:rsidRPr="00471595">
        <w:rPr>
          <w:rFonts w:ascii="Montserrat" w:hAnsi="Montserrat"/>
          <w:sz w:val="24"/>
        </w:rPr>
        <w:t>”</w:t>
      </w:r>
      <w:r w:rsidRPr="00471595">
        <w:rPr>
          <w:rFonts w:ascii="Montserrat" w:hAnsi="Montserrat"/>
          <w:sz w:val="24"/>
        </w:rPr>
        <w:t xml:space="preserve"> she beckoned to the Heads of Engineering and Tactical to follow her over to where the Operations officer was huddled up with the Officer of the Deck. It being the tail of the watch, both Morgan and Connor turned up. At a glance from the captain, I turned over the watch to Connor, after accepting Morgan's report on her survey of the field relays. As Morgan and I turned to quit the bridge, the captain signaled us over to him.</w:t>
      </w:r>
    </w:p>
    <w:p w14:paraId="559749E8" w14:textId="1ADCB122" w:rsidR="00AD35EB" w:rsidRPr="00471595" w:rsidRDefault="00AD35EB" w:rsidP="00515B04">
      <w:pPr>
        <w:numPr>
          <w:ins w:id="935"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Morgan, Arden, hang around. Lennox is holding down the Disaster Seat for launch</w:t>
      </w:r>
      <w:r w:rsidR="00295153" w:rsidRPr="00471595">
        <w:rPr>
          <w:rFonts w:ascii="Montserrat" w:hAnsi="Montserrat"/>
          <w:sz w:val="24"/>
        </w:rPr>
        <w:t xml:space="preserve"> but</w:t>
      </w:r>
      <w:r w:rsidRPr="00471595">
        <w:rPr>
          <w:rFonts w:ascii="Montserrat" w:hAnsi="Montserrat"/>
          <w:sz w:val="24"/>
        </w:rPr>
        <w:t xml:space="preserve"> I want both or you on the bridge as we set sail. We'll settle down and go back to your watch schedules once we're over the hump</w:t>
      </w:r>
      <w:r w:rsidR="00295153" w:rsidRPr="00471595">
        <w:rPr>
          <w:rFonts w:ascii="Montserrat" w:hAnsi="Montserrat"/>
          <w:sz w:val="24"/>
        </w:rPr>
        <w:t xml:space="preserve"> but</w:t>
      </w:r>
      <w:r w:rsidRPr="00471595">
        <w:rPr>
          <w:rFonts w:ascii="Montserrat" w:hAnsi="Montserrat"/>
          <w:sz w:val="24"/>
        </w:rPr>
        <w:t xml:space="preserve"> I plan to keep Assets busy baby-sitting this bad girl across the threshold,</w:t>
      </w:r>
      <w:r w:rsidR="000264CD" w:rsidRPr="00471595">
        <w:rPr>
          <w:rFonts w:ascii="Montserrat" w:hAnsi="Montserrat"/>
          <w:sz w:val="24"/>
        </w:rPr>
        <w:t>”</w:t>
      </w:r>
      <w:r w:rsidRPr="00471595">
        <w:rPr>
          <w:rFonts w:ascii="Montserrat" w:hAnsi="Montserrat"/>
          <w:sz w:val="24"/>
        </w:rPr>
        <w:t xml:space="preserve"> he detailed. </w:t>
      </w:r>
    </w:p>
    <w:p w14:paraId="27FB2645" w14:textId="445DCA0C" w:rsidR="00AD35EB" w:rsidRPr="00471595" w:rsidRDefault="00AD35EB" w:rsidP="00515B04">
      <w:pPr>
        <w:numPr>
          <w:ins w:id="93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Aye, aye, Captain,</w:t>
      </w:r>
      <w:r w:rsidR="000264CD" w:rsidRPr="00471595">
        <w:rPr>
          <w:rFonts w:ascii="Montserrat" w:hAnsi="Montserrat"/>
          <w:sz w:val="24"/>
        </w:rPr>
        <w:t>”</w:t>
      </w:r>
      <w:r w:rsidRPr="00471595">
        <w:rPr>
          <w:rFonts w:ascii="Montserrat" w:hAnsi="Montserrat"/>
          <w:sz w:val="24"/>
        </w:rPr>
        <w:t xml:space="preserve"> we piped in unison</w:t>
      </w:r>
      <w:r w:rsidR="00295153" w:rsidRPr="00471595">
        <w:rPr>
          <w:rFonts w:ascii="Montserrat" w:hAnsi="Montserrat"/>
          <w:sz w:val="24"/>
        </w:rPr>
        <w:t xml:space="preserve"> and</w:t>
      </w:r>
      <w:r w:rsidRPr="00471595">
        <w:rPr>
          <w:rFonts w:ascii="Montserrat" w:hAnsi="Montserrat"/>
          <w:sz w:val="24"/>
        </w:rPr>
        <w:t xml:space="preserve"> then found a bulkhead to press against. Given the relative sizes of the ship and its crew, Gabriel and her sisters had lavish spaces appointed to all necessary compartments. There was room about the bridge for double watch, as long as the half without seating kept alert to traffic situations. Senior officers and ratings carried over into the Afternoon watch, while the rest took their relief and cleared out. Most to find an observation port from which to enjoy the launch. By the time everything was settled again, Commander Thompson had her final report for the captain.</w:t>
      </w:r>
    </w:p>
    <w:p w14:paraId="68F7E880" w14:textId="727584A6" w:rsidR="00AD35EB" w:rsidRPr="00471595" w:rsidRDefault="00AD35EB" w:rsidP="00515B04">
      <w:pPr>
        <w:numPr>
          <w:ins w:id="93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Final check, green across the board. All systems nominal and ready to go, sir.</w:t>
      </w:r>
      <w:r w:rsidR="000264CD" w:rsidRPr="00471595">
        <w:rPr>
          <w:rFonts w:ascii="Montserrat" w:hAnsi="Montserrat"/>
          <w:sz w:val="24"/>
        </w:rPr>
        <w:t>”</w:t>
      </w:r>
    </w:p>
    <w:p w14:paraId="099F62A0" w14:textId="50E44887" w:rsidR="00AD35EB" w:rsidRPr="00471595" w:rsidRDefault="00AD35EB" w:rsidP="00515B04">
      <w:pPr>
        <w:numPr>
          <w:ins w:id="93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Thank you XO,</w:t>
      </w:r>
      <w:r w:rsidR="000264CD" w:rsidRPr="00471595">
        <w:rPr>
          <w:rFonts w:ascii="Montserrat" w:hAnsi="Montserrat"/>
          <w:sz w:val="24"/>
        </w:rPr>
        <w:t>”</w:t>
      </w:r>
      <w:r w:rsidRPr="00471595">
        <w:rPr>
          <w:rFonts w:ascii="Montserrat" w:hAnsi="Montserrat"/>
          <w:sz w:val="24"/>
        </w:rPr>
        <w:t xml:space="preserve"> he settled in at the Con. Turning to address the communications officer, he set the ball in motion, </w:t>
      </w:r>
      <w:r w:rsidR="000264CD" w:rsidRPr="00471595">
        <w:rPr>
          <w:rFonts w:ascii="Montserrat" w:hAnsi="Montserrat"/>
          <w:sz w:val="24"/>
        </w:rPr>
        <w:t>“</w:t>
      </w:r>
      <w:r w:rsidRPr="00471595">
        <w:rPr>
          <w:rFonts w:ascii="Montserrat" w:hAnsi="Montserrat"/>
          <w:sz w:val="24"/>
        </w:rPr>
        <w:t xml:space="preserve">Com, all hands, secure ship. Notify Command/Mission Control, status nominal, all check for go; awaiting clearance to undock and assemble at Point </w:t>
      </w:r>
      <w:r w:rsidR="00201AA5" w:rsidRPr="00471595">
        <w:rPr>
          <w:rFonts w:ascii="Montserrat" w:hAnsi="Montserrat"/>
          <w:sz w:val="24"/>
        </w:rPr>
        <w:t>Exodus</w:t>
      </w:r>
      <w:r w:rsidRPr="00471595">
        <w:rPr>
          <w:rFonts w:ascii="Montserrat" w:hAnsi="Montserrat"/>
          <w:sz w:val="24"/>
        </w:rPr>
        <w:t>. Request status all ships Task Group Three. Helm, ready for undock and maneuvering course to formation on my order.</w:t>
      </w:r>
      <w:r w:rsidR="000264CD" w:rsidRPr="00471595">
        <w:rPr>
          <w:rFonts w:ascii="Montserrat" w:hAnsi="Montserrat"/>
          <w:sz w:val="24"/>
        </w:rPr>
        <w:t>”</w:t>
      </w:r>
    </w:p>
    <w:p w14:paraId="42974BB9" w14:textId="64487325" w:rsidR="00AD35EB" w:rsidRPr="00471595" w:rsidRDefault="00AD35EB" w:rsidP="00515B04">
      <w:pPr>
        <w:numPr>
          <w:ins w:id="93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Here we go,</w:t>
      </w:r>
      <w:r w:rsidR="000264CD" w:rsidRPr="00471595">
        <w:rPr>
          <w:rFonts w:ascii="Montserrat" w:hAnsi="Montserrat"/>
          <w:sz w:val="24"/>
        </w:rPr>
        <w:t>”</w:t>
      </w:r>
      <w:r w:rsidRPr="00471595">
        <w:rPr>
          <w:rFonts w:ascii="Montserrat" w:hAnsi="Montserrat"/>
          <w:sz w:val="24"/>
        </w:rPr>
        <w:t xml:space="preserve"> I murmured to Morgan. Throughout the bridge, people were stowing away all miscellaneous materials and settling down for launch. Throughout the ship men and women were securing for undock as well, reporting in by section to the Officer of the Deck. By the time Angelica could announce that the ship was secure for departure, the station had replied.</w:t>
      </w:r>
    </w:p>
    <w:p w14:paraId="4140C981" w14:textId="0A87984F" w:rsidR="00AD35EB" w:rsidRPr="00471595" w:rsidRDefault="00AD35EB" w:rsidP="00515B04">
      <w:pPr>
        <w:numPr>
          <w:ins w:id="94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 xml:space="preserve">Captain. Com. Reply from C/MC. Clear for undock, proceed to parking station Point </w:t>
      </w:r>
      <w:r w:rsidR="00201AA5" w:rsidRPr="00471595">
        <w:rPr>
          <w:rFonts w:ascii="Montserrat" w:hAnsi="Montserrat"/>
          <w:sz w:val="24"/>
        </w:rPr>
        <w:t>Exodus</w:t>
      </w:r>
      <w:r w:rsidRPr="00471595">
        <w:rPr>
          <w:rFonts w:ascii="Montserrat" w:hAnsi="Montserrat"/>
          <w:sz w:val="24"/>
        </w:rPr>
        <w:t xml:space="preserve"> to await formation. Endit.</w:t>
      </w:r>
      <w:r w:rsidR="000264CD" w:rsidRPr="00471595">
        <w:rPr>
          <w:rFonts w:ascii="Montserrat" w:hAnsi="Montserrat"/>
          <w:sz w:val="24"/>
        </w:rPr>
        <w:t>”</w:t>
      </w:r>
    </w:p>
    <w:p w14:paraId="6D7F36C6" w14:textId="6EAC2193" w:rsidR="00AD35EB" w:rsidRPr="00471595" w:rsidRDefault="00AD35EB" w:rsidP="00515B04">
      <w:pPr>
        <w:numPr>
          <w:ins w:id="941" w:author="Unknown"/>
        </w:numPr>
        <w:rPr>
          <w:rFonts w:ascii="Montserrat" w:hAnsi="Montserrat"/>
          <w:sz w:val="24"/>
        </w:rPr>
      </w:pPr>
      <w:r w:rsidRPr="00471595">
        <w:rPr>
          <w:rFonts w:ascii="Montserrat" w:hAnsi="Montserrat"/>
          <w:sz w:val="24"/>
        </w:rPr>
        <w:tab/>
        <w:t xml:space="preserve">O'Neal nodded to Lieutenant Kimberly Newman at communications and turned to address Ensign Logan Emerson, </w:t>
      </w:r>
      <w:r w:rsidR="000264CD" w:rsidRPr="00471595">
        <w:rPr>
          <w:rFonts w:ascii="Montserrat" w:hAnsi="Montserrat"/>
          <w:sz w:val="24"/>
        </w:rPr>
        <w:t>“</w:t>
      </w:r>
      <w:r w:rsidRPr="00471595">
        <w:rPr>
          <w:rFonts w:ascii="Montserrat" w:hAnsi="Montserrat"/>
          <w:sz w:val="24"/>
        </w:rPr>
        <w:t>Helm, the order is given.</w:t>
      </w:r>
      <w:r w:rsidR="000264CD" w:rsidRPr="00471595">
        <w:rPr>
          <w:rFonts w:ascii="Montserrat" w:hAnsi="Montserrat"/>
          <w:sz w:val="24"/>
        </w:rPr>
        <w:t>”</w:t>
      </w:r>
      <w:r w:rsidRPr="00471595">
        <w:rPr>
          <w:rFonts w:ascii="Montserrat" w:hAnsi="Montserrat"/>
          <w:sz w:val="24"/>
        </w:rPr>
        <w:t xml:space="preserve"> Emerson confirmed the order and shortly we were underway on maneuvering thrusters. Gabriel went into a stately roll on three axes once clear of the station and lined up on course. On the main holographic display, other ships could be seen peeling away from Luna V to join the group holding station at Point </w:t>
      </w:r>
      <w:r w:rsidR="00201AA5" w:rsidRPr="00471595">
        <w:rPr>
          <w:rFonts w:ascii="Montserrat" w:hAnsi="Montserrat"/>
          <w:sz w:val="24"/>
        </w:rPr>
        <w:t>Exodus</w:t>
      </w:r>
      <w:r w:rsidRPr="00471595">
        <w:rPr>
          <w:rFonts w:ascii="Montserrat" w:hAnsi="Montserrat"/>
          <w:sz w:val="24"/>
        </w:rPr>
        <w:t xml:space="preserve">. </w:t>
      </w:r>
    </w:p>
    <w:p w14:paraId="44652CC3" w14:textId="2252A09D" w:rsidR="00AD35EB" w:rsidRPr="00471595" w:rsidRDefault="00AD35EB" w:rsidP="00515B04">
      <w:pPr>
        <w:numPr>
          <w:ins w:id="942" w:author="Unknown"/>
        </w:numPr>
        <w:rPr>
          <w:rFonts w:ascii="Montserrat" w:hAnsi="Montserrat"/>
          <w:sz w:val="24"/>
        </w:rPr>
      </w:pPr>
      <w:r w:rsidRPr="00471595">
        <w:rPr>
          <w:rFonts w:ascii="Montserrat" w:hAnsi="Montserrat"/>
          <w:sz w:val="24"/>
        </w:rPr>
        <w:tab/>
        <w:t xml:space="preserve">As we approached, the captain asked Newman to hail Admiral Niven's flagship. A few minutes later, Newman announced, </w:t>
      </w:r>
      <w:r w:rsidR="000264CD" w:rsidRPr="00471595">
        <w:rPr>
          <w:rFonts w:ascii="Montserrat" w:hAnsi="Montserrat"/>
          <w:sz w:val="24"/>
        </w:rPr>
        <w:t>“</w:t>
      </w:r>
      <w:r w:rsidRPr="00471595">
        <w:rPr>
          <w:rFonts w:ascii="Montserrat" w:hAnsi="Montserrat"/>
          <w:sz w:val="24"/>
        </w:rPr>
        <w:t>Captain. Message from Admiral Niven. All ships, Task Group Three, assemble in formation. Open command channels and await further instructions. Endit.</w:t>
      </w:r>
      <w:r w:rsidR="000264CD" w:rsidRPr="00471595">
        <w:rPr>
          <w:rFonts w:ascii="Montserrat" w:hAnsi="Montserrat"/>
          <w:sz w:val="24"/>
        </w:rPr>
        <w:t>”</w:t>
      </w:r>
      <w:r w:rsidRPr="00471595">
        <w:rPr>
          <w:rFonts w:ascii="Montserrat" w:hAnsi="Montserrat"/>
          <w:sz w:val="24"/>
        </w:rPr>
        <w:t xml:space="preserve"> O'Neal opened a channel through his Com section</w:t>
      </w:r>
      <w:r w:rsidR="00295153" w:rsidRPr="00471595">
        <w:rPr>
          <w:rFonts w:ascii="Montserrat" w:hAnsi="Montserrat"/>
          <w:sz w:val="24"/>
        </w:rPr>
        <w:t xml:space="preserve"> and</w:t>
      </w:r>
      <w:r w:rsidRPr="00471595">
        <w:rPr>
          <w:rFonts w:ascii="Montserrat" w:hAnsi="Montserrat"/>
          <w:sz w:val="24"/>
        </w:rPr>
        <w:t xml:space="preserve"> spoke quietly over the link with the Admiral. He signaled for the tactical plot</w:t>
      </w:r>
      <w:r w:rsidR="00295153" w:rsidRPr="00471595">
        <w:rPr>
          <w:rFonts w:ascii="Montserrat" w:hAnsi="Montserrat"/>
          <w:sz w:val="24"/>
        </w:rPr>
        <w:t xml:space="preserve"> and</w:t>
      </w:r>
      <w:r w:rsidRPr="00471595">
        <w:rPr>
          <w:rFonts w:ascii="Montserrat" w:hAnsi="Montserrat"/>
          <w:sz w:val="24"/>
        </w:rPr>
        <w:t xml:space="preserve"> the image sprang up overhead. </w:t>
      </w:r>
    </w:p>
    <w:p w14:paraId="7872FECA" w14:textId="3E2936F6" w:rsidR="00AD35EB" w:rsidRPr="00471595" w:rsidRDefault="00AD35EB" w:rsidP="00515B04">
      <w:pPr>
        <w:numPr>
          <w:ins w:id="943"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Helm, form up. Nav, ready to receive course profile from the flag.</w:t>
      </w:r>
      <w:r w:rsidR="000264CD" w:rsidRPr="00471595">
        <w:rPr>
          <w:rFonts w:ascii="Montserrat" w:hAnsi="Montserrat"/>
          <w:sz w:val="24"/>
        </w:rPr>
        <w:t>”</w:t>
      </w:r>
    </w:p>
    <w:p w14:paraId="6EA5964C" w14:textId="52E6568A" w:rsidR="00AD35EB" w:rsidRPr="00471595" w:rsidRDefault="00AD35EB" w:rsidP="00515B04">
      <w:pPr>
        <w:numPr>
          <w:ins w:id="94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Aye, Captain,</w:t>
      </w:r>
      <w:r w:rsidR="000264CD" w:rsidRPr="00471595">
        <w:rPr>
          <w:rFonts w:ascii="Montserrat" w:hAnsi="Montserrat"/>
          <w:sz w:val="24"/>
        </w:rPr>
        <w:t>”</w:t>
      </w:r>
      <w:r w:rsidRPr="00471595">
        <w:rPr>
          <w:rFonts w:ascii="Montserrat" w:hAnsi="Montserrat"/>
          <w:sz w:val="24"/>
        </w:rPr>
        <w:t xml:space="preserve"> Emerson and Lieutenant Clark acknowledged in stereo.</w:t>
      </w:r>
    </w:p>
    <w:p w14:paraId="6183D8D2" w14:textId="67B031A5" w:rsidR="00AD35EB" w:rsidRPr="00471595" w:rsidRDefault="00AD35EB" w:rsidP="00515B04">
      <w:pPr>
        <w:numPr>
          <w:ins w:id="945" w:author="Unknown"/>
        </w:numPr>
        <w:rPr>
          <w:rFonts w:ascii="Montserrat" w:hAnsi="Montserrat"/>
          <w:sz w:val="24"/>
        </w:rPr>
      </w:pPr>
      <w:r w:rsidRPr="00471595">
        <w:rPr>
          <w:rFonts w:ascii="Montserrat" w:hAnsi="Montserrat"/>
          <w:sz w:val="24"/>
        </w:rPr>
        <w:tab/>
        <w:t xml:space="preserve">In a lull, O'Neal leaned over in our direction and said, </w:t>
      </w:r>
      <w:r w:rsidR="000264CD" w:rsidRPr="00471595">
        <w:rPr>
          <w:rFonts w:ascii="Montserrat" w:hAnsi="Montserrat"/>
          <w:sz w:val="24"/>
        </w:rPr>
        <w:t>“</w:t>
      </w:r>
      <w:r w:rsidRPr="00471595">
        <w:rPr>
          <w:rFonts w:ascii="Montserrat" w:hAnsi="Montserrat"/>
          <w:sz w:val="24"/>
        </w:rPr>
        <w:t>I hope you all found time to make your goodbyes. It's going to be quite a while before we'll be back this way, if we ever get back this way at all.</w:t>
      </w:r>
      <w:r w:rsidR="000264CD" w:rsidRPr="00471595">
        <w:rPr>
          <w:rFonts w:ascii="Montserrat" w:hAnsi="Montserrat"/>
          <w:sz w:val="24"/>
        </w:rPr>
        <w:t>”</w:t>
      </w:r>
    </w:p>
    <w:p w14:paraId="1A21C9D5" w14:textId="4CCB91D4" w:rsidR="00AD35EB" w:rsidRPr="00471595" w:rsidRDefault="00AD35EB" w:rsidP="00515B04">
      <w:pPr>
        <w:numPr>
          <w:ins w:id="94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Alan, don't you think you might have said something before we quit dock?</w:t>
      </w:r>
      <w:r w:rsidR="000264CD" w:rsidRPr="00471595">
        <w:rPr>
          <w:rFonts w:ascii="Montserrat" w:hAnsi="Montserrat"/>
          <w:sz w:val="24"/>
        </w:rPr>
        <w:t>”</w:t>
      </w:r>
      <w:r w:rsidRPr="00471595">
        <w:rPr>
          <w:rFonts w:ascii="Montserrat" w:hAnsi="Montserrat"/>
          <w:sz w:val="24"/>
        </w:rPr>
        <w:t xml:space="preserve"> I chided.</w:t>
      </w:r>
    </w:p>
    <w:p w14:paraId="1D48A62E" w14:textId="74C5EE5B" w:rsidR="00AD35EB" w:rsidRPr="00471595" w:rsidRDefault="00AD35EB" w:rsidP="00515B04">
      <w:pPr>
        <w:numPr>
          <w:ins w:id="94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Not at all,</w:t>
      </w:r>
      <w:r w:rsidR="000264CD" w:rsidRPr="00471595">
        <w:rPr>
          <w:rFonts w:ascii="Montserrat" w:hAnsi="Montserrat"/>
          <w:sz w:val="24"/>
        </w:rPr>
        <w:t>”</w:t>
      </w:r>
      <w:r w:rsidRPr="00471595">
        <w:rPr>
          <w:rFonts w:ascii="Montserrat" w:hAnsi="Montserrat"/>
          <w:sz w:val="24"/>
        </w:rPr>
        <w:t xml:space="preserve"> he rebuffed. </w:t>
      </w:r>
      <w:r w:rsidR="000264CD" w:rsidRPr="00471595">
        <w:rPr>
          <w:rFonts w:ascii="Montserrat" w:hAnsi="Montserrat"/>
          <w:sz w:val="24"/>
        </w:rPr>
        <w:t>“</w:t>
      </w:r>
      <w:r w:rsidRPr="00471595">
        <w:rPr>
          <w:rFonts w:ascii="Montserrat" w:hAnsi="Montserrat"/>
          <w:sz w:val="24"/>
        </w:rPr>
        <w:t>I never encourage last minute doubts. Much easier to wait until there's no point crying about it. Get yourselves comfortable. We have a few hours under sail before we rig for our first dive.</w:t>
      </w:r>
      <w:r w:rsidR="000264CD" w:rsidRPr="00471595">
        <w:rPr>
          <w:rFonts w:ascii="Montserrat" w:hAnsi="Montserrat"/>
          <w:sz w:val="24"/>
        </w:rPr>
        <w:t>”</w:t>
      </w:r>
      <w:r w:rsidRPr="00471595">
        <w:rPr>
          <w:rFonts w:ascii="Montserrat" w:hAnsi="Montserrat"/>
          <w:sz w:val="24"/>
        </w:rPr>
        <w:t xml:space="preserve"> Which was good advice. The admiral had called for a slow transition to Tach two—two times the speed of light—for system departure. A number of physicists had lost their shorts betting against the development of faster than light flight. In spite of the fact that the evidence pointed to a wave-speed-in-media problem, an aversion to the idea of an etheric medium persisted in clouding the issue. Other blind spots contributed to the conflict of FTL development. All of the sacred opinions had been challenged by the Sinclair-Drake Unified Field Models</w:t>
      </w:r>
      <w:r w:rsidR="00295153" w:rsidRPr="00471595">
        <w:rPr>
          <w:rFonts w:ascii="Montserrat" w:hAnsi="Montserrat"/>
          <w:sz w:val="24"/>
        </w:rPr>
        <w:t xml:space="preserve"> and</w:t>
      </w:r>
      <w:r w:rsidRPr="00471595">
        <w:rPr>
          <w:rFonts w:ascii="Montserrat" w:hAnsi="Montserrat"/>
          <w:sz w:val="24"/>
        </w:rPr>
        <w:t xml:space="preserve"> later the Unified Theory.</w:t>
      </w:r>
    </w:p>
    <w:p w14:paraId="071BF63A" w14:textId="2091E8AF" w:rsidR="00AD35EB" w:rsidRPr="00471595" w:rsidRDefault="00AD35EB" w:rsidP="00515B04">
      <w:pPr>
        <w:numPr>
          <w:ins w:id="948" w:author="Unknown"/>
        </w:numPr>
        <w:rPr>
          <w:rFonts w:ascii="Montserrat" w:hAnsi="Montserrat"/>
          <w:sz w:val="24"/>
        </w:rPr>
      </w:pPr>
      <w:r w:rsidRPr="00471595">
        <w:rPr>
          <w:rFonts w:ascii="Montserrat" w:hAnsi="Montserrat"/>
          <w:sz w:val="24"/>
        </w:rPr>
        <w:tab/>
        <w:t>Did I say it was a simple solution? That's right, it's not. I would love to explain</w:t>
      </w:r>
      <w:r w:rsidR="00295153" w:rsidRPr="00471595">
        <w:rPr>
          <w:rFonts w:ascii="Montserrat" w:hAnsi="Montserrat"/>
          <w:sz w:val="24"/>
        </w:rPr>
        <w:t xml:space="preserve"> but</w:t>
      </w:r>
      <w:r w:rsidRPr="00471595">
        <w:rPr>
          <w:rFonts w:ascii="Montserrat" w:hAnsi="Montserrat"/>
          <w:sz w:val="24"/>
        </w:rPr>
        <w:t xml:space="preserve"> that involves an explanation of discrete media, dimensional expression</w:t>
      </w:r>
      <w:r w:rsidR="00295153" w:rsidRPr="00471595">
        <w:rPr>
          <w:rFonts w:ascii="Montserrat" w:hAnsi="Montserrat"/>
          <w:sz w:val="24"/>
        </w:rPr>
        <w:t xml:space="preserve"> and</w:t>
      </w:r>
      <w:r w:rsidRPr="00471595">
        <w:rPr>
          <w:rFonts w:ascii="Montserrat" w:hAnsi="Montserrat"/>
          <w:sz w:val="24"/>
        </w:rPr>
        <w:t xml:space="preserve"> field geometry. Simple version then: Picture a water-bug in a pond, the old classic description of wave speed. As the speed of the water-skipper approaches the wave speed of the water, the disturbance caused by the water-skippers efforts build up in a standing wave in his path canceling out the little creature's forward momentum. Same case can apply to a man in a row boat, except in that case it is feasible to overcome the standing wave. The solution in that example, is much the same as the solution to the sound barrier problem which faced human beings in the twentieth century. Cut the wave. In a contiguous medium, an object in motion sets up a disturbance; ergo it is an emitter. Initially it sets up a wavefront one dimension less complex than itself, however in acceleration, it pursues its bow wave, inducing a higher frequency through compression. As a standing wave, this bow wave warps into the dimension of the emitter creating a virtually solid obstacle to the moving body. Also, the more compressed this standing wave becomes the more energy it absorbs from the emitter in motion. In other words it pays more for the privilege of going closer to the wave-speed-constant for that medium.</w:t>
      </w:r>
    </w:p>
    <w:p w14:paraId="56C1B56F" w14:textId="22E47DA3" w:rsidR="00AD35EB" w:rsidRPr="00471595" w:rsidRDefault="00AD35EB" w:rsidP="00515B04">
      <w:pPr>
        <w:numPr>
          <w:ins w:id="949" w:author="Unknown"/>
        </w:numPr>
        <w:rPr>
          <w:rFonts w:ascii="Montserrat" w:hAnsi="Montserrat"/>
          <w:sz w:val="24"/>
        </w:rPr>
      </w:pPr>
      <w:r w:rsidRPr="00471595">
        <w:rPr>
          <w:rFonts w:ascii="Montserrat" w:hAnsi="Montserrat"/>
          <w:sz w:val="24"/>
        </w:rPr>
        <w:tab/>
        <w:t>Are you asleep yet? No? You must be a closet physicist then—immune to a good lullaby. I don't know why I try to explain these things, I am a psionicist not a physicist; my mind is ideal for manipulating the universe</w:t>
      </w:r>
      <w:r w:rsidR="00295153" w:rsidRPr="00471595">
        <w:rPr>
          <w:rFonts w:ascii="Montserrat" w:hAnsi="Montserrat"/>
          <w:sz w:val="24"/>
        </w:rPr>
        <w:t xml:space="preserve"> but</w:t>
      </w:r>
      <w:r w:rsidRPr="00471595">
        <w:rPr>
          <w:rFonts w:ascii="Montserrat" w:hAnsi="Montserrat"/>
          <w:sz w:val="24"/>
        </w:rPr>
        <w:t xml:space="preserve"> merely adequate at talking about it. What I was getting at is that the solution to most wave barrier problems is a geometrical solution. A moving body can be designed to be less of an emitter and more of a knife. </w:t>
      </w:r>
    </w:p>
    <w:p w14:paraId="605A3D29" w14:textId="56323905" w:rsidR="00AD35EB" w:rsidRPr="00471595" w:rsidRDefault="00AD35EB" w:rsidP="00515B04">
      <w:pPr>
        <w:numPr>
          <w:ins w:id="950" w:author="Unknown"/>
        </w:numPr>
        <w:rPr>
          <w:rFonts w:ascii="Montserrat" w:hAnsi="Montserrat"/>
          <w:sz w:val="24"/>
        </w:rPr>
      </w:pPr>
      <w:r w:rsidRPr="00471595">
        <w:rPr>
          <w:rFonts w:ascii="Montserrat" w:hAnsi="Montserrat"/>
          <w:sz w:val="24"/>
        </w:rPr>
        <w:tab/>
        <w:t>At about the point that the standing wave cresting our ships was registering on sensors as a blue corona, we activated our wedges. A field wedge, which cut the wave front by tapping it for energy. This energy augmented our shielding and boosted acceleration efficiency kicking us across the light barrier to Tach one. At that point the drive fields reconfigure to light sail. While there is perceivable light beyond the light barrier, it is out of phase as far as our sensory systems are concerned. One sees what I call ghost light</w:t>
      </w:r>
      <w:r w:rsidR="00295153" w:rsidRPr="00471595">
        <w:rPr>
          <w:rFonts w:ascii="Montserrat" w:hAnsi="Montserrat"/>
          <w:sz w:val="24"/>
        </w:rPr>
        <w:t xml:space="preserve"> but</w:t>
      </w:r>
      <w:r w:rsidRPr="00471595">
        <w:rPr>
          <w:rFonts w:ascii="Montserrat" w:hAnsi="Montserrat"/>
          <w:sz w:val="24"/>
        </w:rPr>
        <w:t xml:space="preserve"> what it most resembles is the static one sees with one's eyes closed—except brightly vivid and psychedelic. Special systems have been developed to phase plot ambient light and assemble a representational picture of the universe to a ship underway.</w:t>
      </w:r>
    </w:p>
    <w:p w14:paraId="00E945EF" w14:textId="4C1EFE78" w:rsidR="00AD35EB" w:rsidRPr="00471595" w:rsidRDefault="00AD35EB" w:rsidP="00515B04">
      <w:pPr>
        <w:numPr>
          <w:ins w:id="951" w:author="Unknown"/>
        </w:numPr>
        <w:rPr>
          <w:rFonts w:ascii="Montserrat" w:hAnsi="Montserrat"/>
          <w:sz w:val="24"/>
        </w:rPr>
      </w:pPr>
      <w:r w:rsidRPr="00471595">
        <w:rPr>
          <w:rFonts w:ascii="Montserrat" w:hAnsi="Montserrat"/>
          <w:sz w:val="24"/>
        </w:rPr>
        <w:tab/>
        <w:t>Either way, it is a sight to see</w:t>
      </w:r>
      <w:r w:rsidR="00295153" w:rsidRPr="00471595">
        <w:rPr>
          <w:rFonts w:ascii="Montserrat" w:hAnsi="Montserrat"/>
          <w:sz w:val="24"/>
        </w:rPr>
        <w:t xml:space="preserve"> and</w:t>
      </w:r>
      <w:r w:rsidRPr="00471595">
        <w:rPr>
          <w:rFonts w:ascii="Montserrat" w:hAnsi="Montserrat"/>
          <w:sz w:val="24"/>
        </w:rPr>
        <w:t xml:space="preserve"> as usual, I lost track of time.</w:t>
      </w:r>
    </w:p>
    <w:p w14:paraId="102C94DB" w14:textId="5289D1F8" w:rsidR="00AD35EB" w:rsidRPr="00471595" w:rsidRDefault="00AD35EB" w:rsidP="00515B04">
      <w:pPr>
        <w:numPr>
          <w:ins w:id="95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Captain, coming up on the ort cloud,</w:t>
      </w:r>
      <w:r w:rsidR="000264CD" w:rsidRPr="00471595">
        <w:rPr>
          <w:rFonts w:ascii="Montserrat" w:hAnsi="Montserrat"/>
          <w:sz w:val="24"/>
        </w:rPr>
        <w:t>”</w:t>
      </w:r>
      <w:r w:rsidRPr="00471595">
        <w:rPr>
          <w:rFonts w:ascii="Montserrat" w:hAnsi="Montserrat"/>
          <w:sz w:val="24"/>
        </w:rPr>
        <w:t xml:space="preserve"> I looked around and noticed Angelica at the Con. I did not see the captain</w:t>
      </w:r>
      <w:r w:rsidR="00295153" w:rsidRPr="00471595">
        <w:rPr>
          <w:rFonts w:ascii="Montserrat" w:hAnsi="Montserrat"/>
          <w:sz w:val="24"/>
        </w:rPr>
        <w:t xml:space="preserve"> but</w:t>
      </w:r>
      <w:r w:rsidRPr="00471595">
        <w:rPr>
          <w:rFonts w:ascii="Montserrat" w:hAnsi="Montserrat"/>
          <w:sz w:val="24"/>
        </w:rPr>
        <w:t xml:space="preserve"> a second later I heard his voice over the private link between the Con and his ready room. </w:t>
      </w:r>
      <w:r w:rsidR="000264CD" w:rsidRPr="00471595">
        <w:rPr>
          <w:rFonts w:ascii="Montserrat" w:hAnsi="Montserrat"/>
          <w:sz w:val="24"/>
        </w:rPr>
        <w:t>“</w:t>
      </w:r>
      <w:r w:rsidRPr="00471595">
        <w:rPr>
          <w:rFonts w:ascii="Montserrat" w:hAnsi="Montserrat"/>
          <w:sz w:val="24"/>
        </w:rPr>
        <w:t>Thank you Angelica. I'm on my way.</w:t>
      </w:r>
      <w:r w:rsidR="000264CD" w:rsidRPr="00471595">
        <w:rPr>
          <w:rFonts w:ascii="Montserrat" w:hAnsi="Montserrat"/>
          <w:sz w:val="24"/>
        </w:rPr>
        <w:t>”</w:t>
      </w:r>
    </w:p>
    <w:p w14:paraId="19573D6D" w14:textId="68778E27" w:rsidR="00AD35EB" w:rsidRPr="00471595" w:rsidRDefault="00AD35EB" w:rsidP="00515B04">
      <w:pPr>
        <w:numPr>
          <w:ins w:id="953" w:author="Unknown"/>
        </w:numPr>
        <w:rPr>
          <w:rFonts w:ascii="Montserrat" w:hAnsi="Montserrat"/>
          <w:sz w:val="24"/>
        </w:rPr>
      </w:pPr>
      <w:r w:rsidRPr="00471595">
        <w:rPr>
          <w:rFonts w:ascii="Montserrat" w:hAnsi="Montserrat"/>
          <w:sz w:val="24"/>
        </w:rPr>
        <w:tab/>
        <w:t xml:space="preserve">As O'Neal appeared on the bridge, he inquired, </w:t>
      </w:r>
      <w:r w:rsidR="000264CD" w:rsidRPr="00471595">
        <w:rPr>
          <w:rFonts w:ascii="Montserrat" w:hAnsi="Montserrat"/>
          <w:sz w:val="24"/>
        </w:rPr>
        <w:t>“</w:t>
      </w:r>
      <w:r w:rsidRPr="00471595">
        <w:rPr>
          <w:rFonts w:ascii="Montserrat" w:hAnsi="Montserrat"/>
          <w:sz w:val="24"/>
        </w:rPr>
        <w:t>Com. Any word from Niven yet?</w:t>
      </w:r>
    </w:p>
    <w:p w14:paraId="42DC2F7D" w14:textId="3783F6FA" w:rsidR="00AD35EB" w:rsidRPr="00471595" w:rsidRDefault="00AD35EB" w:rsidP="00515B04">
      <w:pPr>
        <w:numPr>
          <w:ins w:id="95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Negative, sir.</w:t>
      </w:r>
      <w:r w:rsidR="000264CD" w:rsidRPr="00471595">
        <w:rPr>
          <w:rFonts w:ascii="Montserrat" w:hAnsi="Montserrat"/>
          <w:sz w:val="24"/>
        </w:rPr>
        <w:t>”</w:t>
      </w:r>
      <w:r w:rsidRPr="00471595">
        <w:rPr>
          <w:rFonts w:ascii="Montserrat" w:hAnsi="Montserrat"/>
          <w:sz w:val="24"/>
        </w:rPr>
        <w:t xml:space="preserve"> O'Neal nodded and went to his place on the Con</w:t>
      </w:r>
      <w:r w:rsidR="00295153" w:rsidRPr="00471595">
        <w:rPr>
          <w:rFonts w:ascii="Montserrat" w:hAnsi="Montserrat"/>
          <w:sz w:val="24"/>
        </w:rPr>
        <w:t xml:space="preserve"> but</w:t>
      </w:r>
      <w:r w:rsidRPr="00471595">
        <w:rPr>
          <w:rFonts w:ascii="Montserrat" w:hAnsi="Montserrat"/>
          <w:sz w:val="24"/>
        </w:rPr>
        <w:t xml:space="preserve"> did not relieve Angelica, letting her boss the dive as the signal came over from the Azreal. We took the flag ship's calculations for the dive and set up the Interface Communications Net.</w:t>
      </w:r>
    </w:p>
    <w:p w14:paraId="1416A90A" w14:textId="174D003F" w:rsidR="00AD35EB" w:rsidRPr="00471595" w:rsidRDefault="00AD35EB" w:rsidP="00515B04">
      <w:pPr>
        <w:numPr>
          <w:ins w:id="955"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Navigator,</w:t>
      </w:r>
      <w:r w:rsidR="000264CD" w:rsidRPr="00471595">
        <w:rPr>
          <w:rFonts w:ascii="Montserrat" w:hAnsi="Montserrat"/>
          <w:sz w:val="24"/>
        </w:rPr>
        <w:t>”</w:t>
      </w:r>
      <w:r w:rsidRPr="00471595">
        <w:rPr>
          <w:rFonts w:ascii="Montserrat" w:hAnsi="Montserrat"/>
          <w:sz w:val="24"/>
        </w:rPr>
        <w:t xml:space="preserve"> Angelica had the reins firmly in her grasp, </w:t>
      </w:r>
      <w:r w:rsidR="000264CD" w:rsidRPr="00471595">
        <w:rPr>
          <w:rFonts w:ascii="Montserrat" w:hAnsi="Montserrat"/>
          <w:sz w:val="24"/>
        </w:rPr>
        <w:t>“</w:t>
      </w:r>
      <w:r w:rsidRPr="00471595">
        <w:rPr>
          <w:rFonts w:ascii="Montserrat" w:hAnsi="Montserrat"/>
          <w:sz w:val="24"/>
        </w:rPr>
        <w:t>set coordinates for dive. Engineering, secure sails, ready for translation.</w:t>
      </w:r>
      <w:r w:rsidR="000264CD" w:rsidRPr="00471595">
        <w:rPr>
          <w:rFonts w:ascii="Montserrat" w:hAnsi="Montserrat"/>
          <w:sz w:val="24"/>
        </w:rPr>
        <w:t>”</w:t>
      </w:r>
      <w:r w:rsidRPr="00471595">
        <w:rPr>
          <w:rFonts w:ascii="Montserrat" w:hAnsi="Montserrat"/>
          <w:sz w:val="24"/>
        </w:rPr>
        <w:t xml:space="preserve"> She listened to the confirmation of her orders and she watched the clock. </w:t>
      </w:r>
      <w:r w:rsidR="000264CD" w:rsidRPr="00471595">
        <w:rPr>
          <w:rFonts w:ascii="Montserrat" w:hAnsi="Montserrat"/>
          <w:sz w:val="24"/>
        </w:rPr>
        <w:t>“</w:t>
      </w:r>
      <w:r w:rsidRPr="00471595">
        <w:rPr>
          <w:rFonts w:ascii="Montserrat" w:hAnsi="Montserrat"/>
          <w:sz w:val="24"/>
        </w:rPr>
        <w:t>All hands prepare for dive. Translation in five minutes,</w:t>
      </w:r>
      <w:r w:rsidR="000264CD" w:rsidRPr="00471595">
        <w:rPr>
          <w:rFonts w:ascii="Montserrat" w:hAnsi="Montserrat"/>
          <w:sz w:val="24"/>
        </w:rPr>
        <w:t>”</w:t>
      </w:r>
      <w:r w:rsidRPr="00471595">
        <w:rPr>
          <w:rFonts w:ascii="Montserrat" w:hAnsi="Montserrat"/>
          <w:sz w:val="24"/>
        </w:rPr>
        <w:t xml:space="preserve"> she announced as she started the countdown clock.</w:t>
      </w:r>
    </w:p>
    <w:p w14:paraId="445F9F87" w14:textId="78F006A5" w:rsidR="00AD35EB" w:rsidRPr="00471595" w:rsidRDefault="00AD35EB" w:rsidP="00515B04">
      <w:pPr>
        <w:numPr>
          <w:ins w:id="95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Ship secure for dive, sir,</w:t>
      </w:r>
      <w:r w:rsidR="000264CD" w:rsidRPr="00471595">
        <w:rPr>
          <w:rFonts w:ascii="Montserrat" w:hAnsi="Montserrat"/>
          <w:sz w:val="24"/>
        </w:rPr>
        <w:t>”</w:t>
      </w:r>
      <w:r w:rsidRPr="00471595">
        <w:rPr>
          <w:rFonts w:ascii="Montserrat" w:hAnsi="Montserrat"/>
          <w:sz w:val="24"/>
        </w:rPr>
        <w:t xml:space="preserve"> reported the Officer of the Deck.</w:t>
      </w:r>
    </w:p>
    <w:p w14:paraId="2377CF0B" w14:textId="2967093D" w:rsidR="00AD35EB" w:rsidRPr="00471595" w:rsidRDefault="00AD35EB" w:rsidP="00515B04">
      <w:pPr>
        <w:numPr>
          <w:ins w:id="95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Assets, confirm ready for dive?</w:t>
      </w:r>
      <w:r w:rsidR="000264CD" w:rsidRPr="00471595">
        <w:rPr>
          <w:rFonts w:ascii="Montserrat" w:hAnsi="Montserrat"/>
          <w:sz w:val="24"/>
        </w:rPr>
        <w:t>”</w:t>
      </w:r>
      <w:r w:rsidRPr="00471595">
        <w:rPr>
          <w:rFonts w:ascii="Montserrat" w:hAnsi="Montserrat"/>
          <w:sz w:val="24"/>
        </w:rPr>
        <w:t xml:space="preserve"> She quirked an eyebrow at Connor.</w:t>
      </w:r>
    </w:p>
    <w:p w14:paraId="464E9A09" w14:textId="192A0877" w:rsidR="00AD35EB" w:rsidRPr="00471595" w:rsidRDefault="00AD35EB" w:rsidP="00515B04">
      <w:pPr>
        <w:numPr>
          <w:ins w:id="95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Sir, field is intact and translation interface is nominal,</w:t>
      </w:r>
      <w:r w:rsidR="000264CD" w:rsidRPr="00471595">
        <w:rPr>
          <w:rFonts w:ascii="Montserrat" w:hAnsi="Montserrat"/>
          <w:sz w:val="24"/>
        </w:rPr>
        <w:t>”</w:t>
      </w:r>
      <w:r w:rsidRPr="00471595">
        <w:rPr>
          <w:rFonts w:ascii="Montserrat" w:hAnsi="Montserrat"/>
          <w:sz w:val="24"/>
        </w:rPr>
        <w:t xml:space="preserve"> he answered without hesitating.</w:t>
      </w:r>
    </w:p>
    <w:p w14:paraId="50781838" w14:textId="596ECE8B" w:rsidR="00AD35EB" w:rsidRPr="00471595" w:rsidRDefault="00AD35EB" w:rsidP="00515B04">
      <w:pPr>
        <w:numPr>
          <w:ins w:id="95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Lieutenant?</w:t>
      </w:r>
      <w:r w:rsidR="000264CD" w:rsidRPr="00471595">
        <w:rPr>
          <w:rFonts w:ascii="Montserrat" w:hAnsi="Montserrat"/>
          <w:sz w:val="24"/>
        </w:rPr>
        <w:t>”</w:t>
      </w:r>
      <w:r w:rsidRPr="00471595">
        <w:rPr>
          <w:rFonts w:ascii="Montserrat" w:hAnsi="Montserrat"/>
          <w:sz w:val="24"/>
        </w:rPr>
        <w:t xml:space="preserve"> She looked to me for confirmation.</w:t>
      </w:r>
    </w:p>
    <w:p w14:paraId="2A460B17" w14:textId="5EA7422A" w:rsidR="00AD35EB" w:rsidRPr="00471595" w:rsidRDefault="00AD35EB" w:rsidP="00515B04">
      <w:pPr>
        <w:numPr>
          <w:ins w:id="96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 concur, sir,</w:t>
      </w:r>
      <w:r w:rsidR="000264CD" w:rsidRPr="00471595">
        <w:rPr>
          <w:rFonts w:ascii="Montserrat" w:hAnsi="Montserrat"/>
          <w:sz w:val="24"/>
        </w:rPr>
        <w:t>”</w:t>
      </w:r>
      <w:r w:rsidRPr="00471595">
        <w:rPr>
          <w:rFonts w:ascii="Montserrat" w:hAnsi="Montserrat"/>
          <w:sz w:val="24"/>
        </w:rPr>
        <w:t xml:space="preserve"> I stated. In the excitement of system departure, I had keyed up to a class three threshold. In that state I was aware of every field and particle on the ship. I was ready to pop that ship into the interface on my own. </w:t>
      </w:r>
    </w:p>
    <w:p w14:paraId="5C2436AA" w14:textId="1797B9DB" w:rsidR="00AD35EB" w:rsidRPr="00471595" w:rsidRDefault="00AD35EB" w:rsidP="00515B04">
      <w:pPr>
        <w:numPr>
          <w:ins w:id="961"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Com, send confirmation to the Admiral. Helm, begin translation on the Admiral's mark.</w:t>
      </w:r>
      <w:r w:rsidR="000264CD" w:rsidRPr="00471595">
        <w:rPr>
          <w:rFonts w:ascii="Montserrat" w:hAnsi="Montserrat"/>
          <w:sz w:val="24"/>
        </w:rPr>
        <w:t>”</w:t>
      </w:r>
    </w:p>
    <w:p w14:paraId="7451F245" w14:textId="6DC2F78A" w:rsidR="00AD35EB" w:rsidRPr="00471595" w:rsidRDefault="00AD35EB" w:rsidP="00515B04">
      <w:pPr>
        <w:numPr>
          <w:ins w:id="962" w:author="Unknown"/>
        </w:numPr>
        <w:rPr>
          <w:rFonts w:ascii="Montserrat" w:hAnsi="Montserrat"/>
          <w:sz w:val="24"/>
        </w:rPr>
      </w:pPr>
      <w:r w:rsidRPr="00471595">
        <w:rPr>
          <w:rFonts w:ascii="Montserrat" w:hAnsi="Montserrat"/>
          <w:sz w:val="24"/>
        </w:rPr>
        <w:tab/>
        <w:t>We all waited, in professional calm, until the order came over the communications net. O'Neal confirmed the order to Helm and Engineering. As the order was executed, I watched the invisible shift of translation. Space, time and mind, as media, contain information—data structures—we experience as matter, energy and thought. In translation, the information representing ships, crews</w:t>
      </w:r>
      <w:r w:rsidR="00295153" w:rsidRPr="00471595">
        <w:rPr>
          <w:rFonts w:ascii="Montserrat" w:hAnsi="Montserrat"/>
          <w:sz w:val="24"/>
        </w:rPr>
        <w:t xml:space="preserve"> and</w:t>
      </w:r>
      <w:r w:rsidRPr="00471595">
        <w:rPr>
          <w:rFonts w:ascii="Montserrat" w:hAnsi="Montserrat"/>
          <w:sz w:val="24"/>
        </w:rPr>
        <w:t xml:space="preserve"> our controlled environment is read off into prepared, isolated media</w:t>
      </w:r>
      <w:r w:rsidR="00295153" w:rsidRPr="00471595">
        <w:rPr>
          <w:rFonts w:ascii="Montserrat" w:hAnsi="Montserrat"/>
          <w:sz w:val="24"/>
        </w:rPr>
        <w:t xml:space="preserve"> and</w:t>
      </w:r>
      <w:r w:rsidRPr="00471595">
        <w:rPr>
          <w:rFonts w:ascii="Montserrat" w:hAnsi="Montserrat"/>
          <w:sz w:val="24"/>
        </w:rPr>
        <w:t xml:space="preserve"> then the original patterns are wiped. The process is instantaneous, so far as objects in translation are concerned</w:t>
      </w:r>
      <w:r w:rsidR="00295153" w:rsidRPr="00471595">
        <w:rPr>
          <w:rFonts w:ascii="Montserrat" w:hAnsi="Montserrat"/>
          <w:sz w:val="24"/>
        </w:rPr>
        <w:t xml:space="preserve"> but</w:t>
      </w:r>
      <w:r w:rsidRPr="00471595">
        <w:rPr>
          <w:rFonts w:ascii="Montserrat" w:hAnsi="Montserrat"/>
          <w:sz w:val="24"/>
        </w:rPr>
        <w:t xml:space="preserve"> an active is frighteningly aware of it.</w:t>
      </w:r>
    </w:p>
    <w:p w14:paraId="06C82B18" w14:textId="77777777" w:rsidR="00AD35EB" w:rsidRPr="00471595" w:rsidRDefault="00AD35EB" w:rsidP="00515B04">
      <w:pPr>
        <w:numPr>
          <w:ins w:id="963" w:author="Unknown"/>
        </w:numPr>
        <w:rPr>
          <w:rFonts w:ascii="Montserrat" w:hAnsi="Montserrat"/>
          <w:sz w:val="24"/>
        </w:rPr>
      </w:pPr>
      <w:r w:rsidRPr="00471595">
        <w:rPr>
          <w:rFonts w:ascii="Montserrat" w:hAnsi="Montserrat"/>
          <w:sz w:val="24"/>
        </w:rPr>
        <w:tab/>
        <w:t>As I was heaving a deep sigh, with the last disassociation from the surface universe, Angelica was receiving reports from the crew. O'Neal was calmly observing us actives, because he was aware of how different the experience was for us. Connor did not look too good, having tapped his reserves too much over the week past. His attention turned from us as Angelica straightened up from a brief conference with the helmsman.</w:t>
      </w:r>
    </w:p>
    <w:p w14:paraId="4829EC18" w14:textId="29ED4A96" w:rsidR="00AD35EB" w:rsidRPr="00471595" w:rsidRDefault="00AD35EB" w:rsidP="00515B04">
      <w:pPr>
        <w:numPr>
          <w:ins w:id="96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Captain, we are clear of the surface,</w:t>
      </w:r>
      <w:r w:rsidR="000264CD" w:rsidRPr="00471595">
        <w:rPr>
          <w:rFonts w:ascii="Montserrat" w:hAnsi="Montserrat"/>
          <w:sz w:val="24"/>
        </w:rPr>
        <w:t>”</w:t>
      </w:r>
      <w:r w:rsidRPr="00471595">
        <w:rPr>
          <w:rFonts w:ascii="Montserrat" w:hAnsi="Montserrat"/>
          <w:sz w:val="24"/>
        </w:rPr>
        <w:t xml:space="preserve"> Angelica reported. With an eye on Helm controls, she elaborated. </w:t>
      </w:r>
      <w:r w:rsidR="000264CD" w:rsidRPr="00471595">
        <w:rPr>
          <w:rFonts w:ascii="Montserrat" w:hAnsi="Montserrat"/>
          <w:sz w:val="24"/>
        </w:rPr>
        <w:t>“</w:t>
      </w:r>
      <w:r w:rsidRPr="00471595">
        <w:rPr>
          <w:rFonts w:ascii="Montserrat" w:hAnsi="Montserrat"/>
          <w:sz w:val="24"/>
        </w:rPr>
        <w:t>Riding at interface depth on ten degrees chord. Continuity stopped at seventeen-hundred-oh-seven hours twenty-nine seconds. Subjective time fifty-three seconds mark.</w:t>
      </w:r>
      <w:r w:rsidR="000264CD" w:rsidRPr="00471595">
        <w:rPr>
          <w:rFonts w:ascii="Montserrat" w:hAnsi="Montserrat"/>
          <w:sz w:val="24"/>
        </w:rPr>
        <w:t>”</w:t>
      </w:r>
      <w:r w:rsidRPr="00471595">
        <w:rPr>
          <w:rFonts w:ascii="Montserrat" w:hAnsi="Montserrat"/>
          <w:sz w:val="24"/>
        </w:rPr>
        <w:t xml:space="preserve"> The dive process was a complex mathematical dance. Technically, a ship did not leave its point of departure in real space until a split second after it arrived at its point of destination.</w:t>
      </w:r>
    </w:p>
    <w:p w14:paraId="0B532D4A" w14:textId="7F763E9E" w:rsidR="00AD35EB" w:rsidRPr="00471595" w:rsidRDefault="00AD35EB" w:rsidP="00515B04">
      <w:pPr>
        <w:numPr>
          <w:ins w:id="965" w:author="Unknown"/>
        </w:numPr>
        <w:rPr>
          <w:rFonts w:ascii="Montserrat" w:hAnsi="Montserrat"/>
          <w:sz w:val="24"/>
        </w:rPr>
      </w:pPr>
      <w:r w:rsidRPr="00471595">
        <w:rPr>
          <w:rFonts w:ascii="Montserrat" w:hAnsi="Montserrat"/>
          <w:sz w:val="24"/>
        </w:rPr>
        <w:tab/>
        <w:t>Subjectively, however, when the drive is activated</w:t>
      </w:r>
      <w:r w:rsidR="00295153" w:rsidRPr="00471595">
        <w:rPr>
          <w:rFonts w:ascii="Montserrat" w:hAnsi="Montserrat"/>
          <w:sz w:val="24"/>
        </w:rPr>
        <w:t xml:space="preserve"> and</w:t>
      </w:r>
      <w:r w:rsidRPr="00471595">
        <w:rPr>
          <w:rFonts w:ascii="Montserrat" w:hAnsi="Montserrat"/>
          <w:sz w:val="24"/>
        </w:rPr>
        <w:t xml:space="preserve"> the ship is displaced from its position in reality and tucked into a pocket reality, as defined by the field architecture of the ship in question, that artificial bubble of relativity subjects the crew and complement to an illusion of time in transit—despite the fact that a ship is technically immobile during a translation dive. The process of disassociation with spatial-temporal coordinates at a previous here-and-now and the reassociation with a probability set of possible here-and-nows elsewhere in the continuum thought of as normal space takes a continuity-irrelevant processing time for the drive core, the artifact intelligence that controls the translation. Life aboard ship goes on while the ship contemplates its point of insertion. </w:t>
      </w:r>
    </w:p>
    <w:p w14:paraId="10FD17D3" w14:textId="60353339" w:rsidR="00AD35EB" w:rsidRPr="00471595" w:rsidRDefault="00AD35EB" w:rsidP="00515B04">
      <w:pPr>
        <w:numPr>
          <w:ins w:id="966" w:author="Unknown"/>
        </w:numPr>
        <w:rPr>
          <w:rFonts w:ascii="Montserrat" w:hAnsi="Montserrat"/>
          <w:sz w:val="24"/>
        </w:rPr>
      </w:pPr>
      <w:r w:rsidRPr="00471595">
        <w:rPr>
          <w:rFonts w:ascii="Montserrat" w:hAnsi="Montserrat"/>
          <w:sz w:val="24"/>
        </w:rPr>
        <w:tab/>
        <w:t xml:space="preserve">Psionic actives refer to this temporal effect as </w:t>
      </w:r>
      <w:r w:rsidR="000264CD" w:rsidRPr="00471595">
        <w:rPr>
          <w:rFonts w:ascii="Montserrat" w:hAnsi="Montserrat"/>
          <w:sz w:val="24"/>
        </w:rPr>
        <w:t>“</w:t>
      </w:r>
      <w:r w:rsidRPr="00471595">
        <w:rPr>
          <w:rFonts w:ascii="Montserrat" w:hAnsi="Montserrat"/>
          <w:sz w:val="24"/>
        </w:rPr>
        <w:t>panic time</w:t>
      </w:r>
      <w:r w:rsidR="000264CD" w:rsidRPr="00471595">
        <w:rPr>
          <w:rFonts w:ascii="Montserrat" w:hAnsi="Montserrat"/>
          <w:sz w:val="24"/>
        </w:rPr>
        <w:t>”</w:t>
      </w:r>
      <w:r w:rsidRPr="00471595">
        <w:rPr>
          <w:rFonts w:ascii="Montserrat" w:hAnsi="Montserrat"/>
          <w:sz w:val="24"/>
        </w:rPr>
        <w:t>, a sudden acceleration experienced during the instant one slips out of the bounds of continuity. If you ever manage to find yourself exposed naked to the interface, I'm sure you will understand the expression implicitly. The time you experience is the same processing time required for a ship to calculate reinsertion. The common term of teleportation is adequate to describe the effect</w:t>
      </w:r>
      <w:r w:rsidR="00295153" w:rsidRPr="00471595">
        <w:rPr>
          <w:rFonts w:ascii="Montserrat" w:hAnsi="Montserrat"/>
          <w:sz w:val="24"/>
        </w:rPr>
        <w:t xml:space="preserve"> but</w:t>
      </w:r>
      <w:r w:rsidRPr="00471595">
        <w:rPr>
          <w:rFonts w:ascii="Montserrat" w:hAnsi="Montserrat"/>
          <w:sz w:val="24"/>
        </w:rPr>
        <w:t xml:space="preserve"> translation is a more accurate way to describe the process. Of course, explaining what an interface drive does to its passengers tends to make passengers leery of space travel</w:t>
      </w:r>
      <w:r w:rsidR="00295153" w:rsidRPr="00471595">
        <w:rPr>
          <w:rFonts w:ascii="Montserrat" w:hAnsi="Montserrat"/>
          <w:sz w:val="24"/>
        </w:rPr>
        <w:t xml:space="preserve"> and</w:t>
      </w:r>
      <w:r w:rsidRPr="00471595">
        <w:rPr>
          <w:rFonts w:ascii="Montserrat" w:hAnsi="Montserrat"/>
          <w:sz w:val="24"/>
        </w:rPr>
        <w:t xml:space="preserve"> uncertain of their reality.</w:t>
      </w:r>
    </w:p>
    <w:p w14:paraId="5887A602" w14:textId="77777777" w:rsidR="00AD35EB" w:rsidRPr="00471595" w:rsidRDefault="00AD35EB" w:rsidP="00515B04">
      <w:pPr>
        <w:numPr>
          <w:ins w:id="967" w:author="Unknown"/>
        </w:numPr>
        <w:rPr>
          <w:rFonts w:ascii="Montserrat" w:hAnsi="Montserrat"/>
          <w:sz w:val="24"/>
        </w:rPr>
      </w:pPr>
      <w:r w:rsidRPr="00471595">
        <w:rPr>
          <w:rFonts w:ascii="Montserrat" w:hAnsi="Montserrat"/>
          <w:sz w:val="24"/>
        </w:rPr>
        <w:tab/>
        <w:t xml:space="preserve">But that's not the only disturbing aspect of translation. </w:t>
      </w:r>
    </w:p>
    <w:p w14:paraId="66F888F2" w14:textId="1AFDDD7E" w:rsidR="00AD35EB" w:rsidRPr="00471595" w:rsidRDefault="00AD35EB" w:rsidP="00515B04">
      <w:pPr>
        <w:numPr>
          <w:ins w:id="968" w:author="Unknown"/>
        </w:numPr>
        <w:rPr>
          <w:rFonts w:ascii="Montserrat" w:hAnsi="Montserrat"/>
          <w:sz w:val="24"/>
        </w:rPr>
      </w:pPr>
      <w:r w:rsidRPr="00471595">
        <w:rPr>
          <w:rFonts w:ascii="Montserrat" w:hAnsi="Montserrat"/>
          <w:sz w:val="24"/>
        </w:rPr>
        <w:tab/>
        <w:t>Theoretically, it is possible to dive from any point in the universe to any other point in the universe without regard to time or distance. However, the greater the relativistic distance between bridged points the more extreme the displacement experienced by the ship, crew and complement. That did not mean much to the psi-latent theorist</w:t>
      </w:r>
      <w:r w:rsidR="00295153" w:rsidRPr="00471595">
        <w:rPr>
          <w:rFonts w:ascii="Montserrat" w:hAnsi="Montserrat"/>
          <w:sz w:val="24"/>
        </w:rPr>
        <w:t xml:space="preserve"> but</w:t>
      </w:r>
      <w:r w:rsidRPr="00471595">
        <w:rPr>
          <w:rFonts w:ascii="Montserrat" w:hAnsi="Montserrat"/>
          <w:sz w:val="24"/>
        </w:rPr>
        <w:t xml:space="preserve"> to a psi-active like me it had an obvious significance. The deeper the dive, the greater drain on your resources at the point where you try to regain the surface. At which point you are taxed with a proportionately increased demand on your attention for precision in the effort to come up on the mark. </w:t>
      </w:r>
    </w:p>
    <w:p w14:paraId="67AA8D2B" w14:textId="77777777" w:rsidR="00AD35EB" w:rsidRPr="00471595" w:rsidRDefault="00AD35EB" w:rsidP="00515B04">
      <w:pPr>
        <w:numPr>
          <w:ins w:id="969" w:author="Unknown"/>
        </w:numPr>
        <w:rPr>
          <w:rFonts w:ascii="Montserrat" w:hAnsi="Montserrat"/>
          <w:sz w:val="24"/>
        </w:rPr>
      </w:pPr>
      <w:r w:rsidRPr="00471595">
        <w:rPr>
          <w:rFonts w:ascii="Montserrat" w:hAnsi="Montserrat"/>
          <w:sz w:val="24"/>
        </w:rPr>
        <w:tab/>
        <w:t>Of course, this was a shallow dive—or at least that was the intent—if Gabriel behaved. The thought must have been on O'Neal's mind because he addressed it without and propting by any of us in Assets.</w:t>
      </w:r>
    </w:p>
    <w:p w14:paraId="76A1F337" w14:textId="320BB389" w:rsidR="00276F1C" w:rsidRPr="00471595" w:rsidRDefault="00AD35EB" w:rsidP="00515B04">
      <w:pPr>
        <w:numPr>
          <w:ins w:id="97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Check bearing and confirm insertion coordinates at the surface on this chord,</w:t>
      </w:r>
      <w:r w:rsidR="000264CD" w:rsidRPr="00471595">
        <w:rPr>
          <w:rFonts w:ascii="Montserrat" w:hAnsi="Montserrat"/>
          <w:sz w:val="24"/>
        </w:rPr>
        <w:t>”</w:t>
      </w:r>
      <w:r w:rsidRPr="00471595">
        <w:rPr>
          <w:rFonts w:ascii="Montserrat" w:hAnsi="Montserrat"/>
          <w:sz w:val="24"/>
        </w:rPr>
        <w:t xml:space="preserve"> he ordered the man at navigation. </w:t>
      </w:r>
      <w:r w:rsidR="000264CD" w:rsidRPr="00471595">
        <w:rPr>
          <w:rFonts w:ascii="Montserrat" w:hAnsi="Montserrat"/>
          <w:sz w:val="24"/>
        </w:rPr>
        <w:t>“</w:t>
      </w:r>
      <w:r w:rsidRPr="00471595">
        <w:rPr>
          <w:rFonts w:ascii="Montserrat" w:hAnsi="Montserrat"/>
          <w:sz w:val="24"/>
        </w:rPr>
        <w:t>Project subjective time in interface and report to the XO. Angelica, you still have the Con. I will be in my ready-room with Winter and Sinclair.</w:t>
      </w:r>
      <w:r w:rsidR="000264CD" w:rsidRPr="00471595">
        <w:rPr>
          <w:rFonts w:ascii="Montserrat" w:hAnsi="Montserrat"/>
          <w:sz w:val="24"/>
        </w:rPr>
        <w:t>”</w:t>
      </w:r>
      <w:r w:rsidRPr="00471595">
        <w:rPr>
          <w:rFonts w:ascii="Montserrat" w:hAnsi="Montserrat"/>
          <w:sz w:val="24"/>
        </w:rPr>
        <w:t xml:space="preserve"> Angelica nodded and moved to take the Captain's chair as O'Neal slipped away with Morgan and I in tow.</w:t>
      </w:r>
    </w:p>
    <w:p w14:paraId="05CCF719" w14:textId="4ED90502" w:rsidR="00AD35EB" w:rsidRPr="00471595" w:rsidRDefault="00AD35EB" w:rsidP="00515B04">
      <w:pPr>
        <w:numPr>
          <w:ins w:id="971" w:author="Unknown"/>
        </w:numPr>
        <w:rPr>
          <w:rFonts w:ascii="Montserrat" w:hAnsi="Montserrat"/>
          <w:sz w:val="24"/>
        </w:rPr>
      </w:pPr>
      <w:r w:rsidRPr="00471595">
        <w:rPr>
          <w:rFonts w:ascii="Montserrat" w:hAnsi="Montserrat"/>
          <w:sz w:val="24"/>
        </w:rPr>
        <w:br w:type="page"/>
      </w:r>
    </w:p>
    <w:p w14:paraId="2596A472" w14:textId="73399CD5" w:rsidR="00AD35EB" w:rsidRPr="00471595" w:rsidRDefault="00201AA5" w:rsidP="00515B04">
      <w:pPr>
        <w:numPr>
          <w:ins w:id="972" w:author="Unknown"/>
        </w:numPr>
        <w:rPr>
          <w:rFonts w:ascii="Montserrat" w:hAnsi="Montserrat"/>
          <w:sz w:val="24"/>
        </w:rPr>
      </w:pPr>
      <w:r w:rsidRPr="00471595">
        <w:rPr>
          <w:rFonts w:ascii="Montserrat" w:hAnsi="Montserrat"/>
          <w:sz w:val="24"/>
        </w:rPr>
        <w:t>04</w:t>
      </w:r>
    </w:p>
    <w:p w14:paraId="1F2F71CC" w14:textId="77777777" w:rsidR="00AD35EB" w:rsidRPr="00471595" w:rsidRDefault="00AD35EB" w:rsidP="00515B04">
      <w:pPr>
        <w:numPr>
          <w:ins w:id="973" w:author="Unknown"/>
        </w:numPr>
        <w:rPr>
          <w:rFonts w:ascii="Montserrat" w:hAnsi="Montserrat"/>
          <w:sz w:val="24"/>
        </w:rPr>
      </w:pPr>
    </w:p>
    <w:p w14:paraId="7A2D646A" w14:textId="58F76FE4" w:rsidR="00AD35EB" w:rsidRPr="00471595" w:rsidRDefault="00AD35EB" w:rsidP="00515B04">
      <w:pPr>
        <w:numPr>
          <w:ins w:id="974" w:author="Unknown"/>
        </w:numPr>
        <w:rPr>
          <w:rFonts w:ascii="Montserrat" w:hAnsi="Montserrat"/>
          <w:sz w:val="24"/>
        </w:rPr>
      </w:pPr>
      <w:r w:rsidRPr="00471595">
        <w:rPr>
          <w:rFonts w:ascii="Montserrat" w:hAnsi="Montserrat"/>
          <w:sz w:val="24"/>
        </w:rPr>
        <w:t>I could not sleep. I tossed and twisted in the grip of my nest. My body was suspended in a bed of sculpted force, a shaped free fall. A more complex design, actually, than mere null-acceleration, gently but firmly holding my center of gravity within the heart of the field. A more comfortable bed could not be devised. Except that I could not help but see and feel the shaped space that penetrated my body to pin me in place. It took a constant submission of my will to endure that gentle caress</w:t>
      </w:r>
      <w:r w:rsidR="00295153" w:rsidRPr="00471595">
        <w:rPr>
          <w:rFonts w:ascii="Montserrat" w:hAnsi="Montserrat"/>
          <w:sz w:val="24"/>
        </w:rPr>
        <w:t xml:space="preserve"> and</w:t>
      </w:r>
      <w:r w:rsidRPr="00471595">
        <w:rPr>
          <w:rFonts w:ascii="Montserrat" w:hAnsi="Montserrat"/>
          <w:sz w:val="24"/>
        </w:rPr>
        <w:t xml:space="preserve"> it had taken me months to teach myself not to fight against that kind of passive influence.</w:t>
      </w:r>
    </w:p>
    <w:p w14:paraId="3A723763" w14:textId="7B7DF018" w:rsidR="00AD35EB" w:rsidRPr="00471595" w:rsidRDefault="00AD35EB" w:rsidP="00515B04">
      <w:pPr>
        <w:numPr>
          <w:ins w:id="975" w:author="Unknown"/>
        </w:numPr>
        <w:rPr>
          <w:rFonts w:ascii="Montserrat" w:hAnsi="Montserrat"/>
          <w:sz w:val="24"/>
        </w:rPr>
      </w:pPr>
      <w:r w:rsidRPr="00471595">
        <w:rPr>
          <w:rFonts w:ascii="Montserrat" w:hAnsi="Montserrat"/>
          <w:sz w:val="24"/>
        </w:rPr>
        <w:tab/>
        <w:t>During the week or so of our first dive I managed to curse the designers as far back as their tree-dwelling ancestors. Then I took it back because under normal circumstances I loved my nest. A hollow ovoid chamber about eight feet deep and five feet at its widest diameter, with padded inner surfaces concealing storage cubbies for personal effects. My berthing cell was one of four, stacked two high, two on either side of the compartment access. This put us against the inner bulkhead, close to the compartment door</w:t>
      </w:r>
      <w:r w:rsidR="00295153" w:rsidRPr="00471595">
        <w:rPr>
          <w:rFonts w:ascii="Montserrat" w:hAnsi="Montserrat"/>
          <w:sz w:val="24"/>
        </w:rPr>
        <w:t xml:space="preserve"> and</w:t>
      </w:r>
      <w:r w:rsidRPr="00471595">
        <w:rPr>
          <w:rFonts w:ascii="Montserrat" w:hAnsi="Montserrat"/>
          <w:sz w:val="24"/>
        </w:rPr>
        <w:t xml:space="preserve"> created a spacious common area for Morgan, Connor and I. If we weren't actives</w:t>
      </w:r>
      <w:r w:rsidR="00295153" w:rsidRPr="00471595">
        <w:rPr>
          <w:rFonts w:ascii="Montserrat" w:hAnsi="Montserrat"/>
          <w:sz w:val="24"/>
        </w:rPr>
        <w:t xml:space="preserve"> and</w:t>
      </w:r>
      <w:r w:rsidRPr="00471595">
        <w:rPr>
          <w:rFonts w:ascii="Montserrat" w:hAnsi="Montserrat"/>
          <w:sz w:val="24"/>
        </w:rPr>
        <w:t xml:space="preserve"> if we three weren't the sum total of our department, Connor would be shacked up with another lieutenant commander in a double, while Morgan and I would have two lieutenants in here with us. </w:t>
      </w:r>
    </w:p>
    <w:p w14:paraId="4AC394A0" w14:textId="661B2004" w:rsidR="00AD35EB" w:rsidRPr="00471595" w:rsidRDefault="00AD35EB" w:rsidP="00515B04">
      <w:pPr>
        <w:numPr>
          <w:ins w:id="976" w:author="Unknown"/>
        </w:numPr>
        <w:rPr>
          <w:rFonts w:ascii="Montserrat" w:hAnsi="Montserrat"/>
          <w:sz w:val="24"/>
        </w:rPr>
      </w:pPr>
      <w:r w:rsidRPr="00471595">
        <w:rPr>
          <w:rFonts w:ascii="Montserrat" w:hAnsi="Montserrat"/>
          <w:sz w:val="24"/>
        </w:rPr>
        <w:tab/>
        <w:t>Originally our extra nest had been occupied by Sam Malthus. Formerly an assistant director for the Interface Systems Project, he joined Martin Cannon Craig on the Psi Control Project. At about the time our Asset group was transferred full time to Gabriel, he had been assigned to us as our control officer. He had been rushed through the academy after us and hopped up to lieutenant commander in charge of Assets. As a class three latent, with mind control training, he was theoretically immune to subversion and coercion. Unfortunately he was an asshole</w:t>
      </w:r>
      <w:r w:rsidR="00295153" w:rsidRPr="00471595">
        <w:rPr>
          <w:rFonts w:ascii="Montserrat" w:hAnsi="Montserrat"/>
          <w:sz w:val="24"/>
        </w:rPr>
        <w:t xml:space="preserve"> and</w:t>
      </w:r>
      <w:r w:rsidRPr="00471595">
        <w:rPr>
          <w:rFonts w:ascii="Montserrat" w:hAnsi="Montserrat"/>
          <w:sz w:val="24"/>
        </w:rPr>
        <w:t xml:space="preserve"> he wasn't immune to extreme fluctuations in temperature. </w:t>
      </w:r>
    </w:p>
    <w:p w14:paraId="4C2998CA" w14:textId="77777777" w:rsidR="00AD35EB" w:rsidRPr="00471595" w:rsidRDefault="00AD35EB" w:rsidP="00515B04">
      <w:pPr>
        <w:numPr>
          <w:ins w:id="977" w:author="Unknown"/>
        </w:numPr>
        <w:rPr>
          <w:rFonts w:ascii="Montserrat" w:hAnsi="Montserrat"/>
          <w:sz w:val="24"/>
        </w:rPr>
      </w:pPr>
      <w:r w:rsidRPr="00471595">
        <w:rPr>
          <w:rFonts w:ascii="Montserrat" w:hAnsi="Montserrat"/>
          <w:sz w:val="24"/>
        </w:rPr>
        <w:tab/>
        <w:t>My present discomfort was karmic payback for the way I had driven Malthus out.</w:t>
      </w:r>
    </w:p>
    <w:p w14:paraId="72D74EFA" w14:textId="2AF197D5" w:rsidR="00AD35EB" w:rsidRPr="00471595" w:rsidRDefault="00AD35EB" w:rsidP="00515B04">
      <w:pPr>
        <w:numPr>
          <w:ins w:id="978" w:author="Unknown"/>
        </w:numPr>
        <w:rPr>
          <w:rFonts w:ascii="Montserrat" w:hAnsi="Montserrat"/>
          <w:sz w:val="24"/>
        </w:rPr>
      </w:pPr>
      <w:r w:rsidRPr="00471595">
        <w:rPr>
          <w:rFonts w:ascii="Montserrat" w:hAnsi="Montserrat"/>
          <w:sz w:val="24"/>
        </w:rPr>
        <w:tab/>
        <w:t>Normally field architecture did not bother me much</w:t>
      </w:r>
      <w:r w:rsidR="00295153" w:rsidRPr="00471595">
        <w:rPr>
          <w:rFonts w:ascii="Montserrat" w:hAnsi="Montserrat"/>
          <w:sz w:val="24"/>
        </w:rPr>
        <w:t xml:space="preserve"> but</w:t>
      </w:r>
      <w:r w:rsidRPr="00471595">
        <w:rPr>
          <w:rFonts w:ascii="Montserrat" w:hAnsi="Montserrat"/>
          <w:sz w:val="24"/>
        </w:rPr>
        <w:t xml:space="preserve"> as Gabriel dove through hyperspace my awareness was enhanced a thousand-fold. To my unblinking inner eye appeared a vast and timeless ocean of potential space. I was keenly aware of the shallow depth at which the twenty ships of </w:t>
      </w:r>
      <w:r w:rsidR="00201AA5" w:rsidRPr="00471595">
        <w:rPr>
          <w:rFonts w:ascii="Montserrat" w:hAnsi="Montserrat"/>
          <w:sz w:val="24"/>
        </w:rPr>
        <w:t>Exodus</w:t>
      </w:r>
      <w:r w:rsidRPr="00471595">
        <w:rPr>
          <w:rFonts w:ascii="Montserrat" w:hAnsi="Montserrat"/>
          <w:sz w:val="24"/>
        </w:rPr>
        <w:t xml:space="preserve"> Task Group Three rode. I could feel the shallow regions which mass-points projected into the interface, the beaches of stars and planets. There was a current, a constant twisting sensation as the natural universe spun around the axis of our formation. My mind, stretched tight over the infinite depth of the interface, was trying to orient constantly with the correlatives of normal space within which I instinctively needed a foothold.</w:t>
      </w:r>
    </w:p>
    <w:p w14:paraId="48FDC59B" w14:textId="584F093A" w:rsidR="00AD35EB" w:rsidRPr="00471595" w:rsidRDefault="00AD35EB" w:rsidP="00515B04">
      <w:pPr>
        <w:numPr>
          <w:ins w:id="979" w:author="Unknown"/>
        </w:numPr>
        <w:rPr>
          <w:rFonts w:ascii="Montserrat" w:hAnsi="Montserrat"/>
          <w:sz w:val="24"/>
        </w:rPr>
      </w:pPr>
      <w:r w:rsidRPr="00471595">
        <w:rPr>
          <w:rFonts w:ascii="Montserrat" w:hAnsi="Montserrat"/>
          <w:sz w:val="24"/>
        </w:rPr>
        <w:tab/>
        <w:t>To a ship in translation the mass shadows of celestial objects were nothing more than a kind of hyperspatial turbulence. There was no risk of collision to a ship in translation. Objects in the interface projected no material qualities, because the dive interface isolated the ships in transit from the universe. There were other dangers however. The techniques and the technology had all advanced tremendously from the first exploration diver Adventure</w:t>
      </w:r>
      <w:r w:rsidR="00295153" w:rsidRPr="00471595">
        <w:rPr>
          <w:rFonts w:ascii="Montserrat" w:hAnsi="Montserrat"/>
          <w:sz w:val="24"/>
        </w:rPr>
        <w:t xml:space="preserve"> but</w:t>
      </w:r>
      <w:r w:rsidRPr="00471595">
        <w:rPr>
          <w:rFonts w:ascii="Montserrat" w:hAnsi="Montserrat"/>
          <w:sz w:val="24"/>
        </w:rPr>
        <w:t xml:space="preserve"> they still needed an active sitting as a backup to the artifact intelligence executing the dive. Unfortunately, the subjective time in a dive meant that inevitably I had to sleep during translation to be able to function shift on top of shift.</w:t>
      </w:r>
    </w:p>
    <w:p w14:paraId="4A929DA8" w14:textId="0E3A0C67" w:rsidR="00AD35EB" w:rsidRPr="00471595" w:rsidRDefault="00AD35EB" w:rsidP="00515B04">
      <w:pPr>
        <w:numPr>
          <w:ins w:id="980" w:author="Unknown"/>
        </w:numPr>
        <w:rPr>
          <w:rFonts w:ascii="Montserrat" w:hAnsi="Montserrat"/>
          <w:sz w:val="24"/>
        </w:rPr>
      </w:pPr>
      <w:r w:rsidRPr="00471595">
        <w:rPr>
          <w:rFonts w:ascii="Montserrat" w:hAnsi="Montserrat"/>
          <w:sz w:val="24"/>
        </w:rPr>
        <w:tab/>
        <w:t>Unfortunately, I had discovered I could not sleep during translation. Trying to do so only made my mental absorption with the interface sharper. I could take sleepers to reduce or block my sensitivity</w:t>
      </w:r>
      <w:r w:rsidR="00295153" w:rsidRPr="00471595">
        <w:rPr>
          <w:rFonts w:ascii="Montserrat" w:hAnsi="Montserrat"/>
          <w:sz w:val="24"/>
        </w:rPr>
        <w:t xml:space="preserve"> but</w:t>
      </w:r>
      <w:r w:rsidRPr="00471595">
        <w:rPr>
          <w:rFonts w:ascii="Montserrat" w:hAnsi="Montserrat"/>
          <w:sz w:val="24"/>
        </w:rPr>
        <w:t xml:space="preserve"> only at the cost of negating my function as a back-up. I could meditate to extend the time I could endure before sleepers would become necessary</w:t>
      </w:r>
      <w:r w:rsidR="00295153" w:rsidRPr="00471595">
        <w:rPr>
          <w:rFonts w:ascii="Montserrat" w:hAnsi="Montserrat"/>
          <w:sz w:val="24"/>
        </w:rPr>
        <w:t xml:space="preserve"> and</w:t>
      </w:r>
      <w:r w:rsidRPr="00471595">
        <w:rPr>
          <w:rFonts w:ascii="Montserrat" w:hAnsi="Montserrat"/>
          <w:sz w:val="24"/>
        </w:rPr>
        <w:t xml:space="preserve"> there was no reason why I couldn't turn over my responsibilities to Connor and Morgan for long enough to recover my faculties. If I didn't hate the sleepers with a passion. </w:t>
      </w:r>
    </w:p>
    <w:p w14:paraId="75B70168" w14:textId="77777777" w:rsidR="00AD35EB" w:rsidRPr="00471595" w:rsidRDefault="00AD35EB" w:rsidP="00515B04">
      <w:pPr>
        <w:numPr>
          <w:ins w:id="981" w:author="Unknown"/>
        </w:numPr>
        <w:rPr>
          <w:rFonts w:ascii="Montserrat" w:hAnsi="Montserrat"/>
          <w:sz w:val="24"/>
        </w:rPr>
      </w:pPr>
      <w:r w:rsidRPr="00471595">
        <w:rPr>
          <w:rFonts w:ascii="Montserrat" w:hAnsi="Montserrat"/>
          <w:sz w:val="24"/>
        </w:rPr>
        <w:tab/>
        <w:t>But I was reaching my limit.</w:t>
      </w:r>
    </w:p>
    <w:p w14:paraId="08BDE8A6" w14:textId="77777777" w:rsidR="00AD35EB" w:rsidRPr="00471595" w:rsidRDefault="00AD35EB" w:rsidP="00515B04">
      <w:pPr>
        <w:numPr>
          <w:ins w:id="982" w:author="Unknown"/>
        </w:numPr>
        <w:rPr>
          <w:rFonts w:ascii="Montserrat" w:hAnsi="Montserrat"/>
          <w:sz w:val="24"/>
        </w:rPr>
      </w:pPr>
      <w:r w:rsidRPr="00471595">
        <w:rPr>
          <w:rFonts w:ascii="Montserrat" w:hAnsi="Montserrat"/>
          <w:sz w:val="24"/>
        </w:rPr>
        <w:tab/>
        <w:t>Opening my eyes, I sighed and wiped a hand over my face. The images of the interface continued to play behind my eyes. I focused on my surroundings to blot the visions out for the moment. The dark, grained, organic-metal surfaces of deck, overhead and bulkheads revealed the growth patterns of the material components of the ship. Even the frame was grown on a molecular level within the directing influence of the field architecture of the ship. As a whole, the ship was as alive as any member of her crew and complement. An artifact life form.</w:t>
      </w:r>
    </w:p>
    <w:p w14:paraId="7892D123" w14:textId="77777777" w:rsidR="00AD35EB" w:rsidRPr="00471595" w:rsidRDefault="00AD35EB" w:rsidP="00515B04">
      <w:pPr>
        <w:numPr>
          <w:ins w:id="983" w:author="Unknown"/>
        </w:numPr>
        <w:rPr>
          <w:rFonts w:ascii="Montserrat" w:hAnsi="Montserrat"/>
          <w:sz w:val="24"/>
        </w:rPr>
      </w:pPr>
      <w:r w:rsidRPr="00471595">
        <w:rPr>
          <w:rFonts w:ascii="Montserrat" w:hAnsi="Montserrat"/>
          <w:sz w:val="24"/>
        </w:rPr>
        <w:tab/>
        <w:t xml:space="preserve">I caught my attention wandering and bit my lip. </w:t>
      </w:r>
    </w:p>
    <w:p w14:paraId="336E2BB2" w14:textId="1BCBE9E6" w:rsidR="00AD35EB" w:rsidRPr="00471595" w:rsidRDefault="00AD35EB" w:rsidP="00515B04">
      <w:pPr>
        <w:numPr>
          <w:ins w:id="984" w:author="Unknown"/>
        </w:numPr>
        <w:rPr>
          <w:rFonts w:ascii="Montserrat" w:hAnsi="Montserrat"/>
          <w:sz w:val="24"/>
        </w:rPr>
      </w:pPr>
      <w:r w:rsidRPr="00471595">
        <w:rPr>
          <w:rFonts w:ascii="Montserrat" w:hAnsi="Montserrat"/>
          <w:sz w:val="24"/>
        </w:rPr>
        <w:tab/>
        <w:t>The display in my nest showed that my shift was still a few hours away. I groaned</w:t>
      </w:r>
      <w:r w:rsidR="00295153" w:rsidRPr="00471595">
        <w:rPr>
          <w:rFonts w:ascii="Montserrat" w:hAnsi="Montserrat"/>
          <w:sz w:val="24"/>
        </w:rPr>
        <w:t xml:space="preserve"> and</w:t>
      </w:r>
      <w:r w:rsidRPr="00471595">
        <w:rPr>
          <w:rFonts w:ascii="Montserrat" w:hAnsi="Montserrat"/>
          <w:sz w:val="24"/>
        </w:rPr>
        <w:t xml:space="preserve"> my cabin mate rolled over in her berth across from me and cracked an eye at me. Morgan was on a sleeper. Her face was a mask under its deadening influence. I recognized the look of blind confusion that crossed my friend's face as she found herself unable to reach out and touch my mind. Morgan had become active during an accident about seven years ago. She had awakened to her power defending herself against a direct attack when a rogue active attempted to steal the cutter she had been piloting. I don't know all of the details</w:t>
      </w:r>
      <w:r w:rsidR="00295153" w:rsidRPr="00471595">
        <w:rPr>
          <w:rFonts w:ascii="Montserrat" w:hAnsi="Montserrat"/>
          <w:sz w:val="24"/>
        </w:rPr>
        <w:t xml:space="preserve"> but</w:t>
      </w:r>
      <w:r w:rsidRPr="00471595">
        <w:rPr>
          <w:rFonts w:ascii="Montserrat" w:hAnsi="Montserrat"/>
          <w:sz w:val="24"/>
        </w:rPr>
        <w:t xml:space="preserve"> apparently he was a class three fugitive from a European reservation, trying to get away from Earth. In his attempt to mind control Morgan, he jump-started her mind to his level. My own abilities were awakened by an experience quite similar. While my mother was behind the assault in my case, the result was much the same.</w:t>
      </w:r>
    </w:p>
    <w:p w14:paraId="248F086F" w14:textId="72F37435" w:rsidR="00AD35EB" w:rsidRPr="00471595" w:rsidRDefault="00AD35EB" w:rsidP="00515B04">
      <w:pPr>
        <w:numPr>
          <w:ins w:id="985" w:author="Unknown"/>
        </w:numPr>
        <w:rPr>
          <w:rFonts w:ascii="Montserrat" w:hAnsi="Montserrat"/>
          <w:sz w:val="24"/>
        </w:rPr>
      </w:pPr>
      <w:r w:rsidRPr="00471595">
        <w:rPr>
          <w:rFonts w:ascii="Montserrat" w:hAnsi="Montserrat"/>
          <w:sz w:val="24"/>
        </w:rPr>
        <w:tab/>
        <w:t>The potential had been there in both of our cases</w:t>
      </w:r>
      <w:r w:rsidR="00295153" w:rsidRPr="00471595">
        <w:rPr>
          <w:rFonts w:ascii="Montserrat" w:hAnsi="Montserrat"/>
          <w:sz w:val="24"/>
        </w:rPr>
        <w:t xml:space="preserve"> and</w:t>
      </w:r>
      <w:r w:rsidRPr="00471595">
        <w:rPr>
          <w:rFonts w:ascii="Montserrat" w:hAnsi="Montserrat"/>
          <w:sz w:val="24"/>
        </w:rPr>
        <w:t xml:space="preserve"> is to a greater or lesser degree in everyone. It just needs a trigger sometimes. A powerful enough psi can do that. If he or she didn't manage to twist your brain into pate first. It is the worst way to come into your power. It makes you hyper-wired and hair triggered. Makes you fight the sleepers and the dampers, or even the force architecture of artifacts and the other field technologies. It also makes you one of the best.</w:t>
      </w:r>
    </w:p>
    <w:p w14:paraId="1E4349B7" w14:textId="448B3061" w:rsidR="00AD35EB" w:rsidRPr="00471595" w:rsidRDefault="00AD35EB" w:rsidP="00515B04">
      <w:pPr>
        <w:numPr>
          <w:ins w:id="986" w:author="Unknown"/>
        </w:numPr>
        <w:rPr>
          <w:rFonts w:ascii="Montserrat" w:hAnsi="Montserrat"/>
          <w:sz w:val="24"/>
        </w:rPr>
      </w:pPr>
      <w:r w:rsidRPr="00471595">
        <w:rPr>
          <w:rFonts w:ascii="Montserrat" w:hAnsi="Montserrat"/>
          <w:sz w:val="24"/>
        </w:rPr>
        <w:tab/>
        <w:t xml:space="preserve">I gazed into the eyes of my friend and immediately felt the deadening pall on Morgan's mind. Her thoughts were sluggish, weighed with sleep and haunted by the traces of hyper-dreams seeping around the edges of the drug's influence. </w:t>
      </w:r>
      <w:r w:rsidR="000264CD" w:rsidRPr="00471595">
        <w:rPr>
          <w:rFonts w:ascii="Montserrat" w:hAnsi="Montserrat"/>
          <w:sz w:val="24"/>
        </w:rPr>
        <w:t>“</w:t>
      </w:r>
      <w:r w:rsidRPr="00471595">
        <w:rPr>
          <w:rFonts w:ascii="Montserrat" w:hAnsi="Montserrat"/>
          <w:sz w:val="24"/>
        </w:rPr>
        <w:t>You're going to be a little numb for another day at least, Morgan,</w:t>
      </w:r>
      <w:r w:rsidR="000264CD" w:rsidRPr="00471595">
        <w:rPr>
          <w:rFonts w:ascii="Montserrat" w:hAnsi="Montserrat"/>
          <w:sz w:val="24"/>
        </w:rPr>
        <w:t>”</w:t>
      </w:r>
      <w:r w:rsidRPr="00471595">
        <w:rPr>
          <w:rFonts w:ascii="Montserrat" w:hAnsi="Montserrat"/>
          <w:sz w:val="24"/>
        </w:rPr>
        <w:t xml:space="preserve"> I assessed.</w:t>
      </w:r>
    </w:p>
    <w:p w14:paraId="166FBE96" w14:textId="51205283" w:rsidR="00AD35EB" w:rsidRPr="00471595" w:rsidRDefault="00AD35EB" w:rsidP="00515B04">
      <w:pPr>
        <w:numPr>
          <w:ins w:id="98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 can flush it out of my system quicker if I have to,</w:t>
      </w:r>
      <w:r w:rsidR="000264CD" w:rsidRPr="00471595">
        <w:rPr>
          <w:rFonts w:ascii="Montserrat" w:hAnsi="Montserrat"/>
          <w:sz w:val="24"/>
        </w:rPr>
        <w:t>”</w:t>
      </w:r>
      <w:r w:rsidRPr="00471595">
        <w:rPr>
          <w:rFonts w:ascii="Montserrat" w:hAnsi="Montserrat"/>
          <w:sz w:val="24"/>
        </w:rPr>
        <w:t xml:space="preserve"> Morgan replied.</w:t>
      </w:r>
    </w:p>
    <w:p w14:paraId="57EF3072" w14:textId="62B76A0B" w:rsidR="00AD35EB" w:rsidRPr="00471595" w:rsidRDefault="00AD35EB" w:rsidP="00515B04">
      <w:pPr>
        <w:numPr>
          <w:ins w:id="98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If you have to,</w:t>
      </w:r>
      <w:r w:rsidR="000264CD" w:rsidRPr="00471595">
        <w:rPr>
          <w:rFonts w:ascii="Montserrat" w:hAnsi="Montserrat"/>
          <w:sz w:val="24"/>
        </w:rPr>
        <w:t>”</w:t>
      </w:r>
      <w:r w:rsidRPr="00471595">
        <w:rPr>
          <w:rFonts w:ascii="Montserrat" w:hAnsi="Montserrat"/>
          <w:sz w:val="24"/>
        </w:rPr>
        <w:t xml:space="preserve"> I grinned, </w:t>
      </w:r>
      <w:r w:rsidR="000264CD" w:rsidRPr="00471595">
        <w:rPr>
          <w:rFonts w:ascii="Montserrat" w:hAnsi="Montserrat"/>
          <w:sz w:val="24"/>
        </w:rPr>
        <w:t>“</w:t>
      </w:r>
      <w:r w:rsidRPr="00471595">
        <w:rPr>
          <w:rFonts w:ascii="Montserrat" w:hAnsi="Montserrat"/>
          <w:sz w:val="24"/>
        </w:rPr>
        <w:t>but don't take anything today. If you take another dose you won't be able to and I might not be able to stretch it for the two shifts I had planned.</w:t>
      </w:r>
      <w:r w:rsidR="000264CD" w:rsidRPr="00471595">
        <w:rPr>
          <w:rFonts w:ascii="Montserrat" w:hAnsi="Montserrat"/>
          <w:sz w:val="24"/>
        </w:rPr>
        <w:t>”</w:t>
      </w:r>
      <w:r w:rsidRPr="00471595">
        <w:rPr>
          <w:rFonts w:ascii="Montserrat" w:hAnsi="Montserrat"/>
          <w:sz w:val="24"/>
        </w:rPr>
        <w:t xml:space="preserve"> </w:t>
      </w:r>
    </w:p>
    <w:p w14:paraId="0E2268D9" w14:textId="33569BB6" w:rsidR="00AD35EB" w:rsidRPr="00471595" w:rsidRDefault="00AD35EB" w:rsidP="00515B04">
      <w:pPr>
        <w:numPr>
          <w:ins w:id="98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Do you want me ready on stand-by?</w:t>
      </w:r>
      <w:r w:rsidR="000264CD" w:rsidRPr="00471595">
        <w:rPr>
          <w:rFonts w:ascii="Montserrat" w:hAnsi="Montserrat"/>
          <w:sz w:val="24"/>
        </w:rPr>
        <w:t>”</w:t>
      </w:r>
      <w:r w:rsidRPr="00471595">
        <w:rPr>
          <w:rFonts w:ascii="Montserrat" w:hAnsi="Montserrat"/>
          <w:sz w:val="24"/>
        </w:rPr>
        <w:t xml:space="preserve"> Morgan asked.</w:t>
      </w:r>
    </w:p>
    <w:p w14:paraId="591D01BB" w14:textId="191B5604" w:rsidR="00AD35EB" w:rsidRPr="00471595" w:rsidRDefault="00AD35EB" w:rsidP="00515B04">
      <w:pPr>
        <w:numPr>
          <w:ins w:id="99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No, I can still hack my last shift,</w:t>
      </w:r>
      <w:r w:rsidR="000264CD" w:rsidRPr="00471595">
        <w:rPr>
          <w:rFonts w:ascii="Montserrat" w:hAnsi="Montserrat"/>
          <w:sz w:val="24"/>
        </w:rPr>
        <w:t>”</w:t>
      </w:r>
      <w:r w:rsidRPr="00471595">
        <w:rPr>
          <w:rFonts w:ascii="Montserrat" w:hAnsi="Montserrat"/>
          <w:sz w:val="24"/>
        </w:rPr>
        <w:t xml:space="preserve"> I answered, as she struggled to slip out of the force cocoon, </w:t>
      </w:r>
      <w:r w:rsidR="000264CD" w:rsidRPr="00471595">
        <w:rPr>
          <w:rFonts w:ascii="Montserrat" w:hAnsi="Montserrat"/>
          <w:sz w:val="24"/>
        </w:rPr>
        <w:t>“</w:t>
      </w:r>
      <w:r w:rsidRPr="00471595">
        <w:rPr>
          <w:rFonts w:ascii="Montserrat" w:hAnsi="Montserrat"/>
          <w:sz w:val="24"/>
        </w:rPr>
        <w:t>Besides, Connor likes doing the overtime. Go back to sleep for now. I'll be fine. Rest while you can.</w:t>
      </w:r>
      <w:r w:rsidR="000264CD" w:rsidRPr="00471595">
        <w:rPr>
          <w:rFonts w:ascii="Montserrat" w:hAnsi="Montserrat"/>
          <w:sz w:val="24"/>
        </w:rPr>
        <w:t>”</w:t>
      </w:r>
      <w:r w:rsidRPr="00471595">
        <w:rPr>
          <w:rFonts w:ascii="Montserrat" w:hAnsi="Montserrat"/>
          <w:sz w:val="24"/>
        </w:rPr>
        <w:t xml:space="preserve"> Morgan frowned</w:t>
      </w:r>
      <w:r w:rsidR="00295153" w:rsidRPr="00471595">
        <w:rPr>
          <w:rFonts w:ascii="Montserrat" w:hAnsi="Montserrat"/>
          <w:sz w:val="24"/>
        </w:rPr>
        <w:t xml:space="preserve"> but</w:t>
      </w:r>
      <w:r w:rsidRPr="00471595">
        <w:rPr>
          <w:rFonts w:ascii="Montserrat" w:hAnsi="Montserrat"/>
          <w:sz w:val="24"/>
        </w:rPr>
        <w:t xml:space="preserve"> relaxed back into drugged sleep. I smiled at my friend. Morgan was sharp as a razor</w:t>
      </w:r>
      <w:r w:rsidR="00295153" w:rsidRPr="00471595">
        <w:rPr>
          <w:rFonts w:ascii="Montserrat" w:hAnsi="Montserrat"/>
          <w:sz w:val="24"/>
        </w:rPr>
        <w:t xml:space="preserve"> and</w:t>
      </w:r>
      <w:r w:rsidRPr="00471595">
        <w:rPr>
          <w:rFonts w:ascii="Montserrat" w:hAnsi="Montserrat"/>
          <w:sz w:val="24"/>
        </w:rPr>
        <w:t xml:space="preserve"> there wasn't a better all-around pilot in the entire navy. Her grasp of the interface was far keener than mine</w:t>
      </w:r>
      <w:r w:rsidR="00295153" w:rsidRPr="00471595">
        <w:rPr>
          <w:rFonts w:ascii="Montserrat" w:hAnsi="Montserrat"/>
          <w:sz w:val="24"/>
        </w:rPr>
        <w:t xml:space="preserve"> but</w:t>
      </w:r>
      <w:r w:rsidRPr="00471595">
        <w:rPr>
          <w:rFonts w:ascii="Montserrat" w:hAnsi="Montserrat"/>
          <w:sz w:val="24"/>
        </w:rPr>
        <w:t xml:space="preserve"> I had a few decades worth of experience on her. Morgan was the junior member of the team and I felt some guilt knowing that Morgan was down on sleepers more often due to my stubborn avoidance of them. Of course, Connor was senior to me</w:t>
      </w:r>
      <w:r w:rsidR="00295153" w:rsidRPr="00471595">
        <w:rPr>
          <w:rFonts w:ascii="Montserrat" w:hAnsi="Montserrat"/>
          <w:sz w:val="24"/>
        </w:rPr>
        <w:t xml:space="preserve"> and</w:t>
      </w:r>
      <w:r w:rsidRPr="00471595">
        <w:rPr>
          <w:rFonts w:ascii="Montserrat" w:hAnsi="Montserrat"/>
          <w:sz w:val="24"/>
        </w:rPr>
        <w:t xml:space="preserve"> I was his relief. Unlike Morgan and I, he did not have any trouble sleeping in the interface</w:t>
      </w:r>
      <w:r w:rsidR="00295153" w:rsidRPr="00471595">
        <w:rPr>
          <w:rFonts w:ascii="Montserrat" w:hAnsi="Montserrat"/>
          <w:sz w:val="24"/>
        </w:rPr>
        <w:t xml:space="preserve"> and</w:t>
      </w:r>
      <w:r w:rsidRPr="00471595">
        <w:rPr>
          <w:rFonts w:ascii="Montserrat" w:hAnsi="Montserrat"/>
          <w:sz w:val="24"/>
        </w:rPr>
        <w:t xml:space="preserve"> managed to get in enough sleep between long watches. I tried hard not to hold it against him</w:t>
      </w:r>
      <w:r w:rsidR="00295153" w:rsidRPr="00471595">
        <w:rPr>
          <w:rFonts w:ascii="Montserrat" w:hAnsi="Montserrat"/>
          <w:sz w:val="24"/>
        </w:rPr>
        <w:t xml:space="preserve"> and</w:t>
      </w:r>
      <w:r w:rsidRPr="00471595">
        <w:rPr>
          <w:rFonts w:ascii="Montserrat" w:hAnsi="Montserrat"/>
          <w:sz w:val="24"/>
        </w:rPr>
        <w:t xml:space="preserve"> most of the time I succeeded.</w:t>
      </w:r>
    </w:p>
    <w:p w14:paraId="48D845EA" w14:textId="21A7D9D0" w:rsidR="00AD35EB" w:rsidRPr="00471595" w:rsidRDefault="00AD35EB" w:rsidP="00515B04">
      <w:pPr>
        <w:numPr>
          <w:ins w:id="991" w:author="Unknown"/>
        </w:numPr>
        <w:rPr>
          <w:rFonts w:ascii="Montserrat" w:hAnsi="Montserrat"/>
          <w:sz w:val="24"/>
        </w:rPr>
      </w:pPr>
      <w:r w:rsidRPr="00471595">
        <w:rPr>
          <w:rFonts w:ascii="Montserrat" w:hAnsi="Montserrat"/>
          <w:sz w:val="24"/>
        </w:rPr>
        <w:tab/>
        <w:t>Awake in spite of myself, I wandered into the shower compartment and skinned out of my uniform. In spite of the efficiency of the material, it was a good idea to recondition it from time to time. A special solution would give it enriched raw materials to repair molecular damage</w:t>
      </w:r>
      <w:r w:rsidR="00295153" w:rsidRPr="00471595">
        <w:rPr>
          <w:rFonts w:ascii="Montserrat" w:hAnsi="Montserrat"/>
          <w:sz w:val="24"/>
        </w:rPr>
        <w:t xml:space="preserve"> and</w:t>
      </w:r>
      <w:r w:rsidRPr="00471595">
        <w:rPr>
          <w:rFonts w:ascii="Montserrat" w:hAnsi="Montserrat"/>
          <w:sz w:val="24"/>
        </w:rPr>
        <w:t xml:space="preserve"> leach out any trace elements it could not metabolize. So the sheathe went into the purge bath while I stepped into a shower. A sheathe will keep you clean</w:t>
      </w:r>
      <w:r w:rsidR="00295153" w:rsidRPr="00471595">
        <w:rPr>
          <w:rFonts w:ascii="Montserrat" w:hAnsi="Montserrat"/>
          <w:sz w:val="24"/>
        </w:rPr>
        <w:t xml:space="preserve"> but</w:t>
      </w:r>
      <w:r w:rsidRPr="00471595">
        <w:rPr>
          <w:rFonts w:ascii="Montserrat" w:hAnsi="Montserrat"/>
          <w:sz w:val="24"/>
        </w:rPr>
        <w:t xml:space="preserve"> it can wear on you and it is no substitute for bathing. As I relaxed in a blanket of steam, my thought wandered to Chief Petty Officer Grant. </w:t>
      </w:r>
    </w:p>
    <w:p w14:paraId="2BFEF9D3" w14:textId="3BF0FB03" w:rsidR="00AD35EB" w:rsidRPr="00471595" w:rsidRDefault="00AD35EB" w:rsidP="00515B04">
      <w:pPr>
        <w:numPr>
          <w:ins w:id="992" w:author="Unknown"/>
        </w:numPr>
        <w:rPr>
          <w:rFonts w:ascii="Montserrat" w:hAnsi="Montserrat"/>
          <w:sz w:val="24"/>
        </w:rPr>
      </w:pPr>
      <w:r w:rsidRPr="00471595">
        <w:rPr>
          <w:rFonts w:ascii="Montserrat" w:hAnsi="Montserrat"/>
          <w:sz w:val="24"/>
        </w:rPr>
        <w:tab/>
        <w:t>It had taken me a while to corner him during that first shake down mission</w:t>
      </w:r>
      <w:r w:rsidR="00295153" w:rsidRPr="00471595">
        <w:rPr>
          <w:rFonts w:ascii="Montserrat" w:hAnsi="Montserrat"/>
          <w:sz w:val="24"/>
        </w:rPr>
        <w:t xml:space="preserve"> but</w:t>
      </w:r>
      <w:r w:rsidRPr="00471595">
        <w:rPr>
          <w:rFonts w:ascii="Montserrat" w:hAnsi="Montserrat"/>
          <w:sz w:val="24"/>
        </w:rPr>
        <w:t xml:space="preserve"> when I finally did confront him he was quite forward with an explanation of his reaction to me. Grant had been a yard dog at the station that the Adventure had operated out of. He had become acquainted with my mother during her assignment aboard that explorer. I guess that he was about in his late twenties, or early thirties then</w:t>
      </w:r>
      <w:r w:rsidR="00295153" w:rsidRPr="00471595">
        <w:rPr>
          <w:rFonts w:ascii="Montserrat" w:hAnsi="Montserrat"/>
          <w:sz w:val="24"/>
        </w:rPr>
        <w:t xml:space="preserve"> and</w:t>
      </w:r>
      <w:r w:rsidRPr="00471595">
        <w:rPr>
          <w:rFonts w:ascii="Montserrat" w:hAnsi="Montserrat"/>
          <w:sz w:val="24"/>
        </w:rPr>
        <w:t xml:space="preserve"> while he didn't say anything about it, I suspect that he got to know Erin Sinclair rather well. When her ship was lost, his only knowledge of the fact came from the ship's failure to return and her failure to rendezvous with him as planned. In time he wormed his way into circles where he could get a real answer as to her fate. On learning the story, he enlisted in the system defense forces of the Solar Authority which proceeded the formation of the Astronautical Navy of the Solar Authority. When he saw me the first time, I was about six years older than my last publicity pictures</w:t>
      </w:r>
      <w:r w:rsidR="00295153" w:rsidRPr="00471595">
        <w:rPr>
          <w:rFonts w:ascii="Montserrat" w:hAnsi="Montserrat"/>
          <w:sz w:val="24"/>
        </w:rPr>
        <w:t xml:space="preserve"> and</w:t>
      </w:r>
      <w:r w:rsidRPr="00471595">
        <w:rPr>
          <w:rFonts w:ascii="Montserrat" w:hAnsi="Montserrat"/>
          <w:sz w:val="24"/>
        </w:rPr>
        <w:t xml:space="preserve"> a dead ringer for my mom. He surprised me though, when I confronted him, because the thing that had bothered him the most was that I resembled my mother in all the subtle ways as well. Idiom, gesture, carriage, manners; so much so that he really did feel himself in the presence of a ghost.</w:t>
      </w:r>
    </w:p>
    <w:p w14:paraId="6FC2E8FE" w14:textId="77777777" w:rsidR="00AD35EB" w:rsidRPr="00471595" w:rsidRDefault="00AD35EB" w:rsidP="00515B04">
      <w:pPr>
        <w:numPr>
          <w:ins w:id="993" w:author="Unknown"/>
        </w:numPr>
        <w:rPr>
          <w:rFonts w:ascii="Montserrat" w:hAnsi="Montserrat"/>
          <w:sz w:val="24"/>
        </w:rPr>
      </w:pPr>
      <w:r w:rsidRPr="00471595">
        <w:rPr>
          <w:rFonts w:ascii="Montserrat" w:hAnsi="Montserrat"/>
          <w:sz w:val="24"/>
        </w:rPr>
        <w:tab/>
        <w:t>I had explained the nature of our close rapport, to account for the similarity. I also explained how my mom had been my only family and he had adopted me on the spot and told me to regard him as my dear old Uncle Jocko. I was delighted, he is an ornery, salty, sensible man. Jocko, perhaps twenty years older than me, makes a great surrogate father. Still, every time he compares me to my mother it sends a chill through me and sets me off to dwelling on aspects of our relationship I still don't understand.</w:t>
      </w:r>
    </w:p>
    <w:p w14:paraId="23715435" w14:textId="77777777" w:rsidR="00AD35EB" w:rsidRPr="00471595" w:rsidRDefault="00AD35EB" w:rsidP="00515B04">
      <w:pPr>
        <w:numPr>
          <w:ins w:id="994" w:author="Unknown"/>
        </w:numPr>
        <w:rPr>
          <w:rFonts w:ascii="Montserrat" w:hAnsi="Montserrat"/>
          <w:sz w:val="24"/>
        </w:rPr>
      </w:pPr>
      <w:r w:rsidRPr="00471595">
        <w:rPr>
          <w:rFonts w:ascii="Montserrat" w:hAnsi="Montserrat"/>
          <w:sz w:val="24"/>
        </w:rPr>
        <w:tab/>
        <w:t>I was lost in thought when it hit me.</w:t>
      </w:r>
    </w:p>
    <w:p w14:paraId="4DB83983" w14:textId="4F22DF64" w:rsidR="00AD35EB" w:rsidRPr="00471595" w:rsidRDefault="00AD35EB" w:rsidP="00515B04">
      <w:pPr>
        <w:numPr>
          <w:ins w:id="995" w:author="Unknown"/>
        </w:numPr>
        <w:rPr>
          <w:rFonts w:ascii="Montserrat" w:hAnsi="Montserrat"/>
          <w:sz w:val="24"/>
        </w:rPr>
      </w:pPr>
      <w:r w:rsidRPr="00471595">
        <w:rPr>
          <w:rFonts w:ascii="Montserrat" w:hAnsi="Montserrat"/>
          <w:sz w:val="24"/>
        </w:rPr>
        <w:tab/>
        <w:t xml:space="preserve">I gasped and braced myself against the wall, because the first thing I thought was that the internal gravity field had collapsed. Then I realized that the sense of falling away that had torn through my mind was more remote, external. I screamed, </w:t>
      </w:r>
      <w:r w:rsidR="000264CD" w:rsidRPr="00471595">
        <w:rPr>
          <w:rFonts w:ascii="Montserrat" w:hAnsi="Montserrat"/>
          <w:sz w:val="24"/>
        </w:rPr>
        <w:t>“</w:t>
      </w:r>
      <w:r w:rsidRPr="00471595">
        <w:rPr>
          <w:rFonts w:ascii="Montserrat" w:hAnsi="Montserrat"/>
          <w:sz w:val="24"/>
        </w:rPr>
        <w:t>Morgan!</w:t>
      </w:r>
      <w:r w:rsidR="000264CD" w:rsidRPr="00471595">
        <w:rPr>
          <w:rFonts w:ascii="Montserrat" w:hAnsi="Montserrat"/>
          <w:sz w:val="24"/>
        </w:rPr>
        <w:t>”</w:t>
      </w:r>
      <w:r w:rsidRPr="00471595">
        <w:rPr>
          <w:rFonts w:ascii="Montserrat" w:hAnsi="Montserrat"/>
          <w:sz w:val="24"/>
        </w:rPr>
        <w:t xml:space="preserve"> As the alarm klaxons started. I darted out of the shower into the common area as Morgan was wriggling out of her nest. She looked panicked and confused—at my actions I realized. I grabbed her and mumbled in warning, </w:t>
      </w:r>
      <w:r w:rsidR="000264CD" w:rsidRPr="00471595">
        <w:rPr>
          <w:rFonts w:ascii="Montserrat" w:hAnsi="Montserrat"/>
          <w:sz w:val="24"/>
        </w:rPr>
        <w:t>“</w:t>
      </w:r>
      <w:r w:rsidRPr="00471595">
        <w:rPr>
          <w:rFonts w:ascii="Montserrat" w:hAnsi="Montserrat"/>
          <w:sz w:val="24"/>
        </w:rPr>
        <w:t>gotta purge your system,</w:t>
      </w:r>
      <w:r w:rsidR="000264CD" w:rsidRPr="00471595">
        <w:rPr>
          <w:rFonts w:ascii="Montserrat" w:hAnsi="Montserrat"/>
          <w:sz w:val="24"/>
        </w:rPr>
        <w:t>”</w:t>
      </w:r>
      <w:r w:rsidRPr="00471595">
        <w:rPr>
          <w:rFonts w:ascii="Montserrat" w:hAnsi="Montserrat"/>
          <w:sz w:val="24"/>
        </w:rPr>
        <w:t xml:space="preserve"> as I invaded her biosphere. The principle psionic abilities are psychokinesis and extra sensory perception. Will and attention. Intent and intuition. Training psionic potential is in part the diffraction of a white light into spectra. One of the six primary colors then, is what we call biokinesis, the manipulation of life (complex bio-electro-chemestry). You could compare what I did at that moment to picking up a book, skimming through the text and ripping out the one or two pages that didn't belong there.</w:t>
      </w:r>
    </w:p>
    <w:p w14:paraId="2F8342A3" w14:textId="16572F79" w:rsidR="00AD35EB" w:rsidRPr="00471595" w:rsidRDefault="00AD35EB" w:rsidP="00515B04">
      <w:pPr>
        <w:numPr>
          <w:ins w:id="996" w:author="Unknown"/>
        </w:numPr>
        <w:rPr>
          <w:rFonts w:ascii="Montserrat" w:hAnsi="Montserrat"/>
          <w:sz w:val="24"/>
        </w:rPr>
      </w:pPr>
      <w:r w:rsidRPr="00471595">
        <w:rPr>
          <w:rFonts w:ascii="Montserrat" w:hAnsi="Montserrat"/>
          <w:sz w:val="24"/>
        </w:rPr>
        <w:tab/>
        <w:t xml:space="preserve">Morgan staggered, barely braced by my warning as the weight of the interface crashed into her mind. And at once she understood. </w:t>
      </w:r>
      <w:r w:rsidR="000264CD" w:rsidRPr="00471595">
        <w:rPr>
          <w:rFonts w:ascii="Montserrat" w:hAnsi="Montserrat"/>
          <w:sz w:val="24"/>
        </w:rPr>
        <w:t>“</w:t>
      </w:r>
      <w:r w:rsidRPr="00471595">
        <w:rPr>
          <w:rFonts w:ascii="Montserrat" w:hAnsi="Montserrat"/>
          <w:sz w:val="24"/>
        </w:rPr>
        <w:t>Oh my God! We're off the chord! We're cut off from our reference line. How deep are we?</w:t>
      </w:r>
      <w:r w:rsidR="000264CD" w:rsidRPr="00471595">
        <w:rPr>
          <w:rFonts w:ascii="Montserrat" w:hAnsi="Montserrat"/>
          <w:sz w:val="24"/>
        </w:rPr>
        <w:t>”</w:t>
      </w:r>
      <w:r w:rsidRPr="00471595">
        <w:rPr>
          <w:rFonts w:ascii="Montserrat" w:hAnsi="Montserrat"/>
          <w:sz w:val="24"/>
        </w:rPr>
        <w:t xml:space="preserve"> She cried, grasping my arms in a crushing grip.</w:t>
      </w:r>
    </w:p>
    <w:p w14:paraId="59A03E35" w14:textId="69CC987A" w:rsidR="00AD35EB" w:rsidRPr="00471595" w:rsidRDefault="00AD35EB" w:rsidP="00515B04">
      <w:pPr>
        <w:numPr>
          <w:ins w:id="99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Without that reference line, we have essentially dropped to infinite depth,</w:t>
      </w:r>
      <w:r w:rsidR="000264CD" w:rsidRPr="00471595">
        <w:rPr>
          <w:rFonts w:ascii="Montserrat" w:hAnsi="Montserrat"/>
          <w:sz w:val="24"/>
        </w:rPr>
        <w:t>”</w:t>
      </w:r>
      <w:r w:rsidRPr="00471595">
        <w:rPr>
          <w:rFonts w:ascii="Montserrat" w:hAnsi="Montserrat"/>
          <w:sz w:val="24"/>
        </w:rPr>
        <w:t xml:space="preserve"> I said. Before either of us could utter another word, the Captain's voice blasted over the com on general address. We were being summoned to the bridge. Immediately. We were out the door at a dead run, neither of us noticing my state of undress. Minutes later we stumbled onto the bridge. The captain took one look at me and dispatched someone to collect my uniform and bring it to me. Then he dragged Morgan and I over to the Disaster Seat. Connor was sitting there, face blanched and locked stiff in his seat. I reached out and discovered his attention was very far away and straining.</w:t>
      </w:r>
    </w:p>
    <w:p w14:paraId="737F4CAB" w14:textId="74557750" w:rsidR="00AD35EB" w:rsidRPr="00471595" w:rsidRDefault="00AD35EB" w:rsidP="00515B04">
      <w:pPr>
        <w:numPr>
          <w:ins w:id="998" w:author="Unknown"/>
        </w:numPr>
        <w:rPr>
          <w:rFonts w:ascii="Montserrat" w:hAnsi="Montserrat"/>
          <w:sz w:val="24"/>
        </w:rPr>
      </w:pPr>
      <w:r w:rsidRPr="00471595">
        <w:rPr>
          <w:rFonts w:ascii="Montserrat" w:hAnsi="Montserrat"/>
          <w:sz w:val="24"/>
        </w:rPr>
        <w:tab/>
        <w:t xml:space="preserve">O'Neal must have guessed I was reading him and pulled me back a step. </w:t>
      </w:r>
      <w:r w:rsidR="000264CD" w:rsidRPr="00471595">
        <w:rPr>
          <w:rFonts w:ascii="Montserrat" w:hAnsi="Montserrat"/>
          <w:sz w:val="24"/>
        </w:rPr>
        <w:t>“</w:t>
      </w:r>
      <w:r w:rsidRPr="00471595">
        <w:rPr>
          <w:rFonts w:ascii="Montserrat" w:hAnsi="Montserrat"/>
          <w:sz w:val="24"/>
        </w:rPr>
        <w:t>Don't break his concentration, right now he s the only link we have with the Task Group,</w:t>
      </w:r>
      <w:r w:rsidR="000264CD" w:rsidRPr="00471595">
        <w:rPr>
          <w:rFonts w:ascii="Montserrat" w:hAnsi="Montserrat"/>
          <w:sz w:val="24"/>
        </w:rPr>
        <w:t>”</w:t>
      </w:r>
      <w:r w:rsidRPr="00471595">
        <w:rPr>
          <w:rFonts w:ascii="Montserrat" w:hAnsi="Montserrat"/>
          <w:sz w:val="24"/>
        </w:rPr>
        <w:t xml:space="preserve"> </w:t>
      </w:r>
      <w:r w:rsidR="000264CD" w:rsidRPr="00471595">
        <w:rPr>
          <w:rFonts w:ascii="Montserrat" w:hAnsi="Montserrat"/>
          <w:sz w:val="24"/>
        </w:rPr>
        <w:t>“</w:t>
      </w:r>
      <w:r w:rsidRPr="00471595">
        <w:rPr>
          <w:rFonts w:ascii="Montserrat" w:hAnsi="Montserrat"/>
          <w:sz w:val="24"/>
        </w:rPr>
        <w:t>I don't know why yet</w:t>
      </w:r>
      <w:r w:rsidR="00295153" w:rsidRPr="00471595">
        <w:rPr>
          <w:rFonts w:ascii="Montserrat" w:hAnsi="Montserrat"/>
          <w:sz w:val="24"/>
        </w:rPr>
        <w:t xml:space="preserve"> but</w:t>
      </w:r>
      <w:r w:rsidRPr="00471595">
        <w:rPr>
          <w:rFonts w:ascii="Montserrat" w:hAnsi="Montserrat"/>
          <w:sz w:val="24"/>
        </w:rPr>
        <w:t xml:space="preserve"> the Interface Com Net has crashed,</w:t>
      </w:r>
      <w:r w:rsidR="000264CD" w:rsidRPr="00471595">
        <w:rPr>
          <w:rFonts w:ascii="Montserrat" w:hAnsi="Montserrat"/>
          <w:sz w:val="24"/>
        </w:rPr>
        <w:t>”</w:t>
      </w:r>
      <w:r w:rsidRPr="00471595">
        <w:rPr>
          <w:rFonts w:ascii="Montserrat" w:hAnsi="Montserrat"/>
          <w:sz w:val="24"/>
        </w:rPr>
        <w:t xml:space="preserve"> he added as he saw me about to speak. I shook my head and interrupted before he could go on.</w:t>
      </w:r>
    </w:p>
    <w:p w14:paraId="75AD3F05" w14:textId="013F252D" w:rsidR="00AD35EB" w:rsidRPr="00471595" w:rsidRDefault="00AD35EB" w:rsidP="00515B04">
      <w:pPr>
        <w:numPr>
          <w:ins w:id="99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Captain, that's not the biggest problem,</w:t>
      </w:r>
      <w:r w:rsidR="000264CD" w:rsidRPr="00471595">
        <w:rPr>
          <w:rFonts w:ascii="Montserrat" w:hAnsi="Montserrat"/>
          <w:sz w:val="24"/>
        </w:rPr>
        <w:t>”</w:t>
      </w:r>
      <w:r w:rsidRPr="00471595">
        <w:rPr>
          <w:rFonts w:ascii="Montserrat" w:hAnsi="Montserrat"/>
          <w:sz w:val="24"/>
        </w:rPr>
        <w:t xml:space="preserve"> I declared. O'Neal gave me a stern look. </w:t>
      </w:r>
      <w:r w:rsidR="000264CD" w:rsidRPr="00471595">
        <w:rPr>
          <w:rFonts w:ascii="Montserrat" w:hAnsi="Montserrat"/>
          <w:sz w:val="24"/>
        </w:rPr>
        <w:t>“</w:t>
      </w:r>
      <w:r w:rsidRPr="00471595">
        <w:rPr>
          <w:rFonts w:ascii="Montserrat" w:hAnsi="Montserrat"/>
          <w:sz w:val="24"/>
        </w:rPr>
        <w:t>I'm not sure if Connor would have noticed it, he's not hypersensitive to the Interface. Captain we've dropped off the chord. When we went out of phase with the Task Group that must have cut the Com Net.</w:t>
      </w:r>
    </w:p>
    <w:p w14:paraId="1257893F" w14:textId="19F2D99B" w:rsidR="00AD35EB" w:rsidRPr="00471595" w:rsidRDefault="00AD35EB" w:rsidP="00515B04">
      <w:pPr>
        <w:numPr>
          <w:ins w:id="1000" w:author="Unknown"/>
        </w:numPr>
        <w:rPr>
          <w:rFonts w:ascii="Montserrat" w:hAnsi="Montserrat"/>
          <w:sz w:val="24"/>
        </w:rPr>
      </w:pPr>
      <w:r w:rsidRPr="00471595">
        <w:rPr>
          <w:rFonts w:ascii="Montserrat" w:hAnsi="Montserrat"/>
          <w:sz w:val="24"/>
        </w:rPr>
        <w:tab/>
        <w:t xml:space="preserve">Connor interrupted the captain, still in his trance, to announce, </w:t>
      </w:r>
      <w:r w:rsidR="000264CD" w:rsidRPr="00471595">
        <w:rPr>
          <w:rFonts w:ascii="Montserrat" w:hAnsi="Montserrat"/>
          <w:sz w:val="24"/>
        </w:rPr>
        <w:t>“</w:t>
      </w:r>
      <w:r w:rsidRPr="00471595">
        <w:rPr>
          <w:rFonts w:ascii="Montserrat" w:hAnsi="Montserrat"/>
          <w:sz w:val="24"/>
        </w:rPr>
        <w:t>Sir, Hawkins on Azael reports that they've lost the net as well. I agree with Arden, sir, we've lost the chord somehow. Anything to relay?</w:t>
      </w:r>
      <w:r w:rsidR="000264CD" w:rsidRPr="00471595">
        <w:rPr>
          <w:rFonts w:ascii="Montserrat" w:hAnsi="Montserrat"/>
          <w:sz w:val="24"/>
        </w:rPr>
        <w:t>”</w:t>
      </w:r>
    </w:p>
    <w:p w14:paraId="4338F50D" w14:textId="33CAB297" w:rsidR="00AD35EB" w:rsidRPr="00471595" w:rsidRDefault="00AD35EB" w:rsidP="00515B04">
      <w:pPr>
        <w:numPr>
          <w:ins w:id="1001" w:author="Unknown"/>
        </w:numPr>
        <w:rPr>
          <w:rFonts w:ascii="Montserrat" w:hAnsi="Montserrat"/>
          <w:sz w:val="24"/>
        </w:rPr>
      </w:pPr>
      <w:r w:rsidRPr="00471595">
        <w:rPr>
          <w:rFonts w:ascii="Montserrat" w:hAnsi="Montserrat"/>
          <w:sz w:val="24"/>
        </w:rPr>
        <w:tab/>
        <w:t xml:space="preserve">O'Neal didn't pause. </w:t>
      </w:r>
      <w:r w:rsidR="000264CD" w:rsidRPr="00471595">
        <w:rPr>
          <w:rFonts w:ascii="Montserrat" w:hAnsi="Montserrat"/>
          <w:sz w:val="24"/>
        </w:rPr>
        <w:t>“</w:t>
      </w:r>
      <w:r w:rsidRPr="00471595">
        <w:rPr>
          <w:rFonts w:ascii="Montserrat" w:hAnsi="Montserrat"/>
          <w:sz w:val="24"/>
        </w:rPr>
        <w:t>Affirmative, relay back our situation and advise strongly making telepathic links ship to ship throughout the Task Group, we'll do the same. If we can regain contact with anybody still on the chord we might be able to correct this situation,</w:t>
      </w:r>
      <w:r w:rsidR="000264CD" w:rsidRPr="00471595">
        <w:rPr>
          <w:rFonts w:ascii="Montserrat" w:hAnsi="Montserrat"/>
          <w:sz w:val="24"/>
        </w:rPr>
        <w:t>”</w:t>
      </w:r>
      <w:r w:rsidRPr="00471595">
        <w:rPr>
          <w:rFonts w:ascii="Montserrat" w:hAnsi="Montserrat"/>
          <w:sz w:val="24"/>
        </w:rPr>
        <w:t xml:space="preserve"> he turned to Morgan and me. </w:t>
      </w:r>
      <w:r w:rsidR="000264CD" w:rsidRPr="00471595">
        <w:rPr>
          <w:rFonts w:ascii="Montserrat" w:hAnsi="Montserrat"/>
          <w:sz w:val="24"/>
        </w:rPr>
        <w:t>“</w:t>
      </w:r>
      <w:r w:rsidRPr="00471595">
        <w:rPr>
          <w:rFonts w:ascii="Montserrat" w:hAnsi="Montserrat"/>
          <w:sz w:val="24"/>
        </w:rPr>
        <w:t>This might feel like a mistake to you</w:t>
      </w:r>
      <w:r w:rsidR="00295153" w:rsidRPr="00471595">
        <w:rPr>
          <w:rFonts w:ascii="Montserrat" w:hAnsi="Montserrat"/>
          <w:sz w:val="24"/>
        </w:rPr>
        <w:t xml:space="preserve"> but</w:t>
      </w:r>
      <w:r w:rsidRPr="00471595">
        <w:rPr>
          <w:rFonts w:ascii="Montserrat" w:hAnsi="Montserrat"/>
          <w:sz w:val="24"/>
        </w:rPr>
        <w:t xml:space="preserve"> we need answers before we can act. Get in touch with as many other ships as you can.</w:t>
      </w:r>
      <w:r w:rsidR="000264CD" w:rsidRPr="00471595">
        <w:rPr>
          <w:rFonts w:ascii="Montserrat" w:hAnsi="Montserrat"/>
          <w:sz w:val="24"/>
        </w:rPr>
        <w:t>”</w:t>
      </w:r>
    </w:p>
    <w:p w14:paraId="7B1DD247" w14:textId="6D6A296A" w:rsidR="00AD35EB" w:rsidRPr="00471595" w:rsidRDefault="00AD35EB" w:rsidP="00515B04">
      <w:pPr>
        <w:numPr>
          <w:ins w:id="100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Aye, Captain,</w:t>
      </w:r>
      <w:r w:rsidR="000264CD" w:rsidRPr="00471595">
        <w:rPr>
          <w:rFonts w:ascii="Montserrat" w:hAnsi="Montserrat"/>
          <w:sz w:val="24"/>
        </w:rPr>
        <w:t>”</w:t>
      </w:r>
      <w:r w:rsidRPr="00471595">
        <w:rPr>
          <w:rFonts w:ascii="Montserrat" w:hAnsi="Montserrat"/>
          <w:sz w:val="24"/>
        </w:rPr>
        <w:t xml:space="preserve"> we snapped, stealing a couple of chairs. Spurred by a renewed sense of </w:t>
      </w:r>
      <w:r w:rsidR="000264CD" w:rsidRPr="00471595">
        <w:rPr>
          <w:rFonts w:ascii="Montserrat" w:hAnsi="Montserrat"/>
          <w:sz w:val="24"/>
        </w:rPr>
        <w:t>“</w:t>
      </w:r>
      <w:r w:rsidRPr="00471595">
        <w:rPr>
          <w:rFonts w:ascii="Montserrat" w:hAnsi="Montserrat"/>
          <w:sz w:val="24"/>
        </w:rPr>
        <w:t>panic time</w:t>
      </w:r>
      <w:r w:rsidR="000264CD" w:rsidRPr="00471595">
        <w:rPr>
          <w:rFonts w:ascii="Montserrat" w:hAnsi="Montserrat"/>
          <w:sz w:val="24"/>
        </w:rPr>
        <w:t>”</w:t>
      </w:r>
      <w:r w:rsidRPr="00471595">
        <w:rPr>
          <w:rFonts w:ascii="Montserrat" w:hAnsi="Montserrat"/>
          <w:sz w:val="24"/>
        </w:rPr>
        <w:t xml:space="preserve"> I shifted up into my highest threshold. Telepathy is a strange ability. It is not remotely a spatial phenomenon. Telepathic proximity is measured in terms of intimacy. During our Asset Training for this mission, each of us assigned to Task Group Three had voluntarily slept at least once with all of the others so that we would have the best chance possible—know each other well enough—to find each other at a time like this. Group by group we drew together in concert until we had a total net that would support itself, a world-mind of sixty people. A waking dream. All three of us noticeably relaxed then</w:t>
      </w:r>
      <w:r w:rsidR="00295153" w:rsidRPr="00471595">
        <w:rPr>
          <w:rFonts w:ascii="Montserrat" w:hAnsi="Montserrat"/>
          <w:sz w:val="24"/>
        </w:rPr>
        <w:t xml:space="preserve"> and</w:t>
      </w:r>
      <w:r w:rsidRPr="00471595">
        <w:rPr>
          <w:rFonts w:ascii="Montserrat" w:hAnsi="Montserrat"/>
          <w:sz w:val="24"/>
        </w:rPr>
        <w:t xml:space="preserve"> opened our eyes to report to the captain. </w:t>
      </w:r>
    </w:p>
    <w:p w14:paraId="4218F6D6" w14:textId="77777777" w:rsidR="00AD35EB" w:rsidRPr="00471595" w:rsidRDefault="00AD35EB" w:rsidP="00515B04">
      <w:pPr>
        <w:numPr>
          <w:ins w:id="1003" w:author="Unknown"/>
        </w:numPr>
        <w:rPr>
          <w:rFonts w:ascii="Montserrat" w:hAnsi="Montserrat"/>
          <w:sz w:val="24"/>
        </w:rPr>
      </w:pPr>
      <w:r w:rsidRPr="00471595">
        <w:rPr>
          <w:rFonts w:ascii="Montserrat" w:hAnsi="Montserrat"/>
          <w:sz w:val="24"/>
        </w:rPr>
        <w:tab/>
        <w:t>First the good news. All ships accounted for. The bad news was that all of the ships had lost the chord at the same time. A consensus of preliminary assessments pointed to a chain translation error. At the beginning of this dive, the coordinated dive program transmitted to all the ships had probably contained a fault. Corrupted data had instructed all of the ships to cut the chord. Without reference points, any dive is an infinite dive, because any group of coordinates is as good as another—the classic definition of a four dimensional geometry, the universe is an object who's center is everywhere and who's circumference is nowhere; all points are in direct contact. At the moment we were literally halfway to anywhere, right in the middle of nowhere.</w:t>
      </w:r>
    </w:p>
    <w:p w14:paraId="52C2521F" w14:textId="5BC7D444" w:rsidR="00AD35EB" w:rsidRPr="00471595" w:rsidRDefault="00AD35EB" w:rsidP="00515B04">
      <w:pPr>
        <w:numPr>
          <w:ins w:id="1004" w:author="Unknown"/>
        </w:numPr>
        <w:rPr>
          <w:rFonts w:ascii="Montserrat" w:hAnsi="Montserrat"/>
          <w:sz w:val="24"/>
        </w:rPr>
      </w:pPr>
      <w:r w:rsidRPr="00471595">
        <w:rPr>
          <w:rFonts w:ascii="Montserrat" w:hAnsi="Montserrat"/>
          <w:sz w:val="24"/>
        </w:rPr>
        <w:tab/>
        <w:t xml:space="preserve">O'Neal turned to me, </w:t>
      </w:r>
      <w:r w:rsidR="000264CD" w:rsidRPr="00471595">
        <w:rPr>
          <w:rFonts w:ascii="Montserrat" w:hAnsi="Montserrat"/>
          <w:sz w:val="24"/>
        </w:rPr>
        <w:t>“</w:t>
      </w:r>
      <w:r w:rsidRPr="00471595">
        <w:rPr>
          <w:rFonts w:ascii="Montserrat" w:hAnsi="Montserrat"/>
          <w:sz w:val="24"/>
        </w:rPr>
        <w:t>Arden, you are the closest thing we have to an expert in this matter. What is your analysis?</w:t>
      </w:r>
      <w:r w:rsidR="000264CD" w:rsidRPr="00471595">
        <w:rPr>
          <w:rFonts w:ascii="Montserrat" w:hAnsi="Montserrat"/>
          <w:sz w:val="24"/>
        </w:rPr>
        <w:t>”</w:t>
      </w:r>
      <w:r w:rsidRPr="00471595">
        <w:rPr>
          <w:rFonts w:ascii="Montserrat" w:hAnsi="Montserrat"/>
          <w:sz w:val="24"/>
        </w:rPr>
        <w:t xml:space="preserve"> I opened my mouth to object. I didn't see that I knew anything more about this situation than anybody else. Then I realized it wasn't true. Any active has something to say about the mechanics of translation. Not every active participated in translating that understanding into comprehensive physics. I shut my mouth and considered the problem. There is nothing as stupid as a computer, because it will literally do anything you tell it to. An active has a sense of self preservation. Since I was involved in teaching a computer how to translate, I had spent more time than any other active—besides my mother—thinking about what could go wrong in translation, how and why. </w:t>
      </w:r>
    </w:p>
    <w:p w14:paraId="03D55C10" w14:textId="13C6898E" w:rsidR="00AD35EB" w:rsidRPr="00471595" w:rsidRDefault="00AD35EB" w:rsidP="00515B04">
      <w:pPr>
        <w:numPr>
          <w:ins w:id="1005"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We're not hopelessly lost,</w:t>
      </w:r>
      <w:r w:rsidR="000264CD" w:rsidRPr="00471595">
        <w:rPr>
          <w:rFonts w:ascii="Montserrat" w:hAnsi="Montserrat"/>
          <w:sz w:val="24"/>
        </w:rPr>
        <w:t>”</w:t>
      </w:r>
      <w:r w:rsidRPr="00471595">
        <w:rPr>
          <w:rFonts w:ascii="Montserrat" w:hAnsi="Montserrat"/>
          <w:sz w:val="24"/>
        </w:rPr>
        <w:t xml:space="preserve"> I assured him, realizing it myself as I told him. </w:t>
      </w:r>
      <w:r w:rsidR="000264CD" w:rsidRPr="00471595">
        <w:rPr>
          <w:rFonts w:ascii="Montserrat" w:hAnsi="Montserrat"/>
          <w:sz w:val="24"/>
        </w:rPr>
        <w:t>“</w:t>
      </w:r>
      <w:r w:rsidRPr="00471595">
        <w:rPr>
          <w:rFonts w:ascii="Montserrat" w:hAnsi="Montserrat"/>
          <w:sz w:val="24"/>
        </w:rPr>
        <w:t>Since we are still experiencing subjective time, the ship is still plotting a chord,</w:t>
      </w:r>
      <w:r w:rsidR="000264CD" w:rsidRPr="00471595">
        <w:rPr>
          <w:rFonts w:ascii="Montserrat" w:hAnsi="Montserrat"/>
          <w:sz w:val="24"/>
        </w:rPr>
        <w:t>”</w:t>
      </w:r>
      <w:r w:rsidRPr="00471595">
        <w:rPr>
          <w:rFonts w:ascii="Montserrat" w:hAnsi="Montserrat"/>
          <w:sz w:val="24"/>
        </w:rPr>
        <w:t xml:space="preserve"> I explained. I closed my eyes and analyzed the twisting flow of the interface around us. I could pick up the other ships, each just slightly out of phase</w:t>
      </w:r>
      <w:r w:rsidR="00295153" w:rsidRPr="00471595">
        <w:rPr>
          <w:rFonts w:ascii="Montserrat" w:hAnsi="Montserrat"/>
          <w:sz w:val="24"/>
        </w:rPr>
        <w:t xml:space="preserve"> but</w:t>
      </w:r>
      <w:r w:rsidRPr="00471595">
        <w:rPr>
          <w:rFonts w:ascii="Montserrat" w:hAnsi="Montserrat"/>
          <w:sz w:val="24"/>
        </w:rPr>
        <w:t xml:space="preserve"> I could not establish an inertial track with the surface.</w:t>
      </w:r>
    </w:p>
    <w:p w14:paraId="2B397B66" w14:textId="117488E5" w:rsidR="00AD35EB" w:rsidRPr="00471595" w:rsidRDefault="00AD35EB" w:rsidP="00515B04">
      <w:pPr>
        <w:numPr>
          <w:ins w:id="100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What does subjective time have to do with it?</w:t>
      </w:r>
      <w:r w:rsidR="000264CD" w:rsidRPr="00471595">
        <w:rPr>
          <w:rFonts w:ascii="Montserrat" w:hAnsi="Montserrat"/>
          <w:sz w:val="24"/>
        </w:rPr>
        <w:t>”</w:t>
      </w:r>
      <w:r w:rsidRPr="00471595">
        <w:rPr>
          <w:rFonts w:ascii="Montserrat" w:hAnsi="Montserrat"/>
          <w:sz w:val="24"/>
        </w:rPr>
        <w:t xml:space="preserve"> O'Neal broke into my thoughts.</w:t>
      </w:r>
    </w:p>
    <w:p w14:paraId="573FCAA0" w14:textId="0AE7561F" w:rsidR="00AD35EB" w:rsidRPr="00471595" w:rsidRDefault="00AD35EB" w:rsidP="00515B04">
      <w:pPr>
        <w:numPr>
          <w:ins w:id="100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Time is not a factor in point to point translation,</w:t>
      </w:r>
      <w:r w:rsidR="000264CD" w:rsidRPr="00471595">
        <w:rPr>
          <w:rFonts w:ascii="Montserrat" w:hAnsi="Montserrat"/>
          <w:sz w:val="24"/>
        </w:rPr>
        <w:t>”</w:t>
      </w:r>
      <w:r w:rsidRPr="00471595">
        <w:rPr>
          <w:rFonts w:ascii="Montserrat" w:hAnsi="Montserrat"/>
          <w:sz w:val="24"/>
        </w:rPr>
        <w:t xml:space="preserve"> I answered, still trying to figure out what sort of curve the Interface Drive was calculating. </w:t>
      </w:r>
      <w:r w:rsidR="000264CD" w:rsidRPr="00471595">
        <w:rPr>
          <w:rFonts w:ascii="Montserrat" w:hAnsi="Montserrat"/>
          <w:sz w:val="24"/>
        </w:rPr>
        <w:t>“</w:t>
      </w:r>
      <w:r w:rsidRPr="00471595">
        <w:rPr>
          <w:rFonts w:ascii="Montserrat" w:hAnsi="Montserrat"/>
          <w:sz w:val="24"/>
        </w:rPr>
        <w:t>If we hadn't designed the system to check itself, we wouldn't have subjective time. A static translation is instantaneous</w:t>
      </w:r>
      <w:r w:rsidR="00295153" w:rsidRPr="00471595">
        <w:rPr>
          <w:rFonts w:ascii="Montserrat" w:hAnsi="Montserrat"/>
          <w:sz w:val="24"/>
        </w:rPr>
        <w:t xml:space="preserve"> but</w:t>
      </w:r>
      <w:r w:rsidRPr="00471595">
        <w:rPr>
          <w:rFonts w:ascii="Montserrat" w:hAnsi="Montserrat"/>
          <w:sz w:val="24"/>
        </w:rPr>
        <w:t xml:space="preserve"> a dynamic translation makes contact with the surface all along our track. Alpha and Omega translations are read-write operations, while the chord translations are read-only translations. Here and now, we are existing in the system's processing loop. I'm not sure you can call this a literal state of existence, because theoretically, we are inhabiting an artificial mental construct,</w:t>
      </w:r>
      <w:r w:rsidR="000264CD" w:rsidRPr="00471595">
        <w:rPr>
          <w:rFonts w:ascii="Montserrat" w:hAnsi="Montserrat"/>
          <w:sz w:val="24"/>
        </w:rPr>
        <w:t>”</w:t>
      </w:r>
      <w:r w:rsidRPr="00471595">
        <w:rPr>
          <w:rFonts w:ascii="Montserrat" w:hAnsi="Montserrat"/>
          <w:sz w:val="24"/>
        </w:rPr>
        <w:t xml:space="preserve"> I explained remotely while continuing my scan. </w:t>
      </w:r>
    </w:p>
    <w:p w14:paraId="454D3C68" w14:textId="29234848" w:rsidR="00AD35EB" w:rsidRPr="00471595" w:rsidRDefault="00AD35EB" w:rsidP="00515B04">
      <w:pPr>
        <w:numPr>
          <w:ins w:id="100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So far,</w:t>
      </w:r>
      <w:r w:rsidR="000264CD" w:rsidRPr="00471595">
        <w:rPr>
          <w:rFonts w:ascii="Montserrat" w:hAnsi="Montserrat"/>
          <w:sz w:val="24"/>
        </w:rPr>
        <w:t>”</w:t>
      </w:r>
      <w:r w:rsidRPr="00471595">
        <w:rPr>
          <w:rFonts w:ascii="Montserrat" w:hAnsi="Montserrat"/>
          <w:sz w:val="24"/>
        </w:rPr>
        <w:t xml:space="preserve"> I amended, </w:t>
      </w:r>
      <w:r w:rsidR="000264CD" w:rsidRPr="00471595">
        <w:rPr>
          <w:rFonts w:ascii="Montserrat" w:hAnsi="Montserrat"/>
          <w:sz w:val="24"/>
        </w:rPr>
        <w:t>“</w:t>
      </w:r>
      <w:r w:rsidRPr="00471595">
        <w:rPr>
          <w:rFonts w:ascii="Montserrat" w:hAnsi="Montserrat"/>
          <w:sz w:val="24"/>
        </w:rPr>
        <w:t>all we have to worry about is the fact that we have lost our inertial plot. We don't know where we are, we just know that we are not where the ship thinks we are. Chances are Gabriel could reach the end of the program and surface at whatever point falls on the mark. We might be light years off course</w:t>
      </w:r>
      <w:r w:rsidR="00295153" w:rsidRPr="00471595">
        <w:rPr>
          <w:rFonts w:ascii="Montserrat" w:hAnsi="Montserrat"/>
          <w:sz w:val="24"/>
        </w:rPr>
        <w:t xml:space="preserve"> but</w:t>
      </w:r>
      <w:r w:rsidRPr="00471595">
        <w:rPr>
          <w:rFonts w:ascii="Montserrat" w:hAnsi="Montserrat"/>
          <w:sz w:val="24"/>
        </w:rPr>
        <w:t xml:space="preserve"> at least we would have emerged on the surface. Alternatively, we could go on forever, live out our lives in these little pocket realities and never reintegrate with the surface. As far as the rest of the universe is concerned, we dissolved and didn't resolve again.</w:t>
      </w:r>
    </w:p>
    <w:p w14:paraId="3F134B48" w14:textId="532B6917" w:rsidR="00AD35EB" w:rsidRPr="00471595" w:rsidRDefault="00AD35EB" w:rsidP="00515B04">
      <w:pPr>
        <w:numPr>
          <w:ins w:id="100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Are you actually saying that the ship creates an artificial reality?,</w:t>
      </w:r>
      <w:r w:rsidR="000264CD" w:rsidRPr="00471595">
        <w:rPr>
          <w:rFonts w:ascii="Montserrat" w:hAnsi="Montserrat"/>
          <w:sz w:val="24"/>
        </w:rPr>
        <w:t>”</w:t>
      </w:r>
      <w:r w:rsidRPr="00471595">
        <w:rPr>
          <w:rFonts w:ascii="Montserrat" w:hAnsi="Montserrat"/>
          <w:sz w:val="24"/>
        </w:rPr>
        <w:t xml:space="preserve"> Interrupted Angelica Thompson. O'Neal stared at her and then at me and raised his eyebrow.</w:t>
      </w:r>
    </w:p>
    <w:p w14:paraId="623BD967" w14:textId="7EF6FCC8" w:rsidR="00AD35EB" w:rsidRPr="00471595" w:rsidRDefault="00AD35EB" w:rsidP="00515B04">
      <w:pPr>
        <w:numPr>
          <w:ins w:id="101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Well, yes and no. It is a pocket reality. We experience it as reality because it provides structured space and time for us to interact in, it is not, however, a part of our native continuity. It is sort of like a waking dream,</w:t>
      </w:r>
      <w:r w:rsidR="000264CD" w:rsidRPr="00471595">
        <w:rPr>
          <w:rFonts w:ascii="Montserrat" w:hAnsi="Montserrat"/>
          <w:sz w:val="24"/>
        </w:rPr>
        <w:t>”</w:t>
      </w:r>
      <w:r w:rsidRPr="00471595">
        <w:rPr>
          <w:rFonts w:ascii="Montserrat" w:hAnsi="Montserrat"/>
          <w:sz w:val="24"/>
        </w:rPr>
        <w:t xml:space="preserve"> I elaborated. </w:t>
      </w:r>
    </w:p>
    <w:p w14:paraId="2D1032DD" w14:textId="08E84661" w:rsidR="00AD35EB" w:rsidRPr="00471595" w:rsidRDefault="00AD35EB" w:rsidP="00515B04">
      <w:pPr>
        <w:numPr>
          <w:ins w:id="1011"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Or a nightmare,</w:t>
      </w:r>
      <w:r w:rsidR="000264CD" w:rsidRPr="00471595">
        <w:rPr>
          <w:rFonts w:ascii="Montserrat" w:hAnsi="Montserrat"/>
          <w:sz w:val="24"/>
        </w:rPr>
        <w:t>”</w:t>
      </w:r>
      <w:r w:rsidRPr="00471595">
        <w:rPr>
          <w:rFonts w:ascii="Montserrat" w:hAnsi="Montserrat"/>
          <w:sz w:val="24"/>
        </w:rPr>
        <w:t xml:space="preserve"> O'Neal mused. </w:t>
      </w:r>
      <w:r w:rsidR="000264CD" w:rsidRPr="00471595">
        <w:rPr>
          <w:rFonts w:ascii="Montserrat" w:hAnsi="Montserrat"/>
          <w:sz w:val="24"/>
        </w:rPr>
        <w:t>“</w:t>
      </w:r>
      <w:r w:rsidRPr="00471595">
        <w:rPr>
          <w:rFonts w:ascii="Montserrat" w:hAnsi="Montserrat"/>
          <w:sz w:val="24"/>
        </w:rPr>
        <w:t>If we ever get out of this you are going to have to explain this all to me again very carefully. But for now let's work on getting out of this. Can you determine what chord we've shifted to?</w:t>
      </w:r>
      <w:r w:rsidR="000264CD" w:rsidRPr="00471595">
        <w:rPr>
          <w:rFonts w:ascii="Montserrat" w:hAnsi="Montserrat"/>
          <w:sz w:val="24"/>
        </w:rPr>
        <w:t>”</w:t>
      </w:r>
    </w:p>
    <w:p w14:paraId="617C1815" w14:textId="2B665070" w:rsidR="00AD35EB" w:rsidRPr="00471595" w:rsidRDefault="00AD35EB" w:rsidP="00515B04">
      <w:pPr>
        <w:numPr>
          <w:ins w:id="1012" w:author="Unknown"/>
        </w:numPr>
        <w:rPr>
          <w:rFonts w:ascii="Montserrat" w:hAnsi="Montserrat"/>
          <w:sz w:val="24"/>
        </w:rPr>
      </w:pPr>
      <w:r w:rsidRPr="00471595">
        <w:rPr>
          <w:rFonts w:ascii="Montserrat" w:hAnsi="Montserrat"/>
          <w:sz w:val="24"/>
        </w:rPr>
        <w:tab/>
        <w:t xml:space="preserve">I shrugged. I was still looking but I couldn't compensate for our displacement. </w:t>
      </w:r>
      <w:r w:rsidR="000264CD" w:rsidRPr="00471595">
        <w:rPr>
          <w:rFonts w:ascii="Montserrat" w:hAnsi="Montserrat"/>
          <w:sz w:val="24"/>
        </w:rPr>
        <w:t>“</w:t>
      </w:r>
      <w:r w:rsidRPr="00471595">
        <w:rPr>
          <w:rFonts w:ascii="Montserrat" w:hAnsi="Montserrat"/>
          <w:sz w:val="24"/>
        </w:rPr>
        <w:t>No, we're not on a chord exactly. Perhaps we are on a curving reference scheme. Whatever the case may be, it is still trying to get somewhere. It is still thinking about where to go. There is probably some kind of feed-back loop in the calculations which produces a sliding reference. That would account for why I can't achieve my own surface reference. If I knew how we were deviating I might be able to adjust my own calculations.</w:t>
      </w:r>
      <w:r w:rsidR="000264CD" w:rsidRPr="00471595">
        <w:rPr>
          <w:rFonts w:ascii="Montserrat" w:hAnsi="Montserrat"/>
          <w:sz w:val="24"/>
        </w:rPr>
        <w:t>”</w:t>
      </w:r>
    </w:p>
    <w:p w14:paraId="70B4C8A0" w14:textId="77777777" w:rsidR="00AD35EB" w:rsidRPr="00471595" w:rsidRDefault="00AD35EB" w:rsidP="00515B04">
      <w:pPr>
        <w:numPr>
          <w:ins w:id="1013" w:author="Unknown"/>
        </w:numPr>
        <w:rPr>
          <w:rFonts w:ascii="Montserrat" w:hAnsi="Montserrat"/>
          <w:sz w:val="24"/>
        </w:rPr>
      </w:pPr>
      <w:r w:rsidRPr="00471595">
        <w:rPr>
          <w:rFonts w:ascii="Montserrat" w:hAnsi="Montserrat"/>
          <w:sz w:val="24"/>
        </w:rPr>
        <w:tab/>
        <w:t>—————————————————————</w:t>
      </w:r>
      <w:r w:rsidRPr="00471595">
        <w:rPr>
          <w:rFonts w:ascii="Montserrat" w:hAnsi="Montserrat"/>
          <w:sz w:val="24"/>
        </w:rPr>
        <w:tab/>
      </w:r>
    </w:p>
    <w:p w14:paraId="62818AA6" w14:textId="77777777" w:rsidR="00AD35EB" w:rsidRPr="00471595" w:rsidRDefault="00AD35EB" w:rsidP="00515B04">
      <w:pPr>
        <w:numPr>
          <w:ins w:id="1014" w:author="Unknown"/>
        </w:numPr>
        <w:rPr>
          <w:rFonts w:ascii="Montserrat" w:hAnsi="Montserrat"/>
          <w:sz w:val="24"/>
        </w:rPr>
      </w:pPr>
      <w:r w:rsidRPr="00471595">
        <w:rPr>
          <w:rFonts w:ascii="Montserrat" w:hAnsi="Montserrat"/>
          <w:sz w:val="24"/>
        </w:rPr>
        <w:t xml:space="preserve">My conversation with Captain O'Neal reverberated through the world-mind of our telepathic net. Some captains had to go dig into their technical archives to find confirmation of my basic conclusions. If I'd had another captain besides O'Neal I doubt I would have been listened to. As it was, it summed up the situation. While I slinked away into the Captain's ready room to slither into my uniform, other authorities and assets were consulted. Diagnostic scans on all twenty drives were made and compared, with data from their inertial logs. By the time I stepped back onto the bridge, the captain was making a situation report to the Admiral. Analysis of the logs and current calculations on the drive status repeating display confirmed my suspicions. We were locked into an uncontrolled dive. </w:t>
      </w:r>
    </w:p>
    <w:p w14:paraId="1EB0EB22" w14:textId="77777777" w:rsidR="00AD35EB" w:rsidRPr="00471595" w:rsidRDefault="00AD35EB" w:rsidP="00515B04">
      <w:pPr>
        <w:numPr>
          <w:ins w:id="1015" w:author="Unknown"/>
        </w:numPr>
        <w:rPr>
          <w:rFonts w:ascii="Montserrat" w:hAnsi="Montserrat"/>
          <w:sz w:val="24"/>
        </w:rPr>
      </w:pPr>
      <w:r w:rsidRPr="00471595">
        <w:rPr>
          <w:rFonts w:ascii="Montserrat" w:hAnsi="Montserrat"/>
          <w:sz w:val="24"/>
        </w:rPr>
        <w:tab/>
        <w:t>With great effort, over the next several hours we managed to isolate the corrupted segment of the program and identify it. The fault was in the error checking code. At some point it had gone senile and had started correcting non-existent errors in the chord translations. At some point it had noticed that the resultant data conflicted with the alpha reference point, so it had corrected that bit of data too. From that analysis, we assembled a corrected plot. The news was not good. We were on a tumbling chord, which presented no close surface references.</w:t>
      </w:r>
    </w:p>
    <w:p w14:paraId="04392F41" w14:textId="77777777" w:rsidR="00AD35EB" w:rsidRPr="00471595" w:rsidRDefault="00AD35EB" w:rsidP="00515B04">
      <w:pPr>
        <w:numPr>
          <w:ins w:id="1016" w:author="Unknown"/>
        </w:numPr>
        <w:rPr>
          <w:rFonts w:ascii="Montserrat" w:hAnsi="Montserrat"/>
          <w:sz w:val="24"/>
        </w:rPr>
      </w:pPr>
      <w:r w:rsidRPr="00471595">
        <w:rPr>
          <w:rFonts w:ascii="Montserrat" w:hAnsi="Montserrat"/>
          <w:sz w:val="24"/>
        </w:rPr>
        <w:tab/>
        <w:t>—————————————————————</w:t>
      </w:r>
      <w:r w:rsidRPr="00471595">
        <w:rPr>
          <w:rFonts w:ascii="Montserrat" w:hAnsi="Montserrat"/>
          <w:sz w:val="24"/>
        </w:rPr>
        <w:tab/>
      </w:r>
    </w:p>
    <w:p w14:paraId="20D6710F" w14:textId="14E883A7" w:rsidR="00AD35EB" w:rsidRPr="00471595" w:rsidRDefault="00AD35EB" w:rsidP="00515B04">
      <w:pPr>
        <w:numPr>
          <w:ins w:id="1017" w:author="Unknown"/>
        </w:numPr>
        <w:rPr>
          <w:rFonts w:ascii="Montserrat" w:hAnsi="Montserrat"/>
          <w:sz w:val="24"/>
        </w:rPr>
      </w:pPr>
      <w:r w:rsidRPr="00471595">
        <w:rPr>
          <w:rFonts w:ascii="Montserrat" w:hAnsi="Montserrat"/>
          <w:sz w:val="24"/>
        </w:rPr>
        <w:t>No one mentioned sabotage</w:t>
      </w:r>
      <w:r w:rsidR="00295153" w:rsidRPr="00471595">
        <w:rPr>
          <w:rFonts w:ascii="Montserrat" w:hAnsi="Montserrat"/>
          <w:sz w:val="24"/>
        </w:rPr>
        <w:t xml:space="preserve"> but</w:t>
      </w:r>
      <w:r w:rsidRPr="00471595">
        <w:rPr>
          <w:rFonts w:ascii="Montserrat" w:hAnsi="Montserrat"/>
          <w:sz w:val="24"/>
        </w:rPr>
        <w:t xml:space="preserve"> it ground at the surface of people's thoughts that a navigational data packet should not have corrupted a resident program in each ship's computers. Not by accident. But, it was feasible that an encrypted key buried in the transmission could have activated a parasite loaded ahead of time into resident memory at a time when an individual, or a small group of individuals might have had access to all the ships in dock at Luna V. In such a manner, the Task Group could be crippled in dive with the sacrifice of only one conspirator. For such sabotage to have been initiated after departure, it would have to have been carried out by an active of class three ranking, or it would have to involve a conspiracy extending to crew members on all twenty ships.</w:t>
      </w:r>
    </w:p>
    <w:p w14:paraId="5DBC18E0" w14:textId="605B591D" w:rsidR="00AD35EB" w:rsidRPr="00471595" w:rsidRDefault="00AD35EB" w:rsidP="00515B04">
      <w:pPr>
        <w:numPr>
          <w:ins w:id="1018" w:author="Unknown"/>
        </w:numPr>
        <w:rPr>
          <w:rFonts w:ascii="Montserrat" w:hAnsi="Montserrat"/>
          <w:sz w:val="24"/>
        </w:rPr>
      </w:pPr>
      <w:r w:rsidRPr="00471595">
        <w:rPr>
          <w:rFonts w:ascii="Montserrat" w:hAnsi="Montserrat"/>
          <w:sz w:val="24"/>
        </w:rPr>
        <w:tab/>
        <w:t>Our situation was too grim to entertain such suspicions. Our first order of business was finding a way to abort the dive without scattering our formation all over the local group of galaxies. Some genius suggested rebooting the system and reloading the programs, until I had to point out that at the moment the computer was running our reality along with those programs. Perhaps with careful psychic surgery, the corrupted programming could be burnt out of the loop</w:t>
      </w:r>
      <w:r w:rsidR="00295153" w:rsidRPr="00471595">
        <w:rPr>
          <w:rFonts w:ascii="Montserrat" w:hAnsi="Montserrat"/>
          <w:sz w:val="24"/>
        </w:rPr>
        <w:t xml:space="preserve"> but</w:t>
      </w:r>
      <w:r w:rsidRPr="00471595">
        <w:rPr>
          <w:rFonts w:ascii="Montserrat" w:hAnsi="Montserrat"/>
          <w:sz w:val="24"/>
        </w:rPr>
        <w:t xml:space="preserve"> that would eliminate all automatic error checking, requiring manual error correction and constant supervision. This suggestion at least had more merit, despite having come from Azreal's staff asset control officer, Commander Craig. As the former Director of the Interface Systems Project, he knew more about these drives than I did.</w:t>
      </w:r>
    </w:p>
    <w:p w14:paraId="14132DB5" w14:textId="3D475A07" w:rsidR="00AD35EB" w:rsidRPr="00471595" w:rsidRDefault="00AD35EB" w:rsidP="00515B04">
      <w:pPr>
        <w:numPr>
          <w:ins w:id="1019" w:author="Unknown"/>
        </w:numPr>
        <w:rPr>
          <w:rFonts w:ascii="Montserrat" w:hAnsi="Montserrat"/>
          <w:sz w:val="24"/>
        </w:rPr>
      </w:pPr>
      <w:r w:rsidRPr="00471595">
        <w:rPr>
          <w:rFonts w:ascii="Montserrat" w:hAnsi="Montserrat"/>
          <w:sz w:val="24"/>
        </w:rPr>
        <w:tab/>
        <w:t>In the meantime, while these decisions were being considered, we were still tumbling through the interface</w:t>
      </w:r>
      <w:r w:rsidR="00295153" w:rsidRPr="00471595">
        <w:rPr>
          <w:rFonts w:ascii="Montserrat" w:hAnsi="Montserrat"/>
          <w:sz w:val="24"/>
        </w:rPr>
        <w:t xml:space="preserve"> and</w:t>
      </w:r>
      <w:r w:rsidRPr="00471595">
        <w:rPr>
          <w:rFonts w:ascii="Montserrat" w:hAnsi="Montserrat"/>
          <w:sz w:val="24"/>
        </w:rPr>
        <w:t xml:space="preserve"> the clock was still running. I had burnt out about six hours into the emergency</w:t>
      </w:r>
      <w:r w:rsidR="00295153" w:rsidRPr="00471595">
        <w:rPr>
          <w:rFonts w:ascii="Montserrat" w:hAnsi="Montserrat"/>
          <w:sz w:val="24"/>
        </w:rPr>
        <w:t xml:space="preserve"> and</w:t>
      </w:r>
      <w:r w:rsidRPr="00471595">
        <w:rPr>
          <w:rFonts w:ascii="Montserrat" w:hAnsi="Montserrat"/>
          <w:sz w:val="24"/>
        </w:rPr>
        <w:t xml:space="preserve"> the captain ordered me to take the sleepers from my control officer. Things were looking so bad that I didn't even complain. I was wrecked.</w:t>
      </w:r>
    </w:p>
    <w:p w14:paraId="3ECD348C" w14:textId="77777777" w:rsidR="00AD35EB" w:rsidRPr="00471595" w:rsidRDefault="00AD35EB" w:rsidP="00515B04">
      <w:pPr>
        <w:numPr>
          <w:ins w:id="1020" w:author="Unknown"/>
        </w:numPr>
        <w:rPr>
          <w:rFonts w:ascii="Montserrat" w:hAnsi="Montserrat"/>
          <w:sz w:val="24"/>
        </w:rPr>
      </w:pPr>
      <w:r w:rsidRPr="00471595">
        <w:rPr>
          <w:rFonts w:ascii="Montserrat" w:hAnsi="Montserrat"/>
          <w:sz w:val="24"/>
        </w:rPr>
        <w:tab/>
        <w:t>Morgan and Connor held down the fort for the next forty hours. Connor, unaffected by the interface, was our backbone for the next several weeks, since his endurance made it possible for either myself or Morgan to be down on sleepers without jeopardizing the escape effort. On the first morning after losing the chord, the Admiral ordered the purge of the corrupted programming. From that moment on, one of the three of us was full time engaged in correcting sequencing errors. We managed to smooth out the tumbling in the first week. We calculated a new chord and found ourselves unspeakably deep in the hyperspace matrix.</w:t>
      </w:r>
    </w:p>
    <w:p w14:paraId="6165B6C0" w14:textId="529A6418" w:rsidR="00AD35EB" w:rsidRPr="00471595" w:rsidRDefault="00AD35EB" w:rsidP="00515B04">
      <w:pPr>
        <w:numPr>
          <w:ins w:id="1021" w:author="Unknown"/>
        </w:numPr>
        <w:rPr>
          <w:rFonts w:ascii="Montserrat" w:hAnsi="Montserrat"/>
          <w:sz w:val="24"/>
        </w:rPr>
      </w:pPr>
      <w:r w:rsidRPr="00471595">
        <w:rPr>
          <w:rFonts w:ascii="Montserrat" w:hAnsi="Montserrat"/>
          <w:sz w:val="24"/>
        </w:rPr>
        <w:tab/>
        <w:t xml:space="preserve">On the tenth day of our emergency, I spoke to Connor aside. </w:t>
      </w:r>
      <w:r w:rsidR="000264CD" w:rsidRPr="00471595">
        <w:rPr>
          <w:rFonts w:ascii="Montserrat" w:hAnsi="Montserrat"/>
          <w:sz w:val="24"/>
        </w:rPr>
        <w:t>“</w:t>
      </w:r>
      <w:r w:rsidRPr="00471595">
        <w:rPr>
          <w:rFonts w:ascii="Montserrat" w:hAnsi="Montserrat"/>
          <w:sz w:val="24"/>
        </w:rPr>
        <w:t>We can't keep this up forever, Cal,</w:t>
      </w:r>
      <w:r w:rsidR="000264CD" w:rsidRPr="00471595">
        <w:rPr>
          <w:rFonts w:ascii="Montserrat" w:hAnsi="Montserrat"/>
          <w:sz w:val="24"/>
        </w:rPr>
        <w:t>”</w:t>
      </w:r>
      <w:r w:rsidRPr="00471595">
        <w:rPr>
          <w:rFonts w:ascii="Montserrat" w:hAnsi="Montserrat"/>
          <w:sz w:val="24"/>
        </w:rPr>
        <w:t xml:space="preserve"> I hissed from the console where I was entering chord corrections. He looked at me and frowned. </w:t>
      </w:r>
      <w:r w:rsidR="000264CD" w:rsidRPr="00471595">
        <w:rPr>
          <w:rFonts w:ascii="Montserrat" w:hAnsi="Montserrat"/>
          <w:sz w:val="24"/>
        </w:rPr>
        <w:t>“</w:t>
      </w:r>
      <w:r w:rsidRPr="00471595">
        <w:rPr>
          <w:rFonts w:ascii="Montserrat" w:hAnsi="Montserrat"/>
          <w:sz w:val="24"/>
        </w:rPr>
        <w:t>Don't look at me like that. I know you've plotted out this chord as well as I have. We started from a ten degree chord—a shallow dive inside the curve—and look where we are now. This chord has been opening up in spite of our manual corrections.</w:t>
      </w:r>
      <w:r w:rsidR="000264CD" w:rsidRPr="00471595">
        <w:rPr>
          <w:rFonts w:ascii="Montserrat" w:hAnsi="Montserrat"/>
          <w:sz w:val="24"/>
        </w:rPr>
        <w:t>”</w:t>
      </w:r>
    </w:p>
    <w:p w14:paraId="1620C011" w14:textId="63E36493" w:rsidR="00AD35EB" w:rsidRPr="00471595" w:rsidRDefault="00AD35EB" w:rsidP="00515B04">
      <w:pPr>
        <w:numPr>
          <w:ins w:id="102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Yes, I know. We've opened up to about an eighty degree chord. Ten more degrees and we will be headed at right angles away from our surface reference,</w:t>
      </w:r>
      <w:r w:rsidR="000264CD" w:rsidRPr="00471595">
        <w:rPr>
          <w:rFonts w:ascii="Montserrat" w:hAnsi="Montserrat"/>
          <w:sz w:val="24"/>
        </w:rPr>
        <w:t>”</w:t>
      </w:r>
      <w:r w:rsidRPr="00471595">
        <w:rPr>
          <w:rFonts w:ascii="Montserrat" w:hAnsi="Montserrat"/>
          <w:sz w:val="24"/>
        </w:rPr>
        <w:t xml:space="preserve"> he observed. We were talking about the angle of interface, the calculation of corresponding points in a field—a four dimensional geometry. A shallow angle of interface has a higher positive correspondence with surface continuity. A deeper, yet still acute angle of interface has a lower surface correspondence. A right angle of interface has no surface correspondence, literally zero. All points are equidistant. A straight angle, one hundred and eighty degrees, presents an inverse correspondence with the surface. As the angle becomes more obtuse, the surface correlation becomes negative. Points relative to the surface are remote in continuity</w:t>
      </w:r>
      <w:r w:rsidR="00295153" w:rsidRPr="00471595">
        <w:rPr>
          <w:rFonts w:ascii="Montserrat" w:hAnsi="Montserrat"/>
          <w:sz w:val="24"/>
        </w:rPr>
        <w:t xml:space="preserve"> and</w:t>
      </w:r>
      <w:r w:rsidRPr="00471595">
        <w:rPr>
          <w:rFonts w:ascii="Montserrat" w:hAnsi="Montserrat"/>
          <w:sz w:val="24"/>
        </w:rPr>
        <w:t xml:space="preserve"> close in discontinuity. </w:t>
      </w:r>
    </w:p>
    <w:p w14:paraId="0174F744" w14:textId="36D2469F" w:rsidR="00AD35EB" w:rsidRPr="00471595" w:rsidRDefault="00AD35EB" w:rsidP="00515B04">
      <w:pPr>
        <w:numPr>
          <w:ins w:id="1023" w:author="Unknown"/>
        </w:numPr>
        <w:rPr>
          <w:rFonts w:ascii="Montserrat" w:hAnsi="Montserrat"/>
          <w:sz w:val="24"/>
        </w:rPr>
      </w:pPr>
      <w:r w:rsidRPr="00471595">
        <w:rPr>
          <w:rFonts w:ascii="Montserrat" w:hAnsi="Montserrat"/>
          <w:sz w:val="24"/>
        </w:rPr>
        <w:tab/>
        <w:t>In other words, an obtuse angle of interface makes it easier to move from this galaxy to the next than it would be to move from one side of a room to the other. We discussed this</w:t>
      </w:r>
      <w:r w:rsidR="00295153" w:rsidRPr="00471595">
        <w:rPr>
          <w:rFonts w:ascii="Montserrat" w:hAnsi="Montserrat"/>
          <w:sz w:val="24"/>
        </w:rPr>
        <w:t xml:space="preserve"> and</w:t>
      </w:r>
      <w:r w:rsidRPr="00471595">
        <w:rPr>
          <w:rFonts w:ascii="Montserrat" w:hAnsi="Montserrat"/>
          <w:sz w:val="24"/>
        </w:rPr>
        <w:t xml:space="preserve"> he told me that I was not the first active to mention it to him.</w:t>
      </w:r>
    </w:p>
    <w:p w14:paraId="7F3E89D2" w14:textId="4FD35629" w:rsidR="00AD35EB" w:rsidRPr="00471595" w:rsidRDefault="00AD35EB" w:rsidP="00515B04">
      <w:pPr>
        <w:numPr>
          <w:ins w:id="102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The problem is,</w:t>
      </w:r>
      <w:r w:rsidR="000264CD" w:rsidRPr="00471595">
        <w:rPr>
          <w:rFonts w:ascii="Montserrat" w:hAnsi="Montserrat"/>
          <w:sz w:val="24"/>
        </w:rPr>
        <w:t>”</w:t>
      </w:r>
      <w:r w:rsidRPr="00471595">
        <w:rPr>
          <w:rFonts w:ascii="Montserrat" w:hAnsi="Montserrat"/>
          <w:sz w:val="24"/>
        </w:rPr>
        <w:t xml:space="preserve"> he concluded to me, </w:t>
      </w:r>
      <w:r w:rsidR="000264CD" w:rsidRPr="00471595">
        <w:rPr>
          <w:rFonts w:ascii="Montserrat" w:hAnsi="Montserrat"/>
          <w:sz w:val="24"/>
        </w:rPr>
        <w:t>“</w:t>
      </w:r>
      <w:r w:rsidRPr="00471595">
        <w:rPr>
          <w:rFonts w:ascii="Montserrat" w:hAnsi="Montserrat"/>
          <w:sz w:val="24"/>
        </w:rPr>
        <w:t>the only way we can think of to prevent further displacement would involve overriding the drive sequence, plotting a new surface reference and forcing convergence with the surface.</w:t>
      </w:r>
      <w:r w:rsidR="000264CD" w:rsidRPr="00471595">
        <w:rPr>
          <w:rFonts w:ascii="Montserrat" w:hAnsi="Montserrat"/>
          <w:sz w:val="24"/>
        </w:rPr>
        <w:t>”</w:t>
      </w:r>
    </w:p>
    <w:p w14:paraId="1D3A3E3F" w14:textId="6ECC005B" w:rsidR="00AD35EB" w:rsidRPr="00471595" w:rsidRDefault="00AD35EB" w:rsidP="00515B04">
      <w:pPr>
        <w:numPr>
          <w:ins w:id="1025"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Yes exactly!</w:t>
      </w:r>
      <w:r w:rsidR="000264CD" w:rsidRPr="00471595">
        <w:rPr>
          <w:rFonts w:ascii="Montserrat" w:hAnsi="Montserrat"/>
          <w:sz w:val="24"/>
        </w:rPr>
        <w:t>”</w:t>
      </w:r>
      <w:r w:rsidRPr="00471595">
        <w:rPr>
          <w:rFonts w:ascii="Montserrat" w:hAnsi="Montserrat"/>
          <w:sz w:val="24"/>
        </w:rPr>
        <w:t xml:space="preserve"> I exclaimed, </w:t>
      </w:r>
      <w:r w:rsidR="000264CD" w:rsidRPr="00471595">
        <w:rPr>
          <w:rFonts w:ascii="Montserrat" w:hAnsi="Montserrat"/>
          <w:sz w:val="24"/>
        </w:rPr>
        <w:t>“</w:t>
      </w:r>
      <w:r w:rsidRPr="00471595">
        <w:rPr>
          <w:rFonts w:ascii="Montserrat" w:hAnsi="Montserrat"/>
          <w:sz w:val="24"/>
        </w:rPr>
        <w:t>That is what we need to do. Why hasn't anyone mentioned this to the Captain?</w:t>
      </w:r>
      <w:r w:rsidR="000264CD" w:rsidRPr="00471595">
        <w:rPr>
          <w:rFonts w:ascii="Montserrat" w:hAnsi="Montserrat"/>
          <w:sz w:val="24"/>
        </w:rPr>
        <w:t>”</w:t>
      </w:r>
      <w:r w:rsidRPr="00471595">
        <w:rPr>
          <w:rFonts w:ascii="Montserrat" w:hAnsi="Montserrat"/>
          <w:sz w:val="24"/>
        </w:rPr>
        <w:t xml:space="preserve"> I demanded.</w:t>
      </w:r>
    </w:p>
    <w:p w14:paraId="5E72A6C4" w14:textId="393FD7A2" w:rsidR="00AD35EB" w:rsidRPr="00471595" w:rsidRDefault="00AD35EB" w:rsidP="00515B04">
      <w:pPr>
        <w:numPr>
          <w:ins w:id="102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Oh, it has been mentioned to the Captain</w:t>
      </w:r>
      <w:r w:rsidR="00295153" w:rsidRPr="00471595">
        <w:rPr>
          <w:rFonts w:ascii="Montserrat" w:hAnsi="Montserrat"/>
          <w:sz w:val="24"/>
        </w:rPr>
        <w:t xml:space="preserve"> and</w:t>
      </w:r>
      <w:r w:rsidRPr="00471595">
        <w:rPr>
          <w:rFonts w:ascii="Montserrat" w:hAnsi="Montserrat"/>
          <w:sz w:val="24"/>
        </w:rPr>
        <w:t xml:space="preserve"> the Admiral,</w:t>
      </w:r>
      <w:r w:rsidR="000264CD" w:rsidRPr="00471595">
        <w:rPr>
          <w:rFonts w:ascii="Montserrat" w:hAnsi="Montserrat"/>
          <w:sz w:val="24"/>
        </w:rPr>
        <w:t>”</w:t>
      </w:r>
      <w:r w:rsidRPr="00471595">
        <w:rPr>
          <w:rFonts w:ascii="Montserrat" w:hAnsi="Montserrat"/>
          <w:sz w:val="24"/>
        </w:rPr>
        <w:t xml:space="preserve"> he declared almost painfully, </w:t>
      </w:r>
      <w:r w:rsidR="000264CD" w:rsidRPr="00471595">
        <w:rPr>
          <w:rFonts w:ascii="Montserrat" w:hAnsi="Montserrat"/>
          <w:sz w:val="24"/>
        </w:rPr>
        <w:t>“</w:t>
      </w:r>
      <w:r w:rsidRPr="00471595">
        <w:rPr>
          <w:rFonts w:ascii="Montserrat" w:hAnsi="Montserrat"/>
          <w:sz w:val="24"/>
        </w:rPr>
        <w:t>but at the time we also had to point out that, since we dare not cut out the Interface Drive, everything we do is going to be resisted by the drive. I mean we almost literally have to get out and push the ships out of the interface while they are geared and driving in opposition to us. The effort will either kill us or cripple the ships,</w:t>
      </w:r>
      <w:r w:rsidR="000264CD" w:rsidRPr="00471595">
        <w:rPr>
          <w:rFonts w:ascii="Montserrat" w:hAnsi="Montserrat"/>
          <w:sz w:val="24"/>
        </w:rPr>
        <w:t>”</w:t>
      </w:r>
      <w:r w:rsidRPr="00471595">
        <w:rPr>
          <w:rFonts w:ascii="Montserrat" w:hAnsi="Montserrat"/>
          <w:sz w:val="24"/>
        </w:rPr>
        <w:t xml:space="preserve"> he pointed out.</w:t>
      </w:r>
    </w:p>
    <w:p w14:paraId="6F7489A9" w14:textId="147B5317" w:rsidR="00AD35EB" w:rsidRPr="00471595" w:rsidRDefault="00AD35EB" w:rsidP="00515B04">
      <w:pPr>
        <w:numPr>
          <w:ins w:id="102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Yes. I know,</w:t>
      </w:r>
      <w:r w:rsidR="000264CD" w:rsidRPr="00471595">
        <w:rPr>
          <w:rFonts w:ascii="Montserrat" w:hAnsi="Montserrat"/>
          <w:sz w:val="24"/>
        </w:rPr>
        <w:t>”</w:t>
      </w:r>
      <w:r w:rsidRPr="00471595">
        <w:rPr>
          <w:rFonts w:ascii="Montserrat" w:hAnsi="Montserrat"/>
          <w:sz w:val="24"/>
        </w:rPr>
        <w:t xml:space="preserve"> I said in a small voice. </w:t>
      </w:r>
      <w:r w:rsidR="000264CD" w:rsidRPr="00471595">
        <w:rPr>
          <w:rFonts w:ascii="Montserrat" w:hAnsi="Montserrat"/>
          <w:sz w:val="24"/>
        </w:rPr>
        <w:t>“</w:t>
      </w:r>
      <w:r w:rsidRPr="00471595">
        <w:rPr>
          <w:rFonts w:ascii="Montserrat" w:hAnsi="Montserrat"/>
          <w:sz w:val="24"/>
        </w:rPr>
        <w:t>I don't think we have an option though.</w:t>
      </w:r>
      <w:r w:rsidR="000264CD" w:rsidRPr="00471595">
        <w:rPr>
          <w:rFonts w:ascii="Montserrat" w:hAnsi="Montserrat"/>
          <w:sz w:val="24"/>
        </w:rPr>
        <w:t>”</w:t>
      </w:r>
    </w:p>
    <w:p w14:paraId="64D21E24" w14:textId="77777777" w:rsidR="00AD35EB" w:rsidRPr="00471595" w:rsidRDefault="00AD35EB" w:rsidP="00515B04">
      <w:pPr>
        <w:numPr>
          <w:ins w:id="1028" w:author="Unknown"/>
        </w:numPr>
        <w:rPr>
          <w:rFonts w:ascii="Montserrat" w:hAnsi="Montserrat"/>
          <w:sz w:val="24"/>
        </w:rPr>
      </w:pPr>
      <w:r w:rsidRPr="00471595">
        <w:rPr>
          <w:rFonts w:ascii="Montserrat" w:hAnsi="Montserrat"/>
          <w:sz w:val="24"/>
        </w:rPr>
        <w:tab/>
        <w:t>—————————————————————</w:t>
      </w:r>
      <w:r w:rsidRPr="00471595">
        <w:rPr>
          <w:rFonts w:ascii="Montserrat" w:hAnsi="Montserrat"/>
          <w:sz w:val="24"/>
        </w:rPr>
        <w:tab/>
      </w:r>
    </w:p>
    <w:p w14:paraId="6BDB2DC2" w14:textId="5ADDFC7B" w:rsidR="00AD35EB" w:rsidRPr="00471595" w:rsidRDefault="00AD35EB" w:rsidP="00515B04">
      <w:pPr>
        <w:numPr>
          <w:ins w:id="1029" w:author="Unknown"/>
        </w:numPr>
        <w:rPr>
          <w:rFonts w:ascii="Montserrat" w:hAnsi="Montserrat"/>
          <w:sz w:val="24"/>
        </w:rPr>
      </w:pPr>
      <w:r w:rsidRPr="00471595">
        <w:rPr>
          <w:rFonts w:ascii="Montserrat" w:hAnsi="Montserrat"/>
          <w:sz w:val="24"/>
        </w:rPr>
        <w:t>I added my endorsement to the opinion of the other actives who felt that direct action was called for and who were willing to accept the risk. Ten and a half thousand lives were riding on this issue, not counting the twenty million embryos in our care. Our best estimates of what we could do and what the consequences of our actions might be were given to Admiral Niven</w:t>
      </w:r>
      <w:r w:rsidR="00295153" w:rsidRPr="00471595">
        <w:rPr>
          <w:rFonts w:ascii="Montserrat" w:hAnsi="Montserrat"/>
          <w:sz w:val="24"/>
        </w:rPr>
        <w:t xml:space="preserve"> and</w:t>
      </w:r>
      <w:r w:rsidRPr="00471595">
        <w:rPr>
          <w:rFonts w:ascii="Montserrat" w:hAnsi="Montserrat"/>
          <w:sz w:val="24"/>
        </w:rPr>
        <w:t xml:space="preserve"> discussed in camera, amongst himself and the captains. Aside from the actives necessary for that communication, the meeting was private. The rest of us, military and civilian alike, held our breaths and hoped for the best.</w:t>
      </w:r>
    </w:p>
    <w:p w14:paraId="52774DC8" w14:textId="5DE8D7C9" w:rsidR="00AD35EB" w:rsidRPr="00471595" w:rsidRDefault="00AD35EB" w:rsidP="00515B04">
      <w:pPr>
        <w:numPr>
          <w:ins w:id="1030" w:author="Unknown"/>
        </w:numPr>
        <w:rPr>
          <w:rFonts w:ascii="Montserrat" w:hAnsi="Montserrat"/>
          <w:sz w:val="24"/>
        </w:rPr>
      </w:pPr>
      <w:r w:rsidRPr="00471595">
        <w:rPr>
          <w:rFonts w:ascii="Montserrat" w:hAnsi="Montserrat"/>
          <w:sz w:val="24"/>
        </w:rPr>
        <w:tab/>
        <w:t>I do not think that most of the crew and compliment ever really understood the risk involved, they simply counted on our ability to overcome this obstacle. I am not even sure that many of them understood the danger to them. It was just an inconvenient hitch in the time schedule to them. A longer dive than was anticipated; but certainly nothing to get excited about. For some people, technology is a religion. I am talking about the kind of people who simply take it on faith that a machine will do what it is supposed to do. They regard those of us who know how and why a machine is supposed to work almost as priests and prophets</w:t>
      </w:r>
      <w:r w:rsidR="00295153" w:rsidRPr="00471595">
        <w:rPr>
          <w:rFonts w:ascii="Montserrat" w:hAnsi="Montserrat"/>
          <w:sz w:val="24"/>
        </w:rPr>
        <w:t xml:space="preserve"> and</w:t>
      </w:r>
      <w:r w:rsidRPr="00471595">
        <w:rPr>
          <w:rFonts w:ascii="Montserrat" w:hAnsi="Montserrat"/>
          <w:sz w:val="24"/>
        </w:rPr>
        <w:t xml:space="preserve"> if one tried to educate them in the technical mysteries, one might as well be reciting incantations for all the sense they could make out of it. During those days of uncertainty, I worried occasionally about getting mobbed and lynched for the sin of betraying their faith and failing to appease the whims of the gods of Interface Drives. </w:t>
      </w:r>
    </w:p>
    <w:p w14:paraId="45EFD77C" w14:textId="53F0EF2F" w:rsidR="00AD35EB" w:rsidRPr="00471595" w:rsidRDefault="00AD35EB" w:rsidP="00515B04">
      <w:pPr>
        <w:numPr>
          <w:ins w:id="1031" w:author="Unknown"/>
        </w:numPr>
        <w:rPr>
          <w:rFonts w:ascii="Montserrat" w:hAnsi="Montserrat"/>
          <w:sz w:val="24"/>
        </w:rPr>
      </w:pPr>
      <w:r w:rsidRPr="00471595">
        <w:rPr>
          <w:rFonts w:ascii="Montserrat" w:hAnsi="Montserrat"/>
          <w:sz w:val="24"/>
        </w:rPr>
        <w:tab/>
        <w:t>I don't mean to sound biased</w:t>
      </w:r>
      <w:r w:rsidR="00295153" w:rsidRPr="00471595">
        <w:rPr>
          <w:rFonts w:ascii="Montserrat" w:hAnsi="Montserrat"/>
          <w:sz w:val="24"/>
        </w:rPr>
        <w:t xml:space="preserve"> but</w:t>
      </w:r>
      <w:r w:rsidRPr="00471595">
        <w:rPr>
          <w:rFonts w:ascii="Montserrat" w:hAnsi="Montserrat"/>
          <w:sz w:val="24"/>
        </w:rPr>
        <w:t xml:space="preserve"> superstition and ignorance have been linked together since the dawn of thought. Even educated men and women can be ignorant. I'm sure that the ability to place faith in an observed</w:t>
      </w:r>
      <w:r w:rsidR="00295153" w:rsidRPr="00471595">
        <w:rPr>
          <w:rFonts w:ascii="Montserrat" w:hAnsi="Montserrat"/>
          <w:sz w:val="24"/>
        </w:rPr>
        <w:t xml:space="preserve"> but</w:t>
      </w:r>
      <w:r w:rsidRPr="00471595">
        <w:rPr>
          <w:rFonts w:ascii="Montserrat" w:hAnsi="Montserrat"/>
          <w:sz w:val="24"/>
        </w:rPr>
        <w:t xml:space="preserve"> incomprehensible truth is a powerful survival trait. I only meant to point out that being between large groups of people and unrecognized danger is a distinct and disconcerting experience. Especially when people's thoughts are audible to you.</w:t>
      </w:r>
    </w:p>
    <w:p w14:paraId="1D2A841E" w14:textId="77777777" w:rsidR="00AD35EB" w:rsidRPr="00471595" w:rsidRDefault="00AD35EB" w:rsidP="00515B04">
      <w:pPr>
        <w:numPr>
          <w:ins w:id="1032" w:author="Unknown"/>
        </w:numPr>
        <w:rPr>
          <w:rFonts w:ascii="Montserrat" w:hAnsi="Montserrat"/>
          <w:sz w:val="24"/>
        </w:rPr>
      </w:pPr>
      <w:r w:rsidRPr="00471595">
        <w:rPr>
          <w:rFonts w:ascii="Montserrat" w:hAnsi="Montserrat"/>
          <w:sz w:val="24"/>
        </w:rPr>
        <w:tab/>
        <w:t>—————————————————————</w:t>
      </w:r>
      <w:r w:rsidRPr="00471595">
        <w:rPr>
          <w:rFonts w:ascii="Montserrat" w:hAnsi="Montserrat"/>
          <w:sz w:val="24"/>
        </w:rPr>
        <w:tab/>
      </w:r>
    </w:p>
    <w:p w14:paraId="031B4519" w14:textId="6611917F" w:rsidR="00AD35EB" w:rsidRPr="00471595" w:rsidRDefault="00AD35EB" w:rsidP="00515B04">
      <w:pPr>
        <w:numPr>
          <w:ins w:id="1033" w:author="Unknown"/>
        </w:numPr>
        <w:rPr>
          <w:rFonts w:ascii="Montserrat" w:hAnsi="Montserrat"/>
          <w:sz w:val="24"/>
        </w:rPr>
      </w:pPr>
      <w:r w:rsidRPr="00471595">
        <w:rPr>
          <w:rFonts w:ascii="Montserrat" w:hAnsi="Montserrat"/>
          <w:sz w:val="24"/>
        </w:rPr>
        <w:t>When the order came I needed all the faith I could drum up so that I could invest it in myself, my two friends</w:t>
      </w:r>
      <w:r w:rsidR="00295153" w:rsidRPr="00471595">
        <w:rPr>
          <w:rFonts w:ascii="Montserrat" w:hAnsi="Montserrat"/>
          <w:sz w:val="24"/>
        </w:rPr>
        <w:t xml:space="preserve"> and</w:t>
      </w:r>
      <w:r w:rsidRPr="00471595">
        <w:rPr>
          <w:rFonts w:ascii="Montserrat" w:hAnsi="Montserrat"/>
          <w:sz w:val="24"/>
        </w:rPr>
        <w:t xml:space="preserve"> the other asset teams. It was going to take all of us, acting in concert, to override the drive complexes of our respective ships and divert the task group to a new surface fix. To start with, we targeted a narrow slice of compressed coordinates representing our region of origin. The plan called for closing our depth back to within a ten degree chord relative to the surface. There would be poor odds of achieving a position proximate to either our initial point of dissolution or our intended point of resolution. We would be ecstatic to consider the maneuver successful if we came up within our own galaxy, as all of our calculations were based on a jury rigged corrected displacement plot. </w:t>
      </w:r>
    </w:p>
    <w:p w14:paraId="48368D86" w14:textId="00464D7B" w:rsidR="00AD35EB" w:rsidRPr="00471595" w:rsidRDefault="00AD35EB" w:rsidP="00515B04">
      <w:pPr>
        <w:numPr>
          <w:ins w:id="1034" w:author="Unknown"/>
        </w:numPr>
        <w:rPr>
          <w:rFonts w:ascii="Montserrat" w:hAnsi="Montserrat"/>
          <w:sz w:val="24"/>
        </w:rPr>
      </w:pPr>
      <w:r w:rsidRPr="00471595">
        <w:rPr>
          <w:rFonts w:ascii="Montserrat" w:hAnsi="Montserrat"/>
          <w:sz w:val="24"/>
        </w:rPr>
        <w:tab/>
        <w:t>As a child I loved to watch action and adventure flicks. Null program. In reality—in space or hyperspace—the last thing you wanted to do in an emergency was rush or guess. If you didn't happen to be dead, you took your time, checked your calculations and acted with precise care. You made fewer mistakes that way</w:t>
      </w:r>
      <w:r w:rsidR="00295153" w:rsidRPr="00471595">
        <w:rPr>
          <w:rFonts w:ascii="Montserrat" w:hAnsi="Montserrat"/>
          <w:sz w:val="24"/>
        </w:rPr>
        <w:t xml:space="preserve"> and</w:t>
      </w:r>
      <w:r w:rsidRPr="00471595">
        <w:rPr>
          <w:rFonts w:ascii="Montserrat" w:hAnsi="Montserrat"/>
          <w:sz w:val="24"/>
        </w:rPr>
        <w:t xml:space="preserve"> wasted less time. In those moments you performed like a machine, with metronomic precision. The only thing you had time for was doing your job. If you didn't know your job...? Well, death is every man's privilege. At least you have the satisfaction of going out learning something new.</w:t>
      </w:r>
    </w:p>
    <w:p w14:paraId="6FE0256C" w14:textId="08726C2C" w:rsidR="00AD35EB" w:rsidRPr="00471595" w:rsidRDefault="00AD35EB" w:rsidP="00515B04">
      <w:pPr>
        <w:numPr>
          <w:ins w:id="1035" w:author="Unknown"/>
        </w:numPr>
        <w:rPr>
          <w:rFonts w:ascii="Montserrat" w:hAnsi="Montserrat"/>
          <w:sz w:val="24"/>
        </w:rPr>
      </w:pPr>
      <w:r w:rsidRPr="00471595">
        <w:rPr>
          <w:rFonts w:ascii="Montserrat" w:hAnsi="Montserrat"/>
          <w:sz w:val="24"/>
        </w:rPr>
        <w:tab/>
        <w:t>Still, in such an emergency situation, what you feel exceeds the rush of the most exciting thriller you've ever imagined. It's like having to do calculus in the dark, during a thunderstorm, while somebody who doesn't like you holds a gun to your head. You expect to die at any moment, for any reason</w:t>
      </w:r>
      <w:r w:rsidR="00295153" w:rsidRPr="00471595">
        <w:rPr>
          <w:rFonts w:ascii="Montserrat" w:hAnsi="Montserrat"/>
          <w:sz w:val="24"/>
        </w:rPr>
        <w:t xml:space="preserve"> but</w:t>
      </w:r>
      <w:r w:rsidRPr="00471595">
        <w:rPr>
          <w:rFonts w:ascii="Montserrat" w:hAnsi="Montserrat"/>
          <w:sz w:val="24"/>
        </w:rPr>
        <w:t xml:space="preserve"> after a while the only thing you can think of is whether or not you will be there to see how the equation works out. You don't rip through the equation, because you really don't know how much time you've got</w:t>
      </w:r>
      <w:r w:rsidR="00295153" w:rsidRPr="00471595">
        <w:rPr>
          <w:rFonts w:ascii="Montserrat" w:hAnsi="Montserrat"/>
          <w:sz w:val="24"/>
        </w:rPr>
        <w:t xml:space="preserve"> but</w:t>
      </w:r>
      <w:r w:rsidRPr="00471595">
        <w:rPr>
          <w:rFonts w:ascii="Montserrat" w:hAnsi="Montserrat"/>
          <w:sz w:val="24"/>
        </w:rPr>
        <w:t xml:space="preserve"> you want to have the right answer if you happen to make it to the end, because you certainly don't want to start the experiment over.</w:t>
      </w:r>
    </w:p>
    <w:p w14:paraId="0508859E" w14:textId="65286BE3" w:rsidR="00AD35EB" w:rsidRPr="00471595" w:rsidRDefault="00AD35EB" w:rsidP="00515B04">
      <w:pPr>
        <w:numPr>
          <w:ins w:id="1036" w:author="Unknown"/>
        </w:numPr>
        <w:rPr>
          <w:rFonts w:ascii="Montserrat" w:hAnsi="Montserrat"/>
          <w:sz w:val="24"/>
        </w:rPr>
      </w:pPr>
      <w:r w:rsidRPr="00471595">
        <w:rPr>
          <w:rFonts w:ascii="Montserrat" w:hAnsi="Montserrat"/>
          <w:sz w:val="24"/>
        </w:rPr>
        <w:tab/>
        <w:t xml:space="preserve">As Connor had predicted, we spent most of our energy fighting the drive. Between us, Morgan and I continued to rotate on light sleepers. On a morning, seven weeks into the struggle we had our first casualty. I was shaking myself out of a haze when Morgan came in to break the news to me. She began with tears brimming, </w:t>
      </w:r>
      <w:r w:rsidR="000264CD" w:rsidRPr="00471595">
        <w:rPr>
          <w:rFonts w:ascii="Montserrat" w:hAnsi="Montserrat"/>
          <w:sz w:val="24"/>
        </w:rPr>
        <w:t>“</w:t>
      </w:r>
      <w:r w:rsidRPr="00471595">
        <w:rPr>
          <w:rFonts w:ascii="Montserrat" w:hAnsi="Montserrat"/>
          <w:sz w:val="24"/>
        </w:rPr>
        <w:t>It's Leslie. She's had a stroke. That leaves just Roberto and Tiffany on the Hanael. Roberto was on sleepers, so Tiffany is struggling to keep in the link while riding the drive complex.</w:t>
      </w:r>
      <w:r w:rsidR="000264CD" w:rsidRPr="00471595">
        <w:rPr>
          <w:rFonts w:ascii="Montserrat" w:hAnsi="Montserrat"/>
          <w:sz w:val="24"/>
        </w:rPr>
        <w:t>”</w:t>
      </w:r>
      <w:r w:rsidRPr="00471595">
        <w:rPr>
          <w:rFonts w:ascii="Montserrat" w:hAnsi="Montserrat"/>
          <w:sz w:val="24"/>
        </w:rPr>
        <w:t xml:space="preserve"> We wrapped each other in our arms and cried for our friend.</w:t>
      </w:r>
    </w:p>
    <w:p w14:paraId="32FAA8BC" w14:textId="445097BA" w:rsidR="00AD35EB" w:rsidRPr="00471595" w:rsidRDefault="00AD35EB" w:rsidP="00515B04">
      <w:pPr>
        <w:numPr>
          <w:ins w:id="103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Is she still alive?</w:t>
      </w:r>
      <w:r w:rsidR="000264CD" w:rsidRPr="00471595">
        <w:rPr>
          <w:rFonts w:ascii="Montserrat" w:hAnsi="Montserrat"/>
          <w:sz w:val="24"/>
        </w:rPr>
        <w:t>”</w:t>
      </w:r>
      <w:r w:rsidRPr="00471595">
        <w:rPr>
          <w:rFonts w:ascii="Montserrat" w:hAnsi="Montserrat"/>
          <w:sz w:val="24"/>
        </w:rPr>
        <w:t xml:space="preserve"> I asked, choking on the question.</w:t>
      </w:r>
    </w:p>
    <w:p w14:paraId="5527FFD3" w14:textId="3ED227CB" w:rsidR="00AD35EB" w:rsidRPr="00471595" w:rsidRDefault="00AD35EB" w:rsidP="00515B04">
      <w:pPr>
        <w:numPr>
          <w:ins w:id="103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 don't know,</w:t>
      </w:r>
      <w:r w:rsidR="000264CD" w:rsidRPr="00471595">
        <w:rPr>
          <w:rFonts w:ascii="Montserrat" w:hAnsi="Montserrat"/>
          <w:sz w:val="24"/>
        </w:rPr>
        <w:t>”</w:t>
      </w:r>
      <w:r w:rsidRPr="00471595">
        <w:rPr>
          <w:rFonts w:ascii="Montserrat" w:hAnsi="Montserrat"/>
          <w:sz w:val="24"/>
        </w:rPr>
        <w:t xml:space="preserve"> she sobbed, </w:t>
      </w:r>
      <w:r w:rsidR="000264CD" w:rsidRPr="00471595">
        <w:rPr>
          <w:rFonts w:ascii="Montserrat" w:hAnsi="Montserrat"/>
          <w:sz w:val="24"/>
        </w:rPr>
        <w:t>“</w:t>
      </w:r>
      <w:r w:rsidRPr="00471595">
        <w:rPr>
          <w:rFonts w:ascii="Montserrat" w:hAnsi="Montserrat"/>
          <w:sz w:val="24"/>
        </w:rPr>
        <w:t>Tiffany hasn't had a moment to spare for her since she took over. We all felt Leslie's blow out on the net. It didn't look good.</w:t>
      </w:r>
      <w:r w:rsidR="000264CD" w:rsidRPr="00471595">
        <w:rPr>
          <w:rFonts w:ascii="Montserrat" w:hAnsi="Montserrat"/>
          <w:sz w:val="24"/>
        </w:rPr>
        <w:t>”</w:t>
      </w:r>
      <w:r w:rsidRPr="00471595">
        <w:rPr>
          <w:rFonts w:ascii="Montserrat" w:hAnsi="Montserrat"/>
          <w:sz w:val="24"/>
        </w:rPr>
        <w:t xml:space="preserve"> We held each other for a few more seconds</w:t>
      </w:r>
      <w:r w:rsidR="00295153" w:rsidRPr="00471595">
        <w:rPr>
          <w:rFonts w:ascii="Montserrat" w:hAnsi="Montserrat"/>
          <w:sz w:val="24"/>
        </w:rPr>
        <w:t xml:space="preserve"> but</w:t>
      </w:r>
      <w:r w:rsidRPr="00471595">
        <w:rPr>
          <w:rFonts w:ascii="Montserrat" w:hAnsi="Montserrat"/>
          <w:sz w:val="24"/>
        </w:rPr>
        <w:t xml:space="preserve"> I had to go; the longer I delayed joining Connor, the greater the chance that a similar calamity could happen here. Morgan understood</w:t>
      </w:r>
      <w:r w:rsidR="00295153" w:rsidRPr="00471595">
        <w:rPr>
          <w:rFonts w:ascii="Montserrat" w:hAnsi="Montserrat"/>
          <w:sz w:val="24"/>
        </w:rPr>
        <w:t xml:space="preserve"> and</w:t>
      </w:r>
      <w:r w:rsidRPr="00471595">
        <w:rPr>
          <w:rFonts w:ascii="Montserrat" w:hAnsi="Montserrat"/>
          <w:sz w:val="24"/>
        </w:rPr>
        <w:t xml:space="preserve"> urged me on, while she dealt with her grief alone for a while, before submitting to her sleeper.</w:t>
      </w:r>
    </w:p>
    <w:p w14:paraId="7A8E1F16" w14:textId="39D3DF29" w:rsidR="00AD35EB" w:rsidRPr="00471595" w:rsidRDefault="00AD35EB" w:rsidP="00515B04">
      <w:pPr>
        <w:numPr>
          <w:ins w:id="1039" w:author="Unknown"/>
        </w:numPr>
        <w:rPr>
          <w:rFonts w:ascii="Montserrat" w:hAnsi="Montserrat"/>
          <w:sz w:val="24"/>
        </w:rPr>
      </w:pPr>
      <w:r w:rsidRPr="00471595">
        <w:rPr>
          <w:rFonts w:ascii="Montserrat" w:hAnsi="Montserrat"/>
          <w:sz w:val="24"/>
        </w:rPr>
        <w:tab/>
        <w:t>I rushed down to the engine room, after picking up the link to the net from Morgan. I arrived quickly, not stopping for anything. Connor was phased into the drive array, his perceptual and kinetic fields tuned with the drive fields. With no choice but to work with the forces harnessed by the artifact mind, through the fields that expressed its designs, the only way to ensure that the ship reached the surface where we wanted was to deliberately interfere with those fields. We slipped into the array</w:t>
      </w:r>
      <w:r w:rsidR="00295153" w:rsidRPr="00471595">
        <w:rPr>
          <w:rFonts w:ascii="Montserrat" w:hAnsi="Montserrat"/>
          <w:sz w:val="24"/>
        </w:rPr>
        <w:t xml:space="preserve"> and</w:t>
      </w:r>
      <w:r w:rsidRPr="00471595">
        <w:rPr>
          <w:rFonts w:ascii="Montserrat" w:hAnsi="Montserrat"/>
          <w:sz w:val="24"/>
        </w:rPr>
        <w:t xml:space="preserve"> used our abilities to bend and twist the field output until it agreed with our calculated corrections. Part of the job was worked in tandem across the thought net, running the calculations and coordinating the dive. </w:t>
      </w:r>
    </w:p>
    <w:p w14:paraId="394B7C3D" w14:textId="6ED7834B" w:rsidR="00AD35EB" w:rsidRPr="00471595" w:rsidRDefault="00AD35EB" w:rsidP="00515B04">
      <w:pPr>
        <w:numPr>
          <w:ins w:id="104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Hey, my favorite girl,</w:t>
      </w:r>
      <w:r w:rsidR="000264CD" w:rsidRPr="00471595">
        <w:rPr>
          <w:rFonts w:ascii="Montserrat" w:hAnsi="Montserrat"/>
          <w:sz w:val="24"/>
        </w:rPr>
        <w:t>”</w:t>
      </w:r>
      <w:r w:rsidRPr="00471595">
        <w:rPr>
          <w:rFonts w:ascii="Montserrat" w:hAnsi="Montserrat"/>
          <w:sz w:val="24"/>
        </w:rPr>
        <w:t xml:space="preserve"> Connor greeted me. He was sweating under the strain</w:t>
      </w:r>
      <w:r w:rsidR="00295153" w:rsidRPr="00471595">
        <w:rPr>
          <w:rFonts w:ascii="Montserrat" w:hAnsi="Montserrat"/>
          <w:sz w:val="24"/>
        </w:rPr>
        <w:t xml:space="preserve"> but</w:t>
      </w:r>
      <w:r w:rsidRPr="00471595">
        <w:rPr>
          <w:rFonts w:ascii="Montserrat" w:hAnsi="Montserrat"/>
          <w:sz w:val="24"/>
        </w:rPr>
        <w:t xml:space="preserve"> still managed to offer me a grin and a wink. </w:t>
      </w:r>
      <w:r w:rsidR="000264CD" w:rsidRPr="00471595">
        <w:rPr>
          <w:rFonts w:ascii="Montserrat" w:hAnsi="Montserrat"/>
          <w:sz w:val="24"/>
        </w:rPr>
        <w:t>“</w:t>
      </w:r>
      <w:r w:rsidRPr="00471595">
        <w:rPr>
          <w:rFonts w:ascii="Montserrat" w:hAnsi="Montserrat"/>
          <w:sz w:val="24"/>
        </w:rPr>
        <w:t>I hope you are feeling frisky, because our friend here wants to wrestle with you.</w:t>
      </w:r>
      <w:r w:rsidR="000264CD" w:rsidRPr="00471595">
        <w:rPr>
          <w:rFonts w:ascii="Montserrat" w:hAnsi="Montserrat"/>
          <w:sz w:val="24"/>
        </w:rPr>
        <w:t>”</w:t>
      </w:r>
    </w:p>
    <w:p w14:paraId="1FEA03B5" w14:textId="064A96EA" w:rsidR="00AD35EB" w:rsidRPr="00471595" w:rsidRDefault="00AD35EB" w:rsidP="00515B04">
      <w:pPr>
        <w:numPr>
          <w:ins w:id="1041" w:author="Unknown"/>
        </w:numPr>
        <w:rPr>
          <w:rFonts w:ascii="Montserrat" w:hAnsi="Montserrat"/>
          <w:sz w:val="24"/>
        </w:rPr>
      </w:pPr>
      <w:r w:rsidRPr="00471595">
        <w:rPr>
          <w:rFonts w:ascii="Montserrat" w:hAnsi="Montserrat"/>
          <w:sz w:val="24"/>
        </w:rPr>
        <w:tab/>
        <w:t>I smiled, still blowing the cobwebs out of my skull</w:t>
      </w:r>
      <w:r w:rsidR="00295153" w:rsidRPr="00471595">
        <w:rPr>
          <w:rFonts w:ascii="Montserrat" w:hAnsi="Montserrat"/>
          <w:sz w:val="24"/>
        </w:rPr>
        <w:t xml:space="preserve"> and</w:t>
      </w:r>
      <w:r w:rsidRPr="00471595">
        <w:rPr>
          <w:rFonts w:ascii="Montserrat" w:hAnsi="Montserrat"/>
          <w:sz w:val="24"/>
        </w:rPr>
        <w:t xml:space="preserve"> retorted, </w:t>
      </w:r>
      <w:r w:rsidR="000264CD" w:rsidRPr="00471595">
        <w:rPr>
          <w:rFonts w:ascii="Montserrat" w:hAnsi="Montserrat"/>
          <w:sz w:val="24"/>
        </w:rPr>
        <w:t>“</w:t>
      </w:r>
      <w:r w:rsidRPr="00471595">
        <w:rPr>
          <w:rFonts w:ascii="Montserrat" w:hAnsi="Montserrat"/>
          <w:sz w:val="24"/>
        </w:rPr>
        <w:t>Oh, are you getting tired? Awwww.... Just goes to show you, a man just can't take the pain. No endurance.</w:t>
      </w:r>
      <w:r w:rsidR="000264CD" w:rsidRPr="00471595">
        <w:rPr>
          <w:rFonts w:ascii="Montserrat" w:hAnsi="Montserrat"/>
          <w:sz w:val="24"/>
        </w:rPr>
        <w:t>”</w:t>
      </w:r>
    </w:p>
    <w:p w14:paraId="1D00FD11" w14:textId="5ACD8957" w:rsidR="00276F1C" w:rsidRPr="00471595" w:rsidRDefault="00AD35EB" w:rsidP="00515B04">
      <w:pPr>
        <w:numPr>
          <w:ins w:id="1042" w:author="Unknown"/>
        </w:numPr>
        <w:rPr>
          <w:rFonts w:ascii="Montserrat" w:hAnsi="Montserrat"/>
          <w:sz w:val="24"/>
        </w:rPr>
      </w:pPr>
      <w:r w:rsidRPr="00471595">
        <w:rPr>
          <w:rFonts w:ascii="Montserrat" w:hAnsi="Montserrat"/>
          <w:sz w:val="24"/>
        </w:rPr>
        <w:tab/>
        <w:t>He chuckled</w:t>
      </w:r>
      <w:r w:rsidR="00295153" w:rsidRPr="00471595">
        <w:rPr>
          <w:rFonts w:ascii="Montserrat" w:hAnsi="Montserrat"/>
          <w:sz w:val="24"/>
        </w:rPr>
        <w:t xml:space="preserve"> and</w:t>
      </w:r>
      <w:r w:rsidRPr="00471595">
        <w:rPr>
          <w:rFonts w:ascii="Montserrat" w:hAnsi="Montserrat"/>
          <w:sz w:val="24"/>
        </w:rPr>
        <w:t xml:space="preserve"> returned his attention to the task at hand. No doubt I would have to be ready to relieve him soon. I was not about to let the darned fool give himself a stroke. With the others in the net, I lent Tiffany as much support as I could spare to make up for her deficit. Connor did the same while I sweated the override an hour later. More calculus in the dark. Tiffany barely held out until she could be relieved by Roberto</w:t>
      </w:r>
      <w:r w:rsidR="00295153" w:rsidRPr="00471595">
        <w:rPr>
          <w:rFonts w:ascii="Montserrat" w:hAnsi="Montserrat"/>
          <w:sz w:val="24"/>
        </w:rPr>
        <w:t xml:space="preserve"> and</w:t>
      </w:r>
      <w:r w:rsidRPr="00471595">
        <w:rPr>
          <w:rFonts w:ascii="Montserrat" w:hAnsi="Montserrat"/>
          <w:sz w:val="24"/>
        </w:rPr>
        <w:t xml:space="preserve"> by that time we had had another casualty. The long hours were telling on us all</w:t>
      </w:r>
      <w:r w:rsidR="00295153" w:rsidRPr="00471595">
        <w:rPr>
          <w:rFonts w:ascii="Montserrat" w:hAnsi="Montserrat"/>
          <w:sz w:val="24"/>
        </w:rPr>
        <w:t xml:space="preserve"> and</w:t>
      </w:r>
      <w:r w:rsidRPr="00471595">
        <w:rPr>
          <w:rFonts w:ascii="Montserrat" w:hAnsi="Montserrat"/>
          <w:sz w:val="24"/>
        </w:rPr>
        <w:t xml:space="preserve"> Anna blew taking over for her partner. We almost lost the Serael, right then. Somehow Kristen managed to shoulder her burden again, while checking Anna's condition. Catatonia. Morgan had to come on early to spell Connor who had overextended himself covering us while the drugs left us incapacitated. Any one of us could go next</w:t>
      </w:r>
      <w:r w:rsidR="00295153" w:rsidRPr="00471595">
        <w:rPr>
          <w:rFonts w:ascii="Montserrat" w:hAnsi="Montserrat"/>
          <w:sz w:val="24"/>
        </w:rPr>
        <w:t xml:space="preserve"> and</w:t>
      </w:r>
      <w:r w:rsidRPr="00471595">
        <w:rPr>
          <w:rFonts w:ascii="Montserrat" w:hAnsi="Montserrat"/>
          <w:sz w:val="24"/>
        </w:rPr>
        <w:t xml:space="preserve"> I knew I was at my limit.</w:t>
      </w:r>
    </w:p>
    <w:p w14:paraId="0A7BB6AF" w14:textId="3DFC8ED9" w:rsidR="00AD35EB" w:rsidRPr="00471595" w:rsidRDefault="00AD35EB" w:rsidP="00515B04">
      <w:pPr>
        <w:numPr>
          <w:ins w:id="1043" w:author="Unknown"/>
        </w:numPr>
        <w:rPr>
          <w:rFonts w:ascii="Montserrat" w:hAnsi="Montserrat"/>
          <w:sz w:val="24"/>
        </w:rPr>
      </w:pPr>
      <w:r w:rsidRPr="00471595">
        <w:rPr>
          <w:rFonts w:ascii="Montserrat" w:hAnsi="Montserrat"/>
          <w:sz w:val="24"/>
        </w:rPr>
        <w:br w:type="page"/>
      </w:r>
    </w:p>
    <w:p w14:paraId="76851CA4" w14:textId="025C4A26" w:rsidR="00AD35EB" w:rsidRPr="00471595" w:rsidRDefault="00201AA5" w:rsidP="00515B04">
      <w:pPr>
        <w:numPr>
          <w:ins w:id="1044" w:author="Unknown"/>
        </w:numPr>
        <w:rPr>
          <w:rFonts w:ascii="Montserrat" w:hAnsi="Montserrat"/>
          <w:sz w:val="24"/>
        </w:rPr>
      </w:pPr>
      <w:r w:rsidRPr="00471595">
        <w:rPr>
          <w:rFonts w:ascii="Montserrat" w:hAnsi="Montserrat"/>
          <w:sz w:val="24"/>
        </w:rPr>
        <w:t>05</w:t>
      </w:r>
    </w:p>
    <w:p w14:paraId="6BA8ADA5" w14:textId="77777777" w:rsidR="00AD35EB" w:rsidRPr="00471595" w:rsidRDefault="00AD35EB" w:rsidP="00515B04">
      <w:pPr>
        <w:numPr>
          <w:ins w:id="1045" w:author="Unknown"/>
        </w:numPr>
        <w:rPr>
          <w:rFonts w:ascii="Montserrat" w:hAnsi="Montserrat"/>
          <w:sz w:val="24"/>
        </w:rPr>
      </w:pPr>
    </w:p>
    <w:p w14:paraId="411A8CB3" w14:textId="1EB9B93B" w:rsidR="00AD35EB" w:rsidRPr="00471595" w:rsidRDefault="00AD35EB" w:rsidP="00515B04">
      <w:pPr>
        <w:numPr>
          <w:ins w:id="1046" w:author="Unknown"/>
        </w:numPr>
        <w:rPr>
          <w:rFonts w:ascii="Montserrat" w:hAnsi="Montserrat"/>
          <w:sz w:val="24"/>
        </w:rPr>
      </w:pPr>
      <w:r w:rsidRPr="00471595">
        <w:rPr>
          <w:rFonts w:ascii="Montserrat" w:hAnsi="Montserrat"/>
          <w:sz w:val="24"/>
        </w:rPr>
        <w:t>By that evening, we had reached our goal. We were in sight of a solid surface fix. All that remained was to make a forced insertion. I was afraid that it would take all three of us together to shove Gabriel across the threshold</w:t>
      </w:r>
      <w:r w:rsidR="00295153" w:rsidRPr="00471595">
        <w:rPr>
          <w:rFonts w:ascii="Montserrat" w:hAnsi="Montserrat"/>
          <w:sz w:val="24"/>
        </w:rPr>
        <w:t xml:space="preserve"> and</w:t>
      </w:r>
      <w:r w:rsidRPr="00471595">
        <w:rPr>
          <w:rFonts w:ascii="Montserrat" w:hAnsi="Montserrat"/>
          <w:sz w:val="24"/>
        </w:rPr>
        <w:t xml:space="preserve"> I tried not to think of what that meant for Hanael and Serael (or for Roberto, Tiffany, Kristen and Caleb). Laboring in the Drive Core Annex, my surface thoughts stormed with distractions, as that was the only part of my being not locked into the struggle. Looming at the front of my mind was the terrible cost of failure. I grieved for Anna and Leslie, who had given so much in vain. Oh, we knew that they were alive—in a sense that made it worse, considering—and I ached for the pain they must be suffering. It was torture</w:t>
      </w:r>
      <w:r w:rsidR="00295153" w:rsidRPr="00471595">
        <w:rPr>
          <w:rFonts w:ascii="Montserrat" w:hAnsi="Montserrat"/>
          <w:sz w:val="24"/>
        </w:rPr>
        <w:t xml:space="preserve"> but</w:t>
      </w:r>
      <w:r w:rsidRPr="00471595">
        <w:rPr>
          <w:rFonts w:ascii="Montserrat" w:hAnsi="Montserrat"/>
          <w:sz w:val="24"/>
        </w:rPr>
        <w:t xml:space="preserve"> words like that are hollow. I suppose you have to be active to really understand—otherwise it is almost impossible; you have to explain the relationship between brain and mind</w:t>
      </w:r>
      <w:r w:rsidR="00295153" w:rsidRPr="00471595">
        <w:rPr>
          <w:rFonts w:ascii="Montserrat" w:hAnsi="Montserrat"/>
          <w:sz w:val="24"/>
        </w:rPr>
        <w:t xml:space="preserve"> and</w:t>
      </w:r>
      <w:r w:rsidRPr="00471595">
        <w:rPr>
          <w:rFonts w:ascii="Montserrat" w:hAnsi="Montserrat"/>
          <w:sz w:val="24"/>
        </w:rPr>
        <w:t xml:space="preserve"> the consequences implicit in that bond. </w:t>
      </w:r>
    </w:p>
    <w:p w14:paraId="32948F50" w14:textId="2D8E8CD5" w:rsidR="00AD35EB" w:rsidRPr="00471595" w:rsidRDefault="00AD35EB" w:rsidP="00515B04">
      <w:pPr>
        <w:numPr>
          <w:ins w:id="1047" w:author="Unknown"/>
        </w:numPr>
        <w:rPr>
          <w:rFonts w:ascii="Montserrat" w:hAnsi="Montserrat"/>
          <w:sz w:val="24"/>
        </w:rPr>
      </w:pPr>
      <w:r w:rsidRPr="00471595">
        <w:rPr>
          <w:rFonts w:ascii="Montserrat" w:hAnsi="Montserrat"/>
          <w:sz w:val="24"/>
        </w:rPr>
        <w:tab/>
        <w:t>And yet if I don't try to explain then it is all just words without substance. If you can't feel it in your gut then you don't know what was at stake. No. I won't explain, if it is important to you, you can work out your own explanation—I'll simply illustrate. I don't care to argue it either. Opinion rarely admits much in the way of understanding. All I can say is that those who believe that the brain creates the mind are surprisingly correct</w:t>
      </w:r>
      <w:r w:rsidR="00295153" w:rsidRPr="00471595">
        <w:rPr>
          <w:rFonts w:ascii="Montserrat" w:hAnsi="Montserrat"/>
          <w:sz w:val="24"/>
        </w:rPr>
        <w:t xml:space="preserve"> and</w:t>
      </w:r>
      <w:r w:rsidRPr="00471595">
        <w:rPr>
          <w:rFonts w:ascii="Montserrat" w:hAnsi="Montserrat"/>
          <w:sz w:val="24"/>
        </w:rPr>
        <w:t xml:space="preserve"> utterly wrong. Likewise, those who believe that all of existence is a solipsistic event in the mind are equally tapping the mark—and aiming way off target. </w:t>
      </w:r>
    </w:p>
    <w:p w14:paraId="084AB334" w14:textId="77777777" w:rsidR="00AD35EB" w:rsidRPr="00471595" w:rsidRDefault="00AD35EB" w:rsidP="00515B04">
      <w:pPr>
        <w:numPr>
          <w:ins w:id="1048" w:author="Unknown"/>
        </w:numPr>
        <w:rPr>
          <w:rFonts w:ascii="Montserrat" w:hAnsi="Montserrat"/>
          <w:sz w:val="24"/>
        </w:rPr>
      </w:pPr>
      <w:r w:rsidRPr="00471595">
        <w:rPr>
          <w:rFonts w:ascii="Montserrat" w:hAnsi="Montserrat"/>
          <w:sz w:val="24"/>
        </w:rPr>
        <w:tab/>
        <w:t>Physics, the mechanics of space-time, almost perfectly describes the validity of the first argument. The brain, the acme of evolution, is a subtle field generator that generates a quantum level tesserect. A trap of mirrors. What enters that trap is exposed to the most frightening thing imaginable—a reflection of itself. It admits a piece of an absolute, raw field of awareness and forces it into self awareness. Point Paradox. Through positive and negative feedback, the mote of self awareness generates and refines a broader field of awareness we know as mind.</w:t>
      </w:r>
    </w:p>
    <w:p w14:paraId="34C97BC7" w14:textId="6D07EFB9" w:rsidR="00AD35EB" w:rsidRPr="00471595" w:rsidRDefault="00AD35EB" w:rsidP="00515B04">
      <w:pPr>
        <w:numPr>
          <w:ins w:id="1049" w:author="Unknown"/>
        </w:numPr>
        <w:rPr>
          <w:rFonts w:ascii="Montserrat" w:hAnsi="Montserrat"/>
          <w:sz w:val="24"/>
        </w:rPr>
      </w:pPr>
      <w:r w:rsidRPr="00471595">
        <w:rPr>
          <w:rFonts w:ascii="Montserrat" w:hAnsi="Montserrat"/>
          <w:sz w:val="24"/>
        </w:rPr>
        <w:tab/>
        <w:t>Metaphysics—and later Psionics the mechanics of mind-space-time—offers other valid descriptions of how, with the proper initialization of this tuned field of awareness, reality is engaged. It is a valid argument to say that reality is created by the mind; without the participation of mind, the universe is nothing more than a field of information. A statistical model of fantastic complexity</w:t>
      </w:r>
      <w:r w:rsidR="00295153" w:rsidRPr="00471595">
        <w:rPr>
          <w:rFonts w:ascii="Montserrat" w:hAnsi="Montserrat"/>
          <w:sz w:val="24"/>
        </w:rPr>
        <w:t xml:space="preserve"> but</w:t>
      </w:r>
      <w:r w:rsidRPr="00471595">
        <w:rPr>
          <w:rFonts w:ascii="Montserrat" w:hAnsi="Montserrat"/>
          <w:sz w:val="24"/>
        </w:rPr>
        <w:t xml:space="preserve"> still nothing more than an equation to be solved. A program running in oblivion.</w:t>
      </w:r>
    </w:p>
    <w:p w14:paraId="309E4960" w14:textId="1318B2F6" w:rsidR="00AD35EB" w:rsidRPr="00471595" w:rsidRDefault="00AD35EB" w:rsidP="00515B04">
      <w:pPr>
        <w:numPr>
          <w:ins w:id="1050" w:author="Unknown"/>
        </w:numPr>
        <w:rPr>
          <w:rFonts w:ascii="Montserrat" w:hAnsi="Montserrat"/>
          <w:sz w:val="24"/>
        </w:rPr>
      </w:pPr>
      <w:r w:rsidRPr="00471595">
        <w:rPr>
          <w:rFonts w:ascii="Montserrat" w:hAnsi="Montserrat"/>
          <w:sz w:val="24"/>
        </w:rPr>
        <w:tab/>
        <w:t>Both those positions were argued by Sinclair and Drake back in 1997</w:t>
      </w:r>
      <w:r w:rsidR="00295153" w:rsidRPr="00471595">
        <w:rPr>
          <w:rFonts w:ascii="Montserrat" w:hAnsi="Montserrat"/>
          <w:sz w:val="24"/>
        </w:rPr>
        <w:t xml:space="preserve"> and</w:t>
      </w:r>
      <w:r w:rsidRPr="00471595">
        <w:rPr>
          <w:rFonts w:ascii="Montserrat" w:hAnsi="Montserrat"/>
          <w:sz w:val="24"/>
        </w:rPr>
        <w:t xml:space="preserve"> I doubt I am smart enough to add anything new to their conclusions—they being the mother and father of the science of Psionics. (Yes that last name does sound familiar. Caitlyn Sinclair was the younger sister of my great-great-grandmother Aislynn. Caitlyn became interested in the reconciliation of physics and metaphysics to account for the fact that her older sister could fly.) A mind typically resolves itself into a four-dimensional structure, attuned to a position in space and time through the extensive nervous system of the body. A mind grows dependent on that mirror and if that mirror ever shatters, it savages the mind. This is the agony that assaulted Leslie and Anna. This is the pain I sympathized with as the mirror of my own reflection screamed under the stress of fighting the idiot-savant mind of the Interface Drive.</w:t>
      </w:r>
    </w:p>
    <w:p w14:paraId="4371B7AC" w14:textId="77777777" w:rsidR="00AD35EB" w:rsidRPr="00471595" w:rsidRDefault="00AD35EB" w:rsidP="00515B04">
      <w:pPr>
        <w:numPr>
          <w:ins w:id="1051" w:author="Unknown"/>
        </w:numPr>
        <w:rPr>
          <w:rFonts w:ascii="Montserrat" w:hAnsi="Montserrat"/>
          <w:sz w:val="24"/>
        </w:rPr>
      </w:pPr>
      <w:r w:rsidRPr="00471595">
        <w:rPr>
          <w:rFonts w:ascii="Montserrat" w:hAnsi="Montserrat"/>
          <w:sz w:val="24"/>
        </w:rPr>
        <w:tab/>
        <w:t>I was so uptight I did not even notice my relief come up.</w:t>
      </w:r>
    </w:p>
    <w:p w14:paraId="7CA02C7B" w14:textId="0DE32B9A" w:rsidR="00AD35EB" w:rsidRPr="00471595" w:rsidRDefault="00AD35EB" w:rsidP="00515B04">
      <w:pPr>
        <w:numPr>
          <w:ins w:id="105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OK, I've got it Arden,</w:t>
      </w:r>
      <w:r w:rsidR="000264CD" w:rsidRPr="00471595">
        <w:rPr>
          <w:rFonts w:ascii="Montserrat" w:hAnsi="Montserrat"/>
          <w:sz w:val="24"/>
        </w:rPr>
        <w:t>”</w:t>
      </w:r>
      <w:r w:rsidRPr="00471595">
        <w:rPr>
          <w:rFonts w:ascii="Montserrat" w:hAnsi="Montserrat"/>
          <w:sz w:val="24"/>
        </w:rPr>
        <w:t xml:space="preserve"> Morgan said, as she took over the struggle. I released my hold on the interface and collapsed back into someone's arms.</w:t>
      </w:r>
    </w:p>
    <w:p w14:paraId="27D75336" w14:textId="030845E6" w:rsidR="00AD35EB" w:rsidRPr="00471595" w:rsidRDefault="00AD35EB" w:rsidP="00515B04">
      <w:pPr>
        <w:numPr>
          <w:ins w:id="1053"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Are you OK?</w:t>
      </w:r>
      <w:r w:rsidR="000264CD" w:rsidRPr="00471595">
        <w:rPr>
          <w:rFonts w:ascii="Montserrat" w:hAnsi="Montserrat"/>
          <w:sz w:val="24"/>
        </w:rPr>
        <w:t>”</w:t>
      </w:r>
      <w:r w:rsidRPr="00471595">
        <w:rPr>
          <w:rFonts w:ascii="Montserrat" w:hAnsi="Montserrat"/>
          <w:sz w:val="24"/>
        </w:rPr>
        <w:t xml:space="preserve"> It was </w:t>
      </w:r>
      <w:r w:rsidR="000264CD" w:rsidRPr="00471595">
        <w:rPr>
          <w:rFonts w:ascii="Montserrat" w:hAnsi="Montserrat"/>
          <w:sz w:val="24"/>
        </w:rPr>
        <w:t>“</w:t>
      </w:r>
      <w:r w:rsidRPr="00471595">
        <w:rPr>
          <w:rFonts w:ascii="Montserrat" w:hAnsi="Montserrat"/>
          <w:sz w:val="24"/>
        </w:rPr>
        <w:t>Uncle</w:t>
      </w:r>
      <w:r w:rsidR="000264CD" w:rsidRPr="00471595">
        <w:rPr>
          <w:rFonts w:ascii="Montserrat" w:hAnsi="Montserrat"/>
          <w:sz w:val="24"/>
        </w:rPr>
        <w:t>”</w:t>
      </w:r>
      <w:r w:rsidRPr="00471595">
        <w:rPr>
          <w:rFonts w:ascii="Montserrat" w:hAnsi="Montserrat"/>
          <w:sz w:val="24"/>
        </w:rPr>
        <w:t xml:space="preserve"> Jocko. I nodded feebly</w:t>
      </w:r>
      <w:r w:rsidR="00295153" w:rsidRPr="00471595">
        <w:rPr>
          <w:rFonts w:ascii="Montserrat" w:hAnsi="Montserrat"/>
          <w:sz w:val="24"/>
        </w:rPr>
        <w:t xml:space="preserve"> and</w:t>
      </w:r>
      <w:r w:rsidRPr="00471595">
        <w:rPr>
          <w:rFonts w:ascii="Montserrat" w:hAnsi="Montserrat"/>
          <w:sz w:val="24"/>
        </w:rPr>
        <w:t xml:space="preserve"> accepted his offer of a water flask and drank deeply. </w:t>
      </w:r>
      <w:r w:rsidR="000264CD" w:rsidRPr="00471595">
        <w:rPr>
          <w:rFonts w:ascii="Montserrat" w:hAnsi="Montserrat"/>
          <w:sz w:val="24"/>
        </w:rPr>
        <w:t>“</w:t>
      </w:r>
      <w:r w:rsidRPr="00471595">
        <w:rPr>
          <w:rFonts w:ascii="Montserrat" w:hAnsi="Montserrat"/>
          <w:sz w:val="24"/>
        </w:rPr>
        <w:t>That's a girl,</w:t>
      </w:r>
      <w:r w:rsidR="000264CD" w:rsidRPr="00471595">
        <w:rPr>
          <w:rFonts w:ascii="Montserrat" w:hAnsi="Montserrat"/>
          <w:sz w:val="24"/>
        </w:rPr>
        <w:t>”</w:t>
      </w:r>
      <w:r w:rsidRPr="00471595">
        <w:rPr>
          <w:rFonts w:ascii="Montserrat" w:hAnsi="Montserrat"/>
          <w:sz w:val="24"/>
        </w:rPr>
        <w:t xml:space="preserve"> he cooed, stroking my hair back from my face. I had not even noticed that it had come out of its customary braid. I remained limp in his arms for a few minutes before asking him when he had showed up. </w:t>
      </w:r>
      <w:r w:rsidR="000264CD" w:rsidRPr="00471595">
        <w:rPr>
          <w:rFonts w:ascii="Montserrat" w:hAnsi="Montserrat"/>
          <w:sz w:val="24"/>
        </w:rPr>
        <w:t>“</w:t>
      </w:r>
      <w:r w:rsidRPr="00471595">
        <w:rPr>
          <w:rFonts w:ascii="Montserrat" w:hAnsi="Montserrat"/>
          <w:sz w:val="24"/>
        </w:rPr>
        <w:t>Oh, I've been here for a while. Had to make sure you didn't over do it. You mom would never forgive me if I let you kill yourself,</w:t>
      </w:r>
      <w:r w:rsidR="000264CD" w:rsidRPr="00471595">
        <w:rPr>
          <w:rFonts w:ascii="Montserrat" w:hAnsi="Montserrat"/>
          <w:sz w:val="24"/>
        </w:rPr>
        <w:t>”</w:t>
      </w:r>
      <w:r w:rsidRPr="00471595">
        <w:rPr>
          <w:rFonts w:ascii="Montserrat" w:hAnsi="Montserrat"/>
          <w:sz w:val="24"/>
        </w:rPr>
        <w:t xml:space="preserve"> he grinned. I sighed a chuckle, reaching up to pat him on the cheek. We were a-tumble on the deck. I looked around and saw Connor enter Engineering. He asked how I was holding up and I confessed that I was wrung out. He tried to hide his fear and apprehension.</w:t>
      </w:r>
    </w:p>
    <w:p w14:paraId="0AA00115" w14:textId="2115E7A0" w:rsidR="00AD35EB" w:rsidRPr="00471595" w:rsidRDefault="00AD35EB" w:rsidP="00515B04">
      <w:pPr>
        <w:numPr>
          <w:ins w:id="105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Don't worry, Cal,</w:t>
      </w:r>
      <w:r w:rsidR="000264CD" w:rsidRPr="00471595">
        <w:rPr>
          <w:rFonts w:ascii="Montserrat" w:hAnsi="Montserrat"/>
          <w:sz w:val="24"/>
        </w:rPr>
        <w:t>”</w:t>
      </w:r>
      <w:r w:rsidRPr="00471595">
        <w:rPr>
          <w:rFonts w:ascii="Montserrat" w:hAnsi="Montserrat"/>
          <w:sz w:val="24"/>
        </w:rPr>
        <w:t xml:space="preserve"> I said, picking up the surge of worry in spite of his studied calm. </w:t>
      </w:r>
      <w:r w:rsidR="000264CD" w:rsidRPr="00471595">
        <w:rPr>
          <w:rFonts w:ascii="Montserrat" w:hAnsi="Montserrat"/>
          <w:sz w:val="24"/>
        </w:rPr>
        <w:t>“</w:t>
      </w:r>
      <w:r w:rsidRPr="00471595">
        <w:rPr>
          <w:rFonts w:ascii="Montserrat" w:hAnsi="Montserrat"/>
          <w:sz w:val="24"/>
        </w:rPr>
        <w:t>I can stretch it for the translation. Just give me a few minutes rest and I'll get back to work.</w:t>
      </w:r>
      <w:r w:rsidR="000264CD" w:rsidRPr="00471595">
        <w:rPr>
          <w:rFonts w:ascii="Montserrat" w:hAnsi="Montserrat"/>
          <w:sz w:val="24"/>
        </w:rPr>
        <w:t>”</w:t>
      </w:r>
    </w:p>
    <w:p w14:paraId="37563A87" w14:textId="2A368783" w:rsidR="00AD35EB" w:rsidRPr="00471595" w:rsidRDefault="00AD35EB" w:rsidP="00515B04">
      <w:pPr>
        <w:numPr>
          <w:ins w:id="1055"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Don't push too hard Arden, we'll do fine, Morgan and I, you just relax,</w:t>
      </w:r>
      <w:r w:rsidR="000264CD" w:rsidRPr="00471595">
        <w:rPr>
          <w:rFonts w:ascii="Montserrat" w:hAnsi="Montserrat"/>
          <w:sz w:val="24"/>
        </w:rPr>
        <w:t>”</w:t>
      </w:r>
      <w:r w:rsidRPr="00471595">
        <w:rPr>
          <w:rFonts w:ascii="Montserrat" w:hAnsi="Montserrat"/>
          <w:sz w:val="24"/>
        </w:rPr>
        <w:t xml:space="preserve"> he ordered sternly. I just wrinkled my nose up. He knew as well as I did that forcing the translation would kill just one person, fighting against the drive. Two actives might accomplish it</w:t>
      </w:r>
      <w:r w:rsidR="00295153" w:rsidRPr="00471595">
        <w:rPr>
          <w:rFonts w:ascii="Montserrat" w:hAnsi="Montserrat"/>
          <w:sz w:val="24"/>
        </w:rPr>
        <w:t xml:space="preserve"> but</w:t>
      </w:r>
      <w:r w:rsidRPr="00471595">
        <w:rPr>
          <w:rFonts w:ascii="Montserrat" w:hAnsi="Montserrat"/>
          <w:sz w:val="24"/>
        </w:rPr>
        <w:t xml:space="preserve"> it would be an order of magnitude harder than just twisting the angle of interface. He turned to back up Morgan, while Jocko and I crawled back to our feet and wandered aside to collapse again at a work station. I really looked at him then. His salt and pepper hair was slicked back with sweat, his jaw was shadowed by a day's growth of his beard. I could see it in his eyes that Jocko was bone tired. His legs cramped as he sat down, which gave me an idea of both how long he had hovered near me and how long I had been glued to the interface. That shook me. I looked around and noticed for the first time how hard this emergency was on the rest of the crew. They weren't just lounging about. Technicians must surely have been running a higher maintenance work load, as our steering efforts constantly threatened to overload systems throughout the ship. Subsystems were no doubt crashing as the main computer appropriated processing time on secondary and tertiary systems. All of the plotting these past seven weeks had had to be done manually on slate-terminals</w:t>
      </w:r>
      <w:r w:rsidR="00295153" w:rsidRPr="00471595">
        <w:rPr>
          <w:rFonts w:ascii="Montserrat" w:hAnsi="Montserrat"/>
          <w:sz w:val="24"/>
        </w:rPr>
        <w:t xml:space="preserve"> and</w:t>
      </w:r>
      <w:r w:rsidRPr="00471595">
        <w:rPr>
          <w:rFonts w:ascii="Montserrat" w:hAnsi="Montserrat"/>
          <w:sz w:val="24"/>
        </w:rPr>
        <w:t xml:space="preserve"> officers had been combating a rising sense of panic as the sense of danger seeped into people's skulls.</w:t>
      </w:r>
    </w:p>
    <w:p w14:paraId="021013DB" w14:textId="77777777" w:rsidR="00AD35EB" w:rsidRPr="00471595" w:rsidRDefault="00AD35EB" w:rsidP="00515B04">
      <w:pPr>
        <w:numPr>
          <w:ins w:id="1056" w:author="Unknown"/>
        </w:numPr>
        <w:rPr>
          <w:rFonts w:ascii="Montserrat" w:hAnsi="Montserrat"/>
          <w:sz w:val="24"/>
        </w:rPr>
      </w:pPr>
      <w:r w:rsidRPr="00471595">
        <w:rPr>
          <w:rFonts w:ascii="Montserrat" w:hAnsi="Montserrat"/>
          <w:sz w:val="24"/>
        </w:rPr>
        <w:tab/>
        <w:t>I thought of my earlier estimate based on individual, ignorant reactions.</w:t>
      </w:r>
    </w:p>
    <w:p w14:paraId="3DD65E9F" w14:textId="5A68532C" w:rsidR="00AD35EB" w:rsidRPr="00471595" w:rsidRDefault="00AD35EB" w:rsidP="00515B04">
      <w:pPr>
        <w:numPr>
          <w:ins w:id="1057" w:author="Unknown"/>
        </w:numPr>
        <w:rPr>
          <w:rFonts w:ascii="Montserrat" w:hAnsi="Montserrat"/>
          <w:sz w:val="24"/>
        </w:rPr>
      </w:pPr>
      <w:r w:rsidRPr="00471595">
        <w:rPr>
          <w:rFonts w:ascii="Montserrat" w:hAnsi="Montserrat"/>
          <w:sz w:val="24"/>
        </w:rPr>
        <w:tab/>
        <w:t>I could have used a hole to crawl into at that moment. Instead, as I had my eyes open now, I asked Jocko how other people were faring. He shrugged and said that everyone was doing about as well as could be expected. Non-essential personnel had been required to hole up in their berths and stay out of the way. A little friction</w:t>
      </w:r>
      <w:r w:rsidR="00295153" w:rsidRPr="00471595">
        <w:rPr>
          <w:rFonts w:ascii="Montserrat" w:hAnsi="Montserrat"/>
          <w:sz w:val="24"/>
        </w:rPr>
        <w:t xml:space="preserve"> but</w:t>
      </w:r>
      <w:r w:rsidRPr="00471595">
        <w:rPr>
          <w:rFonts w:ascii="Montserrat" w:hAnsi="Montserrat"/>
          <w:sz w:val="24"/>
        </w:rPr>
        <w:t xml:space="preserve"> there was still discipline.</w:t>
      </w:r>
    </w:p>
    <w:p w14:paraId="63F8DE17" w14:textId="77777777" w:rsidR="00AD35EB" w:rsidRPr="00471595" w:rsidRDefault="00AD35EB" w:rsidP="00515B04">
      <w:pPr>
        <w:numPr>
          <w:ins w:id="1058" w:author="Unknown"/>
        </w:numPr>
        <w:rPr>
          <w:rFonts w:ascii="Montserrat" w:hAnsi="Montserrat"/>
          <w:sz w:val="24"/>
        </w:rPr>
      </w:pPr>
      <w:r w:rsidRPr="00471595">
        <w:rPr>
          <w:rFonts w:ascii="Montserrat" w:hAnsi="Montserrat"/>
          <w:sz w:val="24"/>
        </w:rPr>
        <w:tab/>
        <w:t>Too soon, Connor was signaling me to form up as we approached our mark. The ships of Task Group Three were forming up inside the curve as best they could. Erring on the side of caution, we should all be lucky to surface within ten astronomical units of each other. The effort of forcing translation would cut off even telepathic communication, so we would proceed to a planned rendezvous upon securing the surface. That black out was going to be hard on me, since I would be unable to avoid worrying about Serael and Hanael. There was no helping it, though. I just gritted my teeth and phased into concert with Connor and Morgan.</w:t>
      </w:r>
    </w:p>
    <w:p w14:paraId="5D6D1183" w14:textId="2621B6DE" w:rsidR="00AD35EB" w:rsidRPr="00471595" w:rsidRDefault="00AD35EB" w:rsidP="00515B04">
      <w:pPr>
        <w:numPr>
          <w:ins w:id="1059" w:author="Unknown"/>
        </w:numPr>
        <w:rPr>
          <w:rFonts w:ascii="Montserrat" w:hAnsi="Montserrat"/>
          <w:sz w:val="24"/>
        </w:rPr>
      </w:pPr>
      <w:r w:rsidRPr="00471595">
        <w:rPr>
          <w:rFonts w:ascii="Montserrat" w:hAnsi="Montserrat"/>
          <w:sz w:val="24"/>
        </w:rPr>
        <w:tab/>
        <w:t>In my mind, naked to the interface, the shallows and beaches of surface space were again visible. We were sliding along the edge of one of these shores, counting on it to help us breach the surface</w:t>
      </w:r>
      <w:r w:rsidR="00295153" w:rsidRPr="00471595">
        <w:rPr>
          <w:rFonts w:ascii="Montserrat" w:hAnsi="Montserrat"/>
          <w:sz w:val="24"/>
        </w:rPr>
        <w:t xml:space="preserve"> and</w:t>
      </w:r>
      <w:r w:rsidRPr="00471595">
        <w:rPr>
          <w:rFonts w:ascii="Montserrat" w:hAnsi="Montserrat"/>
          <w:sz w:val="24"/>
        </w:rPr>
        <w:t xml:space="preserve"> depending on that shadow as a guarantee that we were not about to surface blind into the heart of some stellar inferno. Morgan was calling the drill, since she was even more sensitive than me to the interface. We passed our last message over the thought net and then cut contact. Connor and I double teamed the drive array, forcing the angle of insertion to zero. An eternal fifteen minutes. I could almost taste the tender tissue of my brain searing from the power coursing through the lens of my mind.</w:t>
      </w:r>
    </w:p>
    <w:p w14:paraId="3C45C3C7" w14:textId="77777777" w:rsidR="00AD35EB" w:rsidRPr="00471595" w:rsidRDefault="00AD35EB" w:rsidP="00515B04">
      <w:pPr>
        <w:numPr>
          <w:ins w:id="1060" w:author="Unknown"/>
        </w:numPr>
        <w:rPr>
          <w:rFonts w:ascii="Montserrat" w:hAnsi="Montserrat"/>
          <w:sz w:val="24"/>
        </w:rPr>
      </w:pPr>
      <w:r w:rsidRPr="00471595">
        <w:rPr>
          <w:rFonts w:ascii="Montserrat" w:hAnsi="Montserrat"/>
          <w:sz w:val="24"/>
        </w:rPr>
        <w:tab/>
        <w:t>Pain exploded in my head. For a moment I was sure I had blown my mind to bits.</w:t>
      </w:r>
    </w:p>
    <w:p w14:paraId="5B74866D" w14:textId="77777777" w:rsidR="00AD35EB" w:rsidRPr="00471595" w:rsidRDefault="00AD35EB" w:rsidP="00515B04">
      <w:pPr>
        <w:numPr>
          <w:ins w:id="1061" w:author="Unknown"/>
        </w:numPr>
        <w:rPr>
          <w:rFonts w:ascii="Montserrat" w:hAnsi="Montserrat"/>
          <w:sz w:val="24"/>
        </w:rPr>
      </w:pPr>
      <w:r w:rsidRPr="00471595">
        <w:rPr>
          <w:rFonts w:ascii="Montserrat" w:hAnsi="Montserrat"/>
          <w:sz w:val="24"/>
        </w:rPr>
        <w:tab/>
        <w:t>It happened too quick, or it was too strange for me to recount; the universe unfolded in new clarity before my astonished inner eye. I saw a host of people, all reflections of myself, linked in rings about me and concentrating. A luminous being glided into view before me. She/he caressed my face with his/her fingertips and smiled. I was so amazed that I did not even flinch when I turned to receive the complimentary caress of a shadow. A devouring darkness that hinted at forms of all manner of beasts and men. Serpent, dinosaur, bird, cat, horse, wolf, fish, man, woman; all these things and yet none. All possible suggestion without commitment to anything. And as my eyes met this strange apparition, I fell head first into twisting oblivion. I seemed to fall for eternity until I slammed bodily to the deck in the core annex.</w:t>
      </w:r>
    </w:p>
    <w:p w14:paraId="2055FB56" w14:textId="72A1BC5B" w:rsidR="00AD35EB" w:rsidRPr="00471595" w:rsidRDefault="00AD35EB" w:rsidP="00515B04">
      <w:pPr>
        <w:numPr>
          <w:ins w:id="1062" w:author="Unknown"/>
        </w:numPr>
        <w:rPr>
          <w:rFonts w:ascii="Montserrat" w:hAnsi="Montserrat"/>
          <w:sz w:val="24"/>
        </w:rPr>
      </w:pPr>
      <w:r w:rsidRPr="00471595">
        <w:rPr>
          <w:rFonts w:ascii="Montserrat" w:hAnsi="Montserrat"/>
          <w:sz w:val="24"/>
        </w:rPr>
        <w:tab/>
        <w:t xml:space="preserve">I heard Connor bark out, </w:t>
      </w:r>
      <w:r w:rsidR="000264CD" w:rsidRPr="00471595">
        <w:rPr>
          <w:rFonts w:ascii="Montserrat" w:hAnsi="Montserrat"/>
          <w:sz w:val="24"/>
        </w:rPr>
        <w:t>“</w:t>
      </w:r>
      <w:r w:rsidRPr="00471595">
        <w:rPr>
          <w:rFonts w:ascii="Montserrat" w:hAnsi="Montserrat"/>
          <w:sz w:val="24"/>
        </w:rPr>
        <w:t>Now!</w:t>
      </w:r>
      <w:r w:rsidR="000264CD" w:rsidRPr="00471595">
        <w:rPr>
          <w:rFonts w:ascii="Montserrat" w:hAnsi="Montserrat"/>
          <w:sz w:val="24"/>
        </w:rPr>
        <w:t>”</w:t>
      </w:r>
      <w:r w:rsidRPr="00471595">
        <w:rPr>
          <w:rFonts w:ascii="Montserrat" w:hAnsi="Montserrat"/>
          <w:sz w:val="24"/>
        </w:rPr>
        <w:t xml:space="preserve"> And felt, with an echo of that strange clarity, the universe roll, whole and unblemished into the grip of my outstretched mind. This sensation was accompanied by an immediate sensation of falling as Morgan split the core, severing the focus of the interface drive. The drive field</w:t>
      </w:r>
      <w:r w:rsidR="00295153" w:rsidRPr="00471595">
        <w:rPr>
          <w:rFonts w:ascii="Montserrat" w:hAnsi="Montserrat"/>
          <w:sz w:val="24"/>
        </w:rPr>
        <w:t xml:space="preserve"> and</w:t>
      </w:r>
      <w:r w:rsidRPr="00471595">
        <w:rPr>
          <w:rFonts w:ascii="Montserrat" w:hAnsi="Montserrat"/>
          <w:sz w:val="24"/>
        </w:rPr>
        <w:t xml:space="preserve"> all the subordinate systems that comprised the ship's invisible field architecture were snuffed at once. I had never experienced anything like it. A ship's drive, once activated is meant to remain active for the life of the ship. It is only cut to disassemble the key stone of the field systems, the artifact mind. Reactivating it would be a bitch</w:t>
      </w:r>
      <w:r w:rsidR="00295153" w:rsidRPr="00471595">
        <w:rPr>
          <w:rFonts w:ascii="Montserrat" w:hAnsi="Montserrat"/>
          <w:sz w:val="24"/>
        </w:rPr>
        <w:t xml:space="preserve"> and</w:t>
      </w:r>
      <w:r w:rsidRPr="00471595">
        <w:rPr>
          <w:rFonts w:ascii="Montserrat" w:hAnsi="Montserrat"/>
          <w:sz w:val="24"/>
        </w:rPr>
        <w:t xml:space="preserve"> not a living soul could be within a thousand yards of the ship, save the one active employed to prep the fugues, close the trap and light the mirror of the new ship mind. </w:t>
      </w:r>
    </w:p>
    <w:p w14:paraId="1D97CFC3" w14:textId="77777777" w:rsidR="00AD35EB" w:rsidRPr="00471595" w:rsidRDefault="00AD35EB" w:rsidP="00515B04">
      <w:pPr>
        <w:numPr>
          <w:ins w:id="1063" w:author="Unknown"/>
        </w:numPr>
        <w:rPr>
          <w:rFonts w:ascii="Montserrat" w:hAnsi="Montserrat"/>
          <w:sz w:val="24"/>
        </w:rPr>
      </w:pPr>
      <w:r w:rsidRPr="00471595">
        <w:rPr>
          <w:rFonts w:ascii="Montserrat" w:hAnsi="Montserrat"/>
          <w:sz w:val="24"/>
        </w:rPr>
        <w:tab/>
        <w:t>Gabriel was dead.</w:t>
      </w:r>
    </w:p>
    <w:p w14:paraId="640A242F" w14:textId="43213D97" w:rsidR="00AD35EB" w:rsidRPr="00471595" w:rsidRDefault="00AD35EB" w:rsidP="00515B04">
      <w:pPr>
        <w:numPr>
          <w:ins w:id="1064" w:author="Unknown"/>
        </w:numPr>
        <w:rPr>
          <w:rFonts w:ascii="Montserrat" w:hAnsi="Montserrat"/>
          <w:sz w:val="24"/>
        </w:rPr>
      </w:pPr>
      <w:r w:rsidRPr="00471595">
        <w:rPr>
          <w:rFonts w:ascii="Montserrat" w:hAnsi="Montserrat"/>
          <w:sz w:val="24"/>
        </w:rPr>
        <w:tab/>
        <w:t>There had been no other way to force the ship to phase with the surface—resolve within the universe. As I sat up, Connor collapsed where he was standing and cackled with relief. He flipped majestically head over heels while laughing all the harder. I was shaking from my own reaction. Morgan was hugging the drive core shielding, like a little girl sprawling across the chest of her father's corpse. In a stricken voice she announced that the drive was inactive and that it was safe to purge the core composites and peripheral systems. Her announcement was picked up by an open mike and the captain returned his congratulations. The sounds of celebration echoed in the background from the bridge</w:t>
      </w:r>
      <w:r w:rsidR="00295153" w:rsidRPr="00471595">
        <w:rPr>
          <w:rFonts w:ascii="Montserrat" w:hAnsi="Montserrat"/>
          <w:sz w:val="24"/>
        </w:rPr>
        <w:t xml:space="preserve"> but</w:t>
      </w:r>
      <w:r w:rsidRPr="00471595">
        <w:rPr>
          <w:rFonts w:ascii="Montserrat" w:hAnsi="Montserrat"/>
          <w:sz w:val="24"/>
        </w:rPr>
        <w:t xml:space="preserve"> that could not penetrate the solemn atmosphere pervading Engineering. The engineering technicians, ratings and officers shared instead a sense of mourning with the three of us.</w:t>
      </w:r>
    </w:p>
    <w:p w14:paraId="741B0FB0" w14:textId="7DB5F06B" w:rsidR="00AD35EB" w:rsidRPr="00471595" w:rsidRDefault="00AD35EB" w:rsidP="00515B04">
      <w:pPr>
        <w:numPr>
          <w:ins w:id="1065" w:author="Unknown"/>
        </w:numPr>
        <w:rPr>
          <w:rFonts w:ascii="Montserrat" w:hAnsi="Montserrat"/>
          <w:sz w:val="24"/>
        </w:rPr>
      </w:pPr>
      <w:r w:rsidRPr="00471595">
        <w:rPr>
          <w:rFonts w:ascii="Montserrat" w:hAnsi="Montserrat"/>
          <w:sz w:val="24"/>
        </w:rPr>
        <w:tab/>
        <w:t>Jocko was stunned at our attitude</w:t>
      </w:r>
      <w:r w:rsidR="00295153" w:rsidRPr="00471595">
        <w:rPr>
          <w:rFonts w:ascii="Montserrat" w:hAnsi="Montserrat"/>
          <w:sz w:val="24"/>
        </w:rPr>
        <w:t xml:space="preserve"> and</w:t>
      </w:r>
      <w:r w:rsidRPr="00471595">
        <w:rPr>
          <w:rFonts w:ascii="Montserrat" w:hAnsi="Montserrat"/>
          <w:sz w:val="24"/>
        </w:rPr>
        <w:t xml:space="preserve"> when he questioned me about my long face, I told him, as best I could, that we had killed our ship to save ourselves. The engineers knew it, they worked too close to Gabriel not to feel it. Gabriel, was still intact, not too much worse for wear</w:t>
      </w:r>
      <w:r w:rsidR="00295153" w:rsidRPr="00471595">
        <w:rPr>
          <w:rFonts w:ascii="Montserrat" w:hAnsi="Montserrat"/>
          <w:sz w:val="24"/>
        </w:rPr>
        <w:t xml:space="preserve"> but</w:t>
      </w:r>
      <w:r w:rsidRPr="00471595">
        <w:rPr>
          <w:rFonts w:ascii="Montserrat" w:hAnsi="Montserrat"/>
          <w:sz w:val="24"/>
        </w:rPr>
        <w:t xml:space="preserve"> Gabriel, that unique awareness that had endured seven transformations and which had balked at the company of Task Groups One and Two—what had held us in our beds and ordered our little universe during jumps—was no more. </w:t>
      </w:r>
    </w:p>
    <w:p w14:paraId="4D35D35D" w14:textId="29A000FB" w:rsidR="00AD35EB" w:rsidRPr="00471595" w:rsidRDefault="00AD35EB" w:rsidP="00515B04">
      <w:pPr>
        <w:numPr>
          <w:ins w:id="106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You are talking about that machine as if it had been alive,</w:t>
      </w:r>
      <w:r w:rsidR="000264CD" w:rsidRPr="00471595">
        <w:rPr>
          <w:rFonts w:ascii="Montserrat" w:hAnsi="Montserrat"/>
          <w:sz w:val="24"/>
        </w:rPr>
        <w:t>”</w:t>
      </w:r>
      <w:r w:rsidRPr="00471595">
        <w:rPr>
          <w:rFonts w:ascii="Montserrat" w:hAnsi="Montserrat"/>
          <w:sz w:val="24"/>
        </w:rPr>
        <w:t xml:space="preserve"> he grumbled.</w:t>
      </w:r>
    </w:p>
    <w:p w14:paraId="24FA7D84" w14:textId="193D6493" w:rsidR="00AD35EB" w:rsidRPr="00471595" w:rsidRDefault="00AD35EB" w:rsidP="00515B04">
      <w:pPr>
        <w:numPr>
          <w:ins w:id="106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Uncle Jocko, I don't know if Gabriel was alive as we understand it,</w:t>
      </w:r>
      <w:r w:rsidR="000264CD" w:rsidRPr="00471595">
        <w:rPr>
          <w:rFonts w:ascii="Montserrat" w:hAnsi="Montserrat"/>
          <w:sz w:val="24"/>
        </w:rPr>
        <w:t>”</w:t>
      </w:r>
      <w:r w:rsidRPr="00471595">
        <w:rPr>
          <w:rFonts w:ascii="Montserrat" w:hAnsi="Montserrat"/>
          <w:sz w:val="24"/>
        </w:rPr>
        <w:t xml:space="preserve"> I sighed. </w:t>
      </w:r>
      <w:r w:rsidR="000264CD" w:rsidRPr="00471595">
        <w:rPr>
          <w:rFonts w:ascii="Montserrat" w:hAnsi="Montserrat"/>
          <w:sz w:val="24"/>
        </w:rPr>
        <w:t>“</w:t>
      </w:r>
      <w:r w:rsidRPr="00471595">
        <w:rPr>
          <w:rFonts w:ascii="Montserrat" w:hAnsi="Montserrat"/>
          <w:sz w:val="24"/>
        </w:rPr>
        <w:t>All I know is that by my understanding of Drake's paradigm, Gabriel was self aware. She was bright, stubborn</w:t>
      </w:r>
      <w:r w:rsidR="00295153" w:rsidRPr="00471595">
        <w:rPr>
          <w:rFonts w:ascii="Montserrat" w:hAnsi="Montserrat"/>
          <w:sz w:val="24"/>
        </w:rPr>
        <w:t xml:space="preserve"> and</w:t>
      </w:r>
      <w:r w:rsidRPr="00471595">
        <w:rPr>
          <w:rFonts w:ascii="Montserrat" w:hAnsi="Montserrat"/>
          <w:sz w:val="24"/>
        </w:rPr>
        <w:t xml:space="preserve"> naive. I can't imagine what passed for conscious thought through her mind, because we only designed her with autistic and autonomic processing capabilities. She couldn't do a thing you didn't tell her to do. It really was not her fault that something put it into her mind to do something that was impossible. She was still trying to do it all the way to the end.</w:t>
      </w:r>
      <w:r w:rsidR="000264CD" w:rsidRPr="00471595">
        <w:rPr>
          <w:rFonts w:ascii="Montserrat" w:hAnsi="Montserrat"/>
          <w:sz w:val="24"/>
        </w:rPr>
        <w:t>”</w:t>
      </w:r>
    </w:p>
    <w:p w14:paraId="38ADE58E" w14:textId="597165DB" w:rsidR="00AD35EB" w:rsidRPr="00471595" w:rsidRDefault="00AD35EB" w:rsidP="00515B04">
      <w:pPr>
        <w:numPr>
          <w:ins w:id="1068" w:author="Unknown"/>
        </w:numPr>
        <w:rPr>
          <w:rFonts w:ascii="Montserrat" w:hAnsi="Montserrat"/>
          <w:sz w:val="24"/>
        </w:rPr>
      </w:pPr>
      <w:r w:rsidRPr="00471595">
        <w:rPr>
          <w:rFonts w:ascii="Montserrat" w:hAnsi="Montserrat"/>
          <w:sz w:val="24"/>
        </w:rPr>
        <w:tab/>
        <w:t>I realized that I was crying</w:t>
      </w:r>
      <w:r w:rsidR="00295153" w:rsidRPr="00471595">
        <w:rPr>
          <w:rFonts w:ascii="Montserrat" w:hAnsi="Montserrat"/>
          <w:sz w:val="24"/>
        </w:rPr>
        <w:t xml:space="preserve"> and</w:t>
      </w:r>
      <w:r w:rsidRPr="00471595">
        <w:rPr>
          <w:rFonts w:ascii="Montserrat" w:hAnsi="Montserrat"/>
          <w:sz w:val="24"/>
        </w:rPr>
        <w:t xml:space="preserve"> when I looked at Morgan I saw that she was crying too. I didn't want to ask her</w:t>
      </w:r>
      <w:r w:rsidR="00295153" w:rsidRPr="00471595">
        <w:rPr>
          <w:rFonts w:ascii="Montserrat" w:hAnsi="Montserrat"/>
          <w:sz w:val="24"/>
        </w:rPr>
        <w:t xml:space="preserve"> but</w:t>
      </w:r>
      <w:r w:rsidRPr="00471595">
        <w:rPr>
          <w:rFonts w:ascii="Montserrat" w:hAnsi="Montserrat"/>
          <w:sz w:val="24"/>
        </w:rPr>
        <w:t xml:space="preserve"> I knew that peeling apart Gabriel's brain had to have been very hard on her. I got up, moving by force of will</w:t>
      </w:r>
      <w:r w:rsidR="00295153" w:rsidRPr="00471595">
        <w:rPr>
          <w:rFonts w:ascii="Montserrat" w:hAnsi="Montserrat"/>
          <w:sz w:val="24"/>
        </w:rPr>
        <w:t xml:space="preserve"> and</w:t>
      </w:r>
      <w:r w:rsidRPr="00471595">
        <w:rPr>
          <w:rFonts w:ascii="Montserrat" w:hAnsi="Montserrat"/>
          <w:sz w:val="24"/>
        </w:rPr>
        <w:t xml:space="preserve"> went over to her, pulling her into my arms so she would know that I didn't think she was a murderer. Connor caught us both up and led us out of Engineering, with Jocko in tail. I allowed him to drag us along in the zero gee. Without Gabriel's invisible body around us I felt lost</w:t>
      </w:r>
      <w:r w:rsidR="00295153" w:rsidRPr="00471595">
        <w:rPr>
          <w:rFonts w:ascii="Montserrat" w:hAnsi="Montserrat"/>
          <w:sz w:val="24"/>
        </w:rPr>
        <w:t xml:space="preserve"> and</w:t>
      </w:r>
      <w:r w:rsidRPr="00471595">
        <w:rPr>
          <w:rFonts w:ascii="Montserrat" w:hAnsi="Montserrat"/>
          <w:sz w:val="24"/>
        </w:rPr>
        <w:t xml:space="preserve"> I doubt I could have made it back to my compartment alone.</w:t>
      </w:r>
    </w:p>
    <w:p w14:paraId="024C3FB2" w14:textId="205D4AD2" w:rsidR="00AD35EB" w:rsidRPr="00471595" w:rsidRDefault="00AD35EB" w:rsidP="00515B04">
      <w:pPr>
        <w:numPr>
          <w:ins w:id="1069" w:author="Unknown"/>
        </w:numPr>
        <w:rPr>
          <w:rFonts w:ascii="Montserrat" w:hAnsi="Montserrat"/>
          <w:sz w:val="24"/>
        </w:rPr>
      </w:pPr>
      <w:r w:rsidRPr="00471595">
        <w:rPr>
          <w:rFonts w:ascii="Montserrat" w:hAnsi="Montserrat"/>
          <w:sz w:val="24"/>
        </w:rPr>
        <w:tab/>
        <w:t>Connor stopped me as tried to crawl into my nest. I was not tracking very well</w:t>
      </w:r>
      <w:r w:rsidR="00295153" w:rsidRPr="00471595">
        <w:rPr>
          <w:rFonts w:ascii="Montserrat" w:hAnsi="Montserrat"/>
          <w:sz w:val="24"/>
        </w:rPr>
        <w:t xml:space="preserve"> and</w:t>
      </w:r>
      <w:r w:rsidRPr="00471595">
        <w:rPr>
          <w:rFonts w:ascii="Montserrat" w:hAnsi="Montserrat"/>
          <w:sz w:val="24"/>
        </w:rPr>
        <w:t xml:space="preserve"> the world was a blur to my eyes. I realized, belatedly, as he carefully peeled me out of my uniform, that Jocko was no longer around. Nor was Morgan. When I was naked, Connor carefully tucked me inside my sleeper. As I drifted into the cushions on its inner curve, I was again struck with the absence of Gabriel's subtle blessings. My cell was no longer a nest. I could not have stayed in there if Connor had not snaked in then, skinned out of his own uniform. He took me then, gently, lovingly, for the first time in over a year. I had never need his touch so much. </w:t>
      </w:r>
    </w:p>
    <w:p w14:paraId="4234519A" w14:textId="091F76DE" w:rsidR="00AD35EB" w:rsidRPr="00471595" w:rsidRDefault="00AD35EB" w:rsidP="00515B04">
      <w:pPr>
        <w:numPr>
          <w:ins w:id="1070" w:author="Unknown"/>
        </w:numPr>
        <w:rPr>
          <w:rFonts w:ascii="Montserrat" w:hAnsi="Montserrat"/>
          <w:sz w:val="24"/>
        </w:rPr>
      </w:pPr>
      <w:r w:rsidRPr="00471595">
        <w:rPr>
          <w:rFonts w:ascii="Montserrat" w:hAnsi="Montserrat"/>
          <w:sz w:val="24"/>
        </w:rPr>
        <w:tab/>
        <w:t>In the close confines of the ovoid cell, it was feasible to couple. We didn't have to help it much with our minds. The close space suited us for gentle loving—and a fevered passion unleashed as we gave into the full reaction of our ordeal. That warm, wet balm soothed the sharp edges of grief</w:t>
      </w:r>
      <w:r w:rsidR="00295153" w:rsidRPr="00471595">
        <w:rPr>
          <w:rFonts w:ascii="Montserrat" w:hAnsi="Montserrat"/>
          <w:sz w:val="24"/>
        </w:rPr>
        <w:t xml:space="preserve"> and</w:t>
      </w:r>
      <w:r w:rsidRPr="00471595">
        <w:rPr>
          <w:rFonts w:ascii="Montserrat" w:hAnsi="Montserrat"/>
          <w:sz w:val="24"/>
        </w:rPr>
        <w:t xml:space="preserve"> shock. A vital antidote for having hung too far out over the threshold of death.</w:t>
      </w:r>
    </w:p>
    <w:p w14:paraId="6C2B54CA" w14:textId="77777777" w:rsidR="00AD35EB" w:rsidRPr="00471595" w:rsidRDefault="00AD35EB" w:rsidP="00515B04">
      <w:pPr>
        <w:numPr>
          <w:ins w:id="1071" w:author="Unknown"/>
        </w:numPr>
        <w:rPr>
          <w:rFonts w:ascii="Montserrat" w:hAnsi="Montserrat"/>
          <w:sz w:val="24"/>
        </w:rPr>
      </w:pPr>
      <w:r w:rsidRPr="00471595">
        <w:rPr>
          <w:rFonts w:ascii="Montserrat" w:hAnsi="Montserrat"/>
          <w:sz w:val="24"/>
        </w:rPr>
        <w:tab/>
        <w:t>—————————————————————</w:t>
      </w:r>
      <w:r w:rsidRPr="00471595">
        <w:rPr>
          <w:rFonts w:ascii="Montserrat" w:hAnsi="Montserrat"/>
          <w:sz w:val="24"/>
        </w:rPr>
        <w:tab/>
      </w:r>
    </w:p>
    <w:p w14:paraId="5560C40A" w14:textId="39E952E6" w:rsidR="00AD35EB" w:rsidRPr="00471595" w:rsidRDefault="000264CD" w:rsidP="00515B04">
      <w:pPr>
        <w:numPr>
          <w:ins w:id="1072" w:author="Unknown"/>
        </w:numPr>
        <w:rPr>
          <w:rFonts w:ascii="Montserrat" w:hAnsi="Montserrat"/>
          <w:sz w:val="24"/>
        </w:rPr>
      </w:pPr>
      <w:r w:rsidRPr="00471595">
        <w:rPr>
          <w:rFonts w:ascii="Montserrat" w:hAnsi="Montserrat"/>
          <w:sz w:val="24"/>
        </w:rPr>
        <w:t>“</w:t>
      </w:r>
      <w:r w:rsidR="00AD35EB" w:rsidRPr="00471595">
        <w:rPr>
          <w:rFonts w:ascii="Montserrat" w:hAnsi="Montserrat"/>
          <w:sz w:val="24"/>
        </w:rPr>
        <w:t>Tell me what happened,</w:t>
      </w:r>
      <w:r w:rsidRPr="00471595">
        <w:rPr>
          <w:rFonts w:ascii="Montserrat" w:hAnsi="Montserrat"/>
          <w:sz w:val="24"/>
        </w:rPr>
        <w:t>”</w:t>
      </w:r>
      <w:r w:rsidR="00AD35EB" w:rsidRPr="00471595">
        <w:rPr>
          <w:rFonts w:ascii="Montserrat" w:hAnsi="Montserrat"/>
          <w:sz w:val="24"/>
        </w:rPr>
        <w:t xml:space="preserve"> Connor breathed in my ear. All at once I began to shake again. He tightened his arms around me. I still held him deep inside me, in part as compensation for the fact that I felt too fragile to take him into my mind. I tightened my arms and legs around his back, trying to quell my convulsions. I knew what he meant of course. My epiphany. I had been pushed to my limits. My back had been pressed up against a threshold I had never encountered before</w:t>
      </w:r>
      <w:r w:rsidR="00295153" w:rsidRPr="00471595">
        <w:rPr>
          <w:rFonts w:ascii="Montserrat" w:hAnsi="Montserrat"/>
          <w:sz w:val="24"/>
        </w:rPr>
        <w:t xml:space="preserve"> and</w:t>
      </w:r>
      <w:r w:rsidR="00AD35EB" w:rsidRPr="00471595">
        <w:rPr>
          <w:rFonts w:ascii="Montserrat" w:hAnsi="Montserrat"/>
          <w:sz w:val="24"/>
        </w:rPr>
        <w:t xml:space="preserve"> at the critical moment I had torn through that wall. Whatever I had awakened to, I had not been able to engage it</w:t>
      </w:r>
      <w:r w:rsidR="00295153" w:rsidRPr="00471595">
        <w:rPr>
          <w:rFonts w:ascii="Montserrat" w:hAnsi="Montserrat"/>
          <w:sz w:val="24"/>
        </w:rPr>
        <w:t xml:space="preserve"> and</w:t>
      </w:r>
      <w:r w:rsidR="00AD35EB" w:rsidRPr="00471595">
        <w:rPr>
          <w:rFonts w:ascii="Montserrat" w:hAnsi="Montserrat"/>
          <w:sz w:val="24"/>
        </w:rPr>
        <w:t xml:space="preserve"> I had plummeted back into a sleep I had once considered my highest state of consciousness. </w:t>
      </w:r>
    </w:p>
    <w:p w14:paraId="7C4D9ACE" w14:textId="77777777" w:rsidR="00AD35EB" w:rsidRPr="00471595" w:rsidRDefault="00AD35EB" w:rsidP="00515B04">
      <w:pPr>
        <w:numPr>
          <w:ins w:id="1073" w:author="Unknown"/>
        </w:numPr>
        <w:rPr>
          <w:rFonts w:ascii="Montserrat" w:hAnsi="Montserrat"/>
          <w:sz w:val="24"/>
        </w:rPr>
      </w:pPr>
      <w:r w:rsidRPr="00471595">
        <w:rPr>
          <w:rFonts w:ascii="Montserrat" w:hAnsi="Montserrat"/>
          <w:sz w:val="24"/>
        </w:rPr>
        <w:tab/>
        <w:t>His fingers traced along my spine as he waited to see if I would answer him. He did not press. Having asked the question, he felt no need to repeat it or pursue it. It was enough to him that I know that he was interested. Or maybe he was just telling me that he had noticed and inviting me to explain what I had experienced. Or maybe it was something else. An invitation to ask a question which, perhaps unprovoked, I might not have thought of asking.</w:t>
      </w:r>
    </w:p>
    <w:p w14:paraId="4838D59C" w14:textId="77777777" w:rsidR="00AD35EB" w:rsidRPr="00471595" w:rsidRDefault="00AD35EB" w:rsidP="00515B04">
      <w:pPr>
        <w:numPr>
          <w:ins w:id="1074" w:author="Unknown"/>
        </w:numPr>
        <w:rPr>
          <w:rFonts w:ascii="Montserrat" w:hAnsi="Montserrat"/>
          <w:sz w:val="24"/>
        </w:rPr>
      </w:pPr>
      <w:r w:rsidRPr="00471595">
        <w:rPr>
          <w:rFonts w:ascii="Montserrat" w:hAnsi="Montserrat"/>
          <w:sz w:val="24"/>
        </w:rPr>
        <w:tab/>
        <w:t>I pulled back and looked into his eyes.</w:t>
      </w:r>
    </w:p>
    <w:p w14:paraId="4767966A" w14:textId="3BA18D05" w:rsidR="00AD35EB" w:rsidRPr="00471595" w:rsidRDefault="00AD35EB" w:rsidP="00515B04">
      <w:pPr>
        <w:numPr>
          <w:ins w:id="1075"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Tell me, Cal, what did happen?</w:t>
      </w:r>
      <w:r w:rsidR="000264CD" w:rsidRPr="00471595">
        <w:rPr>
          <w:rFonts w:ascii="Montserrat" w:hAnsi="Montserrat"/>
          <w:sz w:val="24"/>
        </w:rPr>
        <w:t>”</w:t>
      </w:r>
      <w:r w:rsidRPr="00471595">
        <w:rPr>
          <w:rFonts w:ascii="Montserrat" w:hAnsi="Montserrat"/>
          <w:sz w:val="24"/>
        </w:rPr>
        <w:t xml:space="preserve"> He kissed me lightly, without averting his eyes. He has this trick for it. He maintains eye contact</w:t>
      </w:r>
      <w:r w:rsidR="00295153" w:rsidRPr="00471595">
        <w:rPr>
          <w:rFonts w:ascii="Montserrat" w:hAnsi="Montserrat"/>
          <w:sz w:val="24"/>
        </w:rPr>
        <w:t xml:space="preserve"> but</w:t>
      </w:r>
      <w:r w:rsidRPr="00471595">
        <w:rPr>
          <w:rFonts w:ascii="Montserrat" w:hAnsi="Montserrat"/>
          <w:sz w:val="24"/>
        </w:rPr>
        <w:t xml:space="preserve"> his focus is deep within your soul, he does not cross his eyes. He pushes you back within yourself until you can meet his gaze comfortably. </w:t>
      </w:r>
      <w:r w:rsidR="000264CD" w:rsidRPr="00471595">
        <w:rPr>
          <w:rFonts w:ascii="Montserrat" w:hAnsi="Montserrat"/>
          <w:sz w:val="24"/>
        </w:rPr>
        <w:t>“</w:t>
      </w:r>
      <w:r w:rsidRPr="00471595">
        <w:rPr>
          <w:rFonts w:ascii="Montserrat" w:hAnsi="Montserrat"/>
          <w:sz w:val="24"/>
        </w:rPr>
        <w:t>What did you see? What did you notice as I collapsed?</w:t>
      </w:r>
      <w:r w:rsidR="000264CD" w:rsidRPr="00471595">
        <w:rPr>
          <w:rFonts w:ascii="Montserrat" w:hAnsi="Montserrat"/>
          <w:sz w:val="24"/>
        </w:rPr>
        <w:t>”</w:t>
      </w:r>
      <w:r w:rsidRPr="00471595">
        <w:rPr>
          <w:rFonts w:ascii="Montserrat" w:hAnsi="Montserrat"/>
          <w:sz w:val="24"/>
        </w:rPr>
        <w:t xml:space="preserve"> I elaborated.</w:t>
      </w:r>
    </w:p>
    <w:p w14:paraId="6C024B0E" w14:textId="6571863C" w:rsidR="00AD35EB" w:rsidRPr="00471595" w:rsidRDefault="00AD35EB" w:rsidP="00515B04">
      <w:pPr>
        <w:numPr>
          <w:ins w:id="107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What do I say?</w:t>
      </w:r>
      <w:r w:rsidR="000264CD" w:rsidRPr="00471595">
        <w:rPr>
          <w:rFonts w:ascii="Montserrat" w:hAnsi="Montserrat"/>
          <w:sz w:val="24"/>
        </w:rPr>
        <w:t>”</w:t>
      </w:r>
      <w:r w:rsidRPr="00471595">
        <w:rPr>
          <w:rFonts w:ascii="Montserrat" w:hAnsi="Montserrat"/>
          <w:sz w:val="24"/>
        </w:rPr>
        <w:t xml:space="preserve"> He murmured, peering through me. </w:t>
      </w:r>
      <w:r w:rsidR="000264CD" w:rsidRPr="00471595">
        <w:rPr>
          <w:rFonts w:ascii="Montserrat" w:hAnsi="Montserrat"/>
          <w:sz w:val="24"/>
        </w:rPr>
        <w:t>“</w:t>
      </w:r>
      <w:r w:rsidRPr="00471595">
        <w:rPr>
          <w:rFonts w:ascii="Montserrat" w:hAnsi="Montserrat"/>
          <w:sz w:val="24"/>
        </w:rPr>
        <w:t>It was all so sudden. One moment we were pushing to the limit. I was frantic with trying to figure out how to balance on insertion</w:t>
      </w:r>
      <w:r w:rsidR="00295153" w:rsidRPr="00471595">
        <w:rPr>
          <w:rFonts w:ascii="Montserrat" w:hAnsi="Montserrat"/>
          <w:sz w:val="24"/>
        </w:rPr>
        <w:t xml:space="preserve"> and</w:t>
      </w:r>
      <w:r w:rsidRPr="00471595">
        <w:rPr>
          <w:rFonts w:ascii="Montserrat" w:hAnsi="Montserrat"/>
          <w:sz w:val="24"/>
        </w:rPr>
        <w:t xml:space="preserve"> stabilize our position at zero long enough to get our alignment square with the surface</w:t>
      </w:r>
      <w:r w:rsidR="00295153" w:rsidRPr="00471595">
        <w:rPr>
          <w:rFonts w:ascii="Montserrat" w:hAnsi="Montserrat"/>
          <w:sz w:val="24"/>
        </w:rPr>
        <w:t xml:space="preserve"> and</w:t>
      </w:r>
      <w:r w:rsidRPr="00471595">
        <w:rPr>
          <w:rFonts w:ascii="Montserrat" w:hAnsi="Montserrat"/>
          <w:sz w:val="24"/>
        </w:rPr>
        <w:t xml:space="preserve"> nearly panicked at the thought of performing a forced translation while holding the alignment.</w:t>
      </w:r>
      <w:r w:rsidR="000264CD" w:rsidRPr="00471595">
        <w:rPr>
          <w:rFonts w:ascii="Montserrat" w:hAnsi="Montserrat"/>
          <w:sz w:val="24"/>
        </w:rPr>
        <w:t>”</w:t>
      </w:r>
      <w:r w:rsidRPr="00471595">
        <w:rPr>
          <w:rFonts w:ascii="Montserrat" w:hAnsi="Montserrat"/>
          <w:sz w:val="24"/>
        </w:rPr>
        <w:t xml:space="preserve"> He shivered and went on, </w:t>
      </w:r>
      <w:r w:rsidR="000264CD" w:rsidRPr="00471595">
        <w:rPr>
          <w:rFonts w:ascii="Montserrat" w:hAnsi="Montserrat"/>
          <w:sz w:val="24"/>
        </w:rPr>
        <w:t>“</w:t>
      </w:r>
      <w:r w:rsidRPr="00471595">
        <w:rPr>
          <w:rFonts w:ascii="Montserrat" w:hAnsi="Montserrat"/>
          <w:sz w:val="24"/>
        </w:rPr>
        <w:t>It seemed hopeless. I was certain we were going to kill at least one of us, when all of a sudden we snap into perfect alignment and translate. You are blacking out and crumpling to the deck</w:t>
      </w:r>
      <w:r w:rsidR="00295153" w:rsidRPr="00471595">
        <w:rPr>
          <w:rFonts w:ascii="Montserrat" w:hAnsi="Montserrat"/>
          <w:sz w:val="24"/>
        </w:rPr>
        <w:t xml:space="preserve"> and</w:t>
      </w:r>
      <w:r w:rsidRPr="00471595">
        <w:rPr>
          <w:rFonts w:ascii="Montserrat" w:hAnsi="Montserrat"/>
          <w:sz w:val="24"/>
        </w:rPr>
        <w:t xml:space="preserve"> the only thing I can think of is to signal shut down to Morgan.</w:t>
      </w:r>
    </w:p>
    <w:p w14:paraId="2F063D2A" w14:textId="525AFB32" w:rsidR="00AD35EB" w:rsidRPr="00471595" w:rsidRDefault="00AD35EB" w:rsidP="00515B04">
      <w:pPr>
        <w:numPr>
          <w:ins w:id="107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For all I knew at that instant, you had died,</w:t>
      </w:r>
      <w:r w:rsidR="000264CD" w:rsidRPr="00471595">
        <w:rPr>
          <w:rFonts w:ascii="Montserrat" w:hAnsi="Montserrat"/>
          <w:sz w:val="24"/>
        </w:rPr>
        <w:t>”</w:t>
      </w:r>
      <w:r w:rsidRPr="00471595">
        <w:rPr>
          <w:rFonts w:ascii="Montserrat" w:hAnsi="Montserrat"/>
          <w:sz w:val="24"/>
        </w:rPr>
        <w:t xml:space="preserve"> he confessed, hugging me tight to his chest and rubbing my back tenderly. I felt him pulling slowly out of me, at length, to hover on the threshold of our contact. Slow gliding strokes, until he was seated deep, as if testing the boundaries of a reality he had cause to doubt. His need now was for assurance that could not be put into words, as certainly as I had needed his help to ground myself in reality. I took him into my mind to comfort his fears, as I kissed his body in the ancient way.</w:t>
      </w:r>
    </w:p>
    <w:p w14:paraId="1D654F73" w14:textId="77777777" w:rsidR="00AD35EB" w:rsidRPr="00471595" w:rsidRDefault="00AD35EB" w:rsidP="00515B04">
      <w:pPr>
        <w:numPr>
          <w:ins w:id="1078" w:author="Unknown"/>
        </w:numPr>
        <w:rPr>
          <w:rFonts w:ascii="Montserrat" w:hAnsi="Montserrat"/>
          <w:sz w:val="24"/>
        </w:rPr>
      </w:pPr>
      <w:r w:rsidRPr="00471595">
        <w:rPr>
          <w:rFonts w:ascii="Montserrat" w:hAnsi="Montserrat"/>
          <w:sz w:val="24"/>
        </w:rPr>
        <w:tab/>
        <w:t>—————————————————————</w:t>
      </w:r>
      <w:r w:rsidRPr="00471595">
        <w:rPr>
          <w:rFonts w:ascii="Montserrat" w:hAnsi="Montserrat"/>
          <w:sz w:val="24"/>
        </w:rPr>
        <w:tab/>
      </w:r>
    </w:p>
    <w:p w14:paraId="52A5A46D" w14:textId="77777777" w:rsidR="00AD35EB" w:rsidRPr="00471595" w:rsidRDefault="00AD35EB" w:rsidP="00515B04">
      <w:pPr>
        <w:numPr>
          <w:ins w:id="1079" w:author="Unknown"/>
        </w:numPr>
        <w:rPr>
          <w:rFonts w:ascii="Montserrat" w:hAnsi="Montserrat"/>
          <w:sz w:val="24"/>
        </w:rPr>
      </w:pPr>
      <w:r w:rsidRPr="00471595">
        <w:rPr>
          <w:rFonts w:ascii="Montserrat" w:hAnsi="Montserrat"/>
          <w:sz w:val="24"/>
        </w:rPr>
        <w:t>Connor had not known that he loved me until that moment, when he confronted the thought of losing me. In that moment, his perception of reality had been changed. It had complicated things for both of us. I took refuge from that problem in thinking about what had happened to me in that moment of crisis. I played with the idea that what I had experienced was a momentary fourth order of magnitude of awareness. I indulged in the troubling uncertainty of this question, because I was wary of examining whether I loved him back. For Connor, his discovery was an answer, a confirmation. It left him no doubts. If he found my doubts when he penetrated my mind, he did not reveal his thoughts on the matter to me. I was willing to love him. Maybe even desperate to do so. But I was also afraid. The only person I had ever loved unreservedly had died in my mind.</w:t>
      </w:r>
    </w:p>
    <w:p w14:paraId="37A1C589" w14:textId="77777777" w:rsidR="00AD35EB" w:rsidRPr="00471595" w:rsidRDefault="00AD35EB" w:rsidP="00515B04">
      <w:pPr>
        <w:numPr>
          <w:ins w:id="1080" w:author="Unknown"/>
        </w:numPr>
        <w:rPr>
          <w:rFonts w:ascii="Montserrat" w:hAnsi="Montserrat"/>
          <w:sz w:val="24"/>
        </w:rPr>
      </w:pPr>
      <w:r w:rsidRPr="00471595">
        <w:rPr>
          <w:rFonts w:ascii="Montserrat" w:hAnsi="Montserrat"/>
          <w:sz w:val="24"/>
        </w:rPr>
        <w:tab/>
        <w:t>Part of me could not bear to have that happen to me again.</w:t>
      </w:r>
    </w:p>
    <w:p w14:paraId="5423EDBD" w14:textId="7CF0D65D" w:rsidR="00AD35EB" w:rsidRPr="00471595" w:rsidRDefault="00AD35EB" w:rsidP="00515B04">
      <w:pPr>
        <w:numPr>
          <w:ins w:id="1081" w:author="Unknown"/>
        </w:numPr>
        <w:rPr>
          <w:rFonts w:ascii="Montserrat" w:hAnsi="Montserrat"/>
          <w:sz w:val="24"/>
        </w:rPr>
      </w:pPr>
      <w:r w:rsidRPr="00471595">
        <w:rPr>
          <w:rFonts w:ascii="Montserrat" w:hAnsi="Montserrat"/>
          <w:sz w:val="24"/>
        </w:rPr>
        <w:tab/>
        <w:t>Instead of confronting my fears and doubts, I turned to worrying about Morgan, who had suffered as much or more than I had in the loss of my mother. She had used her mind to destroy another mind</w:t>
      </w:r>
      <w:r w:rsidR="00295153" w:rsidRPr="00471595">
        <w:rPr>
          <w:rFonts w:ascii="Montserrat" w:hAnsi="Montserrat"/>
          <w:sz w:val="24"/>
        </w:rPr>
        <w:t xml:space="preserve"> and</w:t>
      </w:r>
      <w:r w:rsidRPr="00471595">
        <w:rPr>
          <w:rFonts w:ascii="Montserrat" w:hAnsi="Montserrat"/>
          <w:sz w:val="24"/>
        </w:rPr>
        <w:t xml:space="preserve"> its artificial nature could do nothing to change the effect that must have had on her. I felt guilty over having taken comfort in Connor's arms by shutting her out. Connor would have nothing of it</w:t>
      </w:r>
      <w:r w:rsidR="00295153" w:rsidRPr="00471595">
        <w:rPr>
          <w:rFonts w:ascii="Montserrat" w:hAnsi="Montserrat"/>
          <w:sz w:val="24"/>
        </w:rPr>
        <w:t xml:space="preserve"> and</w:t>
      </w:r>
      <w:r w:rsidRPr="00471595">
        <w:rPr>
          <w:rFonts w:ascii="Montserrat" w:hAnsi="Montserrat"/>
          <w:sz w:val="24"/>
        </w:rPr>
        <w:t xml:space="preserve"> verbally slapped me for feeling that way.</w:t>
      </w:r>
    </w:p>
    <w:p w14:paraId="016444C1" w14:textId="074CB7AB" w:rsidR="00AD35EB" w:rsidRPr="00471595" w:rsidRDefault="00AD35EB" w:rsidP="00515B04">
      <w:pPr>
        <w:numPr>
          <w:ins w:id="108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Woman, do not dare to suggest that again,</w:t>
      </w:r>
      <w:r w:rsidR="000264CD" w:rsidRPr="00471595">
        <w:rPr>
          <w:rFonts w:ascii="Montserrat" w:hAnsi="Montserrat"/>
          <w:sz w:val="24"/>
        </w:rPr>
        <w:t>”</w:t>
      </w:r>
      <w:r w:rsidRPr="00471595">
        <w:rPr>
          <w:rFonts w:ascii="Montserrat" w:hAnsi="Montserrat"/>
          <w:sz w:val="24"/>
        </w:rPr>
        <w:t xml:space="preserve"> he commanded fiercely. </w:t>
      </w:r>
      <w:r w:rsidR="000264CD" w:rsidRPr="00471595">
        <w:rPr>
          <w:rFonts w:ascii="Montserrat" w:hAnsi="Montserrat"/>
          <w:sz w:val="24"/>
        </w:rPr>
        <w:t>“</w:t>
      </w:r>
      <w:r w:rsidRPr="00471595">
        <w:rPr>
          <w:rFonts w:ascii="Montserrat" w:hAnsi="Montserrat"/>
          <w:sz w:val="24"/>
        </w:rPr>
        <w:t>Morgan was not only welcome to share her grief and take comfort with us, she was invited to do so. I understand that you were in no mind to have thought of it at the time</w:t>
      </w:r>
      <w:r w:rsidR="00295153" w:rsidRPr="00471595">
        <w:rPr>
          <w:rFonts w:ascii="Montserrat" w:hAnsi="Montserrat"/>
          <w:sz w:val="24"/>
        </w:rPr>
        <w:t xml:space="preserve"> but</w:t>
      </w:r>
      <w:r w:rsidRPr="00471595">
        <w:rPr>
          <w:rFonts w:ascii="Montserrat" w:hAnsi="Montserrat"/>
          <w:sz w:val="24"/>
        </w:rPr>
        <w:t xml:space="preserve"> Morgan certainly knew what we needed as well as what she needed for herself.</w:t>
      </w:r>
      <w:r w:rsidR="000264CD" w:rsidRPr="00471595">
        <w:rPr>
          <w:rFonts w:ascii="Montserrat" w:hAnsi="Montserrat"/>
          <w:sz w:val="24"/>
        </w:rPr>
        <w:t>”</w:t>
      </w:r>
      <w:r w:rsidRPr="00471595">
        <w:rPr>
          <w:rFonts w:ascii="Montserrat" w:hAnsi="Montserrat"/>
          <w:sz w:val="24"/>
        </w:rPr>
        <w:t xml:space="preserve"> Connor was washing me with a damp towel, as the shower had become useless and dangerous in free fall. He lashed me with the corner as I opened my mouth</w:t>
      </w:r>
      <w:r w:rsidR="00295153" w:rsidRPr="00471595">
        <w:rPr>
          <w:rFonts w:ascii="Montserrat" w:hAnsi="Montserrat"/>
          <w:sz w:val="24"/>
        </w:rPr>
        <w:t xml:space="preserve"> and</w:t>
      </w:r>
      <w:r w:rsidRPr="00471595">
        <w:rPr>
          <w:rFonts w:ascii="Montserrat" w:hAnsi="Montserrat"/>
          <w:sz w:val="24"/>
        </w:rPr>
        <w:t xml:space="preserve"> plowed on. </w:t>
      </w:r>
      <w:r w:rsidR="000264CD" w:rsidRPr="00471595">
        <w:rPr>
          <w:rFonts w:ascii="Montserrat" w:hAnsi="Montserrat"/>
          <w:sz w:val="24"/>
        </w:rPr>
        <w:t>“</w:t>
      </w:r>
      <w:r w:rsidRPr="00471595">
        <w:rPr>
          <w:rFonts w:ascii="Montserrat" w:hAnsi="Montserrat"/>
          <w:sz w:val="24"/>
        </w:rPr>
        <w:t>Morgan told me to take care of you</w:t>
      </w:r>
      <w:r w:rsidR="00295153" w:rsidRPr="00471595">
        <w:rPr>
          <w:rFonts w:ascii="Montserrat" w:hAnsi="Montserrat"/>
          <w:sz w:val="24"/>
        </w:rPr>
        <w:t xml:space="preserve"> and</w:t>
      </w:r>
      <w:r w:rsidRPr="00471595">
        <w:rPr>
          <w:rFonts w:ascii="Montserrat" w:hAnsi="Montserrat"/>
          <w:sz w:val="24"/>
        </w:rPr>
        <w:t xml:space="preserve"> not to worry. She is not ready to cry on anyone's shoulder yet</w:t>
      </w:r>
      <w:r w:rsidR="00295153" w:rsidRPr="00471595">
        <w:rPr>
          <w:rFonts w:ascii="Montserrat" w:hAnsi="Montserrat"/>
          <w:sz w:val="24"/>
        </w:rPr>
        <w:t xml:space="preserve"> and</w:t>
      </w:r>
      <w:r w:rsidRPr="00471595">
        <w:rPr>
          <w:rFonts w:ascii="Montserrat" w:hAnsi="Montserrat"/>
          <w:sz w:val="24"/>
        </w:rPr>
        <w:t xml:space="preserve"> one of us had to remain on duty. There is a lot of work yet to be done,</w:t>
      </w:r>
      <w:r w:rsidR="000264CD" w:rsidRPr="00471595">
        <w:rPr>
          <w:rFonts w:ascii="Montserrat" w:hAnsi="Montserrat"/>
          <w:sz w:val="24"/>
        </w:rPr>
        <w:t>”</w:t>
      </w:r>
      <w:r w:rsidRPr="00471595">
        <w:rPr>
          <w:rFonts w:ascii="Montserrat" w:hAnsi="Montserrat"/>
          <w:sz w:val="24"/>
        </w:rPr>
        <w:t xml:space="preserve"> he reminded me.</w:t>
      </w:r>
    </w:p>
    <w:p w14:paraId="7EAE5276" w14:textId="426CD515" w:rsidR="00AD35EB" w:rsidRPr="00471595" w:rsidRDefault="00AD35EB" w:rsidP="00515B04">
      <w:pPr>
        <w:numPr>
          <w:ins w:id="1083" w:author="Unknown"/>
        </w:numPr>
        <w:rPr>
          <w:rFonts w:ascii="Montserrat" w:hAnsi="Montserrat"/>
          <w:sz w:val="24"/>
        </w:rPr>
      </w:pPr>
      <w:r w:rsidRPr="00471595">
        <w:rPr>
          <w:rFonts w:ascii="Montserrat" w:hAnsi="Montserrat"/>
          <w:sz w:val="24"/>
        </w:rPr>
        <w:tab/>
        <w:t>I blushed and resisted the urge to apologize. To do so would only have annoyed him with me more. Besides apologizing would have served only to satisfy myself, where as if I meant to take his reprimand to heart I owed it to them both to get my head straight and start thinking. After returning the favor of the sponge bath, we got dressed, made ourselves presentable and headed up to the bridge. Morgan was at her station, busy and composed. I realized that we were into the morning watch</w:t>
      </w:r>
      <w:r w:rsidR="00295153" w:rsidRPr="00471595">
        <w:rPr>
          <w:rFonts w:ascii="Montserrat" w:hAnsi="Montserrat"/>
          <w:sz w:val="24"/>
        </w:rPr>
        <w:t xml:space="preserve"> and</w:t>
      </w:r>
      <w:r w:rsidRPr="00471595">
        <w:rPr>
          <w:rFonts w:ascii="Montserrat" w:hAnsi="Montserrat"/>
          <w:sz w:val="24"/>
        </w:rPr>
        <w:t xml:space="preserve"> that Connor and I had spent most of the night salving our nerves. The rest of the crew was busy with damage control and system checks. In particular, Engineering was up to its neck in bad news. Connor and I were called into the conference room to listen in on the engineering report. During the past eight hours, technicians had gone over the entire translation array and assessed the status of each unit.</w:t>
      </w:r>
    </w:p>
    <w:p w14:paraId="009E7B79" w14:textId="77777777" w:rsidR="00AD35EB" w:rsidRPr="00471595" w:rsidRDefault="00AD35EB" w:rsidP="00515B04">
      <w:pPr>
        <w:numPr>
          <w:ins w:id="1084" w:author="Unknown"/>
        </w:numPr>
        <w:rPr>
          <w:rFonts w:ascii="Montserrat" w:hAnsi="Montserrat"/>
          <w:sz w:val="24"/>
        </w:rPr>
      </w:pPr>
      <w:r w:rsidRPr="00471595">
        <w:rPr>
          <w:rFonts w:ascii="Montserrat" w:hAnsi="Montserrat"/>
          <w:sz w:val="24"/>
        </w:rPr>
        <w:tab/>
        <w:t xml:space="preserve">Second to the drive core, the array was what drove the ship in dive on under sail. Each unit was an autistic field interface. Similar in design and principle to the main core, each unit integrated with and supplemented the capabilities of the core. The core was more sophisticated and vital to unifying and controlling all of the units in the array. </w:t>
      </w:r>
    </w:p>
    <w:p w14:paraId="5AF380AF" w14:textId="77777777" w:rsidR="00AD35EB" w:rsidRPr="00471595" w:rsidRDefault="00AD35EB" w:rsidP="00515B04">
      <w:pPr>
        <w:numPr>
          <w:ins w:id="1085" w:author="Unknown"/>
        </w:numPr>
        <w:rPr>
          <w:rFonts w:ascii="Montserrat" w:hAnsi="Montserrat"/>
          <w:sz w:val="24"/>
        </w:rPr>
      </w:pPr>
      <w:r w:rsidRPr="00471595">
        <w:rPr>
          <w:rFonts w:ascii="Montserrat" w:hAnsi="Montserrat"/>
          <w:sz w:val="24"/>
        </w:rPr>
        <w:tab/>
        <w:t xml:space="preserve">Another difference between the core and the array subordinates, was that the array elements did not have reserve or auxiliary processing capability. While the core had means to diffuse the stresses imposed on it by our actions, the individual array elements had no defensive capabilities, they docilely accepted the increased strain shunted to them by the core. All told, the inspection had concluded that we now had a severely brain damaged array. You could say that we gave virtually every single unit some kind of minor stroke while shoving ourselves out of the matrix. </w:t>
      </w:r>
    </w:p>
    <w:p w14:paraId="4A9CAE77" w14:textId="71525A5B" w:rsidR="00AD35EB" w:rsidRPr="00471595" w:rsidRDefault="00AD35EB" w:rsidP="00515B04">
      <w:pPr>
        <w:numPr>
          <w:ins w:id="108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So what's the bottom line, Ms. Parker,</w:t>
      </w:r>
      <w:r w:rsidR="000264CD" w:rsidRPr="00471595">
        <w:rPr>
          <w:rFonts w:ascii="Montserrat" w:hAnsi="Montserrat"/>
          <w:sz w:val="24"/>
        </w:rPr>
        <w:t>”</w:t>
      </w:r>
      <w:r w:rsidRPr="00471595">
        <w:rPr>
          <w:rFonts w:ascii="Montserrat" w:hAnsi="Montserrat"/>
          <w:sz w:val="24"/>
        </w:rPr>
        <w:t xml:space="preserve"> the captain interrupted. </w:t>
      </w:r>
    </w:p>
    <w:p w14:paraId="77DDD7F4" w14:textId="5DF182C4" w:rsidR="00AD35EB" w:rsidRPr="00471595" w:rsidRDefault="00AD35EB" w:rsidP="00515B04">
      <w:pPr>
        <w:numPr>
          <w:ins w:id="1087" w:author="Unknown"/>
        </w:numPr>
        <w:rPr>
          <w:rFonts w:ascii="Montserrat" w:hAnsi="Montserrat"/>
          <w:sz w:val="24"/>
        </w:rPr>
      </w:pPr>
      <w:r w:rsidRPr="00471595">
        <w:rPr>
          <w:rFonts w:ascii="Montserrat" w:hAnsi="Montserrat"/>
          <w:sz w:val="24"/>
        </w:rPr>
        <w:tab/>
        <w:t xml:space="preserve">The chief engineer sighed and turned over her data-slate, </w:t>
      </w:r>
      <w:r w:rsidR="000264CD" w:rsidRPr="00471595">
        <w:rPr>
          <w:rFonts w:ascii="Montserrat" w:hAnsi="Montserrat"/>
          <w:sz w:val="24"/>
        </w:rPr>
        <w:t>“</w:t>
      </w:r>
      <w:r w:rsidRPr="00471595">
        <w:rPr>
          <w:rFonts w:ascii="Montserrat" w:hAnsi="Montserrat"/>
          <w:sz w:val="24"/>
        </w:rPr>
        <w:t>None of the units are a total write off. These are photonic architectures, employing holographic processing with massive redundancy; which means that as a whole the array is impaired but functional. Furthermore, we are making excellent progress cleaning and reformatting the core components. I figure no more than seventy-two hours until we are ready for systems reboot. More likely we will be ready by as much as a tenth of that estimate, considering that the core took virtually no damage to its architecture.</w:t>
      </w:r>
      <w:r w:rsidR="000264CD" w:rsidRPr="00471595">
        <w:rPr>
          <w:rFonts w:ascii="Montserrat" w:hAnsi="Montserrat"/>
          <w:sz w:val="24"/>
        </w:rPr>
        <w:t>”</w:t>
      </w:r>
    </w:p>
    <w:p w14:paraId="14B2ABD9" w14:textId="692DAC4A" w:rsidR="00AD35EB" w:rsidRPr="00471595" w:rsidRDefault="00AD35EB" w:rsidP="00515B04">
      <w:pPr>
        <w:numPr>
          <w:ins w:id="108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 see,</w:t>
      </w:r>
      <w:r w:rsidR="000264CD" w:rsidRPr="00471595">
        <w:rPr>
          <w:rFonts w:ascii="Montserrat" w:hAnsi="Montserrat"/>
          <w:sz w:val="24"/>
        </w:rPr>
        <w:t>”</w:t>
      </w:r>
      <w:r w:rsidRPr="00471595">
        <w:rPr>
          <w:rFonts w:ascii="Montserrat" w:hAnsi="Montserrat"/>
          <w:sz w:val="24"/>
        </w:rPr>
        <w:t xml:space="preserve"> O'Neal said, rubbing his lower lip with the flank of his forefinger. </w:t>
      </w:r>
      <w:r w:rsidR="000264CD" w:rsidRPr="00471595">
        <w:rPr>
          <w:rFonts w:ascii="Montserrat" w:hAnsi="Montserrat"/>
          <w:sz w:val="24"/>
        </w:rPr>
        <w:t>“</w:t>
      </w:r>
      <w:r w:rsidRPr="00471595">
        <w:rPr>
          <w:rFonts w:ascii="Montserrat" w:hAnsi="Montserrat"/>
          <w:sz w:val="24"/>
        </w:rPr>
        <w:t>We will need more than seven hours to evacuate the ship and the cryogenic holds. Assembling an emergency redoubt for five-hundred and thirty people will be labor intensive</w:t>
      </w:r>
      <w:r w:rsidR="00295153" w:rsidRPr="00471595">
        <w:rPr>
          <w:rFonts w:ascii="Montserrat" w:hAnsi="Montserrat"/>
          <w:sz w:val="24"/>
        </w:rPr>
        <w:t xml:space="preserve"> but</w:t>
      </w:r>
      <w:r w:rsidRPr="00471595">
        <w:rPr>
          <w:rFonts w:ascii="Montserrat" w:hAnsi="Montserrat"/>
          <w:sz w:val="24"/>
        </w:rPr>
        <w:t xml:space="preserve"> we can accomplish it in less than forty-eight hours with material on hand. The hard part will be the cargo.</w:t>
      </w:r>
      <w:r w:rsidR="000264CD" w:rsidRPr="00471595">
        <w:rPr>
          <w:rFonts w:ascii="Montserrat" w:hAnsi="Montserrat"/>
          <w:sz w:val="24"/>
        </w:rPr>
        <w:t>”</w:t>
      </w:r>
      <w:r w:rsidRPr="00471595">
        <w:rPr>
          <w:rFonts w:ascii="Montserrat" w:hAnsi="Montserrat"/>
          <w:sz w:val="24"/>
        </w:rPr>
        <w:t xml:space="preserve"> He turned to the Operations officer, </w:t>
      </w:r>
      <w:r w:rsidR="000264CD" w:rsidRPr="00471595">
        <w:rPr>
          <w:rFonts w:ascii="Montserrat" w:hAnsi="Montserrat"/>
          <w:sz w:val="24"/>
        </w:rPr>
        <w:t>“</w:t>
      </w:r>
      <w:r w:rsidRPr="00471595">
        <w:rPr>
          <w:rFonts w:ascii="Montserrat" w:hAnsi="Montserrat"/>
          <w:sz w:val="24"/>
        </w:rPr>
        <w:t>Mr. Devlin, get some people on that problem and give me a working solution by thirteen hundred hours. Jane,</w:t>
      </w:r>
      <w:r w:rsidR="000264CD" w:rsidRPr="00471595">
        <w:rPr>
          <w:rFonts w:ascii="Montserrat" w:hAnsi="Montserrat"/>
          <w:sz w:val="24"/>
        </w:rPr>
        <w:t>”</w:t>
      </w:r>
      <w:r w:rsidRPr="00471595">
        <w:rPr>
          <w:rFonts w:ascii="Montserrat" w:hAnsi="Montserrat"/>
          <w:sz w:val="24"/>
        </w:rPr>
        <w:t xml:space="preserve"> he turned back to the engineering officer, </w:t>
      </w:r>
      <w:r w:rsidR="000264CD" w:rsidRPr="00471595">
        <w:rPr>
          <w:rFonts w:ascii="Montserrat" w:hAnsi="Montserrat"/>
          <w:sz w:val="24"/>
        </w:rPr>
        <w:t>“</w:t>
      </w:r>
      <w:r w:rsidRPr="00471595">
        <w:rPr>
          <w:rFonts w:ascii="Montserrat" w:hAnsi="Montserrat"/>
          <w:sz w:val="24"/>
        </w:rPr>
        <w:t>given that we can initialize the drive core without mishap, will the array stand up to another dive?</w:t>
      </w:r>
      <w:r w:rsidR="000264CD" w:rsidRPr="00471595">
        <w:rPr>
          <w:rFonts w:ascii="Montserrat" w:hAnsi="Montserrat"/>
          <w:sz w:val="24"/>
        </w:rPr>
        <w:t>”</w:t>
      </w:r>
    </w:p>
    <w:p w14:paraId="25774F38" w14:textId="22249D71" w:rsidR="00AD35EB" w:rsidRPr="00471595" w:rsidRDefault="00AD35EB" w:rsidP="00515B04">
      <w:pPr>
        <w:numPr>
          <w:ins w:id="1089" w:author="Unknown"/>
        </w:numPr>
        <w:rPr>
          <w:rFonts w:ascii="Montserrat" w:hAnsi="Montserrat"/>
          <w:sz w:val="24"/>
        </w:rPr>
      </w:pPr>
      <w:r w:rsidRPr="00471595">
        <w:rPr>
          <w:rFonts w:ascii="Montserrat" w:hAnsi="Montserrat"/>
          <w:sz w:val="24"/>
        </w:rPr>
        <w:tab/>
        <w:t>Parker frowned and took back her slate to work out some figures. Her frown did not clear up</w:t>
      </w:r>
      <w:r w:rsidR="00295153" w:rsidRPr="00471595">
        <w:rPr>
          <w:rFonts w:ascii="Montserrat" w:hAnsi="Montserrat"/>
          <w:sz w:val="24"/>
        </w:rPr>
        <w:t xml:space="preserve"> but</w:t>
      </w:r>
      <w:r w:rsidRPr="00471595">
        <w:rPr>
          <w:rFonts w:ascii="Montserrat" w:hAnsi="Montserrat"/>
          <w:sz w:val="24"/>
        </w:rPr>
        <w:t xml:space="preserve"> she tucked her slate under her arm and responded, </w:t>
      </w:r>
      <w:r w:rsidR="000264CD" w:rsidRPr="00471595">
        <w:rPr>
          <w:rFonts w:ascii="Montserrat" w:hAnsi="Montserrat"/>
          <w:sz w:val="24"/>
        </w:rPr>
        <w:t>“</w:t>
      </w:r>
      <w:r w:rsidRPr="00471595">
        <w:rPr>
          <w:rFonts w:ascii="Montserrat" w:hAnsi="Montserrat"/>
          <w:sz w:val="24"/>
        </w:rPr>
        <w:t>Sir, the array absorbed a lot of collateral damage</w:t>
      </w:r>
      <w:r w:rsidR="00295153" w:rsidRPr="00471595">
        <w:rPr>
          <w:rFonts w:ascii="Montserrat" w:hAnsi="Montserrat"/>
          <w:sz w:val="24"/>
        </w:rPr>
        <w:t xml:space="preserve"> but</w:t>
      </w:r>
      <w:r w:rsidRPr="00471595">
        <w:rPr>
          <w:rFonts w:ascii="Montserrat" w:hAnsi="Montserrat"/>
          <w:sz w:val="24"/>
        </w:rPr>
        <w:t xml:space="preserve"> I can guarantee that it can stand up to another dive. With qualification. Nothing deep</w:t>
      </w:r>
      <w:r w:rsidR="00295153" w:rsidRPr="00471595">
        <w:rPr>
          <w:rFonts w:ascii="Montserrat" w:hAnsi="Montserrat"/>
          <w:sz w:val="24"/>
        </w:rPr>
        <w:t xml:space="preserve"> and</w:t>
      </w:r>
      <w:r w:rsidRPr="00471595">
        <w:rPr>
          <w:rFonts w:ascii="Montserrat" w:hAnsi="Montserrat"/>
          <w:sz w:val="24"/>
        </w:rPr>
        <w:t xml:space="preserve"> nothing prolonged. </w:t>
      </w:r>
    </w:p>
    <w:p w14:paraId="6D26D156" w14:textId="553BF9CD" w:rsidR="00AD35EB" w:rsidRPr="00471595" w:rsidRDefault="00AD35EB" w:rsidP="00515B04">
      <w:pPr>
        <w:numPr>
          <w:ins w:id="109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The problem is that these units are as fragile as brain tissue, perhaps even more delicate,</w:t>
      </w:r>
      <w:r w:rsidR="000264CD" w:rsidRPr="00471595">
        <w:rPr>
          <w:rFonts w:ascii="Montserrat" w:hAnsi="Montserrat"/>
          <w:sz w:val="24"/>
        </w:rPr>
        <w:t>”</w:t>
      </w:r>
      <w:r w:rsidRPr="00471595">
        <w:rPr>
          <w:rFonts w:ascii="Montserrat" w:hAnsi="Montserrat"/>
          <w:sz w:val="24"/>
        </w:rPr>
        <w:t xml:space="preserve"> she explained. </w:t>
      </w:r>
      <w:r w:rsidR="000264CD" w:rsidRPr="00471595">
        <w:rPr>
          <w:rFonts w:ascii="Montserrat" w:hAnsi="Montserrat"/>
          <w:sz w:val="24"/>
        </w:rPr>
        <w:t>“</w:t>
      </w:r>
      <w:r w:rsidRPr="00471595">
        <w:rPr>
          <w:rFonts w:ascii="Montserrat" w:hAnsi="Montserrat"/>
          <w:sz w:val="24"/>
        </w:rPr>
        <w:t>Without replacement and total regeneration, we will begin to see signs of persistent decay inside of a year. We can perhaps delay that</w:t>
      </w:r>
      <w:r w:rsidR="00295153" w:rsidRPr="00471595">
        <w:rPr>
          <w:rFonts w:ascii="Montserrat" w:hAnsi="Montserrat"/>
          <w:sz w:val="24"/>
        </w:rPr>
        <w:t xml:space="preserve"> but</w:t>
      </w:r>
      <w:r w:rsidRPr="00471595">
        <w:rPr>
          <w:rFonts w:ascii="Montserrat" w:hAnsi="Montserrat"/>
          <w:sz w:val="24"/>
        </w:rPr>
        <w:t xml:space="preserve"> unchecked the decay will proceed on a geometric scale. At current the damage is nano-scopic. We could rotate out about ten percent of the array for continual maintenance to offset the inevitable. What we cannot do is manufacture our own replacements. Oh, perhaps if we pooled the resources of all the ships in the task group we could build a facility capable of fabricating array elements. Say about ten to fifteen years to set it up</w:t>
      </w:r>
      <w:r w:rsidR="00295153" w:rsidRPr="00471595">
        <w:rPr>
          <w:rFonts w:ascii="Montserrat" w:hAnsi="Montserrat"/>
          <w:sz w:val="24"/>
        </w:rPr>
        <w:t xml:space="preserve"> and</w:t>
      </w:r>
      <w:r w:rsidRPr="00471595">
        <w:rPr>
          <w:rFonts w:ascii="Montserrat" w:hAnsi="Montserrat"/>
          <w:sz w:val="24"/>
        </w:rPr>
        <w:t xml:space="preserve"> then we could turn them out at the same rate they were back home. But, I would want to be in a Sol type environment to try it. Viable biosphere, space based industry and resources; a complete infrastructure is what the job calls for. This technology does not come cheap or easy.</w:t>
      </w:r>
      <w:r w:rsidR="000264CD" w:rsidRPr="00471595">
        <w:rPr>
          <w:rFonts w:ascii="Montserrat" w:hAnsi="Montserrat"/>
          <w:sz w:val="24"/>
        </w:rPr>
        <w:t>”</w:t>
      </w:r>
    </w:p>
    <w:p w14:paraId="0539C0B7" w14:textId="5B5BF5BD" w:rsidR="00AD35EB" w:rsidRPr="00471595" w:rsidRDefault="00AD35EB" w:rsidP="00515B04">
      <w:pPr>
        <w:numPr>
          <w:ins w:id="1091"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Understood, thank you Jane, just do your best,</w:t>
      </w:r>
      <w:r w:rsidR="000264CD" w:rsidRPr="00471595">
        <w:rPr>
          <w:rFonts w:ascii="Montserrat" w:hAnsi="Montserrat"/>
          <w:sz w:val="24"/>
        </w:rPr>
        <w:t>”</w:t>
      </w:r>
      <w:r w:rsidRPr="00471595">
        <w:rPr>
          <w:rFonts w:ascii="Montserrat" w:hAnsi="Montserrat"/>
          <w:sz w:val="24"/>
        </w:rPr>
        <w:t xml:space="preserve"> Parker managed to drum up a smile in return, settling back into her seat. O'Neal turned then to face Connor and I, </w:t>
      </w:r>
      <w:r w:rsidR="000264CD" w:rsidRPr="00471595">
        <w:rPr>
          <w:rFonts w:ascii="Montserrat" w:hAnsi="Montserrat"/>
          <w:sz w:val="24"/>
        </w:rPr>
        <w:t>“</w:t>
      </w:r>
      <w:r w:rsidRPr="00471595">
        <w:rPr>
          <w:rFonts w:ascii="Montserrat" w:hAnsi="Montserrat"/>
          <w:sz w:val="24"/>
        </w:rPr>
        <w:t>On to the next item on our agenda. Decide amongst yourselves who will initialize the drive core. Once we are up and running again we have to regroup. While you two were recovering from the translation, Morgan hooked up with assets on the other ships. On the last report, seventeen ships pulled through,</w:t>
      </w:r>
      <w:r w:rsidR="000264CD" w:rsidRPr="00471595">
        <w:rPr>
          <w:rFonts w:ascii="Montserrat" w:hAnsi="Montserrat"/>
          <w:sz w:val="24"/>
        </w:rPr>
        <w:t>”</w:t>
      </w:r>
      <w:r w:rsidRPr="00471595">
        <w:rPr>
          <w:rFonts w:ascii="Montserrat" w:hAnsi="Montserrat"/>
          <w:sz w:val="24"/>
        </w:rPr>
        <w:t xml:space="preserve"> he paused, as I tensed, </w:t>
      </w:r>
      <w:r w:rsidR="000264CD" w:rsidRPr="00471595">
        <w:rPr>
          <w:rFonts w:ascii="Montserrat" w:hAnsi="Montserrat"/>
          <w:sz w:val="24"/>
        </w:rPr>
        <w:t>“</w:t>
      </w:r>
      <w:r w:rsidRPr="00471595">
        <w:rPr>
          <w:rFonts w:ascii="Montserrat" w:hAnsi="Montserrat"/>
          <w:sz w:val="24"/>
        </w:rPr>
        <w:t>Hanael, Serael and Daniel are lost.</w:t>
      </w:r>
      <w:r w:rsidR="000264CD" w:rsidRPr="00471595">
        <w:rPr>
          <w:rFonts w:ascii="Montserrat" w:hAnsi="Montserrat"/>
          <w:sz w:val="24"/>
        </w:rPr>
        <w:t>”</w:t>
      </w:r>
    </w:p>
    <w:p w14:paraId="13A2D253" w14:textId="77777777" w:rsidR="00AD35EB" w:rsidRPr="00471595" w:rsidRDefault="00AD35EB" w:rsidP="00515B04">
      <w:pPr>
        <w:numPr>
          <w:ins w:id="1092" w:author="Unknown"/>
        </w:numPr>
        <w:rPr>
          <w:rFonts w:ascii="Montserrat" w:hAnsi="Montserrat"/>
          <w:sz w:val="24"/>
        </w:rPr>
      </w:pPr>
      <w:r w:rsidRPr="00471595">
        <w:rPr>
          <w:rFonts w:ascii="Montserrat" w:hAnsi="Montserrat"/>
          <w:sz w:val="24"/>
        </w:rPr>
        <w:tab/>
        <w:t>—————————————————————</w:t>
      </w:r>
      <w:r w:rsidRPr="00471595">
        <w:rPr>
          <w:rFonts w:ascii="Montserrat" w:hAnsi="Montserrat"/>
          <w:sz w:val="24"/>
        </w:rPr>
        <w:tab/>
      </w:r>
    </w:p>
    <w:p w14:paraId="686B6336" w14:textId="10F6AFD1" w:rsidR="00AD35EB" w:rsidRPr="00471595" w:rsidRDefault="00AD35EB" w:rsidP="00515B04">
      <w:pPr>
        <w:numPr>
          <w:ins w:id="1093" w:author="Unknown"/>
        </w:numPr>
        <w:rPr>
          <w:rFonts w:ascii="Montserrat" w:hAnsi="Montserrat"/>
          <w:sz w:val="24"/>
        </w:rPr>
      </w:pPr>
      <w:r w:rsidRPr="00471595">
        <w:rPr>
          <w:rFonts w:ascii="Montserrat" w:hAnsi="Montserrat"/>
          <w:sz w:val="24"/>
        </w:rPr>
        <w:t>The task of closing the core and re-lighting the drive fell to me, to my surprise. I had expected Morgan to want the job, to atone for killing it</w:t>
      </w:r>
      <w:r w:rsidR="00295153" w:rsidRPr="00471595">
        <w:rPr>
          <w:rFonts w:ascii="Montserrat" w:hAnsi="Montserrat"/>
          <w:sz w:val="24"/>
        </w:rPr>
        <w:t xml:space="preserve"> but</w:t>
      </w:r>
      <w:r w:rsidRPr="00471595">
        <w:rPr>
          <w:rFonts w:ascii="Montserrat" w:hAnsi="Montserrat"/>
          <w:sz w:val="24"/>
        </w:rPr>
        <w:t xml:space="preserve"> both her and Connor nominated me on the basis of greater experience. All of us had been trained to perform this function and during the building of the ships, each of us had been asked to activate, or monitor the activation of a core. Still, in my time with the project I had activated a number of experimental cores and I was intimately familiar with the technology. I gave up arguing when I decided that they were firm in their position. When the time came, I watched from an observation deck as the ship was evacuated to a life support bubble. After the last of the cryogenic holding racks had been removed to minimum safe distance I turned away from the armored glass.</w:t>
      </w:r>
    </w:p>
    <w:p w14:paraId="7AC9FD22" w14:textId="77777777" w:rsidR="00AD35EB" w:rsidRPr="00471595" w:rsidRDefault="00AD35EB" w:rsidP="00515B04">
      <w:pPr>
        <w:numPr>
          <w:ins w:id="1094" w:author="Unknown"/>
        </w:numPr>
        <w:rPr>
          <w:rFonts w:ascii="Montserrat" w:hAnsi="Montserrat"/>
          <w:sz w:val="24"/>
        </w:rPr>
      </w:pPr>
      <w:r w:rsidRPr="00471595">
        <w:rPr>
          <w:rFonts w:ascii="Montserrat" w:hAnsi="Montserrat"/>
          <w:sz w:val="24"/>
        </w:rPr>
        <w:tab/>
        <w:t xml:space="preserve">I had never been alone on the ship before. I walked through its empty shell, gradually making my way down to Engineering. Everything had been prepared for me. The core elements had been checked, tuned and re-formatted. I had observed that morning as the program architectures were re-installed. Biting my lip, I approached the armored casing of the core. I lay my hands and cheek against the cold alloy and collected my wits. </w:t>
      </w:r>
    </w:p>
    <w:p w14:paraId="3200FE7C" w14:textId="040E00DA" w:rsidR="00AD35EB" w:rsidRPr="00471595" w:rsidRDefault="00AD35EB" w:rsidP="00515B04">
      <w:pPr>
        <w:numPr>
          <w:ins w:id="1095" w:author="Unknown"/>
        </w:numPr>
        <w:rPr>
          <w:rFonts w:ascii="Montserrat" w:hAnsi="Montserrat"/>
          <w:sz w:val="24"/>
        </w:rPr>
      </w:pPr>
      <w:r w:rsidRPr="00471595">
        <w:rPr>
          <w:rFonts w:ascii="Montserrat" w:hAnsi="Montserrat"/>
          <w:sz w:val="24"/>
        </w:rPr>
        <w:tab/>
        <w:t>As I shifted up into third order attention, I became aware of the cold photo-electronic life of the command core and the array, along with other systems which had been maintenanced</w:t>
      </w:r>
      <w:r w:rsidR="00295153" w:rsidRPr="00471595">
        <w:rPr>
          <w:rFonts w:ascii="Montserrat" w:hAnsi="Montserrat"/>
          <w:sz w:val="24"/>
        </w:rPr>
        <w:t xml:space="preserve"> but</w:t>
      </w:r>
      <w:r w:rsidRPr="00471595">
        <w:rPr>
          <w:rFonts w:ascii="Montserrat" w:hAnsi="Montserrat"/>
          <w:sz w:val="24"/>
        </w:rPr>
        <w:t xml:space="preserve"> which had remained live through the crisis. I let out the breath I had been holding and put myself into a light trance. I examined each element in the core, felt the light coursing through their atomic-photonic circuits. Every atom, in every molecule, had been specially introduced and aligned in a vast array of registers. The interaction of photons with electron shells served as the switching mechanism. These switches were capable of discriminating thousands of signals across the visible and ultraviolet spectrum. The core's millennial processing was several orders of magnitude greater than the greatest computer ever devised a century ago. </w:t>
      </w:r>
    </w:p>
    <w:p w14:paraId="6B2F9BB5" w14:textId="3E11E172" w:rsidR="00AD35EB" w:rsidRPr="00471595" w:rsidRDefault="00AD35EB" w:rsidP="00515B04">
      <w:pPr>
        <w:numPr>
          <w:ins w:id="1096" w:author="Unknown"/>
        </w:numPr>
        <w:rPr>
          <w:rFonts w:ascii="Montserrat" w:hAnsi="Montserrat"/>
          <w:sz w:val="24"/>
        </w:rPr>
      </w:pPr>
      <w:r w:rsidRPr="00471595">
        <w:rPr>
          <w:rFonts w:ascii="Montserrat" w:hAnsi="Montserrat"/>
          <w:sz w:val="24"/>
        </w:rPr>
        <w:tab/>
        <w:t>After reading each element, I grasped the interface and drew them together. As I brought them into alignment, there were billions of connections that had to be checked before the core could be seated together. Such a job could not be done by the most powerful active in the universe if it had required her full attention to make each connection. Most of what an active can do is autonomic. An active has to do everything the hard way the first time</w:t>
      </w:r>
      <w:r w:rsidR="00295153" w:rsidRPr="00471595">
        <w:rPr>
          <w:rFonts w:ascii="Montserrat" w:hAnsi="Montserrat"/>
          <w:sz w:val="24"/>
        </w:rPr>
        <w:t xml:space="preserve"> but</w:t>
      </w:r>
      <w:r w:rsidRPr="00471595">
        <w:rPr>
          <w:rFonts w:ascii="Montserrat" w:hAnsi="Montserrat"/>
          <w:sz w:val="24"/>
        </w:rPr>
        <w:t xml:space="preserve"> when a successful technique is developed, it becomes part of a meta-program. The more sophisticated an active's repertoire of meta-programs, the more powerful and precise her psionic skills and disciplines become.</w:t>
      </w:r>
    </w:p>
    <w:p w14:paraId="1C756598" w14:textId="77777777" w:rsidR="00AD35EB" w:rsidRPr="00471595" w:rsidRDefault="00AD35EB" w:rsidP="00515B04">
      <w:pPr>
        <w:numPr>
          <w:ins w:id="1097" w:author="Unknown"/>
        </w:numPr>
        <w:rPr>
          <w:rFonts w:ascii="Montserrat" w:hAnsi="Montserrat"/>
          <w:sz w:val="24"/>
        </w:rPr>
      </w:pPr>
      <w:r w:rsidRPr="00471595">
        <w:rPr>
          <w:rFonts w:ascii="Montserrat" w:hAnsi="Montserrat"/>
          <w:sz w:val="24"/>
        </w:rPr>
        <w:tab/>
        <w:t xml:space="preserve">The ability of the mind to effortlessly resolve seemingly infinite complexities was suspected even in the twentieth century. Autistic savants could perform astounding feats of mathematical legerdemain, because they had an ability unrecognized at the time—they did not consciously calculate, they simply turned it over to their unconscious mind and relayed the answer when it came back up. The most difficult calculations a person does in life are likewise done with little or no conscious awareness on the part of the person involved. Just resolving the raw data input from the physical senses requires constant and massive calculation. High stereo-scopic graphic resolution, tactile texture and temperature mapping, three-hundred and sixty degree stereo-phonic resolution, complex atomic/molecular chemical analysis—all cross referenced, indexed and integrated into four dimensional continuity. </w:t>
      </w:r>
    </w:p>
    <w:p w14:paraId="5EC72EFD" w14:textId="77777777" w:rsidR="00AD35EB" w:rsidRPr="00471595" w:rsidRDefault="00AD35EB" w:rsidP="00515B04">
      <w:pPr>
        <w:numPr>
          <w:ins w:id="1098" w:author="Unknown"/>
        </w:numPr>
        <w:rPr>
          <w:rFonts w:ascii="Montserrat" w:hAnsi="Montserrat"/>
          <w:sz w:val="24"/>
        </w:rPr>
      </w:pPr>
      <w:r w:rsidRPr="00471595">
        <w:rPr>
          <w:rFonts w:ascii="Montserrat" w:hAnsi="Montserrat"/>
          <w:sz w:val="24"/>
        </w:rPr>
        <w:tab/>
        <w:t>Ask a programmer how complex that task is to compute.</w:t>
      </w:r>
    </w:p>
    <w:p w14:paraId="1A6297A6" w14:textId="77777777" w:rsidR="00AD35EB" w:rsidRPr="00471595" w:rsidRDefault="00AD35EB" w:rsidP="00515B04">
      <w:pPr>
        <w:numPr>
          <w:ins w:id="1099" w:author="Unknown"/>
        </w:numPr>
        <w:rPr>
          <w:rFonts w:ascii="Montserrat" w:hAnsi="Montserrat"/>
          <w:sz w:val="24"/>
        </w:rPr>
      </w:pPr>
      <w:r w:rsidRPr="00471595">
        <w:rPr>
          <w:rFonts w:ascii="Montserrat" w:hAnsi="Montserrat"/>
          <w:sz w:val="24"/>
        </w:rPr>
        <w:tab/>
        <w:t xml:space="preserve">As I willed it, the connections sorted themselves out and mated. That is the way it works, I don't sweat the details, I only have to worry about the design. Psionic ability can be considered the judicious development and extension of attention and will—structured awareness and articulate intent. All psionics involves their cooperative use. To me psionics is not magic because I know too well that I am actively involved in resolving the most minute details of a complex task. It is possible to do such complex and intricate manipulations because most work involves endless, mindless repetition within a limited framework of possibilities. A proper meta-program includes instructions for those variables; meaning that there is little or no conscious decision on my part required for completion of the task. I am consciously taxed only with the orchestration of the total effort. </w:t>
      </w:r>
    </w:p>
    <w:p w14:paraId="536078D2" w14:textId="77777777" w:rsidR="00AD35EB" w:rsidRPr="00471595" w:rsidRDefault="00AD35EB" w:rsidP="00515B04">
      <w:pPr>
        <w:numPr>
          <w:ins w:id="1100" w:author="Unknown"/>
        </w:numPr>
        <w:rPr>
          <w:rFonts w:ascii="Montserrat" w:hAnsi="Montserrat"/>
          <w:sz w:val="24"/>
        </w:rPr>
      </w:pPr>
      <w:r w:rsidRPr="00471595">
        <w:rPr>
          <w:rFonts w:ascii="Montserrat" w:hAnsi="Montserrat"/>
          <w:sz w:val="24"/>
        </w:rPr>
        <w:tab/>
        <w:t>So much for the mystique of psionic ability.</w:t>
      </w:r>
    </w:p>
    <w:p w14:paraId="3707EF00" w14:textId="77777777" w:rsidR="00AD35EB" w:rsidRPr="00471595" w:rsidRDefault="00AD35EB" w:rsidP="00515B04">
      <w:pPr>
        <w:numPr>
          <w:ins w:id="1101" w:author="Unknown"/>
        </w:numPr>
        <w:rPr>
          <w:rFonts w:ascii="Montserrat" w:hAnsi="Montserrat"/>
          <w:sz w:val="24"/>
        </w:rPr>
      </w:pPr>
      <w:r w:rsidRPr="00471595">
        <w:rPr>
          <w:rFonts w:ascii="Montserrat" w:hAnsi="Montserrat"/>
          <w:sz w:val="24"/>
        </w:rPr>
        <w:tab/>
        <w:t xml:space="preserve">As the core seated together, the subtle fields overlapped and synchronized. The core became a complex, closed circuit. Already information was coursing through it as programs came on-line and began interrogating the subordinate systems throughout the ship. With an active array in the loop, it was almost inevitable that the core would wake up. This was the dangerous part. I reached into the fugue forming in the heart of the core. I waited—like a hunting cat crouched in the tall grass—for my prey to rear its head. </w:t>
      </w:r>
    </w:p>
    <w:p w14:paraId="46689D41" w14:textId="77777777" w:rsidR="00AD35EB" w:rsidRPr="00471595" w:rsidRDefault="00AD35EB" w:rsidP="00515B04">
      <w:pPr>
        <w:numPr>
          <w:ins w:id="1102" w:author="Unknown"/>
        </w:numPr>
        <w:rPr>
          <w:rFonts w:ascii="Montserrat" w:hAnsi="Montserrat"/>
          <w:sz w:val="24"/>
        </w:rPr>
      </w:pPr>
      <w:r w:rsidRPr="00471595">
        <w:rPr>
          <w:rFonts w:ascii="Montserrat" w:hAnsi="Montserrat"/>
          <w:sz w:val="24"/>
        </w:rPr>
        <w:tab/>
        <w:t xml:space="preserve">The ship shuddered. </w:t>
      </w:r>
    </w:p>
    <w:p w14:paraId="3665A0AE" w14:textId="398A0C84" w:rsidR="00AD35EB" w:rsidRPr="00471595" w:rsidRDefault="00AD35EB" w:rsidP="00515B04">
      <w:pPr>
        <w:numPr>
          <w:ins w:id="1103" w:author="Unknown"/>
        </w:numPr>
        <w:rPr>
          <w:rFonts w:ascii="Montserrat" w:hAnsi="Montserrat"/>
          <w:sz w:val="24"/>
        </w:rPr>
      </w:pPr>
      <w:r w:rsidRPr="00471595">
        <w:rPr>
          <w:rFonts w:ascii="Montserrat" w:hAnsi="Montserrat"/>
          <w:sz w:val="24"/>
        </w:rPr>
        <w:tab/>
        <w:t xml:space="preserve">Instantly, my mind leaped and closed the trap on it. </w:t>
      </w:r>
      <w:r w:rsidR="000264CD" w:rsidRPr="00471595">
        <w:rPr>
          <w:rFonts w:ascii="Montserrat" w:hAnsi="Montserrat"/>
          <w:sz w:val="24"/>
        </w:rPr>
        <w:t>“</w:t>
      </w:r>
      <w:r w:rsidRPr="00471595">
        <w:rPr>
          <w:rFonts w:ascii="Montserrat" w:hAnsi="Montserrat"/>
          <w:sz w:val="24"/>
        </w:rPr>
        <w:t>Caught you, Gabriel.</w:t>
      </w:r>
      <w:r w:rsidR="000264CD" w:rsidRPr="00471595">
        <w:rPr>
          <w:rFonts w:ascii="Montserrat" w:hAnsi="Montserrat"/>
          <w:sz w:val="24"/>
        </w:rPr>
        <w:t>”</w:t>
      </w:r>
      <w:r w:rsidRPr="00471595">
        <w:rPr>
          <w:rFonts w:ascii="Montserrat" w:hAnsi="Montserrat"/>
          <w:sz w:val="24"/>
        </w:rPr>
        <w:t xml:space="preserve"> The ship bucked around me as the drive woke up. </w:t>
      </w:r>
      <w:r w:rsidR="000264CD" w:rsidRPr="00471595">
        <w:rPr>
          <w:rFonts w:ascii="Montserrat" w:hAnsi="Montserrat"/>
          <w:sz w:val="24"/>
        </w:rPr>
        <w:t>“</w:t>
      </w:r>
      <w:r w:rsidRPr="00471595">
        <w:rPr>
          <w:rFonts w:ascii="Montserrat" w:hAnsi="Montserrat"/>
          <w:sz w:val="24"/>
        </w:rPr>
        <w:t>Ah, ah. Gently, friend,</w:t>
      </w:r>
      <w:r w:rsidR="000264CD" w:rsidRPr="00471595">
        <w:rPr>
          <w:rFonts w:ascii="Montserrat" w:hAnsi="Montserrat"/>
          <w:sz w:val="24"/>
        </w:rPr>
        <w:t>”</w:t>
      </w:r>
      <w:r w:rsidRPr="00471595">
        <w:rPr>
          <w:rFonts w:ascii="Montserrat" w:hAnsi="Montserrat"/>
          <w:sz w:val="24"/>
        </w:rPr>
        <w:t xml:space="preserve"> I couldn't help it, I soothed with words as I extended a probe into the newly awakened chaos of the core. I held myself in place as the ship rolled and twisted in confusion. Without my own telekinetic ability I would have been dashed instantly against the bulkhead at about seven gees. I spared a hope that everything had been secured properly as I reached again into Gabriel's mind. Really, the only thing I could do was observe</w:t>
      </w:r>
      <w:r w:rsidR="00295153" w:rsidRPr="00471595">
        <w:rPr>
          <w:rFonts w:ascii="Montserrat" w:hAnsi="Montserrat"/>
          <w:sz w:val="24"/>
        </w:rPr>
        <w:t xml:space="preserve"> and</w:t>
      </w:r>
      <w:r w:rsidRPr="00471595">
        <w:rPr>
          <w:rFonts w:ascii="Montserrat" w:hAnsi="Montserrat"/>
          <w:sz w:val="24"/>
        </w:rPr>
        <w:t xml:space="preserve"> if necessary abort the ignition. It was up to the awakened core to sort itself out and access the programming waiting for it. I smiled as the artifact mind stumbled across the field architecture profiles.</w:t>
      </w:r>
    </w:p>
    <w:p w14:paraId="73D1F36C" w14:textId="77777777" w:rsidR="00AD35EB" w:rsidRPr="00471595" w:rsidRDefault="00AD35EB" w:rsidP="00515B04">
      <w:pPr>
        <w:numPr>
          <w:ins w:id="1104" w:author="Unknown"/>
        </w:numPr>
        <w:rPr>
          <w:rFonts w:ascii="Montserrat" w:hAnsi="Montserrat"/>
          <w:sz w:val="24"/>
        </w:rPr>
      </w:pPr>
      <w:r w:rsidRPr="00471595">
        <w:rPr>
          <w:rFonts w:ascii="Montserrat" w:hAnsi="Montserrat"/>
          <w:sz w:val="24"/>
        </w:rPr>
        <w:tab/>
        <w:t>I have no idea how it interpreted that discovery. Theoretically, all of the programming ought to seem as memories to it. The mental reality of the core was pre-defined in that context. There was no learning for this new mind to do, it simply had to accept the waiting definition of itself. My guess was that in activation the thing experienced a sensation like awakening from a dream while the body is still paralyzed by sleep. Now it had found the key to awaken that body. With minimal supervision from myself, the core executed the designs it had accessed. The invisible architecture unfolded, picking up the material shell and tucking it into its embrace. The complex geometry warped and segregated space, claiming a domain of its own. Under the influence of time, those geometries began generating forces—gravity, momentum, inertia—and balancing them. I sighed with relief, patting the armored housing, as Gabriel settled down and continued about the business of remembering its new self.</w:t>
      </w:r>
    </w:p>
    <w:p w14:paraId="5874699F" w14:textId="77777777" w:rsidR="00AD35EB" w:rsidRPr="00471595" w:rsidRDefault="00AD35EB" w:rsidP="00515B04">
      <w:pPr>
        <w:numPr>
          <w:ins w:id="1105" w:author="Unknown"/>
        </w:numPr>
        <w:rPr>
          <w:rFonts w:ascii="Montserrat" w:hAnsi="Montserrat"/>
          <w:sz w:val="24"/>
        </w:rPr>
      </w:pPr>
      <w:r w:rsidRPr="00471595">
        <w:rPr>
          <w:rFonts w:ascii="Montserrat" w:hAnsi="Montserrat"/>
          <w:sz w:val="24"/>
        </w:rPr>
        <w:tab/>
        <w:t>—————————————————————</w:t>
      </w:r>
      <w:r w:rsidRPr="00471595">
        <w:rPr>
          <w:rFonts w:ascii="Montserrat" w:hAnsi="Montserrat"/>
          <w:sz w:val="24"/>
        </w:rPr>
        <w:tab/>
      </w:r>
    </w:p>
    <w:p w14:paraId="7759F7AC" w14:textId="3C59D84F" w:rsidR="00276F1C" w:rsidRPr="00471595" w:rsidRDefault="00AD35EB" w:rsidP="00515B04">
      <w:pPr>
        <w:numPr>
          <w:ins w:id="1106" w:author="Unknown"/>
        </w:numPr>
        <w:rPr>
          <w:rFonts w:ascii="Montserrat" w:hAnsi="Montserrat"/>
          <w:sz w:val="24"/>
        </w:rPr>
      </w:pPr>
      <w:r w:rsidRPr="00471595">
        <w:rPr>
          <w:rFonts w:ascii="Montserrat" w:hAnsi="Montserrat"/>
          <w:sz w:val="24"/>
        </w:rPr>
        <w:t>All that effort to evacuate the ship</w:t>
      </w:r>
      <w:r w:rsidR="00295153" w:rsidRPr="00471595">
        <w:rPr>
          <w:rFonts w:ascii="Montserrat" w:hAnsi="Montserrat"/>
          <w:sz w:val="24"/>
        </w:rPr>
        <w:t xml:space="preserve"> and</w:t>
      </w:r>
      <w:r w:rsidRPr="00471595">
        <w:rPr>
          <w:rFonts w:ascii="Montserrat" w:hAnsi="Montserrat"/>
          <w:sz w:val="24"/>
        </w:rPr>
        <w:t xml:space="preserve"> every scene to re-enact in reverse, did not make any of us fit company for a civilized human being. I didn't get any pats on my back for making the ship live again. There was simply too much to do for anyone to feel anything like gratitude. I pitched in myself, terse and determined. Anything to get this ordeal behind us. There were serious questions to ask as yet. We had to make the rounds and form up, see to the wounded and chase down the lost and strayed. Of Hanael, Serael</w:t>
      </w:r>
      <w:r w:rsidR="00295153" w:rsidRPr="00471595">
        <w:rPr>
          <w:rFonts w:ascii="Montserrat" w:hAnsi="Montserrat"/>
          <w:sz w:val="24"/>
        </w:rPr>
        <w:t xml:space="preserve"> and</w:t>
      </w:r>
      <w:r w:rsidRPr="00471595">
        <w:rPr>
          <w:rFonts w:ascii="Montserrat" w:hAnsi="Montserrat"/>
          <w:sz w:val="24"/>
        </w:rPr>
        <w:t xml:space="preserve"> Daniel, nothing much was said. Lost in translation covered a lot of ground</w:t>
      </w:r>
      <w:r w:rsidR="00295153" w:rsidRPr="00471595">
        <w:rPr>
          <w:rFonts w:ascii="Montserrat" w:hAnsi="Montserrat"/>
          <w:sz w:val="24"/>
        </w:rPr>
        <w:t xml:space="preserve"> and</w:t>
      </w:r>
      <w:r w:rsidRPr="00471595">
        <w:rPr>
          <w:rFonts w:ascii="Montserrat" w:hAnsi="Montserrat"/>
          <w:sz w:val="24"/>
        </w:rPr>
        <w:t xml:space="preserve"> the best estimates of their fates were only guesses. We had seventeen ships</w:t>
      </w:r>
      <w:r w:rsidR="00295153" w:rsidRPr="00471595">
        <w:rPr>
          <w:rFonts w:ascii="Montserrat" w:hAnsi="Montserrat"/>
          <w:sz w:val="24"/>
        </w:rPr>
        <w:t xml:space="preserve"> and</w:t>
      </w:r>
      <w:r w:rsidRPr="00471595">
        <w:rPr>
          <w:rFonts w:ascii="Montserrat" w:hAnsi="Montserrat"/>
          <w:sz w:val="24"/>
        </w:rPr>
        <w:t xml:space="preserve"> over eight thousand living souls to trouble ourselves with. Once we were secure for sail, we set out for rendezvous with Azreal and an emergency staff meeting with the admiral.</w:t>
      </w:r>
    </w:p>
    <w:p w14:paraId="1C0B8A70" w14:textId="49F92DAC" w:rsidR="00AD35EB" w:rsidRPr="00471595" w:rsidRDefault="00AD35EB" w:rsidP="00515B04">
      <w:pPr>
        <w:numPr>
          <w:ins w:id="1107" w:author="Unknown"/>
        </w:numPr>
        <w:rPr>
          <w:rFonts w:ascii="Montserrat" w:hAnsi="Montserrat"/>
          <w:sz w:val="24"/>
        </w:rPr>
      </w:pPr>
      <w:r w:rsidRPr="00471595">
        <w:rPr>
          <w:rFonts w:ascii="Montserrat" w:hAnsi="Montserrat"/>
          <w:sz w:val="24"/>
        </w:rPr>
        <w:br w:type="page"/>
      </w:r>
    </w:p>
    <w:p w14:paraId="3751791E" w14:textId="13925867" w:rsidR="00AD35EB" w:rsidRPr="00471595" w:rsidRDefault="00201AA5" w:rsidP="00515B04">
      <w:pPr>
        <w:numPr>
          <w:ins w:id="1108" w:author="Unknown"/>
        </w:numPr>
        <w:rPr>
          <w:rFonts w:ascii="Montserrat" w:hAnsi="Montserrat"/>
          <w:sz w:val="24"/>
        </w:rPr>
      </w:pPr>
      <w:r w:rsidRPr="00471595">
        <w:rPr>
          <w:rFonts w:ascii="Montserrat" w:hAnsi="Montserrat"/>
          <w:sz w:val="24"/>
        </w:rPr>
        <w:t>06</w:t>
      </w:r>
    </w:p>
    <w:p w14:paraId="4BA03409" w14:textId="77777777" w:rsidR="00AD35EB" w:rsidRPr="00471595" w:rsidRDefault="00AD35EB" w:rsidP="00515B04">
      <w:pPr>
        <w:numPr>
          <w:ins w:id="1109" w:author="Unknown"/>
        </w:numPr>
        <w:rPr>
          <w:rFonts w:ascii="Montserrat" w:hAnsi="Montserrat"/>
          <w:sz w:val="24"/>
        </w:rPr>
      </w:pPr>
    </w:p>
    <w:p w14:paraId="5BF929B0" w14:textId="356601FA" w:rsidR="00AD35EB" w:rsidRPr="00471595" w:rsidRDefault="00AD35EB" w:rsidP="00515B04">
      <w:pPr>
        <w:numPr>
          <w:ins w:id="1110" w:author="Unknown"/>
        </w:numPr>
        <w:rPr>
          <w:rFonts w:ascii="Montserrat" w:hAnsi="Montserrat"/>
          <w:sz w:val="24"/>
        </w:rPr>
      </w:pPr>
      <w:r w:rsidRPr="00471595">
        <w:rPr>
          <w:rFonts w:ascii="Montserrat" w:hAnsi="Montserrat"/>
          <w:sz w:val="24"/>
        </w:rPr>
        <w:t>Admiral Patrick Niven commanded my attention as I followed O'Neal into the Admiral's conference room aboard Azreal. He was a tall man. He had a lived in face and projected an aura of confident authority. As we found our seats, I reflected on what I knew about him. He was a seasoned wet navy admiral who had been involved in the military development of space from the day alien contact had been fully disclosed. It had not been inevitable that a space based military would follow a naval model</w:t>
      </w:r>
      <w:r w:rsidR="00295153" w:rsidRPr="00471595">
        <w:rPr>
          <w:rFonts w:ascii="Montserrat" w:hAnsi="Montserrat"/>
          <w:sz w:val="24"/>
        </w:rPr>
        <w:t xml:space="preserve"> but</w:t>
      </w:r>
      <w:r w:rsidRPr="00471595">
        <w:rPr>
          <w:rFonts w:ascii="Montserrat" w:hAnsi="Montserrat"/>
          <w:sz w:val="24"/>
        </w:rPr>
        <w:t xml:space="preserve"> it was due in large part to his influence that it had turned out that way. The operational realities of the navy produced command experience and traditions that adapted easily to the operational realities in space, much to the disappointment of the Air Force, which had monopolized military interests in space from the end of the Twentieth Century. Niven's command experience</w:t>
      </w:r>
      <w:r w:rsidR="00295153" w:rsidRPr="00471595">
        <w:rPr>
          <w:rFonts w:ascii="Montserrat" w:hAnsi="Montserrat"/>
          <w:sz w:val="24"/>
        </w:rPr>
        <w:t xml:space="preserve"> and</w:t>
      </w:r>
      <w:r w:rsidRPr="00471595">
        <w:rPr>
          <w:rFonts w:ascii="Montserrat" w:hAnsi="Montserrat"/>
          <w:sz w:val="24"/>
        </w:rPr>
        <w:t xml:space="preserve"> practical mind would prove invaluable to us during the days and weeks following our escape from the interface. </w:t>
      </w:r>
    </w:p>
    <w:p w14:paraId="00C13EC6" w14:textId="73D4D971" w:rsidR="00AD35EB" w:rsidRPr="00471595" w:rsidRDefault="00AD35EB" w:rsidP="00515B04">
      <w:pPr>
        <w:numPr>
          <w:ins w:id="1111" w:author="Unknown"/>
        </w:numPr>
        <w:rPr>
          <w:rFonts w:ascii="Montserrat" w:hAnsi="Montserrat"/>
          <w:sz w:val="24"/>
        </w:rPr>
      </w:pPr>
      <w:r w:rsidRPr="00471595">
        <w:rPr>
          <w:rFonts w:ascii="Montserrat" w:hAnsi="Montserrat"/>
          <w:sz w:val="24"/>
        </w:rPr>
        <w:tab/>
        <w:t xml:space="preserve">Admiral Niven took his seat and the rest of us followed his cue. As everyone settled down, he opened the discussion, </w:t>
      </w:r>
      <w:r w:rsidR="000264CD" w:rsidRPr="00471595">
        <w:rPr>
          <w:rFonts w:ascii="Montserrat" w:hAnsi="Montserrat"/>
          <w:sz w:val="24"/>
        </w:rPr>
        <w:t>“</w:t>
      </w:r>
      <w:r w:rsidRPr="00471595">
        <w:rPr>
          <w:rFonts w:ascii="Montserrat" w:hAnsi="Montserrat"/>
          <w:sz w:val="24"/>
        </w:rPr>
        <w:t>OK, people, we are gong to begin with a rapid assessment of the situation. Commander Lowell will summarize the facts at hand and then I will take individual reports from each of your commands. I do not intend to make any decisions without your input at this juncture. As the surviving units of Task Group Three, we have to assess the question of whether it is possible to fulfill our mission. The answer to that question has to account for the present capabilities of your commands</w:t>
      </w:r>
      <w:r w:rsidR="00295153" w:rsidRPr="00471595">
        <w:rPr>
          <w:rFonts w:ascii="Montserrat" w:hAnsi="Montserrat"/>
          <w:sz w:val="24"/>
        </w:rPr>
        <w:t xml:space="preserve"> and</w:t>
      </w:r>
      <w:r w:rsidRPr="00471595">
        <w:rPr>
          <w:rFonts w:ascii="Montserrat" w:hAnsi="Montserrat"/>
          <w:sz w:val="24"/>
        </w:rPr>
        <w:t xml:space="preserve"> any proposed action has to accommodate the capabilities of the most afflicted units. Commander Lowell, please begin.</w:t>
      </w:r>
      <w:r w:rsidR="000264CD" w:rsidRPr="00471595">
        <w:rPr>
          <w:rFonts w:ascii="Montserrat" w:hAnsi="Montserrat"/>
          <w:sz w:val="24"/>
        </w:rPr>
        <w:t>”</w:t>
      </w:r>
    </w:p>
    <w:p w14:paraId="1091F2BF" w14:textId="543803E2" w:rsidR="00AD35EB" w:rsidRPr="00471595" w:rsidRDefault="00AD35EB" w:rsidP="00515B04">
      <w:pPr>
        <w:numPr>
          <w:ins w:id="111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Thank you, Admiral,</w:t>
      </w:r>
      <w:r w:rsidR="000264CD" w:rsidRPr="00471595">
        <w:rPr>
          <w:rFonts w:ascii="Montserrat" w:hAnsi="Montserrat"/>
          <w:sz w:val="24"/>
        </w:rPr>
        <w:t>”</w:t>
      </w:r>
      <w:r w:rsidRPr="00471595">
        <w:rPr>
          <w:rFonts w:ascii="Montserrat" w:hAnsi="Montserrat"/>
          <w:sz w:val="24"/>
        </w:rPr>
        <w:t xml:space="preserve"> Lowell stood and picked up the display remote. He activated the overhead holographic display. In it our current tactical plot was illuminated, with codes noting the status of each ship. Only Gabriel showed nominal green on all points. I could see that many of the ships showed heavily damaged arrays, or even damaged drive cores. </w:t>
      </w:r>
      <w:r w:rsidR="000264CD" w:rsidRPr="00471595">
        <w:rPr>
          <w:rFonts w:ascii="Montserrat" w:hAnsi="Montserrat"/>
          <w:sz w:val="24"/>
        </w:rPr>
        <w:t>“</w:t>
      </w:r>
      <w:r w:rsidRPr="00471595">
        <w:rPr>
          <w:rFonts w:ascii="Montserrat" w:hAnsi="Montserrat"/>
          <w:sz w:val="24"/>
        </w:rPr>
        <w:t>You are all aware of the loss of Hanael, Serael and Daniel. We have no information with regard to their fates. It is highly probably that they remained intact within the interface, rather than breaking up during insertion. Situationally speaking, if they opted to abort the emergency insertion, due to casualties sustained by their Asset teams, they had every opportunity to wave off, lick their wounds</w:t>
      </w:r>
      <w:r w:rsidR="00295153" w:rsidRPr="00471595">
        <w:rPr>
          <w:rFonts w:ascii="Montserrat" w:hAnsi="Montserrat"/>
          <w:sz w:val="24"/>
        </w:rPr>
        <w:t xml:space="preserve"> and</w:t>
      </w:r>
      <w:r w:rsidRPr="00471595">
        <w:rPr>
          <w:rFonts w:ascii="Montserrat" w:hAnsi="Montserrat"/>
          <w:sz w:val="24"/>
        </w:rPr>
        <w:t xml:space="preserve"> attempt an alternate insertion as dictated by the disposition of their drives. In relativistic terms, they are either now in surface space at whatever point in the universe that chance has offered them, or they are not in, nor will they ever regain surface space. Within temporal continuity, those are the only two options from our perspective. </w:t>
      </w:r>
    </w:p>
    <w:p w14:paraId="4A1A416F" w14:textId="5B28049C" w:rsidR="00AD35EB" w:rsidRPr="00471595" w:rsidRDefault="00AD35EB" w:rsidP="00515B04">
      <w:pPr>
        <w:numPr>
          <w:ins w:id="1113"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In either case, their official status is lost,</w:t>
      </w:r>
      <w:r w:rsidR="000264CD" w:rsidRPr="00471595">
        <w:rPr>
          <w:rFonts w:ascii="Montserrat" w:hAnsi="Montserrat"/>
          <w:sz w:val="24"/>
        </w:rPr>
        <w:t>”</w:t>
      </w:r>
      <w:r w:rsidRPr="00471595">
        <w:rPr>
          <w:rFonts w:ascii="Montserrat" w:hAnsi="Montserrat"/>
          <w:sz w:val="24"/>
        </w:rPr>
        <w:t xml:space="preserve"> Lowell proclaimed.</w:t>
      </w:r>
    </w:p>
    <w:p w14:paraId="6C4D1F91" w14:textId="5AB627A7" w:rsidR="00AD35EB" w:rsidRPr="00471595" w:rsidRDefault="00AD35EB" w:rsidP="00515B04">
      <w:pPr>
        <w:numPr>
          <w:ins w:id="111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Also, as your presence demonstrates, the seventeen remaining ships units of Task Group Three are present and accounted for. While our units were regrouping here,</w:t>
      </w:r>
      <w:r w:rsidR="000264CD" w:rsidRPr="00471595">
        <w:rPr>
          <w:rFonts w:ascii="Montserrat" w:hAnsi="Montserrat"/>
          <w:sz w:val="24"/>
        </w:rPr>
        <w:t>”</w:t>
      </w:r>
      <w:r w:rsidRPr="00471595">
        <w:rPr>
          <w:rFonts w:ascii="Montserrat" w:hAnsi="Montserrat"/>
          <w:sz w:val="24"/>
        </w:rPr>
        <w:t xml:space="preserve"> Lowell gestured to the real-time display, </w:t>
      </w:r>
      <w:r w:rsidR="000264CD" w:rsidRPr="00471595">
        <w:rPr>
          <w:rFonts w:ascii="Montserrat" w:hAnsi="Montserrat"/>
          <w:sz w:val="24"/>
        </w:rPr>
        <w:t>“</w:t>
      </w:r>
      <w:r w:rsidRPr="00471595">
        <w:rPr>
          <w:rFonts w:ascii="Montserrat" w:hAnsi="Montserrat"/>
          <w:sz w:val="24"/>
        </w:rPr>
        <w:t>each ship took readings for gravitational and optical fixes to define its position, according to SOP. From those combined readings we obtain real and apparent positions for celestial bodies throughout the entire quadrant. That gives us a measure of stellar drift, absolute magnitude for stars</w:t>
      </w:r>
      <w:r w:rsidR="00295153" w:rsidRPr="00471595">
        <w:rPr>
          <w:rFonts w:ascii="Montserrat" w:hAnsi="Montserrat"/>
          <w:sz w:val="24"/>
        </w:rPr>
        <w:t xml:space="preserve"> and</w:t>
      </w:r>
      <w:r w:rsidRPr="00471595">
        <w:rPr>
          <w:rFonts w:ascii="Montserrat" w:hAnsi="Montserrat"/>
          <w:sz w:val="24"/>
        </w:rPr>
        <w:t xml:space="preserve"> the basis for a reverse plot to identify our position from possible correspondence with landmark celestial bodies. Initial observation confirmed that we are far outside of any previously mapped region.</w:t>
      </w:r>
      <w:r w:rsidR="000264CD" w:rsidRPr="00471595">
        <w:rPr>
          <w:rFonts w:ascii="Montserrat" w:hAnsi="Montserrat"/>
          <w:sz w:val="24"/>
        </w:rPr>
        <w:t>”</w:t>
      </w:r>
      <w:r w:rsidRPr="00471595">
        <w:rPr>
          <w:rFonts w:ascii="Montserrat" w:hAnsi="Montserrat"/>
          <w:sz w:val="24"/>
        </w:rPr>
        <w:t xml:space="preserve"> He manipulated the controls</w:t>
      </w:r>
      <w:r w:rsidR="00295153" w:rsidRPr="00471595">
        <w:rPr>
          <w:rFonts w:ascii="Montserrat" w:hAnsi="Montserrat"/>
          <w:sz w:val="24"/>
        </w:rPr>
        <w:t xml:space="preserve"> and</w:t>
      </w:r>
      <w:r w:rsidRPr="00471595">
        <w:rPr>
          <w:rFonts w:ascii="Montserrat" w:hAnsi="Montserrat"/>
          <w:sz w:val="24"/>
        </w:rPr>
        <w:t xml:space="preserve"> the scale of the image compressed to a sector plot, showing local stars. </w:t>
      </w:r>
    </w:p>
    <w:p w14:paraId="65C0F6E8" w14:textId="6B2FA9EA" w:rsidR="00AD35EB" w:rsidRPr="00471595" w:rsidRDefault="00AD35EB" w:rsidP="00515B04">
      <w:pPr>
        <w:numPr>
          <w:ins w:id="1115"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As each of you joined up, we copied your initial position readings</w:t>
      </w:r>
      <w:r w:rsidR="00295153" w:rsidRPr="00471595">
        <w:rPr>
          <w:rFonts w:ascii="Montserrat" w:hAnsi="Montserrat"/>
          <w:sz w:val="24"/>
        </w:rPr>
        <w:t xml:space="preserve"> and</w:t>
      </w:r>
      <w:r w:rsidRPr="00471595">
        <w:rPr>
          <w:rFonts w:ascii="Montserrat" w:hAnsi="Montserrat"/>
          <w:sz w:val="24"/>
        </w:rPr>
        <w:t xml:space="preserve"> used them to reinforce the readings taken from here. Given the wide spread of our index positions those images have built up a model with respectable depth. More importantly, It turned up benchmark galactic references which were familiar.</w:t>
      </w:r>
      <w:r w:rsidR="000264CD" w:rsidRPr="00471595">
        <w:rPr>
          <w:rFonts w:ascii="Montserrat" w:hAnsi="Montserrat"/>
          <w:sz w:val="24"/>
        </w:rPr>
        <w:t>”</w:t>
      </w:r>
      <w:r w:rsidRPr="00471595">
        <w:rPr>
          <w:rFonts w:ascii="Montserrat" w:hAnsi="Montserrat"/>
          <w:sz w:val="24"/>
        </w:rPr>
        <w:t xml:space="preserve"> The image compressed again revealing a familiar whirl-pool of cloudy luminescence. </w:t>
      </w:r>
      <w:r w:rsidR="000264CD" w:rsidRPr="00471595">
        <w:rPr>
          <w:rFonts w:ascii="Montserrat" w:hAnsi="Montserrat"/>
          <w:sz w:val="24"/>
        </w:rPr>
        <w:t>“</w:t>
      </w:r>
      <w:r w:rsidRPr="00471595">
        <w:rPr>
          <w:rFonts w:ascii="Montserrat" w:hAnsi="Montserrat"/>
          <w:sz w:val="24"/>
        </w:rPr>
        <w:t>That data is still being refined,</w:t>
      </w:r>
      <w:r w:rsidR="000264CD" w:rsidRPr="00471595">
        <w:rPr>
          <w:rFonts w:ascii="Montserrat" w:hAnsi="Montserrat"/>
          <w:sz w:val="24"/>
        </w:rPr>
        <w:t>”</w:t>
      </w:r>
      <w:r w:rsidRPr="00471595">
        <w:rPr>
          <w:rFonts w:ascii="Montserrat" w:hAnsi="Montserrat"/>
          <w:sz w:val="24"/>
        </w:rPr>
        <w:t xml:space="preserve"> Lowell qualified, </w:t>
      </w:r>
      <w:r w:rsidR="000264CD" w:rsidRPr="00471595">
        <w:rPr>
          <w:rFonts w:ascii="Montserrat" w:hAnsi="Montserrat"/>
          <w:sz w:val="24"/>
        </w:rPr>
        <w:t>“</w:t>
      </w:r>
      <w:r w:rsidRPr="00471595">
        <w:rPr>
          <w:rFonts w:ascii="Montserrat" w:hAnsi="Montserrat"/>
          <w:sz w:val="24"/>
        </w:rPr>
        <w:t>but we have tentatively identified our position as within the Milky Way Galaxy, approximately one-hundred and twenty degrees spin-ward of Earth, relative to the center of the Galaxy. That places us far across the Galactic Disk. We will continue to make celestial observations until we have thoroughly refined our position.</w:t>
      </w:r>
    </w:p>
    <w:p w14:paraId="36CD1E97" w14:textId="4EB20985" w:rsidR="00AD35EB" w:rsidRPr="00471595" w:rsidRDefault="00AD35EB" w:rsidP="00515B04">
      <w:pPr>
        <w:numPr>
          <w:ins w:id="111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Theoretically, we will know within the next few days where we are</w:t>
      </w:r>
      <w:r w:rsidR="00295153" w:rsidRPr="00471595">
        <w:rPr>
          <w:rFonts w:ascii="Montserrat" w:hAnsi="Montserrat"/>
          <w:sz w:val="24"/>
        </w:rPr>
        <w:t xml:space="preserve"> but</w:t>
      </w:r>
      <w:r w:rsidRPr="00471595">
        <w:rPr>
          <w:rFonts w:ascii="Montserrat" w:hAnsi="Montserrat"/>
          <w:sz w:val="24"/>
        </w:rPr>
        <w:t xml:space="preserve"> speaking in practical terms, we are lost. The territory that we are in is completely unknown to us</w:t>
      </w:r>
      <w:r w:rsidR="00295153" w:rsidRPr="00471595">
        <w:rPr>
          <w:rFonts w:ascii="Montserrat" w:hAnsi="Montserrat"/>
          <w:sz w:val="24"/>
        </w:rPr>
        <w:t xml:space="preserve"> and</w:t>
      </w:r>
      <w:r w:rsidRPr="00471595">
        <w:rPr>
          <w:rFonts w:ascii="Montserrat" w:hAnsi="Montserrat"/>
          <w:sz w:val="24"/>
        </w:rPr>
        <w:t xml:space="preserve"> our ability to regain familiar space is extremely uncertain,</w:t>
      </w:r>
      <w:r w:rsidR="000264CD" w:rsidRPr="00471595">
        <w:rPr>
          <w:rFonts w:ascii="Montserrat" w:hAnsi="Montserrat"/>
          <w:sz w:val="24"/>
        </w:rPr>
        <w:t>”</w:t>
      </w:r>
      <w:r w:rsidRPr="00471595">
        <w:rPr>
          <w:rFonts w:ascii="Montserrat" w:hAnsi="Montserrat"/>
          <w:sz w:val="24"/>
        </w:rPr>
        <w:t xml:space="preserve"> Lowell looked at the Admiral, </w:t>
      </w:r>
      <w:r w:rsidR="000264CD" w:rsidRPr="00471595">
        <w:rPr>
          <w:rFonts w:ascii="Montserrat" w:hAnsi="Montserrat"/>
          <w:sz w:val="24"/>
        </w:rPr>
        <w:t>“</w:t>
      </w:r>
      <w:r w:rsidRPr="00471595">
        <w:rPr>
          <w:rFonts w:ascii="Montserrat" w:hAnsi="Montserrat"/>
          <w:sz w:val="24"/>
        </w:rPr>
        <w:t>That is the gist of it Admiral. Leaving out technical and redundant support, that pretty much sums up our situation.</w:t>
      </w:r>
      <w:r w:rsidR="000264CD" w:rsidRPr="00471595">
        <w:rPr>
          <w:rFonts w:ascii="Montserrat" w:hAnsi="Montserrat"/>
          <w:sz w:val="24"/>
        </w:rPr>
        <w:t>”</w:t>
      </w:r>
    </w:p>
    <w:p w14:paraId="761B4771" w14:textId="4FA4CC86" w:rsidR="00AD35EB" w:rsidRPr="00471595" w:rsidRDefault="00AD35EB" w:rsidP="00515B04">
      <w:pPr>
        <w:numPr>
          <w:ins w:id="1117" w:author="Unknown"/>
        </w:numPr>
        <w:rPr>
          <w:rFonts w:ascii="Montserrat" w:hAnsi="Montserrat"/>
          <w:sz w:val="24"/>
        </w:rPr>
      </w:pPr>
      <w:r w:rsidRPr="00471595">
        <w:rPr>
          <w:rFonts w:ascii="Montserrat" w:hAnsi="Montserrat"/>
          <w:sz w:val="24"/>
        </w:rPr>
        <w:tab/>
        <w:t xml:space="preserve">Niven nodded and addressed the assembled captains. </w:t>
      </w:r>
      <w:r w:rsidR="000264CD" w:rsidRPr="00471595">
        <w:rPr>
          <w:rFonts w:ascii="Montserrat" w:hAnsi="Montserrat"/>
          <w:sz w:val="24"/>
        </w:rPr>
        <w:t>“</w:t>
      </w:r>
      <w:r w:rsidRPr="00471595">
        <w:rPr>
          <w:rFonts w:ascii="Montserrat" w:hAnsi="Montserrat"/>
          <w:sz w:val="24"/>
        </w:rPr>
        <w:t>As things stand, we are as far from our theater of operation as we are from Earth. Whether we decide to abort the mission, or repair to our assigned area, execution will place the same demands on your commands.</w:t>
      </w:r>
      <w:r w:rsidR="000264CD" w:rsidRPr="00471595">
        <w:rPr>
          <w:rFonts w:ascii="Montserrat" w:hAnsi="Montserrat"/>
          <w:sz w:val="24"/>
        </w:rPr>
        <w:t>”</w:t>
      </w:r>
      <w:r w:rsidRPr="00471595">
        <w:rPr>
          <w:rFonts w:ascii="Montserrat" w:hAnsi="Montserrat"/>
          <w:sz w:val="24"/>
        </w:rPr>
        <w:t xml:space="preserve"> Admiral Niven thanked Lowell as he sat down</w:t>
      </w:r>
      <w:r w:rsidR="00295153" w:rsidRPr="00471595">
        <w:rPr>
          <w:rFonts w:ascii="Montserrat" w:hAnsi="Montserrat"/>
          <w:sz w:val="24"/>
        </w:rPr>
        <w:t xml:space="preserve"> and</w:t>
      </w:r>
      <w:r w:rsidRPr="00471595">
        <w:rPr>
          <w:rFonts w:ascii="Montserrat" w:hAnsi="Montserrat"/>
          <w:sz w:val="24"/>
        </w:rPr>
        <w:t xml:space="preserve"> then by seniority, each of the captains stood to relate the condition of their command and status of their crews and compliment. The reports were not good. Several actives had collapsed under the strain of final maneuvers, some with serious neurological damage. On other ships, array elements had blown under the strain</w:t>
      </w:r>
      <w:r w:rsidR="00295153" w:rsidRPr="00471595">
        <w:rPr>
          <w:rFonts w:ascii="Montserrat" w:hAnsi="Montserrat"/>
          <w:sz w:val="24"/>
        </w:rPr>
        <w:t xml:space="preserve"> and</w:t>
      </w:r>
      <w:r w:rsidRPr="00471595">
        <w:rPr>
          <w:rFonts w:ascii="Montserrat" w:hAnsi="Montserrat"/>
          <w:sz w:val="24"/>
        </w:rPr>
        <w:t xml:space="preserve"> a few had suffered damage to the drive cores. That they had been able to initialize their cores and rejoin the Task Group at all was astonishing. </w:t>
      </w:r>
    </w:p>
    <w:p w14:paraId="0F90A9EC" w14:textId="22F1488F" w:rsidR="00AD35EB" w:rsidRPr="00471595" w:rsidRDefault="00AD35EB" w:rsidP="00515B04">
      <w:pPr>
        <w:numPr>
          <w:ins w:id="111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Clearly,</w:t>
      </w:r>
      <w:r w:rsidR="000264CD" w:rsidRPr="00471595">
        <w:rPr>
          <w:rFonts w:ascii="Montserrat" w:hAnsi="Montserrat"/>
          <w:sz w:val="24"/>
        </w:rPr>
        <w:t>”</w:t>
      </w:r>
      <w:r w:rsidRPr="00471595">
        <w:rPr>
          <w:rFonts w:ascii="Montserrat" w:hAnsi="Montserrat"/>
          <w:sz w:val="24"/>
        </w:rPr>
        <w:t xml:space="preserve"> the admiral concluded at the end of those reports, </w:t>
      </w:r>
      <w:r w:rsidR="000264CD" w:rsidRPr="00471595">
        <w:rPr>
          <w:rFonts w:ascii="Montserrat" w:hAnsi="Montserrat"/>
          <w:sz w:val="24"/>
        </w:rPr>
        <w:t>“</w:t>
      </w:r>
      <w:r w:rsidRPr="00471595">
        <w:rPr>
          <w:rFonts w:ascii="Montserrat" w:hAnsi="Montserrat"/>
          <w:sz w:val="24"/>
        </w:rPr>
        <w:t>Michael, Uriel, Raphael and Nadiel are incapable of making a deep enough dive to return to the vicinity of Earth. Nor, any protracted chain of shallow dives. Gabriel, which is in the best shape, would be severely pressed to do either</w:t>
      </w:r>
      <w:r w:rsidR="00295153" w:rsidRPr="00471595">
        <w:rPr>
          <w:rFonts w:ascii="Montserrat" w:hAnsi="Montserrat"/>
          <w:sz w:val="24"/>
        </w:rPr>
        <w:t xml:space="preserve"> and</w:t>
      </w:r>
      <w:r w:rsidRPr="00471595">
        <w:rPr>
          <w:rFonts w:ascii="Montserrat" w:hAnsi="Montserrat"/>
          <w:sz w:val="24"/>
        </w:rPr>
        <w:t xml:space="preserve"> certainly she would arrive crippled in any regard. I think that pretty much defines our options. We can neither abort or complete our mission under these circumstances. We will revise our operational stance to reflect these limitations. I am ordering the Task Group to remain concentrated for mutual support</w:t>
      </w:r>
      <w:r w:rsidR="00295153" w:rsidRPr="00471595">
        <w:rPr>
          <w:rFonts w:ascii="Montserrat" w:hAnsi="Montserrat"/>
          <w:sz w:val="24"/>
        </w:rPr>
        <w:t xml:space="preserve"> but</w:t>
      </w:r>
      <w:r w:rsidRPr="00471595">
        <w:rPr>
          <w:rFonts w:ascii="Montserrat" w:hAnsi="Montserrat"/>
          <w:sz w:val="24"/>
        </w:rPr>
        <w:t xml:space="preserve"> I do not see any reason why we cannot still carryout the intended purpose of this mission. </w:t>
      </w:r>
    </w:p>
    <w:p w14:paraId="3BD37D8E" w14:textId="559D373F" w:rsidR="00AD35EB" w:rsidRPr="00471595" w:rsidRDefault="00AD35EB" w:rsidP="00515B04">
      <w:pPr>
        <w:numPr>
          <w:ins w:id="111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Our mission objective remains to locate and acquire a terra-compatible world upon which we can establish a colony. We will conduct a survey and search of this sector to identify a viable target for this objective. I will not risk individual units in the pursuit of multiple targets</w:t>
      </w:r>
      <w:r w:rsidR="00295153" w:rsidRPr="00471595">
        <w:rPr>
          <w:rFonts w:ascii="Montserrat" w:hAnsi="Montserrat"/>
          <w:sz w:val="24"/>
        </w:rPr>
        <w:t xml:space="preserve"> but</w:t>
      </w:r>
      <w:r w:rsidRPr="00471595">
        <w:rPr>
          <w:rFonts w:ascii="Montserrat" w:hAnsi="Montserrat"/>
          <w:sz w:val="24"/>
        </w:rPr>
        <w:t xml:space="preserve"> once we have established a base of operations to support further adventure in this sector, future colonization opportunities will become available. </w:t>
      </w:r>
    </w:p>
    <w:p w14:paraId="3B847A9E" w14:textId="026461D2" w:rsidR="00AD35EB" w:rsidRPr="00471595" w:rsidRDefault="00AD35EB" w:rsidP="00515B04">
      <w:pPr>
        <w:numPr>
          <w:ins w:id="112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In the meantime I want to examine the combat capabilities and readiness of your commands. This is not our neighborhood, gentlemen</w:t>
      </w:r>
      <w:r w:rsidR="00295153" w:rsidRPr="00471595">
        <w:rPr>
          <w:rFonts w:ascii="Montserrat" w:hAnsi="Montserrat"/>
          <w:sz w:val="24"/>
        </w:rPr>
        <w:t xml:space="preserve"> and</w:t>
      </w:r>
      <w:r w:rsidRPr="00471595">
        <w:rPr>
          <w:rFonts w:ascii="Montserrat" w:hAnsi="Montserrat"/>
          <w:sz w:val="24"/>
        </w:rPr>
        <w:t xml:space="preserve"> I do expect any locals to object to our intentions. This remains a military operation and do not hesitate to remind your civilian complements that the change in our situation has not altered that fact. We will remain on station here while we carry out all necessary and possible repairs. This system has ample resources for our needs</w:t>
      </w:r>
      <w:r w:rsidR="00295153" w:rsidRPr="00471595">
        <w:rPr>
          <w:rFonts w:ascii="Montserrat" w:hAnsi="Montserrat"/>
          <w:sz w:val="24"/>
        </w:rPr>
        <w:t xml:space="preserve"> and</w:t>
      </w:r>
      <w:r w:rsidRPr="00471595">
        <w:rPr>
          <w:rFonts w:ascii="Montserrat" w:hAnsi="Montserrat"/>
          <w:sz w:val="24"/>
        </w:rPr>
        <w:t xml:space="preserve"> does not possess any life bearing worlds which should reduce the chances that any other intelligence has any vested interest in visiting here and encountering us.</w:t>
      </w:r>
      <w:r w:rsidR="000264CD" w:rsidRPr="00471595">
        <w:rPr>
          <w:rFonts w:ascii="Montserrat" w:hAnsi="Montserrat"/>
          <w:sz w:val="24"/>
        </w:rPr>
        <w:t>”</w:t>
      </w:r>
      <w:r w:rsidRPr="00471595">
        <w:rPr>
          <w:rFonts w:ascii="Montserrat" w:hAnsi="Montserrat"/>
          <w:sz w:val="24"/>
        </w:rPr>
        <w:t xml:space="preserve"> He paused and looked at a man who I had studiously ignored since the beginning of this meeting. Commander Craig, Asset Control Officer assigned to the admiral's staff. </w:t>
      </w:r>
      <w:r w:rsidR="000264CD" w:rsidRPr="00471595">
        <w:rPr>
          <w:rFonts w:ascii="Montserrat" w:hAnsi="Montserrat"/>
          <w:sz w:val="24"/>
        </w:rPr>
        <w:t>“</w:t>
      </w:r>
      <w:r w:rsidRPr="00471595">
        <w:rPr>
          <w:rFonts w:ascii="Montserrat" w:hAnsi="Montserrat"/>
          <w:sz w:val="24"/>
        </w:rPr>
        <w:t>One last thing, gentlemen, before I dismiss you. Many of you wondered why I requested these asset officers, who have accompanied you to this meeting.</w:t>
      </w:r>
      <w:r w:rsidR="000264CD" w:rsidRPr="00471595">
        <w:rPr>
          <w:rFonts w:ascii="Montserrat" w:hAnsi="Montserrat"/>
          <w:sz w:val="24"/>
        </w:rPr>
        <w:t>”</w:t>
      </w:r>
    </w:p>
    <w:p w14:paraId="6460C48E" w14:textId="77777777" w:rsidR="00AD35EB" w:rsidRPr="00471595" w:rsidRDefault="00AD35EB" w:rsidP="00515B04">
      <w:pPr>
        <w:numPr>
          <w:ins w:id="1121" w:author="Unknown"/>
        </w:numPr>
        <w:rPr>
          <w:rFonts w:ascii="Montserrat" w:hAnsi="Montserrat"/>
          <w:sz w:val="24"/>
        </w:rPr>
      </w:pPr>
      <w:r w:rsidRPr="00471595">
        <w:rPr>
          <w:rFonts w:ascii="Montserrat" w:hAnsi="Montserrat"/>
          <w:sz w:val="24"/>
        </w:rPr>
        <w:tab/>
        <w:t>I had wondered if the Admiral would acknowledge our presence among his captains.</w:t>
      </w:r>
    </w:p>
    <w:p w14:paraId="6F616E86" w14:textId="0E519098" w:rsidR="00AD35EB" w:rsidRPr="00471595" w:rsidRDefault="00AD35EB" w:rsidP="00515B04">
      <w:pPr>
        <w:numPr>
          <w:ins w:id="112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 have selected an asset officer from each command for detail under my staff.</w:t>
      </w:r>
      <w:r w:rsidR="000264CD" w:rsidRPr="00471595">
        <w:rPr>
          <w:rFonts w:ascii="Montserrat" w:hAnsi="Montserrat"/>
          <w:sz w:val="24"/>
        </w:rPr>
        <w:t>”</w:t>
      </w:r>
      <w:r w:rsidRPr="00471595">
        <w:rPr>
          <w:rFonts w:ascii="Montserrat" w:hAnsi="Montserrat"/>
          <w:sz w:val="24"/>
        </w:rPr>
        <w:t xml:space="preserve"> Niven met each asset officer's eyes as he went on, </w:t>
      </w:r>
      <w:r w:rsidR="000264CD" w:rsidRPr="00471595">
        <w:rPr>
          <w:rFonts w:ascii="Montserrat" w:hAnsi="Montserrat"/>
          <w:sz w:val="24"/>
        </w:rPr>
        <w:t>“</w:t>
      </w:r>
      <w:r w:rsidRPr="00471595">
        <w:rPr>
          <w:rFonts w:ascii="Montserrat" w:hAnsi="Montserrat"/>
          <w:sz w:val="24"/>
        </w:rPr>
        <w:t xml:space="preserve">We cannot afford to lose your capabilities. You represent a vital but limited resource upon which the fate of the Task Group depends, as we have seen so clearly demonstrated. </w:t>
      </w:r>
    </w:p>
    <w:p w14:paraId="07D9FCF3" w14:textId="57FB4468" w:rsidR="00AD35EB" w:rsidRPr="00471595" w:rsidRDefault="00AD35EB" w:rsidP="00515B04">
      <w:pPr>
        <w:numPr>
          <w:ins w:id="1123"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On the advice of Commander Craig, I am concentrating you into a special projects group for the duration. There are a number of things that need to be done. Jobs which call for your special abilities. Jobs which could not effectively be done spread out over seventeen shifts among individuals on a three man rotation. You will be assigned quarters here aboard the Azreal</w:t>
      </w:r>
      <w:r w:rsidR="00295153" w:rsidRPr="00471595">
        <w:rPr>
          <w:rFonts w:ascii="Montserrat" w:hAnsi="Montserrat"/>
          <w:sz w:val="24"/>
        </w:rPr>
        <w:t xml:space="preserve"> and</w:t>
      </w:r>
      <w:r w:rsidRPr="00471595">
        <w:rPr>
          <w:rFonts w:ascii="Montserrat" w:hAnsi="Montserrat"/>
          <w:sz w:val="24"/>
        </w:rPr>
        <w:t xml:space="preserve"> your personal effects can be transferred over later today. Please report to the Commander at the end of this meeting to receive your instructions. I apologize for leaning on your resources so heavily</w:t>
      </w:r>
      <w:r w:rsidR="00295153" w:rsidRPr="00471595">
        <w:rPr>
          <w:rFonts w:ascii="Montserrat" w:hAnsi="Montserrat"/>
          <w:sz w:val="24"/>
        </w:rPr>
        <w:t xml:space="preserve"> but</w:t>
      </w:r>
      <w:r w:rsidRPr="00471595">
        <w:rPr>
          <w:rFonts w:ascii="Montserrat" w:hAnsi="Montserrat"/>
          <w:sz w:val="24"/>
        </w:rPr>
        <w:t xml:space="preserve"> I cannot overlook any asset in this situation.</w:t>
      </w:r>
      <w:r w:rsidR="000264CD" w:rsidRPr="00471595">
        <w:rPr>
          <w:rFonts w:ascii="Montserrat" w:hAnsi="Montserrat"/>
          <w:sz w:val="24"/>
        </w:rPr>
        <w:t>”</w:t>
      </w:r>
      <w:r w:rsidRPr="00471595">
        <w:rPr>
          <w:rFonts w:ascii="Montserrat" w:hAnsi="Montserrat"/>
          <w:sz w:val="24"/>
        </w:rPr>
        <w:t xml:space="preserve"> Nobody complained, we simply nodded our understanding. Turning back to his captains the admiral went on, </w:t>
      </w:r>
      <w:r w:rsidR="000264CD" w:rsidRPr="00471595">
        <w:rPr>
          <w:rFonts w:ascii="Montserrat" w:hAnsi="Montserrat"/>
          <w:sz w:val="24"/>
        </w:rPr>
        <w:t>“</w:t>
      </w:r>
      <w:r w:rsidRPr="00471595">
        <w:rPr>
          <w:rFonts w:ascii="Montserrat" w:hAnsi="Montserrat"/>
          <w:sz w:val="24"/>
        </w:rPr>
        <w:t>That is it in brief for now. Return to your commands, concentrate on repairs and preparations for what lies ahead. You have time, so do everything right. Don't waste it. There may not be an opportunity later to repeat a job that gets done carelessly now. I will keep you advised of conference times and my chief of staff will handle requests for assistance and direct personnel and material loans to those ships which need it from those ships that can spare it. Any questions?</w:t>
      </w:r>
      <w:r w:rsidR="000264CD" w:rsidRPr="00471595">
        <w:rPr>
          <w:rFonts w:ascii="Montserrat" w:hAnsi="Montserrat"/>
          <w:sz w:val="24"/>
        </w:rPr>
        <w:t>”</w:t>
      </w:r>
      <w:r w:rsidRPr="00471595">
        <w:rPr>
          <w:rFonts w:ascii="Montserrat" w:hAnsi="Montserrat"/>
          <w:sz w:val="24"/>
        </w:rPr>
        <w:t xml:space="preserve"> He paused. No one spoke up, </w:t>
      </w:r>
      <w:r w:rsidR="000264CD" w:rsidRPr="00471595">
        <w:rPr>
          <w:rFonts w:ascii="Montserrat" w:hAnsi="Montserrat"/>
          <w:sz w:val="24"/>
        </w:rPr>
        <w:t>“</w:t>
      </w:r>
      <w:r w:rsidRPr="00471595">
        <w:rPr>
          <w:rFonts w:ascii="Montserrat" w:hAnsi="Montserrat"/>
          <w:sz w:val="24"/>
        </w:rPr>
        <w:t>Fine then. You are dismissed.</w:t>
      </w:r>
      <w:r w:rsidR="000264CD" w:rsidRPr="00471595">
        <w:rPr>
          <w:rFonts w:ascii="Montserrat" w:hAnsi="Montserrat"/>
          <w:sz w:val="24"/>
        </w:rPr>
        <w:t>”</w:t>
      </w:r>
    </w:p>
    <w:p w14:paraId="50C9A9E7" w14:textId="283448B7" w:rsidR="00AD35EB" w:rsidRPr="00471595" w:rsidRDefault="00AD35EB" w:rsidP="00515B04">
      <w:pPr>
        <w:numPr>
          <w:ins w:id="1124" w:author="Unknown"/>
        </w:numPr>
        <w:rPr>
          <w:rFonts w:ascii="Montserrat" w:hAnsi="Montserrat"/>
          <w:sz w:val="24"/>
        </w:rPr>
      </w:pPr>
      <w:r w:rsidRPr="00471595">
        <w:rPr>
          <w:rFonts w:ascii="Montserrat" w:hAnsi="Montserrat"/>
          <w:sz w:val="24"/>
        </w:rPr>
        <w:tab/>
        <w:t xml:space="preserve">O'Neal was looking at me with concern as I seethed behind an utterly blank facade. I could not have looked in Craig's direction without succumbing to the urge to hurt him. There was nothing rational about it. There was also no questioning that there was no innocent explanation for how and why I found myself being placed under that man's authority. Nor was there any question that Martin Craig had made extraordinary efforts to achieve direct authority over me in the past. What really angered me, though, was that he had, with his usual knack, once again indifferently interfered in a way that caused me pain. To get what he wanted, he was tearing me away from my friends, my </w:t>
      </w:r>
      <w:r w:rsidR="000264CD" w:rsidRPr="00471595">
        <w:rPr>
          <w:rFonts w:ascii="Montserrat" w:hAnsi="Montserrat"/>
          <w:sz w:val="24"/>
        </w:rPr>
        <w:t>“</w:t>
      </w:r>
      <w:r w:rsidRPr="00471595">
        <w:rPr>
          <w:rFonts w:ascii="Montserrat" w:hAnsi="Montserrat"/>
          <w:sz w:val="24"/>
        </w:rPr>
        <w:t>family</w:t>
      </w:r>
      <w:r w:rsidR="000264CD" w:rsidRPr="00471595">
        <w:rPr>
          <w:rFonts w:ascii="Montserrat" w:hAnsi="Montserrat"/>
          <w:sz w:val="24"/>
        </w:rPr>
        <w:t>”</w:t>
      </w:r>
      <w:r w:rsidRPr="00471595">
        <w:rPr>
          <w:rFonts w:ascii="Montserrat" w:hAnsi="Montserrat"/>
          <w:sz w:val="24"/>
        </w:rPr>
        <w:t xml:space="preserve"> and my lover.</w:t>
      </w:r>
    </w:p>
    <w:p w14:paraId="6387E286" w14:textId="77777777" w:rsidR="00AD35EB" w:rsidRPr="00471595" w:rsidRDefault="00AD35EB" w:rsidP="00515B04">
      <w:pPr>
        <w:numPr>
          <w:ins w:id="1125" w:author="Unknown"/>
        </w:numPr>
        <w:rPr>
          <w:rFonts w:ascii="Montserrat" w:hAnsi="Montserrat"/>
          <w:sz w:val="24"/>
        </w:rPr>
      </w:pPr>
      <w:r w:rsidRPr="00471595">
        <w:rPr>
          <w:rFonts w:ascii="Montserrat" w:hAnsi="Montserrat"/>
          <w:sz w:val="24"/>
        </w:rPr>
        <w:tab/>
        <w:t>—————————————————————</w:t>
      </w:r>
      <w:r w:rsidRPr="00471595">
        <w:rPr>
          <w:rFonts w:ascii="Montserrat" w:hAnsi="Montserrat"/>
          <w:sz w:val="24"/>
        </w:rPr>
        <w:tab/>
      </w:r>
    </w:p>
    <w:p w14:paraId="6F0A2630" w14:textId="5828BFFF" w:rsidR="00AD35EB" w:rsidRPr="00471595" w:rsidRDefault="00AD35EB" w:rsidP="00515B04">
      <w:pPr>
        <w:numPr>
          <w:ins w:id="1126" w:author="Unknown"/>
        </w:numPr>
        <w:rPr>
          <w:rFonts w:ascii="Montserrat" w:hAnsi="Montserrat"/>
          <w:sz w:val="24"/>
        </w:rPr>
      </w:pPr>
      <w:r w:rsidRPr="00471595">
        <w:rPr>
          <w:rFonts w:ascii="Montserrat" w:hAnsi="Montserrat"/>
          <w:sz w:val="24"/>
        </w:rPr>
        <w:t>In spite of what felt like a personal attack on me by Martin Craig, it was true enough that there was a lot of work that actives were particularly suited to, which we probably could not have done singly or in groups of three. Martin had advised the admiral of the way we used to jury rig experimental cores on the Interface Project, which suggested employing us to psychokinetically repair damaged field cores and arrays. There were seventeen of us</w:t>
      </w:r>
      <w:r w:rsidR="00295153" w:rsidRPr="00471595">
        <w:rPr>
          <w:rFonts w:ascii="Montserrat" w:hAnsi="Montserrat"/>
          <w:sz w:val="24"/>
        </w:rPr>
        <w:t xml:space="preserve"> and</w:t>
      </w:r>
      <w:r w:rsidRPr="00471595">
        <w:rPr>
          <w:rFonts w:ascii="Montserrat" w:hAnsi="Montserrat"/>
          <w:sz w:val="24"/>
        </w:rPr>
        <w:t xml:space="preserve"> thousands of photonic elements in need of such attention. Of almost greater urgency was the rehabilitation of the actives who had injured themselves in the crunch. I am what is called a full spectrum psionic, which means I am as good in biokinetics as I am in psychokinetics. Lucky me. I worked double shifts</w:t>
      </w:r>
      <w:r w:rsidR="00295153" w:rsidRPr="00471595">
        <w:rPr>
          <w:rFonts w:ascii="Montserrat" w:hAnsi="Montserrat"/>
          <w:sz w:val="24"/>
        </w:rPr>
        <w:t xml:space="preserve"> and</w:t>
      </w:r>
      <w:r w:rsidRPr="00471595">
        <w:rPr>
          <w:rFonts w:ascii="Montserrat" w:hAnsi="Montserrat"/>
          <w:sz w:val="24"/>
        </w:rPr>
        <w:t xml:space="preserve"> overtime at that, doctoring cores and autistic units in the day</w:t>
      </w:r>
      <w:r w:rsidR="00295153" w:rsidRPr="00471595">
        <w:rPr>
          <w:rFonts w:ascii="Montserrat" w:hAnsi="Montserrat"/>
          <w:sz w:val="24"/>
        </w:rPr>
        <w:t xml:space="preserve"> and</w:t>
      </w:r>
      <w:r w:rsidRPr="00471595">
        <w:rPr>
          <w:rFonts w:ascii="Montserrat" w:hAnsi="Montserrat"/>
          <w:sz w:val="24"/>
        </w:rPr>
        <w:t xml:space="preserve"> doctoring brains in the evenings.</w:t>
      </w:r>
    </w:p>
    <w:p w14:paraId="7367F4C6" w14:textId="6C938AE7" w:rsidR="00AD35EB" w:rsidRPr="00471595" w:rsidRDefault="00AD35EB" w:rsidP="00515B04">
      <w:pPr>
        <w:numPr>
          <w:ins w:id="1127" w:author="Unknown"/>
        </w:numPr>
        <w:rPr>
          <w:rFonts w:ascii="Montserrat" w:hAnsi="Montserrat"/>
          <w:sz w:val="24"/>
        </w:rPr>
      </w:pPr>
      <w:r w:rsidRPr="00471595">
        <w:rPr>
          <w:rFonts w:ascii="Montserrat" w:hAnsi="Montserrat"/>
          <w:sz w:val="24"/>
        </w:rPr>
        <w:tab/>
        <w:t>Then again, lucky me, I was too busy to devote any time to any of Craig's personal projects. In fact, I had promised both Connor and O'Neal that I would do my best to avoid him. Except for the minimum of courtesy due to a senior officer, I strove to ignore his existence. Actually, that is a half-truth. I always kept tabs on him</w:t>
      </w:r>
      <w:r w:rsidR="00295153" w:rsidRPr="00471595">
        <w:rPr>
          <w:rFonts w:ascii="Montserrat" w:hAnsi="Montserrat"/>
          <w:sz w:val="24"/>
        </w:rPr>
        <w:t xml:space="preserve"> and</w:t>
      </w:r>
      <w:r w:rsidRPr="00471595">
        <w:rPr>
          <w:rFonts w:ascii="Montserrat" w:hAnsi="Montserrat"/>
          <w:sz w:val="24"/>
        </w:rPr>
        <w:t xml:space="preserve"> saw to it that I was busy with delicate work that could not be interrupted whenever he sought me out. The other actives could see that he got my hair up</w:t>
      </w:r>
      <w:r w:rsidR="00295153" w:rsidRPr="00471595">
        <w:rPr>
          <w:rFonts w:ascii="Montserrat" w:hAnsi="Montserrat"/>
          <w:sz w:val="24"/>
        </w:rPr>
        <w:t xml:space="preserve"> and</w:t>
      </w:r>
      <w:r w:rsidRPr="00471595">
        <w:rPr>
          <w:rFonts w:ascii="Montserrat" w:hAnsi="Montserrat"/>
          <w:sz w:val="24"/>
        </w:rPr>
        <w:t xml:space="preserve"> occasionally ran cover for me. Ultimately, I could not actually get away from him. Living on the same ship</w:t>
      </w:r>
      <w:r w:rsidR="00295153" w:rsidRPr="00471595">
        <w:rPr>
          <w:rFonts w:ascii="Montserrat" w:hAnsi="Montserrat"/>
          <w:sz w:val="24"/>
        </w:rPr>
        <w:t xml:space="preserve"> and</w:t>
      </w:r>
      <w:r w:rsidRPr="00471595">
        <w:rPr>
          <w:rFonts w:ascii="Montserrat" w:hAnsi="Montserrat"/>
          <w:sz w:val="24"/>
        </w:rPr>
        <w:t xml:space="preserve"> sleeping in the same compartment—he had graciously offered the extra sleeper in his quarters to house the </w:t>
      </w:r>
      <w:r w:rsidR="000264CD" w:rsidRPr="00471595">
        <w:rPr>
          <w:rFonts w:ascii="Montserrat" w:hAnsi="Montserrat"/>
          <w:sz w:val="24"/>
        </w:rPr>
        <w:t>“</w:t>
      </w:r>
      <w:r w:rsidRPr="00471595">
        <w:rPr>
          <w:rFonts w:ascii="Montserrat" w:hAnsi="Montserrat"/>
          <w:sz w:val="24"/>
        </w:rPr>
        <w:t>odd man out</w:t>
      </w:r>
      <w:r w:rsidR="000264CD" w:rsidRPr="00471595">
        <w:rPr>
          <w:rFonts w:ascii="Montserrat" w:hAnsi="Montserrat"/>
          <w:sz w:val="24"/>
        </w:rPr>
        <w:t>”</w:t>
      </w:r>
      <w:r w:rsidRPr="00471595">
        <w:rPr>
          <w:rFonts w:ascii="Montserrat" w:hAnsi="Montserrat"/>
          <w:sz w:val="24"/>
        </w:rPr>
        <w:t xml:space="preserve"> which conveniently turned out to be me—I eventually saw what lay behind his proprietary interest in me. Desire, fear, hatred, curiosity; it was the curiosity that really scared me for some reason. Craig was a man who had to take things apart to understand them. </w:t>
      </w:r>
    </w:p>
    <w:p w14:paraId="76263B26" w14:textId="77777777" w:rsidR="00AD35EB" w:rsidRPr="00471595" w:rsidRDefault="00AD35EB" w:rsidP="00515B04">
      <w:pPr>
        <w:numPr>
          <w:ins w:id="1128" w:author="Unknown"/>
        </w:numPr>
        <w:rPr>
          <w:rFonts w:ascii="Montserrat" w:hAnsi="Montserrat"/>
          <w:sz w:val="24"/>
        </w:rPr>
      </w:pPr>
      <w:r w:rsidRPr="00471595">
        <w:rPr>
          <w:rFonts w:ascii="Montserrat" w:hAnsi="Montserrat"/>
          <w:sz w:val="24"/>
        </w:rPr>
        <w:tab/>
        <w:t>—————————————————————</w:t>
      </w:r>
      <w:r w:rsidRPr="00471595">
        <w:rPr>
          <w:rFonts w:ascii="Montserrat" w:hAnsi="Montserrat"/>
          <w:sz w:val="24"/>
        </w:rPr>
        <w:tab/>
      </w:r>
    </w:p>
    <w:p w14:paraId="33B81E50" w14:textId="5EA6D958" w:rsidR="00AD35EB" w:rsidRPr="00471595" w:rsidRDefault="00AD35EB" w:rsidP="00515B04">
      <w:pPr>
        <w:numPr>
          <w:ins w:id="1129" w:author="Unknown"/>
        </w:numPr>
        <w:rPr>
          <w:rFonts w:ascii="Montserrat" w:hAnsi="Montserrat"/>
          <w:sz w:val="24"/>
        </w:rPr>
      </w:pPr>
      <w:r w:rsidRPr="00471595">
        <w:rPr>
          <w:rFonts w:ascii="Montserrat" w:hAnsi="Montserrat"/>
          <w:sz w:val="24"/>
        </w:rPr>
        <w:t>I held Catherine Teague's face in my hands, while probing the damage to her brain. Cathy had been one of the worst cases. I had spent the better part of a month researching and studying her case. She had held on past the point where she should have let go and the back wash of energy had seared a vast portion of her corpus callosum and portions of her cerebral cortex. The damage had left her incapable of speech</w:t>
      </w:r>
      <w:r w:rsidR="00295153" w:rsidRPr="00471595">
        <w:rPr>
          <w:rFonts w:ascii="Montserrat" w:hAnsi="Montserrat"/>
          <w:sz w:val="24"/>
        </w:rPr>
        <w:t xml:space="preserve"> and</w:t>
      </w:r>
      <w:r w:rsidRPr="00471595">
        <w:rPr>
          <w:rFonts w:ascii="Montserrat" w:hAnsi="Montserrat"/>
          <w:sz w:val="24"/>
        </w:rPr>
        <w:t xml:space="preserve"> greatly impaired her ability to coordinate her thoughts. The damage also seemed to interfere with volitional movement, leaving her largely paralyzed. I had consulted with three other skilled biokinetics and planned her surgery in every detail. All that was left was to go in and make the necessary repairs. I had a team of medical technicians backing me up as I prepared for the non-invasive operation. I had traced her neural net into every niche and corner looking for other collateral damage</w:t>
      </w:r>
      <w:r w:rsidR="00295153" w:rsidRPr="00471595">
        <w:rPr>
          <w:rFonts w:ascii="Montserrat" w:hAnsi="Montserrat"/>
          <w:sz w:val="24"/>
        </w:rPr>
        <w:t xml:space="preserve"> and</w:t>
      </w:r>
      <w:r w:rsidRPr="00471595">
        <w:rPr>
          <w:rFonts w:ascii="Montserrat" w:hAnsi="Montserrat"/>
          <w:sz w:val="24"/>
        </w:rPr>
        <w:t xml:space="preserve"> had been pleased to see that little damage had been done to her autonomic nervous system. </w:t>
      </w:r>
    </w:p>
    <w:p w14:paraId="396FA021" w14:textId="480DD96D" w:rsidR="00AD35EB" w:rsidRPr="00471595" w:rsidRDefault="00AD35EB" w:rsidP="00515B04">
      <w:pPr>
        <w:numPr>
          <w:ins w:id="1130" w:author="Unknown"/>
        </w:numPr>
        <w:rPr>
          <w:rFonts w:ascii="Montserrat" w:hAnsi="Montserrat"/>
          <w:sz w:val="24"/>
        </w:rPr>
      </w:pPr>
      <w:r w:rsidRPr="00471595">
        <w:rPr>
          <w:rFonts w:ascii="Montserrat" w:hAnsi="Montserrat"/>
          <w:sz w:val="24"/>
        </w:rPr>
        <w:tab/>
        <w:t>I had done everything I could to prepare for this operation. There was no need for anesthetic</w:t>
      </w:r>
      <w:r w:rsidR="00295153" w:rsidRPr="00471595">
        <w:rPr>
          <w:rFonts w:ascii="Montserrat" w:hAnsi="Montserrat"/>
          <w:sz w:val="24"/>
        </w:rPr>
        <w:t xml:space="preserve"> but</w:t>
      </w:r>
      <w:r w:rsidRPr="00471595">
        <w:rPr>
          <w:rFonts w:ascii="Montserrat" w:hAnsi="Montserrat"/>
          <w:sz w:val="24"/>
        </w:rPr>
        <w:t xml:space="preserve"> there was one final preparation to make</w:t>
      </w:r>
      <w:r w:rsidR="00295153" w:rsidRPr="00471595">
        <w:rPr>
          <w:rFonts w:ascii="Montserrat" w:hAnsi="Montserrat"/>
          <w:sz w:val="24"/>
        </w:rPr>
        <w:t xml:space="preserve"> and</w:t>
      </w:r>
      <w:r w:rsidRPr="00471595">
        <w:rPr>
          <w:rFonts w:ascii="Montserrat" w:hAnsi="Montserrat"/>
          <w:sz w:val="24"/>
        </w:rPr>
        <w:t xml:space="preserve"> that was preparing the subject—a friend</w:t>
      </w:r>
      <w:r w:rsidR="00295153" w:rsidRPr="00471595">
        <w:rPr>
          <w:rFonts w:ascii="Montserrat" w:hAnsi="Montserrat"/>
          <w:sz w:val="24"/>
        </w:rPr>
        <w:t xml:space="preserve"> and</w:t>
      </w:r>
      <w:r w:rsidRPr="00471595">
        <w:rPr>
          <w:rFonts w:ascii="Montserrat" w:hAnsi="Montserrat"/>
          <w:sz w:val="24"/>
        </w:rPr>
        <w:t xml:space="preserve"> once a lover—for the fact that I was about to take her fragile brain into my power and shape it. I had to ask for her trust and her submission. I entered her mind and tried to impress on her what I was about to do. </w:t>
      </w:r>
    </w:p>
    <w:p w14:paraId="0A5EED41" w14:textId="16820A0E" w:rsidR="00AD35EB" w:rsidRPr="00471595" w:rsidRDefault="00AD35EB" w:rsidP="00515B04">
      <w:pPr>
        <w:numPr>
          <w:ins w:id="1131" w:author="Unknown"/>
        </w:numPr>
        <w:rPr>
          <w:rFonts w:ascii="Montserrat" w:hAnsi="Montserrat"/>
          <w:sz w:val="24"/>
        </w:rPr>
      </w:pPr>
      <w:r w:rsidRPr="00471595">
        <w:rPr>
          <w:rFonts w:ascii="Montserrat" w:hAnsi="Montserrat"/>
          <w:sz w:val="24"/>
        </w:rPr>
        <w:tab/>
        <w:t>Biological manipulation is difficult to impose on powerful latents and all actives. Without her cooperation I would not be able to work unless she was administered a sleeper. I did not want to use a sleeper because that presented a risk of forcing her into latency. To repair her mental scars along with her physical ones, she needed to be an active participant. Thankfully she did trust me</w:t>
      </w:r>
      <w:r w:rsidR="00295153" w:rsidRPr="00471595">
        <w:rPr>
          <w:rFonts w:ascii="Montserrat" w:hAnsi="Montserrat"/>
          <w:sz w:val="24"/>
        </w:rPr>
        <w:t xml:space="preserve"> and</w:t>
      </w:r>
      <w:r w:rsidRPr="00471595">
        <w:rPr>
          <w:rFonts w:ascii="Montserrat" w:hAnsi="Montserrat"/>
          <w:sz w:val="24"/>
        </w:rPr>
        <w:t xml:space="preserve"> wanted to be healed. I focused her attention within mine and carefully started rebuilding her neural net. I started in the remote areas of her cerebral cortex, then ran through her reticular formation, then out into the fringes of her cerebrum, before tackling the damage to her corpus callosum. I have no idea how long the job took. I was extremely careful, investing a lot of attention into the task. In many ways, these repairs were very similar to, if not as simple as what I had done with damaged cores. The greatest difference is that I had to work in the foundation of a living mind.</w:t>
      </w:r>
    </w:p>
    <w:p w14:paraId="76C0933A" w14:textId="46B8ED51" w:rsidR="00AD35EB" w:rsidRPr="00471595" w:rsidRDefault="00AD35EB" w:rsidP="00515B04">
      <w:pPr>
        <w:numPr>
          <w:ins w:id="1132" w:author="Unknown"/>
        </w:numPr>
        <w:rPr>
          <w:rFonts w:ascii="Montserrat" w:hAnsi="Montserrat"/>
          <w:sz w:val="24"/>
        </w:rPr>
      </w:pPr>
      <w:r w:rsidRPr="00471595">
        <w:rPr>
          <w:rFonts w:ascii="Montserrat" w:hAnsi="Montserrat"/>
          <w:sz w:val="24"/>
        </w:rPr>
        <w:tab/>
        <w:t>I came out of the operating theater wired up and focused on the mysteries of brain and mind. My diagnostic ability was whetted and hungry to explore, seeking out on its own for new neural territories to explore. I couldn't help it. To my senses the people around me were always naked to me, inside and out</w:t>
      </w:r>
      <w:r w:rsidR="00295153" w:rsidRPr="00471595">
        <w:rPr>
          <w:rFonts w:ascii="Montserrat" w:hAnsi="Montserrat"/>
          <w:sz w:val="24"/>
        </w:rPr>
        <w:t xml:space="preserve"> and</w:t>
      </w:r>
      <w:r w:rsidRPr="00471595">
        <w:rPr>
          <w:rFonts w:ascii="Montserrat" w:hAnsi="Montserrat"/>
          <w:sz w:val="24"/>
        </w:rPr>
        <w:t xml:space="preserve"> I managed not to see what I perceived mostly as a force of habit. I had never indulged in such an extended and intimate study of the body mind interface as what that surgery required of me. So, I was at the mercy of this awakened interest</w:t>
      </w:r>
      <w:r w:rsidR="00295153" w:rsidRPr="00471595">
        <w:rPr>
          <w:rFonts w:ascii="Montserrat" w:hAnsi="Montserrat"/>
          <w:sz w:val="24"/>
        </w:rPr>
        <w:t xml:space="preserve"> and</w:t>
      </w:r>
      <w:r w:rsidRPr="00471595">
        <w:rPr>
          <w:rFonts w:ascii="Montserrat" w:hAnsi="Montserrat"/>
          <w:sz w:val="24"/>
        </w:rPr>
        <w:t xml:space="preserve"> behind my neutral expression, I neurologically undressed every single person I passed on my way back to my quarters. To add to the indecency of my voyeurism, all my unwitting victims were latent.</w:t>
      </w:r>
    </w:p>
    <w:p w14:paraId="54DD1640" w14:textId="7BC359FF" w:rsidR="00AD35EB" w:rsidRPr="00471595" w:rsidRDefault="00AD35EB" w:rsidP="00515B04">
      <w:pPr>
        <w:numPr>
          <w:ins w:id="1133" w:author="Unknown"/>
        </w:numPr>
        <w:rPr>
          <w:rFonts w:ascii="Montserrat" w:hAnsi="Montserrat"/>
          <w:sz w:val="24"/>
        </w:rPr>
      </w:pPr>
      <w:r w:rsidRPr="00471595">
        <w:rPr>
          <w:rFonts w:ascii="Montserrat" w:hAnsi="Montserrat"/>
          <w:sz w:val="24"/>
        </w:rPr>
        <w:tab/>
        <w:t>As I've said, they fascinated me. I mean, a latent mind just seemed so incomprehensible to me. I could so easily see how their brains are developed</w:t>
      </w:r>
      <w:r w:rsidR="00295153" w:rsidRPr="00471595">
        <w:rPr>
          <w:rFonts w:ascii="Montserrat" w:hAnsi="Montserrat"/>
          <w:sz w:val="24"/>
        </w:rPr>
        <w:t xml:space="preserve"> and</w:t>
      </w:r>
      <w:r w:rsidRPr="00471595">
        <w:rPr>
          <w:rFonts w:ascii="Montserrat" w:hAnsi="Montserrat"/>
          <w:sz w:val="24"/>
        </w:rPr>
        <w:t xml:space="preserve"> I could see where they lacked structures found in active brains. But, those physical differences were just that—developmental. The potential was there, it just had not been utilized. I don't think that the majority of people realized how much their neurological structure reflected the uses to which it was put. That the brain literally molds itself to accommodate how a person thinks. Instead they seem to believe that their thinking is limited by the development of their brain. Just about everyone has seen evidence of atrophy in the body</w:t>
      </w:r>
      <w:r w:rsidR="00295153" w:rsidRPr="00471595">
        <w:rPr>
          <w:rFonts w:ascii="Montserrat" w:hAnsi="Montserrat"/>
          <w:sz w:val="24"/>
        </w:rPr>
        <w:t xml:space="preserve"> but</w:t>
      </w:r>
      <w:r w:rsidRPr="00471595">
        <w:rPr>
          <w:rFonts w:ascii="Montserrat" w:hAnsi="Montserrat"/>
          <w:sz w:val="24"/>
        </w:rPr>
        <w:t xml:space="preserve"> they don't take that observation as far as the brain. Every time I examine latency, however, it always comes down to a basic question in my mind.</w:t>
      </w:r>
    </w:p>
    <w:p w14:paraId="40AB6A98" w14:textId="77777777" w:rsidR="00AD35EB" w:rsidRPr="00471595" w:rsidRDefault="00AD35EB" w:rsidP="00515B04">
      <w:pPr>
        <w:numPr>
          <w:ins w:id="1134" w:author="Unknown"/>
        </w:numPr>
        <w:rPr>
          <w:rFonts w:ascii="Montserrat" w:hAnsi="Montserrat"/>
          <w:sz w:val="24"/>
        </w:rPr>
      </w:pPr>
      <w:r w:rsidRPr="00471595">
        <w:rPr>
          <w:rFonts w:ascii="Montserrat" w:hAnsi="Montserrat"/>
          <w:sz w:val="24"/>
        </w:rPr>
        <w:tab/>
        <w:t>Why are they latent?</w:t>
      </w:r>
    </w:p>
    <w:p w14:paraId="0B251ECA" w14:textId="60E79F9D" w:rsidR="00AD35EB" w:rsidRPr="00471595" w:rsidRDefault="00AD35EB" w:rsidP="00515B04">
      <w:pPr>
        <w:numPr>
          <w:ins w:id="1135" w:author="Unknown"/>
        </w:numPr>
        <w:rPr>
          <w:rFonts w:ascii="Montserrat" w:hAnsi="Montserrat"/>
          <w:sz w:val="24"/>
        </w:rPr>
      </w:pPr>
      <w:r w:rsidRPr="00471595">
        <w:rPr>
          <w:rFonts w:ascii="Montserrat" w:hAnsi="Montserrat"/>
          <w:sz w:val="24"/>
        </w:rPr>
        <w:tab/>
        <w:t>It hit me there in the corridor. Having just held a brain its mind in my hands for whatever-odd hours must have tipped me off. The greatest cause of latency is sensitivity. It seemed so obvious that I reeled against the wall. The explanation wasn't in something I had not seen</w:t>
      </w:r>
      <w:r w:rsidR="00295153" w:rsidRPr="00471595">
        <w:rPr>
          <w:rFonts w:ascii="Montserrat" w:hAnsi="Montserrat"/>
          <w:sz w:val="24"/>
        </w:rPr>
        <w:t xml:space="preserve"> but</w:t>
      </w:r>
      <w:r w:rsidRPr="00471595">
        <w:rPr>
          <w:rFonts w:ascii="Montserrat" w:hAnsi="Montserrat"/>
          <w:sz w:val="24"/>
        </w:rPr>
        <w:t xml:space="preserve"> in something I knew all too well. I mean, I knew that a latent mind was one that had recoiled from the onslaught of direct perception, I just had not looked at it that closely.</w:t>
      </w:r>
    </w:p>
    <w:p w14:paraId="2A1AEF7F" w14:textId="15543502" w:rsidR="00AD35EB" w:rsidRPr="00471595" w:rsidRDefault="00AD35EB" w:rsidP="00515B04">
      <w:pPr>
        <w:numPr>
          <w:ins w:id="1136" w:author="Unknown"/>
        </w:numPr>
        <w:rPr>
          <w:rFonts w:ascii="Montserrat" w:hAnsi="Montserrat"/>
          <w:sz w:val="24"/>
        </w:rPr>
      </w:pPr>
      <w:r w:rsidRPr="00471595">
        <w:rPr>
          <w:rFonts w:ascii="Montserrat" w:hAnsi="Montserrat"/>
          <w:sz w:val="24"/>
        </w:rPr>
        <w:tab/>
        <w:t>The mind is so sensitive that it is easily injured and scarred. Reciprocally, the mind is unbelievable durable and can heal from anything, so long as it is healthy. Still, pain is pain</w:t>
      </w:r>
      <w:r w:rsidR="00295153" w:rsidRPr="00471595">
        <w:rPr>
          <w:rFonts w:ascii="Montserrat" w:hAnsi="Montserrat"/>
          <w:sz w:val="24"/>
        </w:rPr>
        <w:t xml:space="preserve"> and</w:t>
      </w:r>
      <w:r w:rsidRPr="00471595">
        <w:rPr>
          <w:rFonts w:ascii="Montserrat" w:hAnsi="Montserrat"/>
          <w:sz w:val="24"/>
        </w:rPr>
        <w:t xml:space="preserve"> our experience in pain is often tainted by the carnal experience of it. In the body, the lesson of pain is connected to the mortality of the flesh. The reflex—flinching—will preserve one's mind as well as one's body, from accidental harm</w:t>
      </w:r>
      <w:r w:rsidR="00295153" w:rsidRPr="00471595">
        <w:rPr>
          <w:rFonts w:ascii="Montserrat" w:hAnsi="Montserrat"/>
          <w:sz w:val="24"/>
        </w:rPr>
        <w:t xml:space="preserve"> but</w:t>
      </w:r>
      <w:r w:rsidRPr="00471595">
        <w:rPr>
          <w:rFonts w:ascii="Montserrat" w:hAnsi="Montserrat"/>
          <w:sz w:val="24"/>
        </w:rPr>
        <w:t xml:space="preserve"> in the case of the mind it eventually builds a trap. To explore anything directly with one's mind can result in the sensation</w:t>
      </w:r>
      <w:r w:rsidR="00295153" w:rsidRPr="00471595">
        <w:rPr>
          <w:rFonts w:ascii="Montserrat" w:hAnsi="Montserrat"/>
          <w:sz w:val="24"/>
        </w:rPr>
        <w:t xml:space="preserve"> and</w:t>
      </w:r>
      <w:r w:rsidRPr="00471595">
        <w:rPr>
          <w:rFonts w:ascii="Montserrat" w:hAnsi="Montserrat"/>
          <w:sz w:val="24"/>
        </w:rPr>
        <w:t xml:space="preserve"> apprehension of things awesome in their intensity</w:t>
      </w:r>
      <w:r w:rsidR="00295153" w:rsidRPr="00471595">
        <w:rPr>
          <w:rFonts w:ascii="Montserrat" w:hAnsi="Montserrat"/>
          <w:sz w:val="24"/>
        </w:rPr>
        <w:t xml:space="preserve"> and</w:t>
      </w:r>
      <w:r w:rsidRPr="00471595">
        <w:rPr>
          <w:rFonts w:ascii="Montserrat" w:hAnsi="Montserrat"/>
          <w:sz w:val="24"/>
        </w:rPr>
        <w:t xml:space="preserve"> it is in understanding them—a vulnerable moment without comparison—that an unguarded mind is deeply inclined to flinch away. </w:t>
      </w:r>
    </w:p>
    <w:p w14:paraId="666292E2" w14:textId="5D7CC09A" w:rsidR="00AD35EB" w:rsidRPr="00471595" w:rsidRDefault="00AD35EB" w:rsidP="00515B04">
      <w:pPr>
        <w:numPr>
          <w:ins w:id="1137" w:author="Unknown"/>
        </w:numPr>
        <w:rPr>
          <w:rFonts w:ascii="Montserrat" w:hAnsi="Montserrat"/>
          <w:sz w:val="24"/>
        </w:rPr>
      </w:pPr>
      <w:r w:rsidRPr="00471595">
        <w:rPr>
          <w:rFonts w:ascii="Montserrat" w:hAnsi="Montserrat"/>
          <w:sz w:val="24"/>
        </w:rPr>
        <w:tab/>
        <w:t>To be active, one must be open—willing to expose one's self to the understanding implicit in that contact. To grasp the universe, you have to be willing to grasp the universe—to touch it and be touched by it. And that is the hard part. It is this obstacle that accounts for the latent majority of humanity. I suppose because it is human nature to be selfish about one's own understanding—the essential understanding of one's self. Most people are pretty shy about casting too much light on the foundation of their souls. Also, it is axiomatic that if you know how the miracle is performed, it ceases to be a miracle. That is an acid test most people are not willing to subject existence to. And every time the universe brushes the soul, it imparts a wealth of understanding—sheds a little more light in the depths of our understanding of who and what we are. So each of these glimpses tends to shake the foundations of our souls. We are often stunned by these moments, or we recoil from them. In that way we shun the universe</w:t>
      </w:r>
      <w:r w:rsidR="00295153" w:rsidRPr="00471595">
        <w:rPr>
          <w:rFonts w:ascii="Montserrat" w:hAnsi="Montserrat"/>
          <w:sz w:val="24"/>
        </w:rPr>
        <w:t xml:space="preserve"> and</w:t>
      </w:r>
      <w:r w:rsidRPr="00471595">
        <w:rPr>
          <w:rFonts w:ascii="Montserrat" w:hAnsi="Montserrat"/>
          <w:sz w:val="24"/>
        </w:rPr>
        <w:t xml:space="preserve"> we shun ourselves. The irony of it all is that the truth—the secret—is right in front of our noses the entire time. The whole thing is an exercise in strenuously not noticing it. </w:t>
      </w:r>
    </w:p>
    <w:p w14:paraId="6EA9C755" w14:textId="77777777" w:rsidR="00AD35EB" w:rsidRPr="00471595" w:rsidRDefault="00AD35EB" w:rsidP="00515B04">
      <w:pPr>
        <w:numPr>
          <w:ins w:id="1138" w:author="Unknown"/>
        </w:numPr>
        <w:rPr>
          <w:rFonts w:ascii="Montserrat" w:hAnsi="Montserrat"/>
          <w:sz w:val="24"/>
        </w:rPr>
      </w:pPr>
      <w:r w:rsidRPr="00471595">
        <w:rPr>
          <w:rFonts w:ascii="Montserrat" w:hAnsi="Montserrat"/>
          <w:sz w:val="24"/>
        </w:rPr>
        <w:tab/>
        <w:t>As I thought it, I realized what it meant. It was a bigger answer than I was looking for.</w:t>
      </w:r>
    </w:p>
    <w:p w14:paraId="025102EA" w14:textId="50E426E2" w:rsidR="00AD35EB" w:rsidRPr="00471595" w:rsidRDefault="00AD35EB" w:rsidP="00515B04">
      <w:pPr>
        <w:numPr>
          <w:ins w:id="1139" w:author="Unknown"/>
        </w:numPr>
        <w:rPr>
          <w:rFonts w:ascii="Montserrat" w:hAnsi="Montserrat"/>
          <w:sz w:val="24"/>
        </w:rPr>
      </w:pPr>
      <w:r w:rsidRPr="00471595">
        <w:rPr>
          <w:rFonts w:ascii="Montserrat" w:hAnsi="Montserrat"/>
          <w:sz w:val="24"/>
        </w:rPr>
        <w:tab/>
        <w:t>I paused there on the brink of understanding. Did I dare look at the answer in my grasp? Could I bear to look too boldly upon my own reflection? Did I admit then and there that I was too afraid to acknowledge my own latency? I think I shuddered there in my tracks terrified of a single step in either direction. It would be so easy to walk on in willful oblivion</w:t>
      </w:r>
      <w:r w:rsidR="00295153" w:rsidRPr="00471595">
        <w:rPr>
          <w:rFonts w:ascii="Montserrat" w:hAnsi="Montserrat"/>
          <w:sz w:val="24"/>
        </w:rPr>
        <w:t xml:space="preserve"> but</w:t>
      </w:r>
      <w:r w:rsidRPr="00471595">
        <w:rPr>
          <w:rFonts w:ascii="Montserrat" w:hAnsi="Montserrat"/>
          <w:sz w:val="24"/>
        </w:rPr>
        <w:t xml:space="preserve"> I had too much self respect to accept lying to myself about it. Instead I had a nervous breakdown.</w:t>
      </w:r>
    </w:p>
    <w:p w14:paraId="78E9885F" w14:textId="77777777" w:rsidR="00AD35EB" w:rsidRPr="00471595" w:rsidRDefault="00AD35EB" w:rsidP="00515B04">
      <w:pPr>
        <w:numPr>
          <w:ins w:id="1140" w:author="Unknown"/>
        </w:numPr>
        <w:rPr>
          <w:rFonts w:ascii="Montserrat" w:hAnsi="Montserrat"/>
          <w:sz w:val="24"/>
        </w:rPr>
      </w:pPr>
      <w:r w:rsidRPr="00471595">
        <w:rPr>
          <w:rFonts w:ascii="Montserrat" w:hAnsi="Montserrat"/>
          <w:sz w:val="24"/>
        </w:rPr>
        <w:tab/>
        <w:t>—————————————————————</w:t>
      </w:r>
      <w:r w:rsidRPr="00471595">
        <w:rPr>
          <w:rFonts w:ascii="Montserrat" w:hAnsi="Montserrat"/>
          <w:sz w:val="24"/>
        </w:rPr>
        <w:tab/>
      </w:r>
    </w:p>
    <w:p w14:paraId="32219BA7" w14:textId="77777777" w:rsidR="00AD35EB" w:rsidRPr="00471595" w:rsidRDefault="00AD35EB" w:rsidP="00515B04">
      <w:pPr>
        <w:numPr>
          <w:ins w:id="1141" w:author="Unknown"/>
        </w:numPr>
        <w:rPr>
          <w:rFonts w:ascii="Montserrat" w:hAnsi="Montserrat"/>
          <w:sz w:val="24"/>
        </w:rPr>
      </w:pPr>
      <w:r w:rsidRPr="00471595">
        <w:rPr>
          <w:rFonts w:ascii="Montserrat" w:hAnsi="Montserrat"/>
          <w:sz w:val="24"/>
        </w:rPr>
        <w:t>Daughter, it is too soon. You have not even conceived of yourself. You are not ready to look yourself in the eye. I remember hearing those words at some point while I my mind was in fugue. I did not make sense of them until I had recovered. I did not understand them for almost twenty years, by which point I had forgotten about hearing them.</w:t>
      </w:r>
    </w:p>
    <w:p w14:paraId="4E5D18E1" w14:textId="77777777" w:rsidR="00AD35EB" w:rsidRPr="00471595" w:rsidRDefault="00AD35EB" w:rsidP="00515B04">
      <w:pPr>
        <w:numPr>
          <w:ins w:id="1142" w:author="Unknown"/>
        </w:numPr>
        <w:rPr>
          <w:rFonts w:ascii="Montserrat" w:hAnsi="Montserrat"/>
          <w:sz w:val="24"/>
        </w:rPr>
      </w:pPr>
      <w:r w:rsidRPr="00471595">
        <w:rPr>
          <w:rFonts w:ascii="Montserrat" w:hAnsi="Montserrat"/>
          <w:sz w:val="24"/>
        </w:rPr>
        <w:tab/>
        <w:t>—————————————————————</w:t>
      </w:r>
      <w:r w:rsidRPr="00471595">
        <w:rPr>
          <w:rFonts w:ascii="Montserrat" w:hAnsi="Montserrat"/>
          <w:sz w:val="24"/>
        </w:rPr>
        <w:tab/>
      </w:r>
    </w:p>
    <w:p w14:paraId="649046F4" w14:textId="394BF91A" w:rsidR="00AD35EB" w:rsidRPr="00471595" w:rsidRDefault="00AD35EB" w:rsidP="00515B04">
      <w:pPr>
        <w:numPr>
          <w:ins w:id="1143" w:author="Unknown"/>
        </w:numPr>
        <w:rPr>
          <w:rFonts w:ascii="Montserrat" w:hAnsi="Montserrat"/>
          <w:sz w:val="24"/>
        </w:rPr>
      </w:pPr>
      <w:r w:rsidRPr="00471595">
        <w:rPr>
          <w:rFonts w:ascii="Montserrat" w:hAnsi="Montserrat"/>
          <w:sz w:val="24"/>
        </w:rPr>
        <w:t>Active status for a psionic is based on the ability to generate a force of one newton under controlled circumstances, for a minimal rating of one on the geometric scale. The original scale went from one to ten, with measurable power doubling at each step. The power rating system became an accepted fixture of the science by the time it was established that psionic power is accelerative in nature</w:t>
      </w:r>
      <w:r w:rsidR="00295153" w:rsidRPr="00471595">
        <w:rPr>
          <w:rFonts w:ascii="Montserrat" w:hAnsi="Montserrat"/>
          <w:sz w:val="24"/>
        </w:rPr>
        <w:t xml:space="preserve"> and</w:t>
      </w:r>
      <w:r w:rsidRPr="00471595">
        <w:rPr>
          <w:rFonts w:ascii="Montserrat" w:hAnsi="Montserrat"/>
          <w:sz w:val="24"/>
        </w:rPr>
        <w:t xml:space="preserve"> was geared to different levels of attention. The geometric scale was broken up into orders of magnitude as a reflection of this discovery. An active geared for that third order can tap forces rated from one hundred to one thousand on the original geometric scale. That's 1,267,650,600,228,000,000,000,000,000,000 kgm/s2 on the low end of that scale, read </w:t>
      </w:r>
      <w:r w:rsidR="000264CD" w:rsidRPr="00471595">
        <w:rPr>
          <w:rFonts w:ascii="Montserrat" w:hAnsi="Montserrat"/>
          <w:sz w:val="24"/>
        </w:rPr>
        <w:t>“</w:t>
      </w:r>
      <w:r w:rsidRPr="00471595">
        <w:rPr>
          <w:rFonts w:ascii="Montserrat" w:hAnsi="Montserrat"/>
          <w:sz w:val="24"/>
        </w:rPr>
        <w:t>one nonillion, two-hundred sixty-seven octillion...</w:t>
      </w:r>
      <w:r w:rsidR="000264CD" w:rsidRPr="00471595">
        <w:rPr>
          <w:rFonts w:ascii="Montserrat" w:hAnsi="Montserrat"/>
          <w:sz w:val="24"/>
        </w:rPr>
        <w:t>”</w:t>
      </w:r>
      <w:r w:rsidRPr="00471595">
        <w:rPr>
          <w:rFonts w:ascii="Montserrat" w:hAnsi="Montserrat"/>
          <w:sz w:val="24"/>
        </w:rPr>
        <w:t xml:space="preserve">...in other words it is a really big number, which frightens laymen and physicists alike when try to figure out how much power a psionic can have. Again I point out that that is an accelerative figure. </w:t>
      </w:r>
    </w:p>
    <w:p w14:paraId="0DFEE8F8" w14:textId="37D0DCBB" w:rsidR="00AD35EB" w:rsidRPr="00471595" w:rsidRDefault="00AD35EB" w:rsidP="00515B04">
      <w:pPr>
        <w:numPr>
          <w:ins w:id="1144" w:author="Unknown"/>
        </w:numPr>
        <w:rPr>
          <w:rFonts w:ascii="Montserrat" w:hAnsi="Montserrat"/>
          <w:sz w:val="24"/>
        </w:rPr>
      </w:pPr>
      <w:r w:rsidRPr="00471595">
        <w:rPr>
          <w:rFonts w:ascii="Montserrat" w:hAnsi="Montserrat"/>
          <w:sz w:val="24"/>
        </w:rPr>
        <w:tab/>
        <w:t>Actives do not walk around with this god-like power in their back pockets. The theoretical power of a psionic is infinite</w:t>
      </w:r>
      <w:r w:rsidR="00295153" w:rsidRPr="00471595">
        <w:rPr>
          <w:rFonts w:ascii="Montserrat" w:hAnsi="Montserrat"/>
          <w:sz w:val="24"/>
        </w:rPr>
        <w:t xml:space="preserve"> but</w:t>
      </w:r>
      <w:r w:rsidRPr="00471595">
        <w:rPr>
          <w:rFonts w:ascii="Montserrat" w:hAnsi="Montserrat"/>
          <w:sz w:val="24"/>
        </w:rPr>
        <w:t xml:space="preserve"> that is because the ultimate source of that power is infinite. All measurements of psionic power are potentials; like a load estimate on a wire. </w:t>
      </w:r>
    </w:p>
    <w:p w14:paraId="073C1BE8" w14:textId="77777777" w:rsidR="00AD35EB" w:rsidRPr="00471595" w:rsidRDefault="00AD35EB" w:rsidP="00515B04">
      <w:pPr>
        <w:numPr>
          <w:ins w:id="1145" w:author="Unknown"/>
        </w:numPr>
        <w:rPr>
          <w:rFonts w:ascii="Montserrat" w:hAnsi="Montserrat"/>
          <w:sz w:val="24"/>
        </w:rPr>
      </w:pPr>
      <w:r w:rsidRPr="00471595">
        <w:rPr>
          <w:rFonts w:ascii="Montserrat" w:hAnsi="Montserrat"/>
          <w:sz w:val="24"/>
        </w:rPr>
        <w:tab/>
        <w:t xml:space="preserve">Still, when a class three active suddenly goes off her nut walking down a corridor, those individuals who feel compelled to work out those power equivalencies tend to panic. I imagine that I had been discovered quickly. I was told later that I had gone totally fetal and curled up inside of a psychokinetic field. I had grabbed ahold of ambient space and dominated it, setting up a field of total control. It is a total physical defense mechanism, nothing enters such a space without falling under my control. Anything threatening is shunted out of the field. </w:t>
      </w:r>
    </w:p>
    <w:p w14:paraId="28075465" w14:textId="113BC61A" w:rsidR="00AD35EB" w:rsidRPr="00471595" w:rsidRDefault="00AD35EB" w:rsidP="00515B04">
      <w:pPr>
        <w:numPr>
          <w:ins w:id="1146" w:author="Unknown"/>
        </w:numPr>
        <w:rPr>
          <w:rFonts w:ascii="Montserrat" w:hAnsi="Montserrat"/>
          <w:sz w:val="24"/>
        </w:rPr>
      </w:pPr>
      <w:r w:rsidRPr="00471595">
        <w:rPr>
          <w:rFonts w:ascii="Montserrat" w:hAnsi="Montserrat"/>
          <w:sz w:val="24"/>
        </w:rPr>
        <w:tab/>
        <w:t>The first thing they tried to do was put a damper on me. Unfortunately, they have to be turned on to work</w:t>
      </w:r>
      <w:r w:rsidR="00295153" w:rsidRPr="00471595">
        <w:rPr>
          <w:rFonts w:ascii="Montserrat" w:hAnsi="Montserrat"/>
          <w:sz w:val="24"/>
        </w:rPr>
        <w:t xml:space="preserve"> and</w:t>
      </w:r>
      <w:r w:rsidRPr="00471595">
        <w:rPr>
          <w:rFonts w:ascii="Montserrat" w:hAnsi="Montserrat"/>
          <w:sz w:val="24"/>
        </w:rPr>
        <w:t xml:space="preserve"> they didn't count on me gutting the units as they were set up. They could have used the drive core to set up an interference field within the ship</w:t>
      </w:r>
      <w:r w:rsidR="00295153" w:rsidRPr="00471595">
        <w:rPr>
          <w:rFonts w:ascii="Montserrat" w:hAnsi="Montserrat"/>
          <w:sz w:val="24"/>
        </w:rPr>
        <w:t xml:space="preserve"> but</w:t>
      </w:r>
      <w:r w:rsidRPr="00471595">
        <w:rPr>
          <w:rFonts w:ascii="Montserrat" w:hAnsi="Montserrat"/>
          <w:sz w:val="24"/>
        </w:rPr>
        <w:t xml:space="preserve"> they didn't think of it and I wasn't about to suggest it to them, even if I had been aware of them. Several of my friends and fellow actives tried to drill through my shields and talk me down</w:t>
      </w:r>
      <w:r w:rsidR="00295153" w:rsidRPr="00471595">
        <w:rPr>
          <w:rFonts w:ascii="Montserrat" w:hAnsi="Montserrat"/>
          <w:sz w:val="24"/>
        </w:rPr>
        <w:t xml:space="preserve"> but</w:t>
      </w:r>
      <w:r w:rsidRPr="00471595">
        <w:rPr>
          <w:rFonts w:ascii="Montserrat" w:hAnsi="Montserrat"/>
          <w:sz w:val="24"/>
        </w:rPr>
        <w:t xml:space="preserve"> they couldn't get past my passive defenses to get my attention. If they could have, they would have ejected me from the ship</w:t>
      </w:r>
      <w:r w:rsidR="00295153" w:rsidRPr="00471595">
        <w:rPr>
          <w:rFonts w:ascii="Montserrat" w:hAnsi="Montserrat"/>
          <w:sz w:val="24"/>
        </w:rPr>
        <w:t xml:space="preserve"> but</w:t>
      </w:r>
      <w:r w:rsidRPr="00471595">
        <w:rPr>
          <w:rFonts w:ascii="Montserrat" w:hAnsi="Montserrat"/>
          <w:sz w:val="24"/>
        </w:rPr>
        <w:t xml:space="preserve"> actively opposing my power to do so would have endangered the entire vessel. So in the end, they sent for Connor off of Gabriel.</w:t>
      </w:r>
    </w:p>
    <w:p w14:paraId="3C3D7A9D" w14:textId="3F4B5E07" w:rsidR="00AD35EB" w:rsidRPr="00471595" w:rsidRDefault="00AD35EB" w:rsidP="00515B04">
      <w:pPr>
        <w:numPr>
          <w:ins w:id="1147" w:author="Unknown"/>
        </w:numPr>
        <w:rPr>
          <w:rFonts w:ascii="Montserrat" w:hAnsi="Montserrat"/>
          <w:sz w:val="24"/>
        </w:rPr>
      </w:pPr>
      <w:r w:rsidRPr="00471595">
        <w:rPr>
          <w:rFonts w:ascii="Montserrat" w:hAnsi="Montserrat"/>
          <w:sz w:val="24"/>
        </w:rPr>
        <w:tab/>
        <w:t>All in all, my little tantrum was a quiet one. Sound and fury with no substance. My survival instinct had kicked in to protect me when my nervous breakdown had suspended my capacity for rational thought. You would be disturbed too if you knew that you could accelerate the Earth at two-hundred and twelve kilometers per second—or even the sun in its course by a factor of point six meters per second—and had discovered that was the latent expression of your potential. The power that I have frightens sane people. The implication that I was ignoring my real potential</w:t>
      </w:r>
      <w:r w:rsidR="00295153" w:rsidRPr="00471595">
        <w:rPr>
          <w:rFonts w:ascii="Montserrat" w:hAnsi="Montserrat"/>
          <w:sz w:val="24"/>
        </w:rPr>
        <w:t xml:space="preserve"> and</w:t>
      </w:r>
      <w:r w:rsidRPr="00471595">
        <w:rPr>
          <w:rFonts w:ascii="Montserrat" w:hAnsi="Montserrat"/>
          <w:sz w:val="24"/>
        </w:rPr>
        <w:t xml:space="preserve"> the temptation to look at that potential and admit it, had almost scared me to death. Like a small child, I ran away and hid; and I would not have come back out of my little hole if someone I loved and trusted had not come in after me to get me out. Morgan was there with him</w:t>
      </w:r>
      <w:r w:rsidR="00295153" w:rsidRPr="00471595">
        <w:rPr>
          <w:rFonts w:ascii="Montserrat" w:hAnsi="Montserrat"/>
          <w:sz w:val="24"/>
        </w:rPr>
        <w:t xml:space="preserve"> and</w:t>
      </w:r>
      <w:r w:rsidRPr="00471595">
        <w:rPr>
          <w:rFonts w:ascii="Montserrat" w:hAnsi="Montserrat"/>
          <w:sz w:val="24"/>
        </w:rPr>
        <w:t xml:space="preserve"> later she told me how Connor had chewed Craig a new asshole for working me so hard I'd had a nervous breakdown, neatly derailing any noise from him about how I was dangerously unstable and ought to be leashed. I owe Connor more than words can say, because if I had heard such a suggestion in the frame of mind I was in, I would have agreed vehemently.</w:t>
      </w:r>
    </w:p>
    <w:p w14:paraId="1D959D4C" w14:textId="77777777" w:rsidR="00AD35EB" w:rsidRPr="00471595" w:rsidRDefault="00AD35EB" w:rsidP="00515B04">
      <w:pPr>
        <w:numPr>
          <w:ins w:id="1148" w:author="Unknown"/>
        </w:numPr>
        <w:rPr>
          <w:rFonts w:ascii="Montserrat" w:hAnsi="Montserrat"/>
          <w:sz w:val="24"/>
        </w:rPr>
      </w:pPr>
      <w:r w:rsidRPr="00471595">
        <w:rPr>
          <w:rFonts w:ascii="Montserrat" w:hAnsi="Montserrat"/>
          <w:sz w:val="24"/>
        </w:rPr>
        <w:tab/>
        <w:t>After Connor had put me back on my feet, I was able to realize that I was in no danger of acquiring absolute power. What I had discovered about the effect of sensitivity, with regard to latency, applied to my situation. If the apprehension of infinite power had shaken my foundation so badly, then I was too sensitive to wield it. That's when I realized what Connor had rescued me from. I made extra sure to show my appreciation when we arrived back home on Gabriel.</w:t>
      </w:r>
    </w:p>
    <w:p w14:paraId="0FC0324C" w14:textId="77777777" w:rsidR="00AD35EB" w:rsidRPr="00471595" w:rsidRDefault="00AD35EB" w:rsidP="00515B04">
      <w:pPr>
        <w:numPr>
          <w:ins w:id="1149" w:author="Unknown"/>
        </w:numPr>
        <w:rPr>
          <w:rFonts w:ascii="Montserrat" w:hAnsi="Montserrat"/>
          <w:sz w:val="24"/>
        </w:rPr>
      </w:pPr>
      <w:r w:rsidRPr="00471595">
        <w:rPr>
          <w:rFonts w:ascii="Montserrat" w:hAnsi="Montserrat"/>
          <w:sz w:val="24"/>
        </w:rPr>
        <w:tab/>
        <w:t>—————————————————————</w:t>
      </w:r>
      <w:r w:rsidRPr="00471595">
        <w:rPr>
          <w:rFonts w:ascii="Montserrat" w:hAnsi="Montserrat"/>
          <w:sz w:val="24"/>
        </w:rPr>
        <w:tab/>
      </w:r>
    </w:p>
    <w:p w14:paraId="5B563E3D" w14:textId="46604DDB" w:rsidR="00AD35EB" w:rsidRPr="00471595" w:rsidRDefault="00AD35EB" w:rsidP="00515B04">
      <w:pPr>
        <w:numPr>
          <w:ins w:id="1150" w:author="Unknown"/>
        </w:numPr>
        <w:rPr>
          <w:rFonts w:ascii="Montserrat" w:hAnsi="Montserrat"/>
          <w:sz w:val="24"/>
        </w:rPr>
      </w:pPr>
      <w:r w:rsidRPr="00471595">
        <w:rPr>
          <w:rFonts w:ascii="Montserrat" w:hAnsi="Montserrat"/>
          <w:sz w:val="24"/>
        </w:rPr>
        <w:t xml:space="preserve">I wonder how many people can say that they owe their happiness to a nervous breakdown? I did, for the days, weeks, months and even years to come. If I had not collapsed that day, things would have gone very differently. Connor joked with me about it after I had been reassigned back to the Gabriel. </w:t>
      </w:r>
      <w:r w:rsidR="000264CD" w:rsidRPr="00471595">
        <w:rPr>
          <w:rFonts w:ascii="Montserrat" w:hAnsi="Montserrat"/>
          <w:sz w:val="24"/>
        </w:rPr>
        <w:t>“</w:t>
      </w:r>
      <w:r w:rsidRPr="00471595">
        <w:rPr>
          <w:rFonts w:ascii="Montserrat" w:hAnsi="Montserrat"/>
          <w:sz w:val="24"/>
        </w:rPr>
        <w:t>Obviously, you were willing to do anything to get back to me,</w:t>
      </w:r>
      <w:r w:rsidR="000264CD" w:rsidRPr="00471595">
        <w:rPr>
          <w:rFonts w:ascii="Montserrat" w:hAnsi="Montserrat"/>
          <w:sz w:val="24"/>
        </w:rPr>
        <w:t>”</w:t>
      </w:r>
      <w:r w:rsidRPr="00471595">
        <w:rPr>
          <w:rFonts w:ascii="Montserrat" w:hAnsi="Montserrat"/>
          <w:sz w:val="24"/>
        </w:rPr>
        <w:t xml:space="preserve"> he joked as he held me in bed that night. I was so happy to be back with friends</w:t>
      </w:r>
      <w:r w:rsidR="00295153" w:rsidRPr="00471595">
        <w:rPr>
          <w:rFonts w:ascii="Montserrat" w:hAnsi="Montserrat"/>
          <w:sz w:val="24"/>
        </w:rPr>
        <w:t xml:space="preserve"> and</w:t>
      </w:r>
      <w:r w:rsidRPr="00471595">
        <w:rPr>
          <w:rFonts w:ascii="Montserrat" w:hAnsi="Montserrat"/>
          <w:sz w:val="24"/>
        </w:rPr>
        <w:t xml:space="preserve"> back in my old quarters, that I had nearly raped Connor when I finally got him alone. The next day, Connor went up before the Captain's Mast where he was demoted for insubordination to Commander Craig. I think he was delighted to accept that. His rank had been an obstacle to our relationship</w:t>
      </w:r>
      <w:r w:rsidR="00295153" w:rsidRPr="00471595">
        <w:rPr>
          <w:rFonts w:ascii="Montserrat" w:hAnsi="Montserrat"/>
          <w:sz w:val="24"/>
        </w:rPr>
        <w:t xml:space="preserve"> and</w:t>
      </w:r>
      <w:r w:rsidRPr="00471595">
        <w:rPr>
          <w:rFonts w:ascii="Montserrat" w:hAnsi="Montserrat"/>
          <w:sz w:val="24"/>
        </w:rPr>
        <w:t xml:space="preserve"> he had risked serious trouble that one time he had slept with me—and again when I cornered him in our quarters after my rescue—as I was technically an officer under him. He actually thanked the captain and then came directly to me and proposed marriage.</w:t>
      </w:r>
    </w:p>
    <w:p w14:paraId="169E7F95" w14:textId="4C146430" w:rsidR="00AD35EB" w:rsidRPr="00471595" w:rsidRDefault="00AD35EB" w:rsidP="00515B04">
      <w:pPr>
        <w:numPr>
          <w:ins w:id="1151" w:author="Unknown"/>
        </w:numPr>
        <w:rPr>
          <w:rFonts w:ascii="Montserrat" w:hAnsi="Montserrat"/>
          <w:sz w:val="24"/>
        </w:rPr>
      </w:pPr>
      <w:r w:rsidRPr="00471595">
        <w:rPr>
          <w:rFonts w:ascii="Montserrat" w:hAnsi="Montserrat"/>
          <w:sz w:val="24"/>
        </w:rPr>
        <w:tab/>
        <w:t>Never having known my father—a man who had not been identified even in my mother's dying memories—I had not been exposed to a key male family influence in my childhood. I had given some thought to being a mother, for which I had a wonderful role-model</w:t>
      </w:r>
      <w:r w:rsidR="00295153" w:rsidRPr="00471595">
        <w:rPr>
          <w:rFonts w:ascii="Montserrat" w:hAnsi="Montserrat"/>
          <w:sz w:val="24"/>
        </w:rPr>
        <w:t xml:space="preserve"> but</w:t>
      </w:r>
      <w:r w:rsidRPr="00471595">
        <w:rPr>
          <w:rFonts w:ascii="Montserrat" w:hAnsi="Montserrat"/>
          <w:sz w:val="24"/>
        </w:rPr>
        <w:t xml:space="preserve"> I had never got it connected in my head that the process could involve a husband. So, I had never given much thought to the idea of getting married. The question took me totally by surprise. I still had not looked very closely at my feelings for him. If he had asked me if I loved him, I'm sure I would have said yes, as I was intensely aware of my debt to him. </w:t>
      </w:r>
    </w:p>
    <w:p w14:paraId="59912D4D" w14:textId="511455C0" w:rsidR="00AD35EB" w:rsidRPr="00471595" w:rsidRDefault="00AD35EB" w:rsidP="00515B04">
      <w:pPr>
        <w:numPr>
          <w:ins w:id="1152" w:author="Unknown"/>
        </w:numPr>
        <w:rPr>
          <w:rFonts w:ascii="Montserrat" w:hAnsi="Montserrat"/>
          <w:sz w:val="24"/>
        </w:rPr>
      </w:pPr>
      <w:r w:rsidRPr="00471595">
        <w:rPr>
          <w:rFonts w:ascii="Montserrat" w:hAnsi="Montserrat"/>
          <w:sz w:val="24"/>
        </w:rPr>
        <w:tab/>
        <w:t>Saying it, I might have meant it</w:t>
      </w:r>
      <w:r w:rsidR="00295153" w:rsidRPr="00471595">
        <w:rPr>
          <w:rFonts w:ascii="Montserrat" w:hAnsi="Montserrat"/>
          <w:sz w:val="24"/>
        </w:rPr>
        <w:t xml:space="preserve"> but</w:t>
      </w:r>
      <w:r w:rsidRPr="00471595">
        <w:rPr>
          <w:rFonts w:ascii="Montserrat" w:hAnsi="Montserrat"/>
          <w:sz w:val="24"/>
        </w:rPr>
        <w:t xml:space="preserve"> I would have been fooling myself. </w:t>
      </w:r>
    </w:p>
    <w:p w14:paraId="3183C953" w14:textId="744D9646" w:rsidR="00AD35EB" w:rsidRPr="00471595" w:rsidRDefault="00AD35EB" w:rsidP="00515B04">
      <w:pPr>
        <w:numPr>
          <w:ins w:id="1153" w:author="Unknown"/>
        </w:numPr>
        <w:rPr>
          <w:rFonts w:ascii="Montserrat" w:hAnsi="Montserrat"/>
          <w:sz w:val="24"/>
        </w:rPr>
      </w:pPr>
      <w:r w:rsidRPr="00471595">
        <w:rPr>
          <w:rFonts w:ascii="Montserrat" w:hAnsi="Montserrat"/>
          <w:sz w:val="24"/>
        </w:rPr>
        <w:tab/>
        <w:t>The truth was that I loved him dearly—though I loved him less than I loved myself. Looking back, I should not have done it—for his sake, not mine—but the fact was that he made me happy, he loved me utterly</w:t>
      </w:r>
      <w:r w:rsidR="00295153" w:rsidRPr="00471595">
        <w:rPr>
          <w:rFonts w:ascii="Montserrat" w:hAnsi="Montserrat"/>
          <w:sz w:val="24"/>
        </w:rPr>
        <w:t xml:space="preserve"> and</w:t>
      </w:r>
      <w:r w:rsidRPr="00471595">
        <w:rPr>
          <w:rFonts w:ascii="Montserrat" w:hAnsi="Montserrat"/>
          <w:sz w:val="24"/>
        </w:rPr>
        <w:t xml:space="preserve"> we had that amazing animal attraction to one another. I said </w:t>
      </w:r>
      <w:r w:rsidR="000264CD" w:rsidRPr="00471595">
        <w:rPr>
          <w:rFonts w:ascii="Montserrat" w:hAnsi="Montserrat"/>
          <w:sz w:val="24"/>
        </w:rPr>
        <w:t>“</w:t>
      </w:r>
      <w:r w:rsidRPr="00471595">
        <w:rPr>
          <w:rFonts w:ascii="Montserrat" w:hAnsi="Montserrat"/>
          <w:sz w:val="24"/>
        </w:rPr>
        <w:t>yes</w:t>
      </w:r>
      <w:r w:rsidR="000264CD" w:rsidRPr="00471595">
        <w:rPr>
          <w:rFonts w:ascii="Montserrat" w:hAnsi="Montserrat"/>
          <w:sz w:val="24"/>
        </w:rPr>
        <w:t>”</w:t>
      </w:r>
      <w:r w:rsidRPr="00471595">
        <w:rPr>
          <w:rFonts w:ascii="Montserrat" w:hAnsi="Montserrat"/>
          <w:sz w:val="24"/>
        </w:rPr>
        <w:t>. He did not ask me to take his name</w:t>
      </w:r>
      <w:r w:rsidR="00295153" w:rsidRPr="00471595">
        <w:rPr>
          <w:rFonts w:ascii="Montserrat" w:hAnsi="Montserrat"/>
          <w:sz w:val="24"/>
        </w:rPr>
        <w:t xml:space="preserve"> but</w:t>
      </w:r>
      <w:r w:rsidRPr="00471595">
        <w:rPr>
          <w:rFonts w:ascii="Montserrat" w:hAnsi="Montserrat"/>
          <w:sz w:val="24"/>
        </w:rPr>
        <w:t xml:space="preserve"> I tacked it on at the end anyway, for form. The captain performed the ceremony with pride, having known me </w:t>
      </w:r>
      <w:r w:rsidR="000264CD" w:rsidRPr="00471595">
        <w:rPr>
          <w:rFonts w:ascii="Montserrat" w:hAnsi="Montserrat"/>
          <w:sz w:val="24"/>
        </w:rPr>
        <w:t>“</w:t>
      </w:r>
      <w:r w:rsidRPr="00471595">
        <w:rPr>
          <w:rFonts w:ascii="Montserrat" w:hAnsi="Montserrat"/>
          <w:sz w:val="24"/>
        </w:rPr>
        <w:t>since when I was still a kitten</w:t>
      </w:r>
      <w:r w:rsidR="000264CD" w:rsidRPr="00471595">
        <w:rPr>
          <w:rFonts w:ascii="Montserrat" w:hAnsi="Montserrat"/>
          <w:sz w:val="24"/>
        </w:rPr>
        <w:t>”</w:t>
      </w:r>
      <w:r w:rsidRPr="00471595">
        <w:rPr>
          <w:rFonts w:ascii="Montserrat" w:hAnsi="Montserrat"/>
          <w:sz w:val="24"/>
        </w:rPr>
        <w:t>. Uncle Jocko gave me away</w:t>
      </w:r>
      <w:r w:rsidR="00295153" w:rsidRPr="00471595">
        <w:rPr>
          <w:rFonts w:ascii="Montserrat" w:hAnsi="Montserrat"/>
          <w:sz w:val="24"/>
        </w:rPr>
        <w:t xml:space="preserve"> and</w:t>
      </w:r>
      <w:r w:rsidRPr="00471595">
        <w:rPr>
          <w:rFonts w:ascii="Montserrat" w:hAnsi="Montserrat"/>
          <w:sz w:val="24"/>
        </w:rPr>
        <w:t xml:space="preserve"> Morgan was my bridesmaid. Once we got through all the ceremony that my friends had insisted on subjecting me to, we had a wild party, which was the best excuse there was for having any ceremony at all. </w:t>
      </w:r>
    </w:p>
    <w:p w14:paraId="66F9F12D" w14:textId="77777777" w:rsidR="00515B04" w:rsidRPr="00471595" w:rsidRDefault="00515B04" w:rsidP="00515B04">
      <w:pPr>
        <w:rPr>
          <w:rFonts w:ascii="Montserrat" w:hAnsi="Montserrat"/>
          <w:sz w:val="24"/>
        </w:rPr>
      </w:pPr>
    </w:p>
    <w:p w14:paraId="1DA6324D"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0BE47D7B" w14:textId="77777777" w:rsidR="00515B04" w:rsidRPr="00471595" w:rsidRDefault="00515B04" w:rsidP="00515B04">
      <w:pPr>
        <w:rPr>
          <w:rFonts w:ascii="Montserrat" w:hAnsi="Montserrat"/>
          <w:sz w:val="24"/>
        </w:rPr>
      </w:pPr>
    </w:p>
    <w:p w14:paraId="57C86FED" w14:textId="3C15CAC5" w:rsidR="00AD35EB" w:rsidRPr="00471595" w:rsidRDefault="00AD35EB" w:rsidP="00515B04">
      <w:pPr>
        <w:numPr>
          <w:ins w:id="1154" w:author="Unknown"/>
        </w:numPr>
        <w:rPr>
          <w:rFonts w:ascii="Montserrat" w:hAnsi="Montserrat"/>
          <w:sz w:val="24"/>
        </w:rPr>
      </w:pPr>
      <w:r w:rsidRPr="00471595">
        <w:rPr>
          <w:rFonts w:ascii="Montserrat" w:hAnsi="Montserrat"/>
          <w:sz w:val="24"/>
        </w:rPr>
        <w:t>Our union gave Connor and me something to bear us up in the desperate years that followed as the task group struggled to find a terra-compatible world</w:t>
      </w:r>
      <w:r w:rsidR="00295153" w:rsidRPr="00471595">
        <w:rPr>
          <w:rFonts w:ascii="Montserrat" w:hAnsi="Montserrat"/>
          <w:sz w:val="24"/>
        </w:rPr>
        <w:t xml:space="preserve"> and</w:t>
      </w:r>
      <w:r w:rsidRPr="00471595">
        <w:rPr>
          <w:rFonts w:ascii="Montserrat" w:hAnsi="Montserrat"/>
          <w:sz w:val="24"/>
        </w:rPr>
        <w:t xml:space="preserve"> the capabilities of our drives inevitably decayed. My collapse was put behind me</w:t>
      </w:r>
      <w:r w:rsidR="00295153" w:rsidRPr="00471595">
        <w:rPr>
          <w:rFonts w:ascii="Montserrat" w:hAnsi="Montserrat"/>
          <w:sz w:val="24"/>
        </w:rPr>
        <w:t xml:space="preserve"> but</w:t>
      </w:r>
      <w:r w:rsidRPr="00471595">
        <w:rPr>
          <w:rFonts w:ascii="Montserrat" w:hAnsi="Montserrat"/>
          <w:sz w:val="24"/>
        </w:rPr>
        <w:t xml:space="preserve"> it was not forgotten; when Craig tried again later to appropriate my services, both Connor and O'Neal went before the Admiral and explained certain aspects of Craig's and my relationship, pointing out that that history had no doubt contributed to my collapse under Craig's command. The Admiral had ordered Craig to leave me alone after that.</w:t>
      </w:r>
    </w:p>
    <w:p w14:paraId="14523077" w14:textId="77777777" w:rsidR="00515B04" w:rsidRPr="00471595" w:rsidRDefault="00515B04" w:rsidP="00515B04">
      <w:pPr>
        <w:rPr>
          <w:rFonts w:ascii="Montserrat" w:hAnsi="Montserrat"/>
          <w:sz w:val="24"/>
        </w:rPr>
      </w:pPr>
    </w:p>
    <w:p w14:paraId="3019F530"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6EDFEF80" w14:textId="77777777" w:rsidR="00515B04" w:rsidRPr="00471595" w:rsidRDefault="00515B04" w:rsidP="00515B04">
      <w:pPr>
        <w:rPr>
          <w:rFonts w:ascii="Montserrat" w:hAnsi="Montserrat"/>
          <w:sz w:val="24"/>
        </w:rPr>
      </w:pPr>
    </w:p>
    <w:p w14:paraId="62C5A321" w14:textId="3E0EF67D" w:rsidR="00AD35EB" w:rsidRPr="00471595" w:rsidRDefault="00AD35EB" w:rsidP="00515B04">
      <w:pPr>
        <w:numPr>
          <w:ins w:id="1155" w:author="Unknown"/>
        </w:numPr>
        <w:rPr>
          <w:rFonts w:ascii="Montserrat" w:hAnsi="Montserrat"/>
          <w:sz w:val="24"/>
        </w:rPr>
      </w:pPr>
      <w:r w:rsidRPr="00471595">
        <w:rPr>
          <w:rFonts w:ascii="Montserrat" w:hAnsi="Montserrat"/>
          <w:sz w:val="24"/>
        </w:rPr>
        <w:t>During our wandering exile, I had seven children by Connor. He was a wonderful father to them. Our decision to have children was not smiled upon</w:t>
      </w:r>
      <w:r w:rsidR="00295153" w:rsidRPr="00471595">
        <w:rPr>
          <w:rFonts w:ascii="Montserrat" w:hAnsi="Montserrat"/>
          <w:sz w:val="24"/>
        </w:rPr>
        <w:t xml:space="preserve"> but</w:t>
      </w:r>
      <w:r w:rsidRPr="00471595">
        <w:rPr>
          <w:rFonts w:ascii="Montserrat" w:hAnsi="Montserrat"/>
          <w:sz w:val="24"/>
        </w:rPr>
        <w:t xml:space="preserve"> there was ample room for the small number of families that formed during those bleak years to expand. We also had a few deaths. Some by old age</w:t>
      </w:r>
      <w:r w:rsidR="00295153" w:rsidRPr="00471595">
        <w:rPr>
          <w:rFonts w:ascii="Montserrat" w:hAnsi="Montserrat"/>
          <w:sz w:val="24"/>
        </w:rPr>
        <w:t xml:space="preserve"> and</w:t>
      </w:r>
      <w:r w:rsidRPr="00471595">
        <w:rPr>
          <w:rFonts w:ascii="Montserrat" w:hAnsi="Montserrat"/>
          <w:sz w:val="24"/>
        </w:rPr>
        <w:t xml:space="preserve"> too many by accident. It was a wearying odyssey and children did a lot to lift the morale of the crew and compliment. Marriages and births signaled the emotional acceptance that—however military the mission remained—we were a colony</w:t>
      </w:r>
      <w:r w:rsidR="00295153" w:rsidRPr="00471595">
        <w:rPr>
          <w:rFonts w:ascii="Montserrat" w:hAnsi="Montserrat"/>
          <w:sz w:val="24"/>
        </w:rPr>
        <w:t xml:space="preserve"> and</w:t>
      </w:r>
      <w:r w:rsidRPr="00471595">
        <w:rPr>
          <w:rFonts w:ascii="Montserrat" w:hAnsi="Montserrat"/>
          <w:sz w:val="24"/>
        </w:rPr>
        <w:t xml:space="preserve"> we were looking for a home. Morgan also had a daughter, which implies that she had a lover somewhere. Most of those who had children had only one or two</w:t>
      </w:r>
      <w:r w:rsidR="00295153" w:rsidRPr="00471595">
        <w:rPr>
          <w:rFonts w:ascii="Montserrat" w:hAnsi="Montserrat"/>
          <w:sz w:val="24"/>
        </w:rPr>
        <w:t xml:space="preserve"> and</w:t>
      </w:r>
      <w:r w:rsidRPr="00471595">
        <w:rPr>
          <w:rFonts w:ascii="Montserrat" w:hAnsi="Montserrat"/>
          <w:sz w:val="24"/>
        </w:rPr>
        <w:t xml:space="preserve"> I think the reason why I had so many was that I felt some guilt for not loving Connor enough</w:t>
      </w:r>
      <w:r w:rsidR="00295153" w:rsidRPr="00471595">
        <w:rPr>
          <w:rFonts w:ascii="Montserrat" w:hAnsi="Montserrat"/>
          <w:sz w:val="24"/>
        </w:rPr>
        <w:t xml:space="preserve"> and</w:t>
      </w:r>
      <w:r w:rsidRPr="00471595">
        <w:rPr>
          <w:rFonts w:ascii="Montserrat" w:hAnsi="Montserrat"/>
          <w:sz w:val="24"/>
        </w:rPr>
        <w:t xml:space="preserve"> was trying to give more of myself to him in that way.</w:t>
      </w:r>
    </w:p>
    <w:p w14:paraId="531026F1" w14:textId="00945AC3" w:rsidR="00AD35EB" w:rsidRPr="00471595" w:rsidRDefault="00AD35EB" w:rsidP="00515B04">
      <w:pPr>
        <w:numPr>
          <w:ins w:id="1156" w:author="Unknown"/>
        </w:numPr>
        <w:rPr>
          <w:rFonts w:ascii="Montserrat" w:hAnsi="Montserrat"/>
          <w:sz w:val="24"/>
        </w:rPr>
      </w:pPr>
      <w:r w:rsidRPr="00471595">
        <w:rPr>
          <w:rFonts w:ascii="Montserrat" w:hAnsi="Montserrat"/>
          <w:sz w:val="24"/>
        </w:rPr>
        <w:tab/>
        <w:t>Still, in all the ways that counted, I was deliriously happy. I could go on and on about how we raised our family, surveyed star after star</w:t>
      </w:r>
      <w:r w:rsidR="00295153" w:rsidRPr="00471595">
        <w:rPr>
          <w:rFonts w:ascii="Montserrat" w:hAnsi="Montserrat"/>
          <w:sz w:val="24"/>
        </w:rPr>
        <w:t xml:space="preserve"> and</w:t>
      </w:r>
      <w:r w:rsidRPr="00471595">
        <w:rPr>
          <w:rFonts w:ascii="Montserrat" w:hAnsi="Montserrat"/>
          <w:sz w:val="24"/>
        </w:rPr>
        <w:t xml:space="preserve"> occasionally spent some of our drives' precious life spans to investigate a promising system only to be disappointed horribly. In fact, I maintained a story journal during those years</w:t>
      </w:r>
      <w:r w:rsidR="00295153" w:rsidRPr="00471595">
        <w:rPr>
          <w:rFonts w:ascii="Montserrat" w:hAnsi="Montserrat"/>
          <w:sz w:val="24"/>
        </w:rPr>
        <w:t xml:space="preserve"> and</w:t>
      </w:r>
      <w:r w:rsidRPr="00471595">
        <w:rPr>
          <w:rFonts w:ascii="Montserrat" w:hAnsi="Montserrat"/>
          <w:sz w:val="24"/>
        </w:rPr>
        <w:t xml:space="preserve"> dumping the whole file in here would be effortless. Still, however interesting these little adventures were, very little changed in our situation for a long time. But, inevitably the day came when everything changed. We didn't know it as it was happening; the last days of our exile dragged by much as the days before did. I think those final days are all the taste of purgatory this account needs to bear.</w:t>
      </w:r>
    </w:p>
    <w:p w14:paraId="7B948973" w14:textId="77777777" w:rsidR="00515B04" w:rsidRPr="00471595" w:rsidRDefault="00515B04" w:rsidP="00515B04">
      <w:pPr>
        <w:rPr>
          <w:rFonts w:ascii="Montserrat" w:hAnsi="Montserrat"/>
          <w:sz w:val="24"/>
        </w:rPr>
      </w:pPr>
    </w:p>
    <w:p w14:paraId="0C6A046E"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5A38A8FB" w14:textId="77777777" w:rsidR="00515B04" w:rsidRPr="00471595" w:rsidRDefault="00515B04" w:rsidP="00515B04">
      <w:pPr>
        <w:rPr>
          <w:rFonts w:ascii="Montserrat" w:hAnsi="Montserrat"/>
          <w:sz w:val="24"/>
        </w:rPr>
      </w:pPr>
    </w:p>
    <w:p w14:paraId="403CA8A0" w14:textId="77777777" w:rsidR="00AD35EB" w:rsidRPr="00471595" w:rsidRDefault="00AD35EB" w:rsidP="00515B04">
      <w:pPr>
        <w:numPr>
          <w:ins w:id="1157" w:author="Unknown"/>
        </w:numPr>
        <w:rPr>
          <w:rFonts w:ascii="Montserrat" w:hAnsi="Montserrat"/>
          <w:sz w:val="24"/>
        </w:rPr>
      </w:pPr>
      <w:r w:rsidRPr="00471595">
        <w:rPr>
          <w:rFonts w:ascii="Montserrat" w:hAnsi="Montserrat"/>
          <w:sz w:val="24"/>
        </w:rPr>
        <w:t>A child is more likely to be active if his mother is active</w:t>
      </w:r>
    </w:p>
    <w:p w14:paraId="721DEB79" w14:textId="77777777" w:rsidR="00AD35EB" w:rsidRPr="00471595" w:rsidRDefault="00AD35EB" w:rsidP="00515B04">
      <w:pPr>
        <w:numPr>
          <w:ins w:id="1158" w:author="Unknown"/>
        </w:numPr>
        <w:rPr>
          <w:rFonts w:ascii="Montserrat" w:hAnsi="Montserrat"/>
          <w:sz w:val="24"/>
        </w:rPr>
      </w:pPr>
      <w:r w:rsidRPr="00471595">
        <w:rPr>
          <w:rFonts w:ascii="Montserrat" w:hAnsi="Montserrat"/>
          <w:sz w:val="24"/>
        </w:rPr>
        <w:t>a portion of the ship was given over to a children's dormitory where older children lived together and attended school and where younger children were taken care of while their parents were on watch</w:t>
      </w:r>
    </w:p>
    <w:p w14:paraId="00DF69A3" w14:textId="77777777" w:rsidR="00AD35EB" w:rsidRPr="00471595" w:rsidRDefault="00AD35EB" w:rsidP="00515B04">
      <w:pPr>
        <w:numPr>
          <w:ins w:id="1159" w:author="Unknown"/>
        </w:numPr>
        <w:rPr>
          <w:rFonts w:ascii="Montserrat" w:hAnsi="Montserrat"/>
          <w:sz w:val="24"/>
        </w:rPr>
      </w:pPr>
      <w:r w:rsidRPr="00471595">
        <w:rPr>
          <w:rFonts w:ascii="Montserrat" w:hAnsi="Montserrat"/>
          <w:sz w:val="24"/>
        </w:rPr>
        <w:t>other children became active through environmental factors but none of the children were pressed to grasp higher potentials</w:t>
      </w:r>
    </w:p>
    <w:p w14:paraId="15E43C41" w14:textId="77777777" w:rsidR="00AD35EB" w:rsidRPr="00471595" w:rsidRDefault="00AD35EB" w:rsidP="00515B04">
      <w:pPr>
        <w:numPr>
          <w:ins w:id="1160" w:author="Unknown"/>
        </w:numPr>
        <w:rPr>
          <w:rFonts w:ascii="Montserrat" w:hAnsi="Montserrat"/>
          <w:sz w:val="24"/>
        </w:rPr>
      </w:pPr>
      <w:r w:rsidRPr="00471595">
        <w:rPr>
          <w:rFonts w:ascii="Montserrat" w:hAnsi="Montserrat"/>
          <w:sz w:val="24"/>
        </w:rPr>
        <w:t>as an active mother I took on the responsibility of training them in reservation etiquette</w:t>
      </w:r>
    </w:p>
    <w:p w14:paraId="6FE83944" w14:textId="77777777" w:rsidR="00AD35EB" w:rsidRPr="00471595" w:rsidRDefault="00AD35EB" w:rsidP="00515B04">
      <w:pPr>
        <w:numPr>
          <w:ins w:id="1161" w:author="Unknown"/>
        </w:numPr>
        <w:rPr>
          <w:rFonts w:ascii="Montserrat" w:hAnsi="Montserrat"/>
          <w:sz w:val="24"/>
        </w:rPr>
      </w:pPr>
      <w:r w:rsidRPr="00471595">
        <w:rPr>
          <w:rFonts w:ascii="Montserrat" w:hAnsi="Montserrat"/>
          <w:sz w:val="24"/>
        </w:rPr>
        <w:t>my other responsibilities often caught up with me while I was working with the kids</w:t>
      </w:r>
    </w:p>
    <w:p w14:paraId="3AE9DF20" w14:textId="77777777" w:rsidR="00AD35EB" w:rsidRPr="00471595" w:rsidRDefault="00AD35EB" w:rsidP="00515B04">
      <w:pPr>
        <w:numPr>
          <w:ins w:id="1162" w:author="Unknown"/>
        </w:numPr>
        <w:rPr>
          <w:rFonts w:ascii="Montserrat" w:hAnsi="Montserrat"/>
          <w:sz w:val="24"/>
        </w:rPr>
      </w:pPr>
      <w:r w:rsidRPr="00471595">
        <w:rPr>
          <w:rFonts w:ascii="Montserrat" w:hAnsi="Montserrat"/>
          <w:sz w:val="24"/>
        </w:rPr>
        <w:t>So, what is this?</w:t>
      </w:r>
    </w:p>
    <w:p w14:paraId="3921A2C5" w14:textId="77777777" w:rsidR="00AD35EB" w:rsidRPr="00471595" w:rsidRDefault="00AD35EB" w:rsidP="00515B04">
      <w:pPr>
        <w:numPr>
          <w:ins w:id="1163" w:author="Unknown"/>
        </w:numPr>
        <w:rPr>
          <w:rFonts w:ascii="Montserrat" w:hAnsi="Montserrat"/>
          <w:sz w:val="24"/>
        </w:rPr>
      </w:pPr>
      <w:r w:rsidRPr="00471595">
        <w:rPr>
          <w:rFonts w:ascii="Montserrat" w:hAnsi="Montserrat"/>
          <w:sz w:val="24"/>
        </w:rPr>
        <w:t>This came from the last series of remote surveys. Take a look at this one.</w:t>
      </w:r>
    </w:p>
    <w:p w14:paraId="5A6E38BB" w14:textId="77777777" w:rsidR="00AD35EB" w:rsidRPr="00471595" w:rsidRDefault="00AD35EB" w:rsidP="00515B04">
      <w:pPr>
        <w:numPr>
          <w:ins w:id="1164" w:author="Unknown"/>
        </w:numPr>
        <w:rPr>
          <w:rFonts w:ascii="Montserrat" w:hAnsi="Montserrat"/>
          <w:sz w:val="24"/>
        </w:rPr>
      </w:pPr>
      <w:r w:rsidRPr="00471595">
        <w:rPr>
          <w:rFonts w:ascii="Montserrat" w:hAnsi="Montserrat"/>
          <w:sz w:val="24"/>
        </w:rPr>
        <w:t>This? That's a type A main sequence star, doesn't seem like a good candidate.</w:t>
      </w:r>
    </w:p>
    <w:p w14:paraId="51833D9E" w14:textId="71841887" w:rsidR="00AD35EB" w:rsidRPr="00471595" w:rsidRDefault="00AD35EB" w:rsidP="00515B04">
      <w:pPr>
        <w:numPr>
          <w:ins w:id="1165" w:author="Unknown"/>
        </w:numPr>
        <w:rPr>
          <w:rFonts w:ascii="Montserrat" w:hAnsi="Montserrat"/>
          <w:sz w:val="24"/>
        </w:rPr>
      </w:pPr>
      <w:r w:rsidRPr="00471595">
        <w:rPr>
          <w:rFonts w:ascii="Montserrat" w:hAnsi="Montserrat"/>
          <w:sz w:val="24"/>
        </w:rPr>
        <w:t>Certainly not at first. We've been looking at type G for the most part</w:t>
      </w:r>
      <w:r w:rsidR="00295153" w:rsidRPr="00471595">
        <w:rPr>
          <w:rFonts w:ascii="Montserrat" w:hAnsi="Montserrat"/>
          <w:sz w:val="24"/>
        </w:rPr>
        <w:t xml:space="preserve"> but</w:t>
      </w:r>
      <w:r w:rsidRPr="00471595">
        <w:rPr>
          <w:rFonts w:ascii="Montserrat" w:hAnsi="Montserrat"/>
          <w:sz w:val="24"/>
        </w:rPr>
        <w:t xml:space="preserve"> look at the spectral analysis.</w:t>
      </w:r>
    </w:p>
    <w:p w14:paraId="32DFAE84" w14:textId="77777777" w:rsidR="00AD35EB" w:rsidRPr="00471595" w:rsidRDefault="00AD35EB" w:rsidP="00515B04">
      <w:pPr>
        <w:numPr>
          <w:ins w:id="1166" w:author="Unknown"/>
        </w:numPr>
        <w:rPr>
          <w:rFonts w:ascii="Montserrat" w:hAnsi="Montserrat"/>
          <w:sz w:val="24"/>
        </w:rPr>
      </w:pPr>
      <w:r w:rsidRPr="00471595">
        <w:rPr>
          <w:rFonts w:ascii="Montserrat" w:hAnsi="Montserrat"/>
          <w:sz w:val="24"/>
        </w:rPr>
        <w:t>Whoa! Right in the grove. That planet must be Earth compatible across the board. Who spotted it?</w:t>
      </w:r>
    </w:p>
    <w:p w14:paraId="4A36C8CE" w14:textId="77777777" w:rsidR="00AD35EB" w:rsidRPr="00471595" w:rsidRDefault="00AD35EB" w:rsidP="00515B04">
      <w:pPr>
        <w:numPr>
          <w:ins w:id="1167" w:author="Unknown"/>
        </w:numPr>
        <w:rPr>
          <w:rFonts w:ascii="Montserrat" w:hAnsi="Montserrat"/>
          <w:sz w:val="24"/>
        </w:rPr>
      </w:pPr>
      <w:r w:rsidRPr="00471595">
        <w:rPr>
          <w:rFonts w:ascii="Montserrat" w:hAnsi="Montserrat"/>
          <w:sz w:val="24"/>
        </w:rPr>
        <w:t>You did.</w:t>
      </w:r>
    </w:p>
    <w:p w14:paraId="32C27249" w14:textId="77777777" w:rsidR="00AD35EB" w:rsidRPr="00471595" w:rsidRDefault="00AD35EB" w:rsidP="00515B04">
      <w:pPr>
        <w:numPr>
          <w:ins w:id="1168" w:author="Unknown"/>
        </w:numPr>
        <w:rPr>
          <w:rFonts w:ascii="Montserrat" w:hAnsi="Montserrat"/>
          <w:sz w:val="24"/>
        </w:rPr>
      </w:pPr>
      <w:r w:rsidRPr="00471595">
        <w:rPr>
          <w:rFonts w:ascii="Montserrat" w:hAnsi="Montserrat"/>
          <w:sz w:val="24"/>
        </w:rPr>
        <w:t>What? I haven't seen this series until just now.</w:t>
      </w:r>
    </w:p>
    <w:p w14:paraId="68A72020" w14:textId="77777777" w:rsidR="00AD35EB" w:rsidRPr="00471595" w:rsidRDefault="00AD35EB" w:rsidP="00515B04">
      <w:pPr>
        <w:numPr>
          <w:ins w:id="1169" w:author="Unknown"/>
        </w:numPr>
        <w:rPr>
          <w:rFonts w:ascii="Montserrat" w:hAnsi="Montserrat"/>
          <w:sz w:val="24"/>
        </w:rPr>
      </w:pPr>
      <w:r w:rsidRPr="00471595">
        <w:rPr>
          <w:rFonts w:ascii="Montserrat" w:hAnsi="Montserrat"/>
          <w:sz w:val="24"/>
        </w:rPr>
        <w:t xml:space="preserve">No, of course not. Do you remember a few months ago when you last reported a bio-signature in the matrix? </w:t>
      </w:r>
    </w:p>
    <w:p w14:paraId="6E886202" w14:textId="71BB9C41" w:rsidR="00AD35EB" w:rsidRPr="00471595" w:rsidRDefault="00AD35EB" w:rsidP="00515B04">
      <w:pPr>
        <w:numPr>
          <w:ins w:id="1170" w:author="Unknown"/>
        </w:numPr>
        <w:rPr>
          <w:rFonts w:ascii="Montserrat" w:hAnsi="Montserrat"/>
          <w:sz w:val="24"/>
        </w:rPr>
      </w:pPr>
      <w:r w:rsidRPr="00471595">
        <w:rPr>
          <w:rFonts w:ascii="Montserrat" w:hAnsi="Montserrat"/>
          <w:sz w:val="24"/>
        </w:rPr>
        <w:t>Sure</w:t>
      </w:r>
      <w:r w:rsidR="00295153" w:rsidRPr="00471595">
        <w:rPr>
          <w:rFonts w:ascii="Montserrat" w:hAnsi="Montserrat"/>
          <w:sz w:val="24"/>
        </w:rPr>
        <w:t xml:space="preserve"> but</w:t>
      </w:r>
      <w:r w:rsidRPr="00471595">
        <w:rPr>
          <w:rFonts w:ascii="Montserrat" w:hAnsi="Montserrat"/>
          <w:sz w:val="24"/>
        </w:rPr>
        <w:t xml:space="preserve"> I wasn't able to identify it. I worked out a vector but there wasn't anything on it.</w:t>
      </w:r>
    </w:p>
    <w:p w14:paraId="0124E6A2" w14:textId="02E56079" w:rsidR="00AD35EB" w:rsidRPr="00471595" w:rsidRDefault="00AD35EB" w:rsidP="00515B04">
      <w:pPr>
        <w:numPr>
          <w:ins w:id="1171" w:author="Unknown"/>
        </w:numPr>
        <w:rPr>
          <w:rFonts w:ascii="Montserrat" w:hAnsi="Montserrat"/>
          <w:sz w:val="24"/>
        </w:rPr>
      </w:pPr>
      <w:r w:rsidRPr="00471595">
        <w:rPr>
          <w:rFonts w:ascii="Montserrat" w:hAnsi="Montserrat"/>
          <w:sz w:val="24"/>
        </w:rPr>
        <w:t>Yes, that's what we thought</w:t>
      </w:r>
      <w:r w:rsidR="00295153" w:rsidRPr="00471595">
        <w:rPr>
          <w:rFonts w:ascii="Montserrat" w:hAnsi="Montserrat"/>
          <w:sz w:val="24"/>
        </w:rPr>
        <w:t xml:space="preserve"> but</w:t>
      </w:r>
      <w:r w:rsidRPr="00471595">
        <w:rPr>
          <w:rFonts w:ascii="Montserrat" w:hAnsi="Montserrat"/>
          <w:sz w:val="24"/>
        </w:rPr>
        <w:t xml:space="preserve"> those flags are mapped and accessed in the survey filters. </w:t>
      </w:r>
    </w:p>
    <w:p w14:paraId="7FB08AB9" w14:textId="77777777" w:rsidR="00AD35EB" w:rsidRPr="00471595" w:rsidRDefault="00AD35EB" w:rsidP="00515B04">
      <w:pPr>
        <w:numPr>
          <w:ins w:id="1172" w:author="Unknown"/>
        </w:numPr>
        <w:rPr>
          <w:rFonts w:ascii="Montserrat" w:hAnsi="Montserrat"/>
          <w:sz w:val="24"/>
        </w:rPr>
      </w:pPr>
      <w:r w:rsidRPr="00471595">
        <w:rPr>
          <w:rFonts w:ascii="Montserrat" w:hAnsi="Montserrat"/>
          <w:sz w:val="24"/>
        </w:rPr>
        <w:t>Wait, if that's an A2 five, then we're talking about an absolute magnitude of plus two and change. Why haven't we seen it until now?</w:t>
      </w:r>
    </w:p>
    <w:p w14:paraId="32C6CC0D" w14:textId="77777777" w:rsidR="00AD35EB" w:rsidRPr="00471595" w:rsidRDefault="00AD35EB" w:rsidP="00515B04">
      <w:pPr>
        <w:numPr>
          <w:ins w:id="1173" w:author="Unknown"/>
        </w:numPr>
        <w:rPr>
          <w:rFonts w:ascii="Montserrat" w:hAnsi="Montserrat"/>
          <w:sz w:val="24"/>
        </w:rPr>
      </w:pPr>
      <w:r w:rsidRPr="00471595">
        <w:rPr>
          <w:rFonts w:ascii="Montserrat" w:hAnsi="Montserrat"/>
          <w:sz w:val="24"/>
        </w:rPr>
        <w:t>Wrong question. If we didn't see if before then obviously it was too far away. The appropriate question is why are we seeing it now? We've been steadily approaching its neighborhood on a bet the Captain has with the Admiral.</w:t>
      </w:r>
    </w:p>
    <w:p w14:paraId="0F8EE2DF" w14:textId="77777777" w:rsidR="00AD35EB" w:rsidRPr="00471595" w:rsidRDefault="00AD35EB" w:rsidP="00515B04">
      <w:pPr>
        <w:numPr>
          <w:ins w:id="1174" w:author="Unknown"/>
        </w:numPr>
        <w:rPr>
          <w:rFonts w:ascii="Montserrat" w:hAnsi="Montserrat"/>
          <w:sz w:val="24"/>
        </w:rPr>
      </w:pPr>
      <w:r w:rsidRPr="00471595">
        <w:rPr>
          <w:rFonts w:ascii="Montserrat" w:hAnsi="Montserrat"/>
          <w:sz w:val="24"/>
        </w:rPr>
        <w:t>You've gotta be kidding.</w:t>
      </w:r>
    </w:p>
    <w:p w14:paraId="77A237CF" w14:textId="46885944" w:rsidR="00AD35EB" w:rsidRPr="00471595" w:rsidRDefault="00AD35EB" w:rsidP="00515B04">
      <w:pPr>
        <w:numPr>
          <w:ins w:id="1175" w:author="Unknown"/>
        </w:numPr>
        <w:rPr>
          <w:rFonts w:ascii="Montserrat" w:hAnsi="Montserrat"/>
          <w:sz w:val="24"/>
        </w:rPr>
      </w:pPr>
      <w:r w:rsidRPr="00471595">
        <w:rPr>
          <w:rFonts w:ascii="Montserrat" w:hAnsi="Montserrat"/>
          <w:sz w:val="24"/>
        </w:rPr>
        <w:t>No, we haven't been making the best progress using the scientific method—oh we've found a hundred worlds that would be ideal candidates for terra-form colonization</w:t>
      </w:r>
      <w:r w:rsidR="00295153" w:rsidRPr="00471595">
        <w:rPr>
          <w:rFonts w:ascii="Montserrat" w:hAnsi="Montserrat"/>
          <w:sz w:val="24"/>
        </w:rPr>
        <w:t xml:space="preserve"> but</w:t>
      </w:r>
      <w:r w:rsidRPr="00471595">
        <w:rPr>
          <w:rFonts w:ascii="Montserrat" w:hAnsi="Montserrat"/>
          <w:sz w:val="24"/>
        </w:rPr>
        <w:t xml:space="preserve"> that doesn't do us a lot of good now. Besides, the Captain has a lot of faith in your ability.</w:t>
      </w:r>
    </w:p>
    <w:p w14:paraId="2544063F" w14:textId="77777777" w:rsidR="00AD35EB" w:rsidRPr="00471595" w:rsidRDefault="00AD35EB" w:rsidP="00515B04">
      <w:pPr>
        <w:numPr>
          <w:ins w:id="1176" w:author="Unknown"/>
        </w:numPr>
        <w:rPr>
          <w:rFonts w:ascii="Montserrat" w:hAnsi="Montserrat"/>
          <w:sz w:val="24"/>
        </w:rPr>
      </w:pPr>
      <w:r w:rsidRPr="00471595">
        <w:rPr>
          <w:rFonts w:ascii="Montserrat" w:hAnsi="Montserrat"/>
          <w:sz w:val="24"/>
        </w:rPr>
        <w:t>O my goddess! That's... What... But... No. I must have made a hundred wild-assed guesses like that since we got lost.</w:t>
      </w:r>
    </w:p>
    <w:p w14:paraId="3DB07714" w14:textId="77777777" w:rsidR="00AD35EB" w:rsidRPr="00471595" w:rsidRDefault="00AD35EB" w:rsidP="00515B04">
      <w:pPr>
        <w:numPr>
          <w:ins w:id="1177" w:author="Unknown"/>
        </w:numPr>
        <w:rPr>
          <w:rFonts w:ascii="Montserrat" w:hAnsi="Montserrat"/>
          <w:sz w:val="24"/>
        </w:rPr>
      </w:pPr>
      <w:r w:rsidRPr="00471595">
        <w:rPr>
          <w:rFonts w:ascii="Montserrat" w:hAnsi="Montserrat"/>
          <w:sz w:val="24"/>
        </w:rPr>
        <w:t>Oh, is that so? Then why do all of your WAGs converge in the same sphere?</w:t>
      </w:r>
    </w:p>
    <w:p w14:paraId="35D50C17" w14:textId="77777777" w:rsidR="00AD35EB" w:rsidRPr="00471595" w:rsidRDefault="00AD35EB" w:rsidP="00515B04">
      <w:pPr>
        <w:numPr>
          <w:ins w:id="1178" w:author="Unknown"/>
        </w:numPr>
        <w:rPr>
          <w:rFonts w:ascii="Montserrat" w:hAnsi="Montserrat"/>
          <w:sz w:val="24"/>
        </w:rPr>
      </w:pPr>
      <w:r w:rsidRPr="00471595">
        <w:rPr>
          <w:rFonts w:ascii="Montserrat" w:hAnsi="Montserrat"/>
          <w:sz w:val="24"/>
        </w:rPr>
        <w:t>What?</w:t>
      </w:r>
    </w:p>
    <w:p w14:paraId="493D8F51" w14:textId="77777777" w:rsidR="00AD35EB" w:rsidRPr="00471595" w:rsidRDefault="00AD35EB" w:rsidP="00515B04">
      <w:pPr>
        <w:numPr>
          <w:ins w:id="1179" w:author="Unknown"/>
        </w:numPr>
        <w:rPr>
          <w:rFonts w:ascii="Montserrat" w:hAnsi="Montserrat"/>
          <w:sz w:val="24"/>
        </w:rPr>
      </w:pPr>
      <w:r w:rsidRPr="00471595">
        <w:rPr>
          <w:rFonts w:ascii="Montserrat" w:hAnsi="Montserrat"/>
          <w:sz w:val="24"/>
        </w:rPr>
        <w:t>Yeah, I didn't think you had noticed. Would you like to see what depth they converge at?</w:t>
      </w:r>
    </w:p>
    <w:p w14:paraId="59B002C5" w14:textId="77777777" w:rsidR="00AD35EB" w:rsidRPr="00471595" w:rsidRDefault="00AD35EB" w:rsidP="00515B04">
      <w:pPr>
        <w:numPr>
          <w:ins w:id="1180" w:author="Unknown"/>
        </w:numPr>
        <w:rPr>
          <w:rFonts w:ascii="Montserrat" w:hAnsi="Montserrat"/>
          <w:sz w:val="24"/>
        </w:rPr>
      </w:pPr>
      <w:r w:rsidRPr="00471595">
        <w:rPr>
          <w:rFonts w:ascii="Montserrat" w:hAnsi="Montserrat"/>
          <w:sz w:val="24"/>
        </w:rPr>
        <w:t>That can't be right. That's not even in this quadrant. Why didn't anyone mention this to me before now?</w:t>
      </w:r>
    </w:p>
    <w:p w14:paraId="5067326E" w14:textId="52EC5F3D" w:rsidR="00AD35EB" w:rsidRPr="00471595" w:rsidRDefault="00AD35EB" w:rsidP="00515B04">
      <w:pPr>
        <w:numPr>
          <w:ins w:id="1181" w:author="Unknown"/>
        </w:numPr>
        <w:rPr>
          <w:rFonts w:ascii="Montserrat" w:hAnsi="Montserrat"/>
          <w:sz w:val="24"/>
        </w:rPr>
      </w:pPr>
      <w:r w:rsidRPr="00471595">
        <w:rPr>
          <w:rFonts w:ascii="Montserrat" w:hAnsi="Montserrat"/>
          <w:sz w:val="24"/>
        </w:rPr>
        <w:t>Are you kidding? You are the last person we would tell</w:t>
      </w:r>
      <w:r w:rsidR="00295153" w:rsidRPr="00471595">
        <w:rPr>
          <w:rFonts w:ascii="Montserrat" w:hAnsi="Montserrat"/>
          <w:sz w:val="24"/>
        </w:rPr>
        <w:t xml:space="preserve"> and</w:t>
      </w:r>
      <w:r w:rsidRPr="00471595">
        <w:rPr>
          <w:rFonts w:ascii="Montserrat" w:hAnsi="Montserrat"/>
          <w:sz w:val="24"/>
        </w:rPr>
        <w:t xml:space="preserve"> we didn't plan on telling anyone until we got some kind of independent confirmation. This is it.</w:t>
      </w:r>
    </w:p>
    <w:p w14:paraId="7056315F" w14:textId="77777777" w:rsidR="00201AA5" w:rsidRPr="00471595" w:rsidRDefault="00201AA5" w:rsidP="00515B04">
      <w:pPr>
        <w:rPr>
          <w:rFonts w:ascii="Montserrat" w:hAnsi="Montserrat"/>
          <w:sz w:val="24"/>
        </w:rPr>
      </w:pPr>
    </w:p>
    <w:p w14:paraId="35B0EE11"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5FA9D306" w14:textId="77777777" w:rsidR="00201AA5" w:rsidRPr="00471595" w:rsidRDefault="00201AA5" w:rsidP="00515B04">
      <w:pPr>
        <w:rPr>
          <w:rFonts w:ascii="Montserrat" w:hAnsi="Montserrat"/>
          <w:sz w:val="24"/>
        </w:rPr>
      </w:pPr>
    </w:p>
    <w:p w14:paraId="4A8969C2" w14:textId="77777777" w:rsidR="00515B04" w:rsidRPr="00471595" w:rsidRDefault="00201AA5" w:rsidP="00515B04">
      <w:pPr>
        <w:numPr>
          <w:ins w:id="1182" w:author="Unknown"/>
        </w:numPr>
        <w:rPr>
          <w:rFonts w:ascii="Montserrat" w:hAnsi="Montserrat"/>
          <w:sz w:val="24"/>
        </w:rPr>
        <w:sectPr w:rsidR="00515B04" w:rsidRPr="00471595" w:rsidSect="00515B04">
          <w:type w:val="continuous"/>
          <w:pgSz w:w="12240" w:h="15840"/>
          <w:pgMar w:top="1440" w:right="1800" w:bottom="1440" w:left="1800" w:header="720" w:footer="720" w:gutter="0"/>
          <w:cols w:space="720"/>
          <w:docGrid w:linePitch="360"/>
        </w:sectPr>
      </w:pPr>
      <w:r w:rsidRPr="00471595">
        <w:rPr>
          <w:rFonts w:ascii="Montserrat" w:hAnsi="Montserrat"/>
          <w:sz w:val="24"/>
        </w:rPr>
        <w:br w:type="page"/>
      </w:r>
    </w:p>
    <w:p w14:paraId="5F6AA699" w14:textId="77777777" w:rsidR="00201AA5" w:rsidRPr="00471595" w:rsidRDefault="00AD35EB" w:rsidP="00515B04">
      <w:pPr>
        <w:numPr>
          <w:ins w:id="1183" w:author="Unknown"/>
        </w:numPr>
        <w:rPr>
          <w:rFonts w:ascii="Montserrat" w:hAnsi="Montserrat"/>
          <w:sz w:val="24"/>
        </w:rPr>
      </w:pPr>
      <w:r w:rsidRPr="00471595">
        <w:rPr>
          <w:rFonts w:ascii="Montserrat" w:hAnsi="Montserrat"/>
          <w:sz w:val="24"/>
        </w:rPr>
        <w:t>REVELATION</w:t>
      </w:r>
      <w:r w:rsidRPr="00471595">
        <w:rPr>
          <w:rFonts w:ascii="Montserrat" w:hAnsi="Montserrat"/>
          <w:sz w:val="24"/>
        </w:rPr>
        <w:tab/>
      </w:r>
    </w:p>
    <w:p w14:paraId="2AF7C505" w14:textId="31C26B7A" w:rsidR="00201AA5" w:rsidRPr="00471595" w:rsidRDefault="00201AA5" w:rsidP="00515B04">
      <w:pPr>
        <w:rPr>
          <w:rFonts w:ascii="Montserrat" w:hAnsi="Montserrat"/>
          <w:sz w:val="24"/>
        </w:rPr>
      </w:pPr>
      <w:r w:rsidRPr="00471595">
        <w:rPr>
          <w:rFonts w:ascii="Montserrat" w:hAnsi="Montserrat"/>
          <w:sz w:val="24"/>
        </w:rPr>
        <w:t xml:space="preserve">Book One - </w:t>
      </w:r>
      <w:r w:rsidR="00AD35EB" w:rsidRPr="00471595">
        <w:rPr>
          <w:rFonts w:ascii="Montserrat" w:hAnsi="Montserrat"/>
          <w:sz w:val="24"/>
        </w:rPr>
        <w:t xml:space="preserve"> </w:t>
      </w:r>
      <w:r w:rsidRPr="00471595">
        <w:rPr>
          <w:rFonts w:ascii="Montserrat" w:hAnsi="Montserrat"/>
          <w:sz w:val="24"/>
        </w:rPr>
        <w:t xml:space="preserve">Av : The Expression </w:t>
      </w:r>
      <w:r w:rsidR="00AD35EB" w:rsidRPr="00471595">
        <w:rPr>
          <w:rFonts w:ascii="Montserrat" w:hAnsi="Montserrat"/>
          <w:sz w:val="24"/>
        </w:rPr>
        <w:t xml:space="preserve">of </w:t>
      </w:r>
      <w:r w:rsidRPr="00471595">
        <w:rPr>
          <w:rFonts w:ascii="Montserrat" w:hAnsi="Montserrat"/>
          <w:sz w:val="24"/>
        </w:rPr>
        <w:t>Change</w:t>
      </w:r>
    </w:p>
    <w:p w14:paraId="7E4E0DBB" w14:textId="77777777" w:rsidR="00201AA5" w:rsidRPr="00471595" w:rsidRDefault="00201AA5" w:rsidP="00515B04">
      <w:pPr>
        <w:rPr>
          <w:rFonts w:ascii="Montserrat" w:hAnsi="Montserrat"/>
          <w:sz w:val="24"/>
        </w:rPr>
      </w:pPr>
    </w:p>
    <w:p w14:paraId="1371B2A0"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0BDE68FD" w14:textId="77777777" w:rsidR="00201AA5" w:rsidRPr="00471595" w:rsidRDefault="00201AA5" w:rsidP="00515B04">
      <w:pPr>
        <w:rPr>
          <w:rFonts w:ascii="Montserrat" w:hAnsi="Montserrat"/>
          <w:sz w:val="24"/>
        </w:rPr>
      </w:pPr>
    </w:p>
    <w:p w14:paraId="144897AA" w14:textId="32E260E8" w:rsidR="00AD35EB" w:rsidRPr="00471595" w:rsidRDefault="00AD35EB" w:rsidP="00515B04">
      <w:pPr>
        <w:rPr>
          <w:rFonts w:ascii="Montserrat" w:hAnsi="Montserrat"/>
          <w:sz w:val="24"/>
        </w:rPr>
      </w:pPr>
      <w:r w:rsidRPr="00471595">
        <w:rPr>
          <w:rFonts w:ascii="Montserrat" w:hAnsi="Montserrat"/>
          <w:sz w:val="24"/>
        </w:rPr>
        <w:tab/>
        <w:t xml:space="preserve">Psionics—an applied science based on the unlocked potential of the mind—opened the door to the conquest of space, while opening up a new and ancient territory for humanity to explore, to rival man's passion for the stars. The knowledge and application of this science had been a carefully controlled government secret throughout the world. In the public mind, psionics was a theoretical science based on discoveries of the latent potential of the human mind. The governments of earth were happy to nurture that illusion, until a </w:t>
      </w:r>
      <w:r w:rsidR="00201AA5" w:rsidRPr="00471595">
        <w:rPr>
          <w:rFonts w:ascii="Montserrat" w:hAnsi="Montserrat"/>
          <w:sz w:val="24"/>
        </w:rPr>
        <w:t>devastating</w:t>
      </w:r>
      <w:r w:rsidRPr="00471595">
        <w:rPr>
          <w:rFonts w:ascii="Montserrat" w:hAnsi="Montserrat"/>
          <w:sz w:val="24"/>
        </w:rPr>
        <w:t xml:space="preserve"> and fatal encounter with a non-human mind in the depths of space. As ship after ship perished in alien encounters, the governments of earth had no choice but to disclose the existence of </w:t>
      </w:r>
      <w:r w:rsidR="00201AA5" w:rsidRPr="00471595">
        <w:rPr>
          <w:rFonts w:ascii="Montserrat" w:hAnsi="Montserrat"/>
          <w:sz w:val="24"/>
        </w:rPr>
        <w:t>Arden Eve Sinclair</w:t>
      </w:r>
      <w:r w:rsidRPr="00471595">
        <w:rPr>
          <w:rFonts w:ascii="Montserrat" w:hAnsi="Montserrat"/>
          <w:sz w:val="24"/>
        </w:rPr>
        <w:t>, an active psionic</w:t>
      </w:r>
      <w:r w:rsidR="00295153" w:rsidRPr="00471595">
        <w:rPr>
          <w:rFonts w:ascii="Montserrat" w:hAnsi="Montserrat"/>
          <w:sz w:val="24"/>
        </w:rPr>
        <w:t xml:space="preserve"> and</w:t>
      </w:r>
      <w:r w:rsidRPr="00471595">
        <w:rPr>
          <w:rFonts w:ascii="Montserrat" w:hAnsi="Montserrat"/>
          <w:sz w:val="24"/>
        </w:rPr>
        <w:t xml:space="preserve"> the only living witness to that first </w:t>
      </w:r>
      <w:r w:rsidR="00201AA5" w:rsidRPr="00471595">
        <w:rPr>
          <w:rFonts w:ascii="Montserrat" w:hAnsi="Montserrat"/>
          <w:sz w:val="24"/>
        </w:rPr>
        <w:t>encounter</w:t>
      </w:r>
      <w:r w:rsidRPr="00471595">
        <w:rPr>
          <w:rFonts w:ascii="Montserrat" w:hAnsi="Montserrat"/>
          <w:sz w:val="24"/>
        </w:rPr>
        <w:t>.</w:t>
      </w:r>
    </w:p>
    <w:p w14:paraId="0AA1E537" w14:textId="77777777" w:rsidR="00201AA5" w:rsidRPr="00471595" w:rsidRDefault="00201AA5" w:rsidP="00515B04">
      <w:pPr>
        <w:rPr>
          <w:rFonts w:ascii="Montserrat" w:hAnsi="Montserrat"/>
          <w:sz w:val="24"/>
        </w:rPr>
      </w:pPr>
    </w:p>
    <w:p w14:paraId="7FE323CD"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47E171D9" w14:textId="77777777" w:rsidR="00201AA5" w:rsidRPr="00471595" w:rsidRDefault="00201AA5" w:rsidP="00515B04">
      <w:pPr>
        <w:rPr>
          <w:rFonts w:ascii="Montserrat" w:hAnsi="Montserrat"/>
          <w:sz w:val="24"/>
        </w:rPr>
      </w:pPr>
    </w:p>
    <w:p w14:paraId="4E94C90E" w14:textId="42359403" w:rsidR="00AD35EB" w:rsidRPr="00471595" w:rsidRDefault="00201AA5" w:rsidP="00515B04">
      <w:pPr>
        <w:numPr>
          <w:ins w:id="1184" w:author="Unknown"/>
        </w:numPr>
        <w:rPr>
          <w:rFonts w:ascii="Montserrat" w:hAnsi="Montserrat"/>
          <w:sz w:val="24"/>
        </w:rPr>
      </w:pPr>
      <w:r w:rsidRPr="00471595">
        <w:rPr>
          <w:rFonts w:ascii="Montserrat" w:hAnsi="Montserrat"/>
          <w:sz w:val="24"/>
        </w:rPr>
        <w:tab/>
        <w:t>Arden Eve Sinclair</w:t>
      </w:r>
      <w:r w:rsidR="00AD35EB" w:rsidRPr="00471595">
        <w:rPr>
          <w:rFonts w:ascii="Montserrat" w:hAnsi="Montserrat"/>
          <w:sz w:val="24"/>
        </w:rPr>
        <w:t xml:space="preserve">—a teenage girl who, as a child, had experienced the death of her mother aboard the deep space explorer adventure—became the first </w:t>
      </w:r>
      <w:r w:rsidRPr="00471595">
        <w:rPr>
          <w:rFonts w:ascii="Montserrat" w:hAnsi="Montserrat"/>
          <w:sz w:val="24"/>
        </w:rPr>
        <w:t>publicly</w:t>
      </w:r>
      <w:r w:rsidR="00AD35EB" w:rsidRPr="00471595">
        <w:rPr>
          <w:rFonts w:ascii="Montserrat" w:hAnsi="Montserrat"/>
          <w:sz w:val="24"/>
        </w:rPr>
        <w:t xml:space="preserve"> recognized active psionic. Arden was dragged out of seclusion and forced to reveal her existence</w:t>
      </w:r>
      <w:r w:rsidR="00295153" w:rsidRPr="00471595">
        <w:rPr>
          <w:rFonts w:ascii="Montserrat" w:hAnsi="Montserrat"/>
          <w:sz w:val="24"/>
        </w:rPr>
        <w:t xml:space="preserve"> and</w:t>
      </w:r>
      <w:r w:rsidR="00AD35EB" w:rsidRPr="00471595">
        <w:rPr>
          <w:rFonts w:ascii="Montserrat" w:hAnsi="Montserrat"/>
          <w:sz w:val="24"/>
        </w:rPr>
        <w:t xml:space="preserve"> the </w:t>
      </w:r>
      <w:r w:rsidRPr="00471595">
        <w:rPr>
          <w:rFonts w:ascii="Montserrat" w:hAnsi="Montserrat"/>
          <w:sz w:val="24"/>
        </w:rPr>
        <w:t>existence</w:t>
      </w:r>
      <w:r w:rsidR="00AD35EB" w:rsidRPr="00471595">
        <w:rPr>
          <w:rFonts w:ascii="Montserrat" w:hAnsi="Montserrat"/>
          <w:sz w:val="24"/>
        </w:rPr>
        <w:t xml:space="preserve"> of her power, to the world. Her account of a first contact disaster set in motion a chain of events from which she ultimately cannot escape. Forced to prove her power, to justify the desperate demands of a fearful government striving to preserve humanity from an unbearable threat, </w:t>
      </w:r>
      <w:r w:rsidRPr="00471595">
        <w:rPr>
          <w:rFonts w:ascii="Montserrat" w:hAnsi="Montserrat"/>
          <w:sz w:val="24"/>
        </w:rPr>
        <w:t>Arden</w:t>
      </w:r>
      <w:r w:rsidR="00AD35EB" w:rsidRPr="00471595">
        <w:rPr>
          <w:rFonts w:ascii="Montserrat" w:hAnsi="Montserrat"/>
          <w:sz w:val="24"/>
        </w:rPr>
        <w:t xml:space="preserve"> became an object of worship—a goddess by accident. Her second withdrawal into seclusion is brought to an end when an old friend bids her to volunteer for operation </w:t>
      </w:r>
      <w:r w:rsidRPr="00471595">
        <w:rPr>
          <w:rFonts w:ascii="Montserrat" w:hAnsi="Montserrat"/>
          <w:sz w:val="24"/>
        </w:rPr>
        <w:t>Exodus</w:t>
      </w:r>
      <w:r w:rsidR="00AD35EB" w:rsidRPr="00471595">
        <w:rPr>
          <w:rFonts w:ascii="Montserrat" w:hAnsi="Montserrat"/>
          <w:sz w:val="24"/>
        </w:rPr>
        <w:t xml:space="preserve">, before something worse can happen to her. Arden strives to overcome the obstacles thrust into her path in the hope of escaping her fame on earth. </w:t>
      </w:r>
    </w:p>
    <w:p w14:paraId="0995EDD1" w14:textId="77777777" w:rsidR="00201AA5" w:rsidRPr="00471595" w:rsidRDefault="00201AA5" w:rsidP="00515B04">
      <w:pPr>
        <w:rPr>
          <w:rFonts w:ascii="Montserrat" w:hAnsi="Montserrat"/>
          <w:sz w:val="24"/>
        </w:rPr>
      </w:pPr>
    </w:p>
    <w:p w14:paraId="57D133C1"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0FBB623C" w14:textId="77777777" w:rsidR="00201AA5" w:rsidRPr="00471595" w:rsidRDefault="00201AA5" w:rsidP="00515B04">
      <w:pPr>
        <w:rPr>
          <w:rFonts w:ascii="Montserrat" w:hAnsi="Montserrat"/>
          <w:sz w:val="24"/>
        </w:rPr>
      </w:pPr>
    </w:p>
    <w:p w14:paraId="3ED7C180" w14:textId="77777777" w:rsidR="00AD35EB" w:rsidRPr="00471595" w:rsidRDefault="00AD35EB" w:rsidP="00515B04">
      <w:pPr>
        <w:numPr>
          <w:ins w:id="1185" w:author="Unknown"/>
        </w:numPr>
        <w:rPr>
          <w:rFonts w:ascii="Montserrat" w:hAnsi="Montserrat"/>
          <w:sz w:val="24"/>
        </w:rPr>
      </w:pPr>
      <w:r w:rsidRPr="00471595">
        <w:rPr>
          <w:rFonts w:ascii="Montserrat" w:hAnsi="Montserrat"/>
          <w:sz w:val="24"/>
        </w:rPr>
        <w:t>Revelation</w:t>
      </w:r>
    </w:p>
    <w:p w14:paraId="76271946" w14:textId="77777777" w:rsidR="00AD35EB" w:rsidRPr="00471595" w:rsidRDefault="00AD35EB" w:rsidP="00515B04">
      <w:pPr>
        <w:numPr>
          <w:ins w:id="1186" w:author="Unknown"/>
        </w:numPr>
        <w:rPr>
          <w:rFonts w:ascii="Montserrat" w:hAnsi="Montserrat"/>
          <w:sz w:val="24"/>
        </w:rPr>
      </w:pPr>
    </w:p>
    <w:p w14:paraId="55018119" w14:textId="69739ABE" w:rsidR="00AD35EB" w:rsidRPr="00471595" w:rsidRDefault="00201AA5" w:rsidP="00515B04">
      <w:pPr>
        <w:numPr>
          <w:ins w:id="1187" w:author="Unknown"/>
        </w:numPr>
        <w:rPr>
          <w:rFonts w:ascii="Montserrat" w:hAnsi="Montserrat"/>
          <w:sz w:val="24"/>
        </w:rPr>
      </w:pPr>
      <w:r w:rsidRPr="00471595">
        <w:rPr>
          <w:rFonts w:ascii="Montserrat" w:hAnsi="Montserrat"/>
          <w:sz w:val="24"/>
        </w:rPr>
        <w:t>Av</w:t>
      </w:r>
      <w:r w:rsidRPr="00471595">
        <w:rPr>
          <w:rFonts w:ascii="Montserrat" w:hAnsi="Montserrat"/>
          <w:sz w:val="24"/>
        </w:rPr>
        <w:tab/>
        <w:t>I</w:t>
      </w:r>
      <w:r w:rsidRPr="00471595">
        <w:rPr>
          <w:rFonts w:ascii="Montserrat" w:hAnsi="Montserrat"/>
          <w:sz w:val="24"/>
        </w:rPr>
        <w:tab/>
        <w:t>Brief</w:t>
      </w:r>
    </w:p>
    <w:p w14:paraId="35C280DD" w14:textId="77777777" w:rsidR="00AD35EB" w:rsidRPr="00471595" w:rsidRDefault="00AD35EB" w:rsidP="00515B04">
      <w:pPr>
        <w:numPr>
          <w:ins w:id="1188" w:author="Unknown"/>
        </w:numPr>
        <w:rPr>
          <w:rFonts w:ascii="Montserrat" w:hAnsi="Montserrat"/>
          <w:sz w:val="24"/>
        </w:rPr>
      </w:pPr>
    </w:p>
    <w:p w14:paraId="01D65D87" w14:textId="5C328832" w:rsidR="00AD35EB" w:rsidRPr="00471595" w:rsidRDefault="00AD35EB" w:rsidP="00515B04">
      <w:pPr>
        <w:numPr>
          <w:ins w:id="1189" w:author="Unknown"/>
        </w:numPr>
        <w:rPr>
          <w:rFonts w:ascii="Montserrat" w:hAnsi="Montserrat"/>
          <w:sz w:val="24"/>
        </w:rPr>
      </w:pPr>
      <w:r w:rsidRPr="00471595">
        <w:rPr>
          <w:rFonts w:ascii="Montserrat" w:hAnsi="Montserrat"/>
          <w:sz w:val="24"/>
        </w:rPr>
        <w:tab/>
        <w:t>Arden's story, from disclosure to the eve of departure, studies the frightening potential of the mind. Arden was forced to reveal her existence</w:t>
      </w:r>
      <w:r w:rsidR="00295153" w:rsidRPr="00471595">
        <w:rPr>
          <w:rFonts w:ascii="Montserrat" w:hAnsi="Montserrat"/>
          <w:sz w:val="24"/>
        </w:rPr>
        <w:t xml:space="preserve"> and</w:t>
      </w:r>
      <w:r w:rsidRPr="00471595">
        <w:rPr>
          <w:rFonts w:ascii="Montserrat" w:hAnsi="Montserrat"/>
          <w:sz w:val="24"/>
        </w:rPr>
        <w:t xml:space="preserve"> the </w:t>
      </w:r>
      <w:r w:rsidR="00201AA5" w:rsidRPr="00471595">
        <w:rPr>
          <w:rFonts w:ascii="Montserrat" w:hAnsi="Montserrat"/>
          <w:sz w:val="24"/>
        </w:rPr>
        <w:t>existence</w:t>
      </w:r>
      <w:r w:rsidRPr="00471595">
        <w:rPr>
          <w:rFonts w:ascii="Montserrat" w:hAnsi="Montserrat"/>
          <w:sz w:val="24"/>
        </w:rPr>
        <w:t xml:space="preserve"> of her power to the world. Her withdrawal into seclusion is brought to an end when an old friend bids her to volunteer for operation </w:t>
      </w:r>
      <w:r w:rsidR="00201AA5" w:rsidRPr="00471595">
        <w:rPr>
          <w:rFonts w:ascii="Montserrat" w:hAnsi="Montserrat"/>
          <w:sz w:val="24"/>
        </w:rPr>
        <w:t>Exodus</w:t>
      </w:r>
      <w:r w:rsidRPr="00471595">
        <w:rPr>
          <w:rFonts w:ascii="Montserrat" w:hAnsi="Montserrat"/>
          <w:sz w:val="24"/>
        </w:rPr>
        <w:t xml:space="preserve">. </w:t>
      </w:r>
    </w:p>
    <w:p w14:paraId="5E8F1E4B" w14:textId="77777777" w:rsidR="00201AA5" w:rsidRPr="00471595" w:rsidRDefault="00201AA5" w:rsidP="00515B04">
      <w:pPr>
        <w:rPr>
          <w:rFonts w:ascii="Montserrat" w:hAnsi="Montserrat"/>
          <w:sz w:val="24"/>
        </w:rPr>
      </w:pPr>
    </w:p>
    <w:p w14:paraId="338A0D45"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522BEABB" w14:textId="77777777" w:rsidR="00201AA5" w:rsidRPr="00471595" w:rsidRDefault="00201AA5" w:rsidP="00515B04">
      <w:pPr>
        <w:rPr>
          <w:rFonts w:ascii="Montserrat" w:hAnsi="Montserrat"/>
          <w:sz w:val="24"/>
        </w:rPr>
      </w:pPr>
    </w:p>
    <w:p w14:paraId="7223A6D0" w14:textId="06D3E21C" w:rsidR="00AD35EB" w:rsidRPr="00471595" w:rsidRDefault="00201AA5" w:rsidP="00515B04">
      <w:pPr>
        <w:numPr>
          <w:ins w:id="1190" w:author="Unknown"/>
        </w:numPr>
        <w:rPr>
          <w:rFonts w:ascii="Montserrat" w:hAnsi="Montserrat"/>
          <w:sz w:val="24"/>
        </w:rPr>
      </w:pPr>
      <w:r w:rsidRPr="00471595">
        <w:rPr>
          <w:rFonts w:ascii="Montserrat" w:hAnsi="Montserrat"/>
          <w:sz w:val="24"/>
        </w:rPr>
        <w:t>Av</w:t>
      </w:r>
      <w:r w:rsidRPr="00471595">
        <w:rPr>
          <w:rFonts w:ascii="Montserrat" w:hAnsi="Montserrat"/>
          <w:sz w:val="24"/>
        </w:rPr>
        <w:tab/>
        <w:t>II</w:t>
      </w:r>
      <w:r w:rsidRPr="00471595">
        <w:rPr>
          <w:rFonts w:ascii="Montserrat" w:hAnsi="Montserrat"/>
          <w:sz w:val="24"/>
        </w:rPr>
        <w:tab/>
        <w:t>Blocking</w:t>
      </w:r>
    </w:p>
    <w:p w14:paraId="5CC3733F" w14:textId="77777777" w:rsidR="00AD35EB" w:rsidRPr="00471595" w:rsidRDefault="00AD35EB" w:rsidP="00515B04">
      <w:pPr>
        <w:numPr>
          <w:ins w:id="1191" w:author="Unknown"/>
        </w:numPr>
        <w:rPr>
          <w:rFonts w:ascii="Montserrat" w:hAnsi="Montserrat"/>
          <w:sz w:val="24"/>
        </w:rPr>
      </w:pPr>
    </w:p>
    <w:p w14:paraId="51291120" w14:textId="69C8416E" w:rsidR="00AD35EB" w:rsidRPr="00471595" w:rsidRDefault="00AD35EB" w:rsidP="00515B04">
      <w:pPr>
        <w:numPr>
          <w:ins w:id="1192" w:author="Unknown"/>
        </w:numPr>
        <w:rPr>
          <w:rFonts w:ascii="Montserrat" w:hAnsi="Montserrat"/>
          <w:sz w:val="24"/>
        </w:rPr>
      </w:pPr>
      <w:r w:rsidRPr="00471595">
        <w:rPr>
          <w:rFonts w:ascii="Montserrat" w:hAnsi="Montserrat"/>
          <w:sz w:val="24"/>
        </w:rPr>
        <w:tab/>
        <w:t xml:space="preserve">A friend tracks </w:t>
      </w:r>
      <w:r w:rsidR="00201AA5" w:rsidRPr="00471595">
        <w:rPr>
          <w:rFonts w:ascii="Montserrat" w:hAnsi="Montserrat"/>
          <w:sz w:val="24"/>
        </w:rPr>
        <w:t>Arden</w:t>
      </w:r>
      <w:r w:rsidRPr="00471595">
        <w:rPr>
          <w:rFonts w:ascii="Montserrat" w:hAnsi="Montserrat"/>
          <w:sz w:val="24"/>
        </w:rPr>
        <w:t xml:space="preserve"> down and makes her aware of the dangerous domestic response to disclosure and a personal threat to her</w:t>
      </w:r>
    </w:p>
    <w:p w14:paraId="2F82DF47" w14:textId="7EB8C97B" w:rsidR="00AD35EB" w:rsidRPr="00471595" w:rsidRDefault="00AD35EB" w:rsidP="00515B04">
      <w:pPr>
        <w:numPr>
          <w:ins w:id="1193" w:author="Unknown"/>
        </w:numPr>
        <w:rPr>
          <w:rFonts w:ascii="Montserrat" w:hAnsi="Montserrat"/>
          <w:sz w:val="24"/>
        </w:rPr>
      </w:pPr>
      <w:r w:rsidRPr="00471595">
        <w:rPr>
          <w:rFonts w:ascii="Montserrat" w:hAnsi="Montserrat"/>
          <w:sz w:val="24"/>
        </w:rPr>
        <w:tab/>
      </w:r>
      <w:r w:rsidR="00201AA5" w:rsidRPr="00471595">
        <w:rPr>
          <w:rFonts w:ascii="Montserrat" w:hAnsi="Montserrat"/>
          <w:sz w:val="24"/>
        </w:rPr>
        <w:t>Arden</w:t>
      </w:r>
      <w:r w:rsidRPr="00471595">
        <w:rPr>
          <w:rFonts w:ascii="Montserrat" w:hAnsi="Montserrat"/>
          <w:sz w:val="24"/>
        </w:rPr>
        <w:t xml:space="preserve"> volunteers for operation </w:t>
      </w:r>
      <w:r w:rsidR="00201AA5" w:rsidRPr="00471595">
        <w:rPr>
          <w:rFonts w:ascii="Montserrat" w:hAnsi="Montserrat"/>
          <w:sz w:val="24"/>
        </w:rPr>
        <w:t>Exodus</w:t>
      </w:r>
    </w:p>
    <w:p w14:paraId="4ABC7ACA" w14:textId="2BD820DA" w:rsidR="00AD35EB" w:rsidRPr="00471595" w:rsidRDefault="00AD35EB" w:rsidP="00515B04">
      <w:pPr>
        <w:numPr>
          <w:ins w:id="1194" w:author="Unknown"/>
        </w:numPr>
        <w:rPr>
          <w:rFonts w:ascii="Montserrat" w:hAnsi="Montserrat"/>
          <w:sz w:val="24"/>
        </w:rPr>
      </w:pPr>
      <w:r w:rsidRPr="00471595">
        <w:rPr>
          <w:rFonts w:ascii="Montserrat" w:hAnsi="Montserrat"/>
          <w:sz w:val="24"/>
        </w:rPr>
        <w:tab/>
      </w:r>
      <w:r w:rsidR="00201AA5" w:rsidRPr="00471595">
        <w:rPr>
          <w:rFonts w:ascii="Montserrat" w:hAnsi="Montserrat"/>
          <w:sz w:val="24"/>
        </w:rPr>
        <w:t>Arden</w:t>
      </w:r>
      <w:r w:rsidRPr="00471595">
        <w:rPr>
          <w:rFonts w:ascii="Montserrat" w:hAnsi="Montserrat"/>
          <w:sz w:val="24"/>
        </w:rPr>
        <w:t xml:space="preserve"> enters the confidential asset training program, assigned with Connor and morgan—four years, including:</w:t>
      </w:r>
    </w:p>
    <w:p w14:paraId="3BBF629D" w14:textId="144E2DFE" w:rsidR="00AD35EB" w:rsidRPr="00471595" w:rsidRDefault="00AD35EB" w:rsidP="00515B04">
      <w:pPr>
        <w:numPr>
          <w:ins w:id="1195" w:author="Unknown"/>
        </w:numPr>
        <w:rPr>
          <w:rFonts w:ascii="Montserrat" w:hAnsi="Montserrat"/>
          <w:sz w:val="24"/>
        </w:rPr>
      </w:pPr>
      <w:r w:rsidRPr="00471595">
        <w:rPr>
          <w:rFonts w:ascii="Montserrat" w:hAnsi="Montserrat"/>
          <w:sz w:val="24"/>
        </w:rPr>
        <w:tab/>
      </w:r>
      <w:r w:rsidR="00201AA5" w:rsidRPr="00471595">
        <w:rPr>
          <w:rFonts w:ascii="Montserrat" w:hAnsi="Montserrat"/>
          <w:sz w:val="24"/>
        </w:rPr>
        <w:t>Arden</w:t>
      </w:r>
      <w:r w:rsidRPr="00471595">
        <w:rPr>
          <w:rFonts w:ascii="Montserrat" w:hAnsi="Montserrat"/>
          <w:sz w:val="24"/>
        </w:rPr>
        <w:t xml:space="preserve"> is one of those attacked personally as the asset program is challenged</w:t>
      </w:r>
    </w:p>
    <w:p w14:paraId="3836E299" w14:textId="77E2AFFC" w:rsidR="00AD35EB" w:rsidRPr="00471595" w:rsidRDefault="00AD35EB" w:rsidP="00515B04">
      <w:pPr>
        <w:numPr>
          <w:ins w:id="1196" w:author="Unknown"/>
        </w:numPr>
        <w:rPr>
          <w:rFonts w:ascii="Montserrat" w:hAnsi="Montserrat"/>
          <w:sz w:val="24"/>
        </w:rPr>
      </w:pPr>
      <w:r w:rsidRPr="00471595">
        <w:rPr>
          <w:rFonts w:ascii="Montserrat" w:hAnsi="Montserrat"/>
          <w:sz w:val="24"/>
        </w:rPr>
        <w:tab/>
      </w:r>
      <w:r w:rsidR="00201AA5" w:rsidRPr="00471595">
        <w:rPr>
          <w:rFonts w:ascii="Montserrat" w:hAnsi="Montserrat"/>
          <w:sz w:val="24"/>
        </w:rPr>
        <w:t xml:space="preserve">As </w:t>
      </w:r>
      <w:r w:rsidRPr="00471595">
        <w:rPr>
          <w:rFonts w:ascii="Montserrat" w:hAnsi="Montserrat"/>
          <w:sz w:val="24"/>
        </w:rPr>
        <w:t xml:space="preserve">an asset, </w:t>
      </w:r>
      <w:r w:rsidR="00201AA5" w:rsidRPr="00471595">
        <w:rPr>
          <w:rFonts w:ascii="Montserrat" w:hAnsi="Montserrat"/>
          <w:sz w:val="24"/>
        </w:rPr>
        <w:t>Arden</w:t>
      </w:r>
      <w:r w:rsidRPr="00471595">
        <w:rPr>
          <w:rFonts w:ascii="Montserrat" w:hAnsi="Montserrat"/>
          <w:sz w:val="24"/>
        </w:rPr>
        <w:t xml:space="preserve"> is required to establish intimate attachments to the other assets</w:t>
      </w:r>
    </w:p>
    <w:p w14:paraId="2C9FDEF3" w14:textId="60AA560D" w:rsidR="00AD35EB" w:rsidRPr="00471595" w:rsidRDefault="00AD35EB" w:rsidP="00515B04">
      <w:pPr>
        <w:numPr>
          <w:ins w:id="1197" w:author="Unknown"/>
        </w:numPr>
        <w:rPr>
          <w:rFonts w:ascii="Montserrat" w:hAnsi="Montserrat"/>
          <w:sz w:val="24"/>
        </w:rPr>
      </w:pPr>
      <w:r w:rsidRPr="00471595">
        <w:rPr>
          <w:rFonts w:ascii="Montserrat" w:hAnsi="Montserrat"/>
          <w:sz w:val="24"/>
        </w:rPr>
        <w:tab/>
      </w:r>
      <w:r w:rsidR="00201AA5" w:rsidRPr="00471595">
        <w:rPr>
          <w:rFonts w:ascii="Montserrat" w:hAnsi="Montserrat"/>
          <w:sz w:val="24"/>
        </w:rPr>
        <w:t>Martin Cannon Craig</w:t>
      </w:r>
      <w:r w:rsidRPr="00471595">
        <w:rPr>
          <w:rFonts w:ascii="Montserrat" w:hAnsi="Montserrat"/>
          <w:sz w:val="24"/>
        </w:rPr>
        <w:t xml:space="preserve">, an antagonist from her childhood, becomes an asset control officer over </w:t>
      </w:r>
      <w:r w:rsidR="00201AA5" w:rsidRPr="00471595">
        <w:rPr>
          <w:rFonts w:ascii="Montserrat" w:hAnsi="Montserrat"/>
          <w:sz w:val="24"/>
        </w:rPr>
        <w:t>Arden</w:t>
      </w:r>
    </w:p>
    <w:p w14:paraId="0C38E22D" w14:textId="2B7394E8" w:rsidR="00AD35EB" w:rsidRPr="00471595" w:rsidRDefault="00AD35EB" w:rsidP="00515B04">
      <w:pPr>
        <w:numPr>
          <w:ins w:id="1198" w:author="Unknown"/>
        </w:numPr>
        <w:rPr>
          <w:rFonts w:ascii="Montserrat" w:hAnsi="Montserrat"/>
          <w:sz w:val="24"/>
        </w:rPr>
      </w:pPr>
      <w:r w:rsidRPr="00471595">
        <w:rPr>
          <w:rFonts w:ascii="Montserrat" w:hAnsi="Montserrat"/>
          <w:sz w:val="24"/>
        </w:rPr>
        <w:tab/>
        <w:t xml:space="preserve">attempts to wash </w:t>
      </w:r>
      <w:r w:rsidR="00201AA5" w:rsidRPr="00471595">
        <w:rPr>
          <w:rFonts w:ascii="Montserrat" w:hAnsi="Montserrat"/>
          <w:sz w:val="24"/>
        </w:rPr>
        <w:t>Arden</w:t>
      </w:r>
      <w:r w:rsidRPr="00471595">
        <w:rPr>
          <w:rFonts w:ascii="Montserrat" w:hAnsi="Montserrat"/>
          <w:sz w:val="24"/>
        </w:rPr>
        <w:t xml:space="preserve"> out of the program begin to plague </w:t>
      </w:r>
      <w:r w:rsidR="00201AA5" w:rsidRPr="00471595">
        <w:rPr>
          <w:rFonts w:ascii="Montserrat" w:hAnsi="Montserrat"/>
          <w:sz w:val="24"/>
        </w:rPr>
        <w:t>Arden</w:t>
      </w:r>
    </w:p>
    <w:p w14:paraId="7D49A047" w14:textId="6637A616" w:rsidR="00AD35EB" w:rsidRPr="00471595" w:rsidRDefault="00AD35EB" w:rsidP="00515B04">
      <w:pPr>
        <w:numPr>
          <w:ins w:id="1199" w:author="Unknown"/>
        </w:numPr>
        <w:rPr>
          <w:rFonts w:ascii="Montserrat" w:hAnsi="Montserrat"/>
          <w:sz w:val="24"/>
        </w:rPr>
      </w:pPr>
      <w:r w:rsidRPr="00471595">
        <w:rPr>
          <w:rFonts w:ascii="Montserrat" w:hAnsi="Montserrat"/>
          <w:sz w:val="24"/>
        </w:rPr>
        <w:tab/>
      </w:r>
      <w:r w:rsidR="00201AA5" w:rsidRPr="00471595">
        <w:rPr>
          <w:rFonts w:ascii="Montserrat" w:hAnsi="Montserrat"/>
          <w:sz w:val="24"/>
        </w:rPr>
        <w:t>Arden</w:t>
      </w:r>
      <w:r w:rsidRPr="00471595">
        <w:rPr>
          <w:rFonts w:ascii="Montserrat" w:hAnsi="Montserrat"/>
          <w:sz w:val="24"/>
        </w:rPr>
        <w:t xml:space="preserve"> is set up for a fall, when she is maneuvered into combination plot to provoke her to kill a latent</w:t>
      </w:r>
    </w:p>
    <w:p w14:paraId="0C96AC06" w14:textId="07939ADF" w:rsidR="00AD35EB" w:rsidRPr="00471595" w:rsidRDefault="00AD35EB" w:rsidP="00515B04">
      <w:pPr>
        <w:numPr>
          <w:ins w:id="1200" w:author="Unknown"/>
        </w:numPr>
        <w:rPr>
          <w:rFonts w:ascii="Montserrat" w:hAnsi="Montserrat"/>
          <w:sz w:val="24"/>
        </w:rPr>
      </w:pPr>
      <w:r w:rsidRPr="00471595">
        <w:rPr>
          <w:rFonts w:ascii="Montserrat" w:hAnsi="Montserrat"/>
          <w:sz w:val="24"/>
        </w:rPr>
        <w:tab/>
        <w:t xml:space="preserve">during a drive trial, an attempt is made to assassinate </w:t>
      </w:r>
      <w:r w:rsidR="00201AA5" w:rsidRPr="00471595">
        <w:rPr>
          <w:rFonts w:ascii="Montserrat" w:hAnsi="Montserrat"/>
          <w:sz w:val="24"/>
        </w:rPr>
        <w:t>Arden</w:t>
      </w:r>
    </w:p>
    <w:p w14:paraId="0B5208C5" w14:textId="085A0D22" w:rsidR="00AD35EB" w:rsidRPr="00471595" w:rsidRDefault="00AD35EB" w:rsidP="00515B04">
      <w:pPr>
        <w:numPr>
          <w:ins w:id="1201" w:author="Unknown"/>
        </w:numPr>
        <w:rPr>
          <w:rFonts w:ascii="Montserrat" w:hAnsi="Montserrat"/>
          <w:sz w:val="24"/>
        </w:rPr>
      </w:pPr>
      <w:r w:rsidRPr="00471595">
        <w:rPr>
          <w:rFonts w:ascii="Montserrat" w:hAnsi="Montserrat"/>
          <w:sz w:val="24"/>
        </w:rPr>
        <w:tab/>
      </w:r>
      <w:r w:rsidR="00201AA5" w:rsidRPr="00471595">
        <w:rPr>
          <w:rFonts w:ascii="Montserrat" w:hAnsi="Montserrat"/>
          <w:sz w:val="24"/>
        </w:rPr>
        <w:t>Arden</w:t>
      </w:r>
      <w:r w:rsidRPr="00471595">
        <w:rPr>
          <w:rFonts w:ascii="Montserrat" w:hAnsi="Montserrat"/>
          <w:sz w:val="24"/>
        </w:rPr>
        <w:t xml:space="preserve"> prevails over these obstacles and graduates, entering </w:t>
      </w:r>
      <w:r w:rsidR="00201AA5" w:rsidRPr="00471595">
        <w:rPr>
          <w:rFonts w:ascii="Montserrat" w:hAnsi="Montserrat"/>
          <w:sz w:val="24"/>
        </w:rPr>
        <w:t>interim</w:t>
      </w:r>
      <w:r w:rsidRPr="00471595">
        <w:rPr>
          <w:rFonts w:ascii="Montserrat" w:hAnsi="Montserrat"/>
          <w:sz w:val="24"/>
        </w:rPr>
        <w:t xml:space="preserve"> active duty—two years, including:</w:t>
      </w:r>
    </w:p>
    <w:p w14:paraId="652735F2" w14:textId="74E49D2E" w:rsidR="00AD35EB" w:rsidRPr="00471595" w:rsidRDefault="00AD35EB" w:rsidP="00515B04">
      <w:pPr>
        <w:numPr>
          <w:ins w:id="1202" w:author="Unknown"/>
        </w:numPr>
        <w:rPr>
          <w:rFonts w:ascii="Montserrat" w:hAnsi="Montserrat"/>
          <w:sz w:val="24"/>
        </w:rPr>
      </w:pPr>
      <w:r w:rsidRPr="00471595">
        <w:rPr>
          <w:rFonts w:ascii="Montserrat" w:hAnsi="Montserrat"/>
          <w:sz w:val="24"/>
        </w:rPr>
        <w:tab/>
      </w:r>
      <w:r w:rsidR="00201AA5" w:rsidRPr="00471595">
        <w:rPr>
          <w:rFonts w:ascii="Montserrat" w:hAnsi="Montserrat"/>
          <w:sz w:val="24"/>
        </w:rPr>
        <w:t xml:space="preserve">As </w:t>
      </w:r>
      <w:r w:rsidRPr="00471595">
        <w:rPr>
          <w:rFonts w:ascii="Montserrat" w:hAnsi="Montserrat"/>
          <w:sz w:val="24"/>
        </w:rPr>
        <w:t xml:space="preserve">malfunctions continue to delay her ship's commission, </w:t>
      </w:r>
      <w:r w:rsidR="00201AA5" w:rsidRPr="00471595">
        <w:rPr>
          <w:rFonts w:ascii="Montserrat" w:hAnsi="Montserrat"/>
          <w:sz w:val="24"/>
        </w:rPr>
        <w:t>Arden</w:t>
      </w:r>
      <w:r w:rsidRPr="00471595">
        <w:rPr>
          <w:rFonts w:ascii="Montserrat" w:hAnsi="Montserrat"/>
          <w:sz w:val="24"/>
        </w:rPr>
        <w:t xml:space="preserve"> begins to confide her troubles in her friends</w:t>
      </w:r>
    </w:p>
    <w:p w14:paraId="2C4D7096" w14:textId="0390AFF8" w:rsidR="00AD35EB" w:rsidRPr="00471595" w:rsidRDefault="00AD35EB" w:rsidP="00515B04">
      <w:pPr>
        <w:numPr>
          <w:ins w:id="1203" w:author="Unknown"/>
        </w:numPr>
        <w:rPr>
          <w:rFonts w:ascii="Montserrat" w:hAnsi="Montserrat"/>
          <w:sz w:val="24"/>
        </w:rPr>
      </w:pPr>
      <w:r w:rsidRPr="00471595">
        <w:rPr>
          <w:rFonts w:ascii="Montserrat" w:hAnsi="Montserrat"/>
          <w:sz w:val="24"/>
        </w:rPr>
        <w:tab/>
      </w:r>
      <w:r w:rsidR="00201AA5" w:rsidRPr="00471595">
        <w:rPr>
          <w:rFonts w:ascii="Montserrat" w:hAnsi="Montserrat"/>
          <w:sz w:val="24"/>
        </w:rPr>
        <w:t xml:space="preserve">Information </w:t>
      </w:r>
      <w:r w:rsidRPr="00471595">
        <w:rPr>
          <w:rFonts w:ascii="Montserrat" w:hAnsi="Montserrat"/>
          <w:sz w:val="24"/>
        </w:rPr>
        <w:t xml:space="preserve">about </w:t>
      </w:r>
      <w:r w:rsidR="00201AA5" w:rsidRPr="00471595">
        <w:rPr>
          <w:rFonts w:ascii="Montserrat" w:hAnsi="Montserrat"/>
          <w:sz w:val="24"/>
        </w:rPr>
        <w:t>Arden’s</w:t>
      </w:r>
      <w:r w:rsidRPr="00471595">
        <w:rPr>
          <w:rFonts w:ascii="Montserrat" w:hAnsi="Montserrat"/>
          <w:sz w:val="24"/>
        </w:rPr>
        <w:t xml:space="preserve"> </w:t>
      </w:r>
      <w:r w:rsidR="00201AA5" w:rsidRPr="00471595">
        <w:rPr>
          <w:rFonts w:ascii="Montserrat" w:hAnsi="Montserrat"/>
          <w:sz w:val="24"/>
        </w:rPr>
        <w:t>commission</w:t>
      </w:r>
      <w:r w:rsidRPr="00471595">
        <w:rPr>
          <w:rFonts w:ascii="Montserrat" w:hAnsi="Montserrat"/>
          <w:sz w:val="24"/>
        </w:rPr>
        <w:t xml:space="preserve"> and eventual departure with </w:t>
      </w:r>
      <w:r w:rsidR="00201AA5" w:rsidRPr="00471595">
        <w:rPr>
          <w:rFonts w:ascii="Montserrat" w:hAnsi="Montserrat"/>
          <w:sz w:val="24"/>
        </w:rPr>
        <w:t>Exodus</w:t>
      </w:r>
      <w:r w:rsidRPr="00471595">
        <w:rPr>
          <w:rFonts w:ascii="Montserrat" w:hAnsi="Montserrat"/>
          <w:sz w:val="24"/>
        </w:rPr>
        <w:t xml:space="preserve"> is leaked to her faithful</w:t>
      </w:r>
    </w:p>
    <w:p w14:paraId="31E50502" w14:textId="15C4D3EF" w:rsidR="00AD35EB" w:rsidRPr="00471595" w:rsidRDefault="00AD35EB" w:rsidP="00515B04">
      <w:pPr>
        <w:numPr>
          <w:ins w:id="1204" w:author="Unknown"/>
        </w:numPr>
        <w:rPr>
          <w:rFonts w:ascii="Montserrat" w:hAnsi="Montserrat"/>
          <w:sz w:val="24"/>
        </w:rPr>
      </w:pPr>
      <w:r w:rsidRPr="00471595">
        <w:rPr>
          <w:rFonts w:ascii="Montserrat" w:hAnsi="Montserrat"/>
          <w:sz w:val="24"/>
        </w:rPr>
        <w:tab/>
      </w:r>
      <w:r w:rsidR="00201AA5" w:rsidRPr="00471595">
        <w:rPr>
          <w:rFonts w:ascii="Montserrat" w:hAnsi="Montserrat"/>
          <w:sz w:val="24"/>
        </w:rPr>
        <w:t>Arden</w:t>
      </w:r>
      <w:r w:rsidRPr="00471595">
        <w:rPr>
          <w:rFonts w:ascii="Montserrat" w:hAnsi="Montserrat"/>
          <w:sz w:val="24"/>
        </w:rPr>
        <w:t xml:space="preserve"> receives a warning to withdraw from </w:t>
      </w:r>
      <w:r w:rsidR="00201AA5" w:rsidRPr="00471595">
        <w:rPr>
          <w:rFonts w:ascii="Montserrat" w:hAnsi="Montserrat"/>
          <w:sz w:val="24"/>
        </w:rPr>
        <w:t>Exodus</w:t>
      </w:r>
    </w:p>
    <w:p w14:paraId="39FDE163" w14:textId="7B615EC2" w:rsidR="00AD35EB" w:rsidRPr="00471595" w:rsidRDefault="00AD35EB" w:rsidP="00515B04">
      <w:pPr>
        <w:numPr>
          <w:ins w:id="1205" w:author="Unknown"/>
        </w:numPr>
        <w:rPr>
          <w:rFonts w:ascii="Montserrat" w:hAnsi="Montserrat"/>
          <w:sz w:val="24"/>
        </w:rPr>
      </w:pPr>
      <w:r w:rsidRPr="00471595">
        <w:rPr>
          <w:rFonts w:ascii="Montserrat" w:hAnsi="Montserrat"/>
          <w:sz w:val="24"/>
        </w:rPr>
        <w:tab/>
      </w:r>
      <w:r w:rsidR="00201AA5" w:rsidRPr="00471595">
        <w:rPr>
          <w:rFonts w:ascii="Montserrat" w:hAnsi="Montserrat"/>
          <w:sz w:val="24"/>
        </w:rPr>
        <w:t>Arden</w:t>
      </w:r>
      <w:r w:rsidRPr="00471595">
        <w:rPr>
          <w:rFonts w:ascii="Montserrat" w:hAnsi="Montserrat"/>
          <w:sz w:val="24"/>
        </w:rPr>
        <w:t xml:space="preserve"> pays a last visit to her home to say goodbye to earth</w:t>
      </w:r>
    </w:p>
    <w:p w14:paraId="5BBC6DA0" w14:textId="77777777" w:rsidR="00AD35EB" w:rsidRPr="00471595" w:rsidRDefault="00AD35EB" w:rsidP="00515B04">
      <w:pPr>
        <w:numPr>
          <w:ins w:id="1206" w:author="Unknown"/>
        </w:numPr>
        <w:rPr>
          <w:rFonts w:ascii="Montserrat" w:hAnsi="Montserrat"/>
          <w:sz w:val="24"/>
        </w:rPr>
      </w:pPr>
    </w:p>
    <w:p w14:paraId="66C68B15" w14:textId="1380EFB4" w:rsidR="00AD35EB" w:rsidRPr="00471595" w:rsidRDefault="00AD35EB" w:rsidP="00515B04">
      <w:pPr>
        <w:numPr>
          <w:ins w:id="1207" w:author="Unknown"/>
        </w:numPr>
        <w:rPr>
          <w:rFonts w:ascii="Montserrat" w:hAnsi="Montserrat"/>
          <w:sz w:val="24"/>
        </w:rPr>
      </w:pPr>
      <w:r w:rsidRPr="00471595">
        <w:rPr>
          <w:rFonts w:ascii="Montserrat" w:hAnsi="Montserrat"/>
          <w:sz w:val="24"/>
        </w:rPr>
        <w:t>Av</w:t>
      </w:r>
      <w:r w:rsidRPr="00471595">
        <w:rPr>
          <w:rFonts w:ascii="Montserrat" w:hAnsi="Montserrat"/>
          <w:sz w:val="24"/>
        </w:rPr>
        <w:tab/>
        <w:t>I</w:t>
      </w:r>
      <w:r w:rsidRPr="00471595">
        <w:rPr>
          <w:rFonts w:ascii="Montserrat" w:hAnsi="Montserrat"/>
          <w:sz w:val="24"/>
        </w:rPr>
        <w:tab/>
      </w:r>
      <w:r w:rsidR="00201AA5" w:rsidRPr="00471595">
        <w:rPr>
          <w:rFonts w:ascii="Montserrat" w:hAnsi="Montserrat"/>
          <w:sz w:val="24"/>
        </w:rPr>
        <w:t>Events</w:t>
      </w:r>
    </w:p>
    <w:p w14:paraId="69D29D69" w14:textId="77777777" w:rsidR="00AD35EB" w:rsidRPr="00471595" w:rsidRDefault="00AD35EB" w:rsidP="00515B04">
      <w:pPr>
        <w:numPr>
          <w:ins w:id="1208" w:author="Unknown"/>
        </w:numPr>
        <w:rPr>
          <w:rFonts w:ascii="Montserrat" w:hAnsi="Montserrat"/>
          <w:sz w:val="24"/>
        </w:rPr>
      </w:pPr>
    </w:p>
    <w:p w14:paraId="4FEDBDDA" w14:textId="77777777" w:rsidR="00AD35EB" w:rsidRPr="00471595" w:rsidRDefault="00AD35EB" w:rsidP="00515B04">
      <w:pPr>
        <w:numPr>
          <w:ins w:id="1209" w:author="Unknown"/>
        </w:numPr>
        <w:rPr>
          <w:rFonts w:ascii="Montserrat" w:hAnsi="Montserrat"/>
          <w:sz w:val="24"/>
        </w:rPr>
      </w:pPr>
      <w:r w:rsidRPr="00471595">
        <w:rPr>
          <w:rFonts w:ascii="Montserrat" w:hAnsi="Montserrat"/>
          <w:sz w:val="24"/>
        </w:rPr>
        <w:t>17</w:t>
      </w:r>
      <w:r w:rsidRPr="00471595">
        <w:rPr>
          <w:rFonts w:ascii="Montserrat" w:hAnsi="Montserrat"/>
          <w:sz w:val="24"/>
        </w:rPr>
        <w:tab/>
        <w:t>I was shoved out in front of the international media, where along with the fate of the adventure I was forced to expose myself and the existance of active psionics. I have wonder what they were thinking when they forced me to relate the details of the first-contact disaster to the world? I have no notion of whether my keepers gave any thought to how the event would make me feel. It sure made for great journalism, though; a tragic figure bravely describing the last moments of the deep space explorer adventure, quietly dying her mother's death in her memory. Maybe the wound healed better for being reopened and liberally bled.</w:t>
      </w:r>
    </w:p>
    <w:p w14:paraId="2927A28C" w14:textId="77777777" w:rsidR="00201AA5" w:rsidRPr="00471595" w:rsidRDefault="00201AA5" w:rsidP="00515B04">
      <w:pPr>
        <w:rPr>
          <w:rFonts w:ascii="Montserrat" w:hAnsi="Montserrat"/>
          <w:sz w:val="24"/>
        </w:rPr>
      </w:pPr>
    </w:p>
    <w:p w14:paraId="70939FB6"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6A62F490" w14:textId="77777777" w:rsidR="00201AA5" w:rsidRPr="00471595" w:rsidRDefault="00201AA5" w:rsidP="00515B04">
      <w:pPr>
        <w:rPr>
          <w:rFonts w:ascii="Montserrat" w:hAnsi="Montserrat"/>
          <w:sz w:val="24"/>
        </w:rPr>
      </w:pPr>
    </w:p>
    <w:p w14:paraId="091CD7B1" w14:textId="77777777" w:rsidR="00AD35EB" w:rsidRPr="00471595" w:rsidRDefault="00AD35EB" w:rsidP="00515B04">
      <w:pPr>
        <w:numPr>
          <w:ins w:id="1210" w:author="Unknown"/>
        </w:numPr>
        <w:rPr>
          <w:rFonts w:ascii="Montserrat" w:hAnsi="Montserrat"/>
          <w:sz w:val="24"/>
        </w:rPr>
      </w:pPr>
      <w:r w:rsidRPr="00471595">
        <w:rPr>
          <w:rFonts w:ascii="Montserrat" w:hAnsi="Montserrat"/>
          <w:sz w:val="24"/>
        </w:rPr>
        <w:tab/>
        <w:t>If there was anything besides the loss of my mother that inspired my pallid rage against the project, it was the fact that it had created an ideal place for me to grow up—far better than the civilian world outside it—and it had turned out to be a carefully crafted lie.</w:t>
      </w:r>
    </w:p>
    <w:p w14:paraId="519BAC8B" w14:textId="77777777" w:rsidR="00201AA5" w:rsidRPr="00471595" w:rsidRDefault="00201AA5" w:rsidP="00515B04">
      <w:pPr>
        <w:rPr>
          <w:rFonts w:ascii="Montserrat" w:hAnsi="Montserrat"/>
          <w:sz w:val="24"/>
        </w:rPr>
      </w:pPr>
    </w:p>
    <w:p w14:paraId="5C373D84"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4E3FD5CE" w14:textId="77777777" w:rsidR="00201AA5" w:rsidRPr="00471595" w:rsidRDefault="00201AA5" w:rsidP="00515B04">
      <w:pPr>
        <w:rPr>
          <w:rFonts w:ascii="Montserrat" w:hAnsi="Montserrat"/>
          <w:sz w:val="24"/>
        </w:rPr>
      </w:pPr>
    </w:p>
    <w:p w14:paraId="24A7FA55" w14:textId="77777777" w:rsidR="00AD35EB" w:rsidRPr="00471595" w:rsidRDefault="00AD35EB" w:rsidP="00515B04">
      <w:pPr>
        <w:numPr>
          <w:ins w:id="1211" w:author="Unknown"/>
        </w:numPr>
        <w:rPr>
          <w:rFonts w:ascii="Montserrat" w:hAnsi="Montserrat"/>
          <w:sz w:val="24"/>
        </w:rPr>
      </w:pPr>
      <w:r w:rsidRPr="00471595">
        <w:rPr>
          <w:rFonts w:ascii="Montserrat" w:hAnsi="Montserrat"/>
          <w:sz w:val="24"/>
        </w:rPr>
        <w:tab/>
        <w:t>I know why they did it. One, they needed to disclose the existence of active psionics to the public; our population was growing too fast for the government to hide. Two, the threat of alien invasion, while providing the people something to think about besides us, was something the government discovered it could not hide as other exploratory missions went missing. Three, I was the closest thing to an eye-witness available to offer testimonial support for that government announcement. Naturally, I had to establish some credentials with the public; I had to demonstrate and define some of my abilities. Thus, our carefully guarded existence was traded to win support for an accelerated space colonization and militarization effort.</w:t>
      </w:r>
    </w:p>
    <w:p w14:paraId="5581AEDF" w14:textId="77777777" w:rsidR="00201AA5" w:rsidRPr="00471595" w:rsidRDefault="00201AA5" w:rsidP="00515B04">
      <w:pPr>
        <w:rPr>
          <w:rFonts w:ascii="Montserrat" w:hAnsi="Montserrat"/>
          <w:sz w:val="24"/>
        </w:rPr>
      </w:pPr>
    </w:p>
    <w:p w14:paraId="6B1E845D"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0CC8DE72" w14:textId="77777777" w:rsidR="00201AA5" w:rsidRPr="00471595" w:rsidRDefault="00201AA5" w:rsidP="00515B04">
      <w:pPr>
        <w:rPr>
          <w:rFonts w:ascii="Montserrat" w:hAnsi="Montserrat"/>
          <w:sz w:val="24"/>
        </w:rPr>
      </w:pPr>
    </w:p>
    <w:p w14:paraId="0CD1DEB3" w14:textId="224D8440" w:rsidR="00AD35EB" w:rsidRPr="00471595" w:rsidRDefault="00AD35EB" w:rsidP="00515B04">
      <w:pPr>
        <w:numPr>
          <w:ins w:id="1212" w:author="Unknown"/>
        </w:numPr>
        <w:rPr>
          <w:rFonts w:ascii="Montserrat" w:hAnsi="Montserrat"/>
          <w:sz w:val="24"/>
        </w:rPr>
      </w:pPr>
      <w:r w:rsidRPr="00471595">
        <w:rPr>
          <w:rFonts w:ascii="Montserrat" w:hAnsi="Montserrat"/>
          <w:sz w:val="24"/>
        </w:rPr>
        <w:t>17-21</w:t>
      </w:r>
      <w:r w:rsidRPr="00471595">
        <w:rPr>
          <w:rFonts w:ascii="Montserrat" w:hAnsi="Montserrat"/>
          <w:sz w:val="24"/>
        </w:rPr>
        <w:tab/>
        <w:t>As the first public psi, my time was kept too occupied for me to indulge in much self-pity, anyway. It didn't take a genius to imagine the potential for evil and mischief present in the real and imagined powers of psi. Educating the public about the realities of psionics and the means available to deter and police psionic misbehavior was too big a project for me to handle alone</w:t>
      </w:r>
      <w:r w:rsidR="00295153" w:rsidRPr="00471595">
        <w:rPr>
          <w:rFonts w:ascii="Montserrat" w:hAnsi="Montserrat"/>
          <w:sz w:val="24"/>
        </w:rPr>
        <w:t xml:space="preserve"> and</w:t>
      </w:r>
      <w:r w:rsidRPr="00471595">
        <w:rPr>
          <w:rFonts w:ascii="Montserrat" w:hAnsi="Montserrat"/>
          <w:sz w:val="24"/>
        </w:rPr>
        <w:t xml:space="preserve">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 The last thing I would have ever expected was for them to track me down several years later and ask me to come back to the project and rejoin the space program.</w:t>
      </w:r>
    </w:p>
    <w:p w14:paraId="14AB0BEC" w14:textId="77777777" w:rsidR="00515B04" w:rsidRPr="00471595" w:rsidRDefault="00515B04" w:rsidP="00515B04">
      <w:pPr>
        <w:rPr>
          <w:rFonts w:ascii="Montserrat" w:hAnsi="Montserrat"/>
          <w:sz w:val="24"/>
        </w:rPr>
      </w:pPr>
    </w:p>
    <w:p w14:paraId="00F52B6A"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588F2A58" w14:textId="77777777" w:rsidR="00515B04" w:rsidRPr="00471595" w:rsidRDefault="00515B04" w:rsidP="00515B04">
      <w:pPr>
        <w:rPr>
          <w:rFonts w:ascii="Montserrat" w:hAnsi="Montserrat"/>
          <w:sz w:val="24"/>
        </w:rPr>
      </w:pPr>
    </w:p>
    <w:p w14:paraId="78247884" w14:textId="69BBB2A4" w:rsidR="00AD35EB" w:rsidRPr="00471595" w:rsidRDefault="00AD35EB" w:rsidP="00515B04">
      <w:pPr>
        <w:numPr>
          <w:ins w:id="1213" w:author="Unknown"/>
        </w:numPr>
        <w:rPr>
          <w:rFonts w:ascii="Montserrat" w:hAnsi="Montserrat"/>
          <w:sz w:val="24"/>
        </w:rPr>
      </w:pPr>
      <w:r w:rsidRPr="00471595">
        <w:rPr>
          <w:rFonts w:ascii="Montserrat" w:hAnsi="Montserrat"/>
          <w:sz w:val="24"/>
        </w:rPr>
        <w:t>21</w:t>
      </w:r>
      <w:r w:rsidRPr="00471595">
        <w:rPr>
          <w:rFonts w:ascii="Montserrat" w:hAnsi="Montserrat"/>
          <w:sz w:val="24"/>
        </w:rPr>
        <w:tab/>
        <w:t>I was approached by an old family friend—</w:t>
      </w:r>
      <w:r w:rsidR="00D15310" w:rsidRPr="00471595">
        <w:rPr>
          <w:rFonts w:ascii="Montserrat" w:hAnsi="Montserrat"/>
          <w:sz w:val="24"/>
        </w:rPr>
        <w:t>Alan</w:t>
      </w:r>
      <w:r w:rsidRPr="00471595">
        <w:rPr>
          <w:rFonts w:ascii="Montserrat" w:hAnsi="Montserrat"/>
          <w:sz w:val="24"/>
        </w:rPr>
        <w:t xml:space="preserve"> eric o'neal, also a former project member from the reservation where I grew up—and asked to volunteer for operation </w:t>
      </w:r>
      <w:r w:rsidR="00201AA5" w:rsidRPr="00471595">
        <w:rPr>
          <w:rFonts w:ascii="Montserrat" w:hAnsi="Montserrat"/>
          <w:sz w:val="24"/>
        </w:rPr>
        <w:t>Exodus</w:t>
      </w:r>
      <w:r w:rsidRPr="00471595">
        <w:rPr>
          <w:rFonts w:ascii="Montserrat" w:hAnsi="Montserrat"/>
          <w:sz w:val="24"/>
        </w:rPr>
        <w:t xml:space="preserve">, before I could be conscripted. Imagine my surprise. On his advice I was recruited as a volunteer for operation </w:t>
      </w:r>
      <w:r w:rsidR="00201AA5" w:rsidRPr="00471595">
        <w:rPr>
          <w:rFonts w:ascii="Montserrat" w:hAnsi="Montserrat"/>
          <w:sz w:val="24"/>
        </w:rPr>
        <w:t>Exodus</w:t>
      </w:r>
      <w:r w:rsidRPr="00471595">
        <w:rPr>
          <w:rFonts w:ascii="Montserrat" w:hAnsi="Montserrat"/>
          <w:sz w:val="24"/>
        </w:rPr>
        <w:t>. At the time all actives were being rounded up and subjected to testing, licensing and regulation. I had been out of contact for some time, so he'd had to track me down at my current home in scotland. I was there alone</w:t>
      </w:r>
      <w:r w:rsidR="00295153" w:rsidRPr="00471595">
        <w:rPr>
          <w:rFonts w:ascii="Montserrat" w:hAnsi="Montserrat"/>
          <w:sz w:val="24"/>
        </w:rPr>
        <w:t xml:space="preserve"> and</w:t>
      </w:r>
      <w:r w:rsidRPr="00471595">
        <w:rPr>
          <w:rFonts w:ascii="Montserrat" w:hAnsi="Montserrat"/>
          <w:sz w:val="24"/>
        </w:rPr>
        <w:t xml:space="preserve"> when he intruded on my isolation, I was forced to realize that I was lonely. </w:t>
      </w:r>
    </w:p>
    <w:p w14:paraId="06CF3392" w14:textId="77777777" w:rsidR="00201AA5" w:rsidRPr="00471595" w:rsidRDefault="00201AA5" w:rsidP="00515B04">
      <w:pPr>
        <w:rPr>
          <w:rFonts w:ascii="Montserrat" w:hAnsi="Montserrat"/>
          <w:sz w:val="24"/>
        </w:rPr>
      </w:pPr>
    </w:p>
    <w:p w14:paraId="55FA282D"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78E432C4" w14:textId="77777777" w:rsidR="00201AA5" w:rsidRPr="00471595" w:rsidRDefault="00201AA5" w:rsidP="00515B04">
      <w:pPr>
        <w:rPr>
          <w:rFonts w:ascii="Montserrat" w:hAnsi="Montserrat"/>
          <w:sz w:val="24"/>
        </w:rPr>
      </w:pPr>
    </w:p>
    <w:p w14:paraId="1E559FBA" w14:textId="5082A060" w:rsidR="00AD35EB" w:rsidRPr="00471595" w:rsidRDefault="00AD35EB" w:rsidP="00515B04">
      <w:pPr>
        <w:numPr>
          <w:ins w:id="1214" w:author="Unknown"/>
        </w:numPr>
        <w:rPr>
          <w:rFonts w:ascii="Montserrat" w:hAnsi="Montserrat"/>
          <w:sz w:val="24"/>
        </w:rPr>
      </w:pPr>
      <w:r w:rsidRPr="00471595">
        <w:rPr>
          <w:rFonts w:ascii="Montserrat" w:hAnsi="Montserrat"/>
          <w:sz w:val="24"/>
        </w:rPr>
        <w:t>21-25</w:t>
      </w:r>
      <w:r w:rsidRPr="00471595">
        <w:rPr>
          <w:rFonts w:ascii="Montserrat" w:hAnsi="Montserrat"/>
          <w:sz w:val="24"/>
        </w:rPr>
        <w:tab/>
        <w:t xml:space="preserve">Asset training at trinity academy—assigned with Connor a. Lennox and morgan e. Wildmuir. Connor, morgan and I departed immediately after the prototype trials for trinity naval academy and military reservation—formerly vancouver island, purchased by the solar authority in twenty-one twelve. The mission specs for </w:t>
      </w:r>
      <w:r w:rsidR="00201AA5" w:rsidRPr="00471595">
        <w:rPr>
          <w:rFonts w:ascii="Montserrat" w:hAnsi="Montserrat"/>
          <w:sz w:val="24"/>
        </w:rPr>
        <w:t>Exodus</w:t>
      </w:r>
      <w:r w:rsidRPr="00471595">
        <w:rPr>
          <w:rFonts w:ascii="Montserrat" w:hAnsi="Montserrat"/>
          <w:sz w:val="24"/>
        </w:rPr>
        <w:t xml:space="preserve"> called for class three actives to occupy staff positions, which meant we had to attain a lieutenant's rank and grade.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Morgan was new to both of us. Friendly, vivacious and serene, she was a born peace maker and an adventurous soul. Morgan was my best friend and surrogate mother almost from the day we met. Connor and i... Well, there had always been a mutual attraction</w:t>
      </w:r>
      <w:r w:rsidR="00295153" w:rsidRPr="00471595">
        <w:rPr>
          <w:rFonts w:ascii="Montserrat" w:hAnsi="Montserrat"/>
          <w:sz w:val="24"/>
        </w:rPr>
        <w:t xml:space="preserve"> but</w:t>
      </w:r>
      <w:r w:rsidRPr="00471595">
        <w:rPr>
          <w:rFonts w:ascii="Montserrat" w:hAnsi="Montserrat"/>
          <w:sz w:val="24"/>
        </w:rPr>
        <w:t xml:space="preserve"> we both had highland tempers..</w:t>
      </w:r>
    </w:p>
    <w:p w14:paraId="72D546AC" w14:textId="77777777" w:rsidR="00201AA5" w:rsidRPr="00471595" w:rsidRDefault="00201AA5" w:rsidP="00515B04">
      <w:pPr>
        <w:rPr>
          <w:rFonts w:ascii="Montserrat" w:hAnsi="Montserrat"/>
          <w:sz w:val="24"/>
        </w:rPr>
      </w:pPr>
    </w:p>
    <w:p w14:paraId="7B0535E2"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11F1139E" w14:textId="77777777" w:rsidR="00201AA5" w:rsidRPr="00471595" w:rsidRDefault="00201AA5" w:rsidP="00515B04">
      <w:pPr>
        <w:rPr>
          <w:rFonts w:ascii="Montserrat" w:hAnsi="Montserrat"/>
          <w:sz w:val="24"/>
        </w:rPr>
      </w:pPr>
    </w:p>
    <w:p w14:paraId="29A4E03A" w14:textId="03D8BED9" w:rsidR="00AD35EB" w:rsidRPr="00471595" w:rsidRDefault="00AD35EB" w:rsidP="00515B04">
      <w:pPr>
        <w:numPr>
          <w:ins w:id="1215" w:author="Unknown"/>
        </w:numPr>
        <w:rPr>
          <w:rFonts w:ascii="Montserrat" w:hAnsi="Montserrat"/>
          <w:sz w:val="24"/>
        </w:rPr>
      </w:pPr>
      <w:r w:rsidRPr="00471595">
        <w:rPr>
          <w:rFonts w:ascii="Montserrat" w:hAnsi="Montserrat"/>
          <w:sz w:val="24"/>
        </w:rPr>
        <w:tab/>
        <w:t xml:space="preserve">In spite of the sense of unrelenting pressure felt by all involved in the ground work for this massive operation, </w:t>
      </w:r>
      <w:r w:rsidR="00201AA5" w:rsidRPr="00471595">
        <w:rPr>
          <w:rFonts w:ascii="Montserrat" w:hAnsi="Montserrat"/>
          <w:sz w:val="24"/>
        </w:rPr>
        <w:t>Exodus</w:t>
      </w:r>
      <w:r w:rsidRPr="00471595">
        <w:rPr>
          <w:rFonts w:ascii="Montserrat" w:hAnsi="Montserrat"/>
          <w:sz w:val="24"/>
        </w:rPr>
        <w:t xml:space="preserve"> could not depart soon enough. At the time I was brought into the game, there were years yet to go before we would be ready to embark on our mission</w:t>
      </w:r>
      <w:r w:rsidR="00295153" w:rsidRPr="00471595">
        <w:rPr>
          <w:rFonts w:ascii="Montserrat" w:hAnsi="Montserrat"/>
          <w:sz w:val="24"/>
        </w:rPr>
        <w:t xml:space="preserve"> and</w:t>
      </w:r>
      <w:r w:rsidRPr="00471595">
        <w:rPr>
          <w:rFonts w:ascii="Montserrat" w:hAnsi="Montserrat"/>
          <w:sz w:val="24"/>
        </w:rPr>
        <w:t xml:space="preserve"> that was still moving too dangerously fast given the state of our working technology and a constant flow of new technological developments. Like with the prototype, </w:t>
      </w:r>
      <w:r w:rsidR="00201AA5" w:rsidRPr="00471595">
        <w:rPr>
          <w:rFonts w:ascii="Montserrat" w:hAnsi="Montserrat"/>
          <w:sz w:val="24"/>
        </w:rPr>
        <w:t>Gabriel</w:t>
      </w:r>
      <w:r w:rsidRPr="00471595">
        <w:rPr>
          <w:rFonts w:ascii="Montserrat" w:hAnsi="Montserrat"/>
          <w:sz w:val="24"/>
        </w:rPr>
        <w:t>,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w:t>
      </w:r>
      <w:r w:rsidR="00295153" w:rsidRPr="00471595">
        <w:rPr>
          <w:rFonts w:ascii="Montserrat" w:hAnsi="Montserrat"/>
          <w:sz w:val="24"/>
        </w:rPr>
        <w:t xml:space="preserve"> but</w:t>
      </w:r>
      <w:r w:rsidRPr="00471595">
        <w:rPr>
          <w:rFonts w:ascii="Montserrat" w:hAnsi="Montserrat"/>
          <w:sz w:val="24"/>
        </w:rPr>
        <w:t xml:space="preserve"> the solar authority began assigning priorities to the endeavor and the agendas of back biting, prejudiced, panic mongers did not come out high on that list.</w:t>
      </w:r>
    </w:p>
    <w:p w14:paraId="4E713532" w14:textId="77777777" w:rsidR="00201AA5" w:rsidRPr="00471595" w:rsidRDefault="00201AA5" w:rsidP="00515B04">
      <w:pPr>
        <w:rPr>
          <w:rFonts w:ascii="Montserrat" w:hAnsi="Montserrat"/>
          <w:sz w:val="24"/>
        </w:rPr>
      </w:pPr>
    </w:p>
    <w:p w14:paraId="68128F2F"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2B0BFDFA" w14:textId="77777777" w:rsidR="00201AA5" w:rsidRPr="00471595" w:rsidRDefault="00201AA5" w:rsidP="00515B04">
      <w:pPr>
        <w:rPr>
          <w:rFonts w:ascii="Montserrat" w:hAnsi="Montserrat"/>
          <w:sz w:val="24"/>
        </w:rPr>
      </w:pPr>
    </w:p>
    <w:p w14:paraId="2FB4A56E" w14:textId="79618784" w:rsidR="00AD35EB" w:rsidRPr="00471595" w:rsidRDefault="00AD35EB" w:rsidP="00515B04">
      <w:pPr>
        <w:numPr>
          <w:ins w:id="1216" w:author="Unknown"/>
        </w:numPr>
        <w:rPr>
          <w:rFonts w:ascii="Montserrat" w:hAnsi="Montserrat"/>
          <w:sz w:val="24"/>
        </w:rPr>
      </w:pPr>
      <w:r w:rsidRPr="00471595">
        <w:rPr>
          <w:rFonts w:ascii="Montserrat" w:hAnsi="Montserrat"/>
          <w:sz w:val="24"/>
        </w:rPr>
        <w:t>25-27</w:t>
      </w:r>
      <w:r w:rsidRPr="00471595">
        <w:rPr>
          <w:rFonts w:ascii="Montserrat" w:hAnsi="Montserrat"/>
          <w:sz w:val="24"/>
        </w:rPr>
        <w:tab/>
        <w:t xml:space="preserve">We served several tours on active duty between graduation from trinity and </w:t>
      </w:r>
      <w:r w:rsidR="00201AA5" w:rsidRPr="00471595">
        <w:rPr>
          <w:rFonts w:ascii="Montserrat" w:hAnsi="Montserrat"/>
          <w:sz w:val="24"/>
        </w:rPr>
        <w:t>Exodus</w:t>
      </w:r>
      <w:r w:rsidRPr="00471595">
        <w:rPr>
          <w:rFonts w:ascii="Montserrat" w:hAnsi="Montserrat"/>
          <w:sz w:val="24"/>
        </w:rPr>
        <w:t>, in the course of which we earned our required rank and qualifications. Six years—more or less—passed quickly and suddenly we found ourselves caught up in the rush of mission prep.</w:t>
      </w:r>
    </w:p>
    <w:p w14:paraId="237A1DC8" w14:textId="77777777" w:rsidR="00201AA5" w:rsidRPr="00471595" w:rsidRDefault="00201AA5" w:rsidP="00515B04">
      <w:pPr>
        <w:rPr>
          <w:rFonts w:ascii="Montserrat" w:hAnsi="Montserrat"/>
          <w:sz w:val="24"/>
        </w:rPr>
      </w:pPr>
    </w:p>
    <w:p w14:paraId="1ED54E16"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78215FF4" w14:textId="77777777" w:rsidR="00201AA5" w:rsidRPr="00471595" w:rsidRDefault="00201AA5" w:rsidP="00515B04">
      <w:pPr>
        <w:rPr>
          <w:rFonts w:ascii="Montserrat" w:hAnsi="Montserrat"/>
          <w:sz w:val="24"/>
        </w:rPr>
      </w:pPr>
    </w:p>
    <w:p w14:paraId="3C7F9F00" w14:textId="77777777" w:rsidR="00AD35EB" w:rsidRPr="00471595" w:rsidRDefault="00AD35EB" w:rsidP="00515B04">
      <w:pPr>
        <w:numPr>
          <w:ins w:id="1217" w:author="Unknown"/>
        </w:numPr>
        <w:rPr>
          <w:rFonts w:ascii="Montserrat" w:hAnsi="Montserrat"/>
          <w:sz w:val="24"/>
        </w:rPr>
      </w:pPr>
      <w:r w:rsidRPr="00471595">
        <w:rPr>
          <w:rFonts w:ascii="Montserrat" w:hAnsi="Montserrat"/>
          <w:sz w:val="24"/>
        </w:rPr>
        <w:t>27</w:t>
      </w:r>
      <w:r w:rsidRPr="00471595">
        <w:rPr>
          <w:rFonts w:ascii="Montserrat" w:hAnsi="Montserrat"/>
          <w:sz w:val="24"/>
        </w:rPr>
        <w:tab/>
        <w:t>I said my good-byes to earth about a week before we finally departed, with task group three. I am rushed back to luna v to wait while all of the final details are worked out. We pull out of sol system, may fifth of twenty-one seventeen.</w:t>
      </w:r>
    </w:p>
    <w:p w14:paraId="7C0F6151" w14:textId="77777777" w:rsidR="00201AA5" w:rsidRPr="00471595" w:rsidRDefault="00201AA5" w:rsidP="00515B04">
      <w:pPr>
        <w:rPr>
          <w:rFonts w:ascii="Montserrat" w:hAnsi="Montserrat"/>
          <w:sz w:val="24"/>
        </w:rPr>
      </w:pPr>
    </w:p>
    <w:p w14:paraId="55F564E3"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314BD4BA" w14:textId="77777777" w:rsidR="00515B04" w:rsidRPr="00471595" w:rsidRDefault="00515B04" w:rsidP="00515B04">
      <w:pPr>
        <w:rPr>
          <w:rFonts w:ascii="Montserrat" w:hAnsi="Montserrat"/>
          <w:sz w:val="24"/>
        </w:rPr>
      </w:pPr>
    </w:p>
    <w:p w14:paraId="21A2832C" w14:textId="705E9CD9" w:rsidR="00515B04" w:rsidRPr="00471595" w:rsidRDefault="00515B04" w:rsidP="00515B04">
      <w:pPr>
        <w:rPr>
          <w:rFonts w:ascii="Montserrat" w:hAnsi="Montserrat"/>
          <w:sz w:val="24"/>
        </w:rPr>
        <w:sectPr w:rsidR="00515B04" w:rsidRPr="00471595" w:rsidSect="00515B04">
          <w:type w:val="continuous"/>
          <w:pgSz w:w="12240" w:h="15840"/>
          <w:pgMar w:top="1440" w:right="1800" w:bottom="1440" w:left="1800" w:header="720" w:footer="720" w:gutter="0"/>
          <w:cols w:space="720"/>
          <w:docGrid w:linePitch="360"/>
        </w:sectPr>
      </w:pPr>
    </w:p>
    <w:p w14:paraId="2ED02ADC" w14:textId="03CDA7A4" w:rsidR="00AD35EB" w:rsidRPr="00471595" w:rsidRDefault="00201AA5" w:rsidP="00515B04">
      <w:pPr>
        <w:rPr>
          <w:rFonts w:ascii="Montserrat" w:hAnsi="Montserrat"/>
          <w:sz w:val="24"/>
        </w:rPr>
      </w:pPr>
      <w:r w:rsidRPr="00471595">
        <w:rPr>
          <w:rFonts w:ascii="Montserrat" w:hAnsi="Montserrat"/>
          <w:sz w:val="24"/>
        </w:rPr>
        <w:t>Book One: Revelation</w:t>
      </w:r>
    </w:p>
    <w:p w14:paraId="03090082" w14:textId="15391D6B" w:rsidR="00AD35EB" w:rsidRPr="00471595" w:rsidRDefault="00AD35EB" w:rsidP="00515B04">
      <w:pPr>
        <w:numPr>
          <w:ins w:id="1218" w:author="Unknown"/>
        </w:numPr>
        <w:rPr>
          <w:rFonts w:ascii="Montserrat" w:hAnsi="Montserrat"/>
          <w:sz w:val="24"/>
        </w:rPr>
      </w:pPr>
      <w:r w:rsidRPr="00471595">
        <w:rPr>
          <w:rFonts w:ascii="Montserrat" w:hAnsi="Montserrat"/>
          <w:sz w:val="24"/>
        </w:rPr>
        <w:tab/>
      </w:r>
      <w:r w:rsidR="00201AA5" w:rsidRPr="00471595">
        <w:rPr>
          <w:rFonts w:ascii="Montserrat" w:hAnsi="Montserrat"/>
          <w:sz w:val="24"/>
        </w:rPr>
        <w:t>Arden’s</w:t>
      </w:r>
      <w:r w:rsidRPr="00471595">
        <w:rPr>
          <w:rFonts w:ascii="Montserrat" w:hAnsi="Montserrat"/>
          <w:sz w:val="24"/>
        </w:rPr>
        <w:t xml:space="preserve"> story, from disclosure to the eve of departure, studies the frightening potential of the mind. </w:t>
      </w:r>
    </w:p>
    <w:p w14:paraId="7F42A84B" w14:textId="77777777" w:rsidR="00201AA5" w:rsidRPr="00471595" w:rsidRDefault="00201AA5" w:rsidP="00515B04">
      <w:pPr>
        <w:rPr>
          <w:rFonts w:ascii="Montserrat" w:hAnsi="Montserrat"/>
          <w:sz w:val="24"/>
        </w:rPr>
      </w:pPr>
    </w:p>
    <w:p w14:paraId="3B3F3903"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037AF3FF" w14:textId="77777777" w:rsidR="00201AA5" w:rsidRPr="00471595" w:rsidRDefault="00201AA5" w:rsidP="00515B04">
      <w:pPr>
        <w:rPr>
          <w:rFonts w:ascii="Montserrat" w:hAnsi="Montserrat"/>
          <w:sz w:val="24"/>
        </w:rPr>
      </w:pPr>
    </w:p>
    <w:p w14:paraId="4458BA15" w14:textId="6A37F1C3" w:rsidR="00AD35EB" w:rsidRPr="00471595" w:rsidRDefault="00201AA5" w:rsidP="00515B04">
      <w:pPr>
        <w:numPr>
          <w:ins w:id="1219" w:author="Unknown"/>
        </w:numPr>
        <w:rPr>
          <w:rFonts w:ascii="Montserrat" w:hAnsi="Montserrat"/>
          <w:sz w:val="24"/>
        </w:rPr>
      </w:pPr>
      <w:r w:rsidRPr="00471595">
        <w:rPr>
          <w:rFonts w:ascii="Montserrat" w:hAnsi="Montserrat"/>
          <w:sz w:val="24"/>
        </w:rPr>
        <w:t xml:space="preserve">Book Two: </w:t>
      </w:r>
    </w:p>
    <w:p w14:paraId="1AE7894B" w14:textId="462995DF" w:rsidR="00AD35EB" w:rsidRPr="00471595" w:rsidRDefault="00AD35EB" w:rsidP="00515B04">
      <w:pPr>
        <w:numPr>
          <w:ins w:id="1220" w:author="Unknown"/>
        </w:numPr>
        <w:rPr>
          <w:rFonts w:ascii="Montserrat" w:hAnsi="Montserrat"/>
          <w:sz w:val="24"/>
        </w:rPr>
      </w:pPr>
      <w:r w:rsidRPr="00471595">
        <w:rPr>
          <w:rFonts w:ascii="Montserrat" w:hAnsi="Montserrat"/>
          <w:sz w:val="24"/>
        </w:rPr>
        <w:tab/>
      </w:r>
      <w:r w:rsidR="00201AA5" w:rsidRPr="00471595">
        <w:rPr>
          <w:rFonts w:ascii="Montserrat" w:hAnsi="Montserrat"/>
          <w:sz w:val="24"/>
        </w:rPr>
        <w:t>Arden’s</w:t>
      </w:r>
      <w:r w:rsidRPr="00471595">
        <w:rPr>
          <w:rFonts w:ascii="Montserrat" w:hAnsi="Montserrat"/>
          <w:sz w:val="24"/>
        </w:rPr>
        <w:t xml:space="preserve"> story, continuing from departure to the dawn of contact, studies the strengths and weaknesses of the human spirit. Arden is one of ten thousand souls who is lost with task group three during a translation error. In the confusion, as the task group struggles to sort itself out, </w:t>
      </w:r>
      <w:r w:rsidR="00201AA5" w:rsidRPr="00471595">
        <w:rPr>
          <w:rFonts w:ascii="Montserrat" w:hAnsi="Montserrat"/>
          <w:sz w:val="24"/>
        </w:rPr>
        <w:t>Arden</w:t>
      </w:r>
      <w:r w:rsidRPr="00471595">
        <w:rPr>
          <w:rFonts w:ascii="Montserrat" w:hAnsi="Montserrat"/>
          <w:sz w:val="24"/>
        </w:rPr>
        <w:t xml:space="preserve"> finds herself in the hands of her personal antagonist, a man who has always tried to control her life. Arden becomes caught between a man who has wanted to possess her from the day she was born</w:t>
      </w:r>
      <w:r w:rsidR="00295153" w:rsidRPr="00471595">
        <w:rPr>
          <w:rFonts w:ascii="Montserrat" w:hAnsi="Montserrat"/>
          <w:sz w:val="24"/>
        </w:rPr>
        <w:t xml:space="preserve"> and</w:t>
      </w:r>
      <w:r w:rsidRPr="00471595">
        <w:rPr>
          <w:rFonts w:ascii="Montserrat" w:hAnsi="Montserrat"/>
          <w:sz w:val="24"/>
        </w:rPr>
        <w:t xml:space="preserve"> a man who has been forced to recognize his love for her. All </w:t>
      </w:r>
      <w:r w:rsidR="00201AA5" w:rsidRPr="00471595">
        <w:rPr>
          <w:rFonts w:ascii="Montserrat" w:hAnsi="Montserrat"/>
          <w:sz w:val="24"/>
        </w:rPr>
        <w:t>Arden</w:t>
      </w:r>
      <w:r w:rsidRPr="00471595">
        <w:rPr>
          <w:rFonts w:ascii="Montserrat" w:hAnsi="Montserrat"/>
          <w:sz w:val="24"/>
        </w:rPr>
        <w:t xml:space="preserve"> wants is to find a place to call home.</w:t>
      </w:r>
    </w:p>
    <w:p w14:paraId="6693C858" w14:textId="77777777" w:rsidR="00201AA5" w:rsidRPr="00471595" w:rsidRDefault="00201AA5" w:rsidP="00515B04">
      <w:pPr>
        <w:rPr>
          <w:rFonts w:ascii="Montserrat" w:hAnsi="Montserrat"/>
          <w:sz w:val="24"/>
        </w:rPr>
      </w:pPr>
    </w:p>
    <w:p w14:paraId="4E79BFBE"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2FBDCBD1" w14:textId="77777777" w:rsidR="00201AA5" w:rsidRPr="00471595" w:rsidRDefault="00201AA5" w:rsidP="00515B04">
      <w:pPr>
        <w:rPr>
          <w:rFonts w:ascii="Montserrat" w:hAnsi="Montserrat"/>
          <w:sz w:val="24"/>
        </w:rPr>
      </w:pPr>
    </w:p>
    <w:p w14:paraId="4ACE64D2" w14:textId="3BBD41D8" w:rsidR="00AD35EB" w:rsidRPr="00471595" w:rsidRDefault="00AD35EB" w:rsidP="00515B04">
      <w:pPr>
        <w:numPr>
          <w:ins w:id="1221" w:author="Unknown"/>
        </w:numPr>
        <w:rPr>
          <w:rFonts w:ascii="Montserrat" w:hAnsi="Montserrat"/>
          <w:sz w:val="24"/>
        </w:rPr>
      </w:pPr>
      <w:r w:rsidRPr="00471595">
        <w:rPr>
          <w:rFonts w:ascii="Montserrat" w:hAnsi="Montserrat"/>
          <w:sz w:val="24"/>
        </w:rPr>
        <w:t xml:space="preserve">Book </w:t>
      </w:r>
      <w:r w:rsidR="00201AA5" w:rsidRPr="00471595">
        <w:rPr>
          <w:rFonts w:ascii="Montserrat" w:hAnsi="Montserrat"/>
          <w:sz w:val="24"/>
        </w:rPr>
        <w:t xml:space="preserve">Three: Reflection </w:t>
      </w:r>
    </w:p>
    <w:p w14:paraId="6AFEBB1B" w14:textId="77777777" w:rsidR="00AD35EB" w:rsidRPr="00471595" w:rsidRDefault="00AD35EB" w:rsidP="00515B04">
      <w:pPr>
        <w:numPr>
          <w:ins w:id="1222" w:author="Unknown"/>
        </w:numPr>
        <w:rPr>
          <w:rFonts w:ascii="Montserrat" w:hAnsi="Montserrat"/>
          <w:sz w:val="24"/>
        </w:rPr>
      </w:pPr>
      <w:r w:rsidRPr="00471595">
        <w:rPr>
          <w:rFonts w:ascii="Montserrat" w:hAnsi="Montserrat"/>
          <w:sz w:val="24"/>
        </w:rPr>
        <w:t>part one: angel colony</w:t>
      </w:r>
    </w:p>
    <w:p w14:paraId="495CED73" w14:textId="454146EE" w:rsidR="00AD35EB" w:rsidRPr="00471595" w:rsidRDefault="00AD35EB" w:rsidP="00515B04">
      <w:pPr>
        <w:numPr>
          <w:ins w:id="1223" w:author="Unknown"/>
        </w:numPr>
        <w:rPr>
          <w:rFonts w:ascii="Montserrat" w:hAnsi="Montserrat"/>
          <w:sz w:val="24"/>
        </w:rPr>
      </w:pPr>
      <w:r w:rsidRPr="00471595">
        <w:rPr>
          <w:rFonts w:ascii="Montserrat" w:hAnsi="Montserrat"/>
          <w:sz w:val="24"/>
        </w:rPr>
        <w:tab/>
      </w:r>
      <w:r w:rsidR="00201AA5" w:rsidRPr="00471595">
        <w:rPr>
          <w:rFonts w:ascii="Montserrat" w:hAnsi="Montserrat"/>
          <w:sz w:val="24"/>
        </w:rPr>
        <w:t>Arden’s</w:t>
      </w:r>
      <w:r w:rsidRPr="00471595">
        <w:rPr>
          <w:rFonts w:ascii="Montserrat" w:hAnsi="Montserrat"/>
          <w:sz w:val="24"/>
        </w:rPr>
        <w:t xml:space="preserve"> first memoir covering the establishment of angel colony and reflections on events leading up to her situation to date. Beginning from the day of contact through an invitation to leave quarantine and study the native culture.</w:t>
      </w:r>
    </w:p>
    <w:p w14:paraId="596C80C3" w14:textId="77777777" w:rsidR="00201AA5" w:rsidRPr="00471595" w:rsidRDefault="00201AA5" w:rsidP="00515B04">
      <w:pPr>
        <w:rPr>
          <w:rFonts w:ascii="Montserrat" w:hAnsi="Montserrat"/>
          <w:sz w:val="24"/>
        </w:rPr>
      </w:pPr>
    </w:p>
    <w:p w14:paraId="32949CCC"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0A50146E" w14:textId="77777777" w:rsidR="00201AA5" w:rsidRPr="00471595" w:rsidRDefault="00201AA5" w:rsidP="00515B04">
      <w:pPr>
        <w:rPr>
          <w:rFonts w:ascii="Montserrat" w:hAnsi="Montserrat"/>
          <w:sz w:val="24"/>
        </w:rPr>
      </w:pPr>
    </w:p>
    <w:p w14:paraId="73A0BAC2" w14:textId="728EEE73" w:rsidR="00AD35EB" w:rsidRPr="00471595" w:rsidRDefault="00515B04" w:rsidP="00515B04">
      <w:pPr>
        <w:numPr>
          <w:ins w:id="1224" w:author="Unknown"/>
        </w:numPr>
        <w:rPr>
          <w:rFonts w:ascii="Montserrat" w:hAnsi="Montserrat"/>
          <w:sz w:val="24"/>
        </w:rPr>
      </w:pPr>
      <w:r w:rsidRPr="00471595">
        <w:rPr>
          <w:rFonts w:ascii="Montserrat" w:hAnsi="Montserrat"/>
          <w:sz w:val="24"/>
        </w:rPr>
        <w:br w:type="page"/>
      </w:r>
      <w:r w:rsidR="00201AA5" w:rsidRPr="00471595">
        <w:rPr>
          <w:rFonts w:ascii="Montserrat" w:hAnsi="Montserrat"/>
          <w:sz w:val="24"/>
        </w:rPr>
        <w:t>Part Two: Sphere of Authority</w:t>
      </w:r>
    </w:p>
    <w:p w14:paraId="782999BC" w14:textId="4FD4B5AF" w:rsidR="00AD35EB" w:rsidRPr="00471595" w:rsidRDefault="00AD35EB" w:rsidP="00515B04">
      <w:pPr>
        <w:numPr>
          <w:ins w:id="1225" w:author="Unknown"/>
        </w:numPr>
        <w:rPr>
          <w:rFonts w:ascii="Montserrat" w:hAnsi="Montserrat"/>
          <w:sz w:val="24"/>
        </w:rPr>
      </w:pPr>
      <w:r w:rsidRPr="00471595">
        <w:rPr>
          <w:rFonts w:ascii="Montserrat" w:hAnsi="Montserrat"/>
          <w:sz w:val="24"/>
        </w:rPr>
        <w:tab/>
      </w:r>
      <w:r w:rsidR="00201AA5" w:rsidRPr="00471595">
        <w:rPr>
          <w:rFonts w:ascii="Montserrat" w:hAnsi="Montserrat"/>
          <w:sz w:val="24"/>
        </w:rPr>
        <w:t>Arden’s</w:t>
      </w:r>
      <w:r w:rsidRPr="00471595">
        <w:rPr>
          <w:rFonts w:ascii="Montserrat" w:hAnsi="Montserrat"/>
          <w:sz w:val="24"/>
        </w:rPr>
        <w:t xml:space="preserve"> second memoir covering her adoption into </w:t>
      </w:r>
      <w:r w:rsidR="00201AA5" w:rsidRPr="00471595">
        <w:rPr>
          <w:rFonts w:ascii="Montserrat" w:hAnsi="Montserrat"/>
          <w:sz w:val="24"/>
        </w:rPr>
        <w:t>Avon</w:t>
      </w:r>
      <w:r w:rsidRPr="00471595">
        <w:rPr>
          <w:rFonts w:ascii="Montserrat" w:hAnsi="Montserrat"/>
          <w:sz w:val="24"/>
        </w:rPr>
        <w:t xml:space="preserve"> lyn culture. Included are the events of her visits to angel colony presented in contrast and the conflict which arose from transplanted anti-psi sentiment and resulted in a coup against the colony's actives. The discovery of another alien intelligence</w:t>
      </w:r>
      <w:r w:rsidR="00295153" w:rsidRPr="00471595">
        <w:rPr>
          <w:rFonts w:ascii="Montserrat" w:hAnsi="Montserrat"/>
          <w:sz w:val="24"/>
        </w:rPr>
        <w:t xml:space="preserve"> and</w:t>
      </w:r>
      <w:r w:rsidRPr="00471595">
        <w:rPr>
          <w:rFonts w:ascii="Montserrat" w:hAnsi="Montserrat"/>
          <w:sz w:val="24"/>
        </w:rPr>
        <w:t xml:space="preserve"> a danger presented by it in spite of itself acts as a catalyst to stabilize the situation for a generation at least.</w:t>
      </w:r>
    </w:p>
    <w:p w14:paraId="4C9F50DF" w14:textId="77777777" w:rsidR="00201AA5" w:rsidRPr="00471595" w:rsidRDefault="00201AA5" w:rsidP="00515B04">
      <w:pPr>
        <w:rPr>
          <w:rFonts w:ascii="Montserrat" w:hAnsi="Montserrat"/>
          <w:sz w:val="24"/>
        </w:rPr>
      </w:pPr>
    </w:p>
    <w:p w14:paraId="529E471F" w14:textId="77777777" w:rsidR="00201AA5" w:rsidRPr="00471595" w:rsidRDefault="00201AA5" w:rsidP="00515B04">
      <w:pPr>
        <w:pStyle w:val="VerticalBrace"/>
        <w:numPr>
          <w:ins w:id="1226" w:author="Unknown"/>
        </w:numPr>
        <w:rPr>
          <w:rFonts w:ascii="Montserrat" w:hAnsi="Montserrat"/>
          <w:sz w:val="24"/>
        </w:rPr>
      </w:pPr>
      <w:r w:rsidRPr="00471595">
        <w:rPr>
          <w:rFonts w:ascii="Montserrat" w:hAnsi="Montserrat"/>
          <w:sz w:val="24"/>
        </w:rPr>
        <w:t>————————</w:t>
      </w:r>
    </w:p>
    <w:p w14:paraId="5AE2EC38" w14:textId="77777777" w:rsidR="00515B04" w:rsidRPr="00471595" w:rsidRDefault="00515B04" w:rsidP="00515B04">
      <w:pPr>
        <w:rPr>
          <w:rFonts w:ascii="Montserrat" w:hAnsi="Montserrat"/>
          <w:sz w:val="24"/>
        </w:rPr>
      </w:pPr>
    </w:p>
    <w:p w14:paraId="623088D7" w14:textId="6087F585" w:rsidR="00AD35EB" w:rsidRPr="00471595" w:rsidRDefault="00AD35EB" w:rsidP="00515B04">
      <w:pPr>
        <w:numPr>
          <w:ins w:id="1227" w:author="Unknown"/>
        </w:numPr>
        <w:rPr>
          <w:rFonts w:ascii="Montserrat" w:hAnsi="Montserrat"/>
          <w:sz w:val="24"/>
        </w:rPr>
      </w:pPr>
      <w:r w:rsidRPr="00471595">
        <w:rPr>
          <w:rFonts w:ascii="Montserrat" w:hAnsi="Montserrat"/>
          <w:sz w:val="24"/>
        </w:rPr>
        <w:t>REFLECTION</w:t>
      </w:r>
      <w:r w:rsidRPr="00471595">
        <w:rPr>
          <w:rFonts w:ascii="Montserrat" w:hAnsi="Montserrat"/>
          <w:sz w:val="24"/>
        </w:rPr>
        <w:tab/>
        <w:t>book three of av : the expression of change</w:t>
      </w:r>
      <w:r w:rsidRPr="00471595">
        <w:rPr>
          <w:rFonts w:ascii="Montserrat" w:hAnsi="Montserrat"/>
          <w:sz w:val="24"/>
        </w:rPr>
        <w:tab/>
        <w:t>1~03~000</w:t>
      </w:r>
    </w:p>
    <w:p w14:paraId="3F579D7C" w14:textId="77777777" w:rsidR="00AD35EB" w:rsidRPr="00471595" w:rsidRDefault="00AD35EB" w:rsidP="00515B04">
      <w:pPr>
        <w:numPr>
          <w:ins w:id="1228" w:author="Unknown"/>
        </w:numPr>
        <w:rPr>
          <w:rFonts w:ascii="Montserrat" w:hAnsi="Montserrat"/>
          <w:sz w:val="24"/>
        </w:rPr>
      </w:pPr>
      <w:r w:rsidRPr="00471595">
        <w:rPr>
          <w:rFonts w:ascii="Montserrat" w:hAnsi="Montserrat"/>
          <w:sz w:val="24"/>
        </w:rPr>
        <w:tab/>
      </w:r>
    </w:p>
    <w:p w14:paraId="1F418719" w14:textId="588DD26F" w:rsidR="00AD35EB" w:rsidRPr="00471595" w:rsidRDefault="00AD35EB" w:rsidP="00515B04">
      <w:pPr>
        <w:numPr>
          <w:ins w:id="1229" w:author="Unknown"/>
        </w:numPr>
        <w:rPr>
          <w:rFonts w:ascii="Montserrat" w:hAnsi="Montserrat"/>
          <w:sz w:val="24"/>
        </w:rPr>
      </w:pPr>
      <w:r w:rsidRPr="00471595">
        <w:rPr>
          <w:rFonts w:ascii="Montserrat" w:hAnsi="Montserrat"/>
          <w:sz w:val="24"/>
        </w:rPr>
        <w:tab/>
        <w:t xml:space="preserve">Operation </w:t>
      </w:r>
      <w:r w:rsidR="00201AA5" w:rsidRPr="00471595">
        <w:rPr>
          <w:rFonts w:ascii="Montserrat" w:hAnsi="Montserrat"/>
          <w:sz w:val="24"/>
        </w:rPr>
        <w:t>Exodus</w:t>
      </w:r>
      <w:r w:rsidRPr="00471595">
        <w:rPr>
          <w:rFonts w:ascii="Montserrat" w:hAnsi="Montserrat"/>
          <w:sz w:val="24"/>
        </w:rPr>
        <w:t>—in the year twenty-one seventeen one hundred armed colony-exploration ships departed from earth. It was an emergency colonization effort, motivated by memories of a disastrous first contact. Divided into five task groups and destined for remote sectors, this first massive wave of space colonization got underway with one critical—but at the time unnoticed—catastrophe; task group three became lost during translation.</w:t>
      </w:r>
    </w:p>
    <w:p w14:paraId="7F699671" w14:textId="77777777" w:rsidR="00201AA5" w:rsidRPr="00471595" w:rsidRDefault="00201AA5" w:rsidP="00515B04">
      <w:pPr>
        <w:rPr>
          <w:rFonts w:ascii="Montserrat" w:hAnsi="Montserrat"/>
          <w:sz w:val="24"/>
        </w:rPr>
      </w:pPr>
    </w:p>
    <w:p w14:paraId="10BD5A99"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4B4968A3" w14:textId="77777777" w:rsidR="00201AA5" w:rsidRPr="00471595" w:rsidRDefault="00201AA5" w:rsidP="00515B04">
      <w:pPr>
        <w:rPr>
          <w:rFonts w:ascii="Montserrat" w:hAnsi="Montserrat"/>
          <w:sz w:val="24"/>
        </w:rPr>
      </w:pPr>
    </w:p>
    <w:p w14:paraId="08F13CEA" w14:textId="7D4BE2BA" w:rsidR="00AD35EB" w:rsidRPr="00471595" w:rsidRDefault="00AD35EB" w:rsidP="00515B04">
      <w:pPr>
        <w:numPr>
          <w:ins w:id="1230" w:author="Unknown"/>
        </w:numPr>
        <w:rPr>
          <w:rFonts w:ascii="Montserrat" w:hAnsi="Montserrat"/>
          <w:sz w:val="24"/>
        </w:rPr>
      </w:pPr>
      <w:r w:rsidRPr="00471595">
        <w:rPr>
          <w:rFonts w:ascii="Montserrat" w:hAnsi="Montserrat"/>
          <w:sz w:val="24"/>
        </w:rPr>
        <w:tab/>
        <w:t xml:space="preserve">Arden </w:t>
      </w:r>
      <w:r w:rsidR="00201AA5" w:rsidRPr="00471595">
        <w:rPr>
          <w:rFonts w:ascii="Montserrat" w:hAnsi="Montserrat"/>
          <w:sz w:val="24"/>
        </w:rPr>
        <w:t>Eve Sinclair</w:t>
      </w:r>
      <w:r w:rsidRPr="00471595">
        <w:rPr>
          <w:rFonts w:ascii="Montserrat" w:hAnsi="Montserrat"/>
          <w:sz w:val="24"/>
        </w:rPr>
        <w:t>—an active class-iii psionic and an asset assigned to one of the ships in task group three—had volunteered for this one way trip. On earth her face was too well known to escape persecution from a growing anti-psi movement. Her ambition was anonymity</w:t>
      </w:r>
      <w:r w:rsidR="00295153" w:rsidRPr="00471595">
        <w:rPr>
          <w:rFonts w:ascii="Montserrat" w:hAnsi="Montserrat"/>
          <w:sz w:val="24"/>
        </w:rPr>
        <w:t xml:space="preserve"> but</w:t>
      </w:r>
      <w:r w:rsidRPr="00471595">
        <w:rPr>
          <w:rFonts w:ascii="Montserrat" w:hAnsi="Montserrat"/>
          <w:sz w:val="24"/>
        </w:rPr>
        <w:t xml:space="preserve"> fate played a cruel trick on her, thrusting her again into the heart of crucial events. When the lost explorers limp into a promising system, it was </w:t>
      </w:r>
      <w:r w:rsidR="00201AA5" w:rsidRPr="00471595">
        <w:rPr>
          <w:rFonts w:ascii="Montserrat" w:hAnsi="Montserrat"/>
          <w:sz w:val="24"/>
        </w:rPr>
        <w:t>Arden</w:t>
      </w:r>
      <w:r w:rsidRPr="00471595">
        <w:rPr>
          <w:rFonts w:ascii="Montserrat" w:hAnsi="Montserrat"/>
          <w:sz w:val="24"/>
        </w:rPr>
        <w:t xml:space="preserve"> who suddenly found herself confronting an alien too disturbingly human to believe. It was </w:t>
      </w:r>
      <w:r w:rsidR="00201AA5" w:rsidRPr="00471595">
        <w:rPr>
          <w:rFonts w:ascii="Montserrat" w:hAnsi="Montserrat"/>
          <w:sz w:val="24"/>
        </w:rPr>
        <w:t>Arden</w:t>
      </w:r>
      <w:r w:rsidRPr="00471595">
        <w:rPr>
          <w:rFonts w:ascii="Montserrat" w:hAnsi="Montserrat"/>
          <w:sz w:val="24"/>
        </w:rPr>
        <w:t xml:space="preserve"> who found herself poised on the very thin and deadly line between the known and the unknown. As the principle of contact, </w:t>
      </w:r>
      <w:r w:rsidR="00201AA5" w:rsidRPr="00471595">
        <w:rPr>
          <w:rFonts w:ascii="Montserrat" w:hAnsi="Montserrat"/>
          <w:sz w:val="24"/>
        </w:rPr>
        <w:t>Arden</w:t>
      </w:r>
      <w:r w:rsidRPr="00471595">
        <w:rPr>
          <w:rFonts w:ascii="Montserrat" w:hAnsi="Montserrat"/>
          <w:sz w:val="24"/>
        </w:rPr>
        <w:t xml:space="preserve"> is unable to resist probing the paradox of these exotically human aliens</w:t>
      </w:r>
      <w:r w:rsidR="00295153" w:rsidRPr="00471595">
        <w:rPr>
          <w:rFonts w:ascii="Montserrat" w:hAnsi="Montserrat"/>
          <w:sz w:val="24"/>
        </w:rPr>
        <w:t xml:space="preserve"> and</w:t>
      </w:r>
      <w:r w:rsidRPr="00471595">
        <w:rPr>
          <w:rFonts w:ascii="Montserrat" w:hAnsi="Montserrat"/>
          <w:sz w:val="24"/>
        </w:rPr>
        <w:t xml:space="preserve"> unable to protect herself as a mystery of her own is probed. Arden finds herself caught out in the middle as her efforts to bring the two cultures together explode in her face. In the confusion, </w:t>
      </w:r>
      <w:r w:rsidR="00201AA5" w:rsidRPr="00471595">
        <w:rPr>
          <w:rFonts w:ascii="Montserrat" w:hAnsi="Montserrat"/>
          <w:sz w:val="24"/>
        </w:rPr>
        <w:t>Arden</w:t>
      </w:r>
      <w:r w:rsidRPr="00471595">
        <w:rPr>
          <w:rFonts w:ascii="Montserrat" w:hAnsi="Montserrat"/>
          <w:sz w:val="24"/>
        </w:rPr>
        <w:t xml:space="preserve"> stumbles across a being more alien than her wildest imagining.</w:t>
      </w:r>
    </w:p>
    <w:p w14:paraId="7AFED9CC" w14:textId="77777777" w:rsidR="00201AA5" w:rsidRPr="00471595" w:rsidRDefault="00201AA5" w:rsidP="00515B04">
      <w:pPr>
        <w:rPr>
          <w:rFonts w:ascii="Montserrat" w:hAnsi="Montserrat"/>
          <w:sz w:val="24"/>
        </w:rPr>
      </w:pPr>
    </w:p>
    <w:p w14:paraId="1DF66883"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111437BE" w14:textId="77777777" w:rsidR="00201AA5" w:rsidRPr="00471595" w:rsidRDefault="00201AA5" w:rsidP="00515B04">
      <w:pPr>
        <w:rPr>
          <w:rFonts w:ascii="Montserrat" w:hAnsi="Montserrat"/>
          <w:sz w:val="24"/>
        </w:rPr>
      </w:pPr>
    </w:p>
    <w:p w14:paraId="754DED89" w14:textId="4E8D18AE" w:rsidR="00201AA5" w:rsidRPr="00471595" w:rsidRDefault="00AD35EB" w:rsidP="00515B04">
      <w:pPr>
        <w:numPr>
          <w:ins w:id="1231" w:author="Unknown"/>
        </w:numPr>
        <w:rPr>
          <w:rFonts w:ascii="Montserrat" w:hAnsi="Montserrat"/>
          <w:sz w:val="24"/>
        </w:rPr>
      </w:pPr>
      <w:r w:rsidRPr="00471595">
        <w:rPr>
          <w:rFonts w:ascii="Montserrat" w:hAnsi="Montserrat"/>
          <w:sz w:val="24"/>
        </w:rPr>
        <w:t>Background</w:t>
      </w:r>
      <w:r w:rsidRPr="00471595">
        <w:rPr>
          <w:rFonts w:ascii="Montserrat" w:hAnsi="Montserrat"/>
          <w:sz w:val="24"/>
        </w:rPr>
        <w:tab/>
      </w:r>
    </w:p>
    <w:p w14:paraId="6963B42A" w14:textId="6BDC163C" w:rsidR="00AD35EB" w:rsidRPr="00471595" w:rsidRDefault="00201AA5" w:rsidP="00515B04">
      <w:pPr>
        <w:rPr>
          <w:rFonts w:ascii="Montserrat" w:hAnsi="Montserrat"/>
          <w:sz w:val="24"/>
        </w:rPr>
      </w:pPr>
      <w:r w:rsidRPr="00471595">
        <w:rPr>
          <w:rFonts w:ascii="Montserrat" w:hAnsi="Montserrat"/>
          <w:sz w:val="24"/>
        </w:rPr>
        <w:t>Gabriel</w:t>
      </w:r>
      <w:r w:rsidR="00AD35EB" w:rsidRPr="00471595">
        <w:rPr>
          <w:rFonts w:ascii="Montserrat" w:hAnsi="Montserrat"/>
          <w:sz w:val="24"/>
        </w:rPr>
        <w:t xml:space="preserve">, along with the rest of task group three, was lost in translation due to a fatal data corruption. Through the heroic effort of </w:t>
      </w:r>
      <w:r w:rsidRPr="00471595">
        <w:rPr>
          <w:rFonts w:ascii="Montserrat" w:hAnsi="Montserrat"/>
          <w:sz w:val="24"/>
        </w:rPr>
        <w:t>Arden</w:t>
      </w:r>
      <w:r w:rsidR="00AD35EB" w:rsidRPr="00471595">
        <w:rPr>
          <w:rFonts w:ascii="Montserrat" w:hAnsi="Montserrat"/>
          <w:sz w:val="24"/>
        </w:rPr>
        <w:t xml:space="preserve"> and the other psi actives, seventeen of the original twenty ships manage to recover in normal space far across the galactic disk. The damage sustained by the ships' drives forced the colony-explorers to seek a viable world to retreat to before their damaged drives decayed. Arduous effort brought them within reach of a promising candidate which proved to be too promising.</w:t>
      </w:r>
    </w:p>
    <w:p w14:paraId="15F89A1D" w14:textId="77777777" w:rsidR="00515B04" w:rsidRPr="00471595" w:rsidRDefault="00515B04" w:rsidP="00515B04">
      <w:pPr>
        <w:rPr>
          <w:rFonts w:ascii="Montserrat" w:hAnsi="Montserrat"/>
          <w:sz w:val="24"/>
        </w:rPr>
      </w:pPr>
    </w:p>
    <w:p w14:paraId="7D3D0846"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2973590C" w14:textId="77777777" w:rsidR="00515B04" w:rsidRPr="00471595" w:rsidRDefault="00515B04" w:rsidP="00515B04">
      <w:pPr>
        <w:rPr>
          <w:rFonts w:ascii="Montserrat" w:hAnsi="Montserrat"/>
          <w:sz w:val="24"/>
        </w:rPr>
      </w:pPr>
    </w:p>
    <w:p w14:paraId="640B53CA" w14:textId="77777777" w:rsidR="00201AA5" w:rsidRPr="00471595" w:rsidRDefault="00AD35EB" w:rsidP="00515B04">
      <w:pPr>
        <w:numPr>
          <w:ins w:id="1232" w:author="Unknown"/>
        </w:numPr>
        <w:rPr>
          <w:rFonts w:ascii="Montserrat" w:hAnsi="Montserrat"/>
          <w:sz w:val="24"/>
        </w:rPr>
      </w:pPr>
      <w:r w:rsidRPr="00471595">
        <w:rPr>
          <w:rFonts w:ascii="Montserrat" w:hAnsi="Montserrat"/>
          <w:sz w:val="24"/>
        </w:rPr>
        <w:t>Ground</w:t>
      </w:r>
      <w:r w:rsidRPr="00471595">
        <w:rPr>
          <w:rFonts w:ascii="Montserrat" w:hAnsi="Montserrat"/>
          <w:sz w:val="24"/>
        </w:rPr>
        <w:tab/>
      </w:r>
    </w:p>
    <w:p w14:paraId="22DD379B" w14:textId="7E18082E" w:rsidR="00201AA5" w:rsidRPr="00471595" w:rsidRDefault="00201AA5" w:rsidP="00515B04">
      <w:pPr>
        <w:rPr>
          <w:rFonts w:ascii="Montserrat" w:hAnsi="Montserrat"/>
          <w:sz w:val="24"/>
        </w:rPr>
      </w:pPr>
      <w:r w:rsidRPr="00471595">
        <w:rPr>
          <w:rFonts w:ascii="Montserrat" w:hAnsi="Montserrat"/>
          <w:sz w:val="24"/>
        </w:rPr>
        <w:tab/>
        <w:t xml:space="preserve">The principle of first contact, Arden, described the desperate situation facing the task group's survivors to the alien envoy who promptly extended an invitation to settle the achingly beautiful world. The alien negotiated a carefully arranged isolation from the native establishments. </w:t>
      </w:r>
    </w:p>
    <w:p w14:paraId="014FAC4F" w14:textId="77777777" w:rsidR="00515B04" w:rsidRPr="00471595" w:rsidRDefault="00515B04" w:rsidP="00515B04">
      <w:pPr>
        <w:rPr>
          <w:rFonts w:ascii="Montserrat" w:hAnsi="Montserrat"/>
          <w:sz w:val="24"/>
        </w:rPr>
      </w:pPr>
    </w:p>
    <w:p w14:paraId="6891F6E3"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42B95867" w14:textId="77777777" w:rsidR="00515B04" w:rsidRPr="00471595" w:rsidRDefault="00515B04" w:rsidP="00515B04">
      <w:pPr>
        <w:rPr>
          <w:rFonts w:ascii="Montserrat" w:hAnsi="Montserrat"/>
          <w:sz w:val="24"/>
        </w:rPr>
      </w:pPr>
    </w:p>
    <w:p w14:paraId="60B2E51B" w14:textId="058E75DB" w:rsidR="00201AA5" w:rsidRPr="00471595" w:rsidRDefault="00515B04" w:rsidP="00515B04">
      <w:pPr>
        <w:rPr>
          <w:rFonts w:ascii="Montserrat" w:hAnsi="Montserrat"/>
          <w:sz w:val="24"/>
        </w:rPr>
      </w:pPr>
      <w:r w:rsidRPr="00471595">
        <w:rPr>
          <w:rFonts w:ascii="Montserrat" w:hAnsi="Montserrat"/>
          <w:sz w:val="24"/>
        </w:rPr>
        <w:br w:type="page"/>
      </w:r>
      <w:r w:rsidR="00201AA5" w:rsidRPr="00471595">
        <w:rPr>
          <w:rFonts w:ascii="Montserrat" w:hAnsi="Montserrat"/>
          <w:sz w:val="24"/>
        </w:rPr>
        <w:t>Angel Colony</w:t>
      </w:r>
    </w:p>
    <w:p w14:paraId="4EFB56E3" w14:textId="77777777" w:rsidR="00201AA5" w:rsidRPr="00471595" w:rsidRDefault="00201AA5" w:rsidP="00515B04">
      <w:pPr>
        <w:rPr>
          <w:rFonts w:ascii="Montserrat" w:hAnsi="Montserrat"/>
          <w:sz w:val="24"/>
        </w:rPr>
      </w:pPr>
    </w:p>
    <w:p w14:paraId="2EF2CBCF" w14:textId="0B5FBC6D" w:rsidR="00201AA5" w:rsidRPr="00471595" w:rsidRDefault="00201AA5" w:rsidP="00515B04">
      <w:pPr>
        <w:rPr>
          <w:rFonts w:ascii="Montserrat" w:hAnsi="Montserrat"/>
          <w:sz w:val="24"/>
        </w:rPr>
      </w:pPr>
      <w:r w:rsidRPr="00471595">
        <w:rPr>
          <w:rFonts w:ascii="Montserrat" w:hAnsi="Montserrat"/>
          <w:sz w:val="24"/>
        </w:rPr>
        <w:t>A</w:t>
      </w:r>
      <w:r w:rsidR="00AD35EB" w:rsidRPr="00471595">
        <w:rPr>
          <w:rFonts w:ascii="Montserrat" w:hAnsi="Montserrat"/>
          <w:sz w:val="24"/>
        </w:rPr>
        <w:t>jea</w:t>
      </w:r>
    </w:p>
    <w:p w14:paraId="703F0F49" w14:textId="16C03755" w:rsidR="00AD35EB" w:rsidRPr="00471595" w:rsidRDefault="00201AA5" w:rsidP="00515B04">
      <w:pPr>
        <w:rPr>
          <w:rFonts w:ascii="Montserrat" w:hAnsi="Montserrat"/>
          <w:sz w:val="24"/>
        </w:rPr>
      </w:pPr>
      <w:r w:rsidRPr="00471595">
        <w:rPr>
          <w:rFonts w:ascii="Montserrat" w:hAnsi="Montserrat"/>
          <w:sz w:val="24"/>
        </w:rPr>
        <w:tab/>
        <w:t>A</w:t>
      </w:r>
      <w:r w:rsidR="00AD35EB" w:rsidRPr="00471595">
        <w:rPr>
          <w:rFonts w:ascii="Montserrat" w:hAnsi="Montserrat"/>
          <w:sz w:val="24"/>
        </w:rPr>
        <w:t xml:space="preserve"> collision of two cultures, an appraisal of social dynamics, a reappraisal of history and evolution, an exploration of penumbric and umbric technology, sensuality and sexuality</w:t>
      </w:r>
      <w:r w:rsidR="00295153" w:rsidRPr="00471595">
        <w:rPr>
          <w:rFonts w:ascii="Montserrat" w:hAnsi="Montserrat"/>
          <w:sz w:val="24"/>
        </w:rPr>
        <w:t xml:space="preserve"> and</w:t>
      </w:r>
      <w:r w:rsidR="00AD35EB" w:rsidRPr="00471595">
        <w:rPr>
          <w:rFonts w:ascii="Montserrat" w:hAnsi="Montserrat"/>
          <w:sz w:val="24"/>
        </w:rPr>
        <w:t xml:space="preserve"> the nature of being human and what humanity might become.</w:t>
      </w:r>
    </w:p>
    <w:p w14:paraId="5256666B" w14:textId="77777777" w:rsidR="00201AA5" w:rsidRPr="00471595" w:rsidRDefault="00201AA5" w:rsidP="00515B04">
      <w:pPr>
        <w:rPr>
          <w:rFonts w:ascii="Montserrat" w:hAnsi="Montserrat"/>
          <w:sz w:val="24"/>
        </w:rPr>
      </w:pPr>
    </w:p>
    <w:p w14:paraId="57A3FD99"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4944B18B" w14:textId="77777777" w:rsidR="00201AA5" w:rsidRPr="00471595" w:rsidRDefault="00201AA5" w:rsidP="00515B04">
      <w:pPr>
        <w:rPr>
          <w:rFonts w:ascii="Montserrat" w:hAnsi="Montserrat"/>
          <w:sz w:val="24"/>
        </w:rPr>
      </w:pPr>
    </w:p>
    <w:p w14:paraId="49306790" w14:textId="77777777" w:rsidR="00201AA5" w:rsidRPr="00471595" w:rsidRDefault="00AD35EB" w:rsidP="00515B04">
      <w:pPr>
        <w:numPr>
          <w:ins w:id="1233" w:author="Unknown"/>
        </w:numPr>
        <w:rPr>
          <w:rFonts w:ascii="Montserrat" w:hAnsi="Montserrat"/>
          <w:sz w:val="24"/>
        </w:rPr>
      </w:pPr>
      <w:r w:rsidRPr="00471595">
        <w:rPr>
          <w:rFonts w:ascii="Montserrat" w:hAnsi="Montserrat"/>
          <w:sz w:val="24"/>
        </w:rPr>
        <w:t>Foreground</w:t>
      </w:r>
      <w:r w:rsidRPr="00471595">
        <w:rPr>
          <w:rFonts w:ascii="Montserrat" w:hAnsi="Montserrat"/>
          <w:sz w:val="24"/>
        </w:rPr>
        <w:tab/>
      </w:r>
    </w:p>
    <w:p w14:paraId="5EDD1B4D" w14:textId="0A4D35EA" w:rsidR="00AD35EB" w:rsidRPr="00471595" w:rsidRDefault="00201AA5" w:rsidP="00515B04">
      <w:pPr>
        <w:rPr>
          <w:rFonts w:ascii="Montserrat" w:hAnsi="Montserrat"/>
          <w:sz w:val="24"/>
        </w:rPr>
      </w:pPr>
      <w:r w:rsidRPr="00471595">
        <w:rPr>
          <w:rFonts w:ascii="Montserrat" w:hAnsi="Montserrat"/>
          <w:sz w:val="24"/>
        </w:rPr>
        <w:tab/>
        <w:t xml:space="preserve">An </w:t>
      </w:r>
      <w:r w:rsidR="00AD35EB" w:rsidRPr="00471595">
        <w:rPr>
          <w:rFonts w:ascii="Montserrat" w:hAnsi="Montserrat"/>
          <w:sz w:val="24"/>
        </w:rPr>
        <w:t>odd number of years of strictly limited contact between the two cultures took on a disturbing, perhaps threatening pattern in the eyes of the majority of the colonists. Fifty-one natives attended to the colony; a number significantly equal to that of class iii psionics among the immigrants and in whom their native guides invested the greatest part of their attention. Arden, as one of the fifty-one was caught between her personal and practical curiosity regarding their new home and its indigenous people</w:t>
      </w:r>
      <w:r w:rsidR="00295153" w:rsidRPr="00471595">
        <w:rPr>
          <w:rFonts w:ascii="Montserrat" w:hAnsi="Montserrat"/>
          <w:sz w:val="24"/>
        </w:rPr>
        <w:t xml:space="preserve"> and</w:t>
      </w:r>
      <w:r w:rsidR="00AD35EB" w:rsidRPr="00471595">
        <w:rPr>
          <w:rFonts w:ascii="Montserrat" w:hAnsi="Montserrat"/>
          <w:sz w:val="24"/>
        </w:rPr>
        <w:t xml:space="preserve"> her awareness of very dangerous unease among the psi blind colonists that daily threatened erupt into something darker and more primal.</w:t>
      </w:r>
    </w:p>
    <w:p w14:paraId="454C0AC1" w14:textId="77777777" w:rsidR="00515B04" w:rsidRPr="00471595" w:rsidRDefault="00515B04" w:rsidP="00515B04">
      <w:pPr>
        <w:rPr>
          <w:rFonts w:ascii="Montserrat" w:hAnsi="Montserrat"/>
          <w:sz w:val="24"/>
        </w:rPr>
      </w:pPr>
    </w:p>
    <w:p w14:paraId="114570CC"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3004FE0E" w14:textId="77777777" w:rsidR="00515B04" w:rsidRPr="00471595" w:rsidRDefault="00515B04" w:rsidP="00515B04">
      <w:pPr>
        <w:rPr>
          <w:rFonts w:ascii="Montserrat" w:hAnsi="Montserrat"/>
          <w:sz w:val="24"/>
        </w:rPr>
      </w:pPr>
    </w:p>
    <w:p w14:paraId="595CA967" w14:textId="77777777" w:rsidR="00201AA5" w:rsidRPr="00471595" w:rsidRDefault="00AD35EB" w:rsidP="00515B04">
      <w:pPr>
        <w:numPr>
          <w:ins w:id="1234" w:author="Unknown"/>
        </w:numPr>
        <w:rPr>
          <w:rFonts w:ascii="Montserrat" w:hAnsi="Montserrat"/>
          <w:sz w:val="24"/>
        </w:rPr>
      </w:pPr>
      <w:r w:rsidRPr="00471595">
        <w:rPr>
          <w:rFonts w:ascii="Montserrat" w:hAnsi="Montserrat"/>
          <w:sz w:val="24"/>
        </w:rPr>
        <w:t>Complications</w:t>
      </w:r>
    </w:p>
    <w:p w14:paraId="708DB85C" w14:textId="2F51EE6D" w:rsidR="00AD35EB" w:rsidRPr="00471595" w:rsidRDefault="00201AA5" w:rsidP="00515B04">
      <w:pPr>
        <w:rPr>
          <w:rFonts w:ascii="Montserrat" w:hAnsi="Montserrat"/>
          <w:sz w:val="24"/>
        </w:rPr>
      </w:pPr>
      <w:r w:rsidRPr="00471595">
        <w:rPr>
          <w:rFonts w:ascii="Montserrat" w:hAnsi="Montserrat"/>
          <w:sz w:val="24"/>
        </w:rPr>
        <w:t xml:space="preserve">A </w:t>
      </w:r>
      <w:r w:rsidR="00AD35EB" w:rsidRPr="00471595">
        <w:rPr>
          <w:rFonts w:ascii="Montserrat" w:hAnsi="Montserrat"/>
          <w:sz w:val="24"/>
        </w:rPr>
        <w:t xml:space="preserve">question of legitimacy of authority between </w:t>
      </w:r>
      <w:r w:rsidRPr="00471595">
        <w:rPr>
          <w:rFonts w:ascii="Montserrat" w:hAnsi="Montserrat"/>
          <w:sz w:val="24"/>
        </w:rPr>
        <w:t>Ajean</w:t>
      </w:r>
      <w:r w:rsidR="00AD35EB" w:rsidRPr="00471595">
        <w:rPr>
          <w:rFonts w:ascii="Montserrat" w:hAnsi="Montserrat"/>
          <w:sz w:val="24"/>
        </w:rPr>
        <w:t xml:space="preserve"> and human establishments erupts into a hostile dispute. Arden and her psi active peers are accused of selling out the colonists to gain power over them through </w:t>
      </w:r>
      <w:r w:rsidRPr="00471595">
        <w:rPr>
          <w:rFonts w:ascii="Montserrat" w:hAnsi="Montserrat"/>
          <w:sz w:val="24"/>
        </w:rPr>
        <w:t>Ajean</w:t>
      </w:r>
      <w:r w:rsidR="00AD35EB" w:rsidRPr="00471595">
        <w:rPr>
          <w:rFonts w:ascii="Montserrat" w:hAnsi="Montserrat"/>
          <w:sz w:val="24"/>
        </w:rPr>
        <w:t xml:space="preserve"> custom. </w:t>
      </w:r>
    </w:p>
    <w:p w14:paraId="415E6FB6" w14:textId="77777777" w:rsidR="00201AA5" w:rsidRPr="00471595" w:rsidRDefault="00201AA5" w:rsidP="00515B04">
      <w:pPr>
        <w:rPr>
          <w:rFonts w:ascii="Montserrat" w:hAnsi="Montserrat"/>
          <w:sz w:val="24"/>
        </w:rPr>
      </w:pPr>
    </w:p>
    <w:p w14:paraId="5EF082D7"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4BD85742" w14:textId="77777777" w:rsidR="00201AA5" w:rsidRPr="00471595" w:rsidRDefault="00201AA5" w:rsidP="00515B04">
      <w:pPr>
        <w:rPr>
          <w:rFonts w:ascii="Montserrat" w:hAnsi="Montserrat"/>
          <w:sz w:val="24"/>
        </w:rPr>
      </w:pPr>
    </w:p>
    <w:p w14:paraId="33B9C0FB" w14:textId="2176D0C2" w:rsidR="00AD35EB" w:rsidRPr="00471595" w:rsidRDefault="00AD35EB" w:rsidP="00515B04">
      <w:pPr>
        <w:numPr>
          <w:ins w:id="1235" w:author="Unknown"/>
        </w:numPr>
        <w:rPr>
          <w:rFonts w:ascii="Montserrat" w:hAnsi="Montserrat"/>
          <w:sz w:val="24"/>
        </w:rPr>
      </w:pPr>
      <w:r w:rsidRPr="00471595">
        <w:rPr>
          <w:rFonts w:ascii="Montserrat" w:hAnsi="Montserrat"/>
          <w:sz w:val="24"/>
        </w:rPr>
        <w:tab/>
        <w:t xml:space="preserve">The </w:t>
      </w:r>
      <w:r w:rsidR="00201AA5" w:rsidRPr="00471595">
        <w:rPr>
          <w:rFonts w:ascii="Montserrat" w:hAnsi="Montserrat"/>
          <w:sz w:val="24"/>
        </w:rPr>
        <w:t>Ajean</w:t>
      </w:r>
      <w:r w:rsidRPr="00471595">
        <w:rPr>
          <w:rFonts w:ascii="Montserrat" w:hAnsi="Montserrat"/>
          <w:sz w:val="24"/>
        </w:rPr>
        <w:t xml:space="preserve"> authorities are disappointed in the adopted psi's inability to control the population tentatively left to their jurisdiction. The </w:t>
      </w:r>
      <w:r w:rsidR="00201AA5" w:rsidRPr="00471595">
        <w:rPr>
          <w:rFonts w:ascii="Montserrat" w:hAnsi="Montserrat"/>
          <w:sz w:val="24"/>
        </w:rPr>
        <w:t>Ajeans</w:t>
      </w:r>
      <w:r w:rsidRPr="00471595">
        <w:rPr>
          <w:rFonts w:ascii="Montserrat" w:hAnsi="Montserrat"/>
          <w:sz w:val="24"/>
        </w:rPr>
        <w:t xml:space="preserve"> sternly advise the actives to exercise their power to bring the colony in line and rein in its dangerous expansion. </w:t>
      </w:r>
    </w:p>
    <w:p w14:paraId="7B803412" w14:textId="77777777" w:rsidR="00201AA5" w:rsidRPr="00471595" w:rsidRDefault="00201AA5" w:rsidP="00515B04">
      <w:pPr>
        <w:rPr>
          <w:rFonts w:ascii="Montserrat" w:hAnsi="Montserrat"/>
          <w:sz w:val="24"/>
        </w:rPr>
      </w:pPr>
    </w:p>
    <w:p w14:paraId="005A9027"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2D58D427" w14:textId="77777777" w:rsidR="00201AA5" w:rsidRPr="00471595" w:rsidRDefault="00201AA5" w:rsidP="00515B04">
      <w:pPr>
        <w:rPr>
          <w:rFonts w:ascii="Montserrat" w:hAnsi="Montserrat"/>
          <w:sz w:val="24"/>
        </w:rPr>
      </w:pPr>
    </w:p>
    <w:p w14:paraId="7A14CDCE" w14:textId="36F1D975" w:rsidR="00AD35EB" w:rsidRPr="00471595" w:rsidRDefault="00AD35EB" w:rsidP="00515B04">
      <w:pPr>
        <w:numPr>
          <w:ins w:id="1236" w:author="Unknown"/>
        </w:numPr>
        <w:rPr>
          <w:rFonts w:ascii="Montserrat" w:hAnsi="Montserrat"/>
          <w:sz w:val="24"/>
        </w:rPr>
      </w:pPr>
      <w:r w:rsidRPr="00471595">
        <w:rPr>
          <w:rFonts w:ascii="Montserrat" w:hAnsi="Montserrat"/>
          <w:sz w:val="24"/>
        </w:rPr>
        <w:tab/>
        <w:t xml:space="preserve">The hint of implicitly dire consequences should </w:t>
      </w:r>
      <w:r w:rsidR="00201AA5" w:rsidRPr="00471595">
        <w:rPr>
          <w:rFonts w:ascii="Montserrat" w:hAnsi="Montserrat"/>
          <w:sz w:val="24"/>
        </w:rPr>
        <w:t>Arden</w:t>
      </w:r>
      <w:r w:rsidRPr="00471595">
        <w:rPr>
          <w:rFonts w:ascii="Montserrat" w:hAnsi="Montserrat"/>
          <w:sz w:val="24"/>
        </w:rPr>
        <w:t xml:space="preserve"> and the others ignore this advice disturbs </w:t>
      </w:r>
      <w:r w:rsidR="00201AA5" w:rsidRPr="00471595">
        <w:rPr>
          <w:rFonts w:ascii="Montserrat" w:hAnsi="Montserrat"/>
          <w:sz w:val="24"/>
        </w:rPr>
        <w:t>Arden</w:t>
      </w:r>
      <w:r w:rsidRPr="00471595">
        <w:rPr>
          <w:rFonts w:ascii="Montserrat" w:hAnsi="Montserrat"/>
          <w:sz w:val="24"/>
        </w:rPr>
        <w:t xml:space="preserve"> especially. Her rash probing brings her into contact with a third and awesomely alien interest in the situation. An </w:t>
      </w:r>
      <w:r w:rsidR="00201AA5" w:rsidRPr="00471595">
        <w:rPr>
          <w:rFonts w:ascii="Montserrat" w:hAnsi="Montserrat"/>
          <w:sz w:val="24"/>
        </w:rPr>
        <w:t>Aeva</w:t>
      </w:r>
      <w:r w:rsidRPr="00471595">
        <w:rPr>
          <w:rFonts w:ascii="Montserrat" w:hAnsi="Montserrat"/>
          <w:sz w:val="24"/>
        </w:rPr>
        <w:t xml:space="preserve">. This entity fills in a number of blanks in the </w:t>
      </w:r>
      <w:r w:rsidR="00201AA5" w:rsidRPr="00471595">
        <w:rPr>
          <w:rFonts w:ascii="Montserrat" w:hAnsi="Montserrat"/>
          <w:sz w:val="24"/>
        </w:rPr>
        <w:t>Avon</w:t>
      </w:r>
      <w:r w:rsidRPr="00471595">
        <w:rPr>
          <w:rFonts w:ascii="Montserrat" w:hAnsi="Montserrat"/>
          <w:sz w:val="24"/>
        </w:rPr>
        <w:t xml:space="preserve"> account of history</w:t>
      </w:r>
      <w:r w:rsidR="00295153" w:rsidRPr="00471595">
        <w:rPr>
          <w:rFonts w:ascii="Montserrat" w:hAnsi="Montserrat"/>
          <w:sz w:val="24"/>
        </w:rPr>
        <w:t xml:space="preserve"> and</w:t>
      </w:r>
      <w:r w:rsidRPr="00471595">
        <w:rPr>
          <w:rFonts w:ascii="Montserrat" w:hAnsi="Montserrat"/>
          <w:sz w:val="24"/>
        </w:rPr>
        <w:t xml:space="preserve"> insists that </w:t>
      </w:r>
      <w:r w:rsidR="00201AA5" w:rsidRPr="00471595">
        <w:rPr>
          <w:rFonts w:ascii="Montserrat" w:hAnsi="Montserrat"/>
          <w:sz w:val="24"/>
        </w:rPr>
        <w:t>Arden</w:t>
      </w:r>
      <w:r w:rsidRPr="00471595">
        <w:rPr>
          <w:rFonts w:ascii="Montserrat" w:hAnsi="Montserrat"/>
          <w:sz w:val="24"/>
        </w:rPr>
        <w:t xml:space="preserve"> is herself </w:t>
      </w:r>
      <w:r w:rsidR="00201AA5" w:rsidRPr="00471595">
        <w:rPr>
          <w:rFonts w:ascii="Montserrat" w:hAnsi="Montserrat"/>
          <w:sz w:val="24"/>
        </w:rPr>
        <w:t>Avon</w:t>
      </w:r>
      <w:r w:rsidRPr="00471595">
        <w:rPr>
          <w:rFonts w:ascii="Montserrat" w:hAnsi="Montserrat"/>
          <w:sz w:val="24"/>
        </w:rPr>
        <w:t xml:space="preserve"> and not, as she claims, human. The </w:t>
      </w:r>
      <w:r w:rsidR="00201AA5" w:rsidRPr="00471595">
        <w:rPr>
          <w:rFonts w:ascii="Montserrat" w:hAnsi="Montserrat"/>
          <w:sz w:val="24"/>
        </w:rPr>
        <w:t>Aeva</w:t>
      </w:r>
      <w:r w:rsidRPr="00471595">
        <w:rPr>
          <w:rFonts w:ascii="Montserrat" w:hAnsi="Montserrat"/>
          <w:sz w:val="24"/>
        </w:rPr>
        <w:t xml:space="preserve"> also describes the purge and the allure that </w:t>
      </w:r>
      <w:r w:rsidR="00201AA5" w:rsidRPr="00471595">
        <w:rPr>
          <w:rFonts w:ascii="Montserrat" w:hAnsi="Montserrat"/>
          <w:sz w:val="24"/>
        </w:rPr>
        <w:t>Alyn</w:t>
      </w:r>
      <w:r w:rsidRPr="00471595">
        <w:rPr>
          <w:rFonts w:ascii="Montserrat" w:hAnsi="Montserrat"/>
          <w:sz w:val="24"/>
        </w:rPr>
        <w:t xml:space="preserve"> hold for </w:t>
      </w:r>
      <w:r w:rsidR="00201AA5" w:rsidRPr="00471595">
        <w:rPr>
          <w:rFonts w:ascii="Montserrat" w:hAnsi="Montserrat"/>
          <w:sz w:val="24"/>
        </w:rPr>
        <w:t>Aeva</w:t>
      </w:r>
      <w:r w:rsidRPr="00471595">
        <w:rPr>
          <w:rFonts w:ascii="Montserrat" w:hAnsi="Montserrat"/>
          <w:sz w:val="24"/>
        </w:rPr>
        <w:t xml:space="preserve"> that inevitably will call </w:t>
      </w:r>
      <w:r w:rsidR="00201AA5" w:rsidRPr="00471595">
        <w:rPr>
          <w:rFonts w:ascii="Montserrat" w:hAnsi="Montserrat"/>
          <w:sz w:val="24"/>
        </w:rPr>
        <w:t>Aeva</w:t>
      </w:r>
      <w:r w:rsidRPr="00471595">
        <w:rPr>
          <w:rFonts w:ascii="Montserrat" w:hAnsi="Montserrat"/>
          <w:sz w:val="24"/>
        </w:rPr>
        <w:t xml:space="preserve"> down on the colony, in a manner not in the colony's best interest. Before </w:t>
      </w:r>
      <w:r w:rsidR="00201AA5" w:rsidRPr="00471595">
        <w:rPr>
          <w:rFonts w:ascii="Montserrat" w:hAnsi="Montserrat"/>
          <w:sz w:val="24"/>
        </w:rPr>
        <w:t>Arden</w:t>
      </w:r>
      <w:r w:rsidRPr="00471595">
        <w:rPr>
          <w:rFonts w:ascii="Montserrat" w:hAnsi="Montserrat"/>
          <w:sz w:val="24"/>
        </w:rPr>
        <w:t xml:space="preserve"> can act on this revelation, she is waylaid and her psi capability subdued by colony authorities. Her warnings fall on deaf ears.</w:t>
      </w:r>
    </w:p>
    <w:p w14:paraId="7D542123" w14:textId="77777777" w:rsidR="00515B04" w:rsidRPr="00471595" w:rsidRDefault="00515B04" w:rsidP="00515B04">
      <w:pPr>
        <w:rPr>
          <w:rFonts w:ascii="Montserrat" w:hAnsi="Montserrat"/>
          <w:sz w:val="24"/>
        </w:rPr>
      </w:pPr>
    </w:p>
    <w:p w14:paraId="1F882BA9"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45FFB442" w14:textId="77777777" w:rsidR="00515B04" w:rsidRPr="00471595" w:rsidRDefault="00515B04" w:rsidP="00515B04">
      <w:pPr>
        <w:rPr>
          <w:rFonts w:ascii="Montserrat" w:hAnsi="Montserrat"/>
          <w:sz w:val="24"/>
        </w:rPr>
      </w:pPr>
    </w:p>
    <w:p w14:paraId="228DF61B" w14:textId="77777777" w:rsidR="00201AA5" w:rsidRPr="00471595" w:rsidRDefault="00AD35EB" w:rsidP="00515B04">
      <w:pPr>
        <w:numPr>
          <w:ins w:id="1237" w:author="Unknown"/>
        </w:numPr>
        <w:rPr>
          <w:rFonts w:ascii="Montserrat" w:hAnsi="Montserrat"/>
          <w:sz w:val="24"/>
        </w:rPr>
      </w:pPr>
      <w:r w:rsidRPr="00471595">
        <w:rPr>
          <w:rFonts w:ascii="Montserrat" w:hAnsi="Montserrat"/>
          <w:sz w:val="24"/>
        </w:rPr>
        <w:t>Crisis</w:t>
      </w:r>
    </w:p>
    <w:p w14:paraId="24A11693" w14:textId="04730F65" w:rsidR="00AD35EB" w:rsidRPr="00471595" w:rsidRDefault="00AD35EB" w:rsidP="00515B04">
      <w:pPr>
        <w:rPr>
          <w:rFonts w:ascii="Montserrat" w:hAnsi="Montserrat"/>
          <w:sz w:val="24"/>
        </w:rPr>
      </w:pPr>
      <w:r w:rsidRPr="00471595">
        <w:rPr>
          <w:rFonts w:ascii="Montserrat" w:hAnsi="Montserrat"/>
          <w:sz w:val="24"/>
        </w:rPr>
        <w:tab/>
      </w:r>
      <w:r w:rsidR="00201AA5" w:rsidRPr="00471595">
        <w:rPr>
          <w:rFonts w:ascii="Montserrat" w:hAnsi="Montserrat"/>
          <w:sz w:val="24"/>
        </w:rPr>
        <w:t>Arden</w:t>
      </w:r>
      <w:r w:rsidRPr="00471595">
        <w:rPr>
          <w:rFonts w:ascii="Montserrat" w:hAnsi="Montserrat"/>
          <w:sz w:val="24"/>
        </w:rPr>
        <w:t xml:space="preserve"> is confronted by unexpected confirmation of the </w:t>
      </w:r>
      <w:r w:rsidR="00201AA5" w:rsidRPr="00471595">
        <w:rPr>
          <w:rFonts w:ascii="Montserrat" w:hAnsi="Montserrat"/>
          <w:sz w:val="24"/>
        </w:rPr>
        <w:t>Aeva</w:t>
      </w:r>
      <w:r w:rsidRPr="00471595">
        <w:rPr>
          <w:rFonts w:ascii="Montserrat" w:hAnsi="Montserrat"/>
          <w:sz w:val="24"/>
        </w:rPr>
        <w:t xml:space="preserve">'s claim. Her old antagonist reveals his hoarded research, linking </w:t>
      </w:r>
      <w:r w:rsidR="00201AA5" w:rsidRPr="00471595">
        <w:rPr>
          <w:rFonts w:ascii="Montserrat" w:hAnsi="Montserrat"/>
          <w:sz w:val="24"/>
        </w:rPr>
        <w:t>Arden</w:t>
      </w:r>
      <w:r w:rsidRPr="00471595">
        <w:rPr>
          <w:rFonts w:ascii="Montserrat" w:hAnsi="Montserrat"/>
          <w:sz w:val="24"/>
        </w:rPr>
        <w:t xml:space="preserve">, her mother and her daughter into an abominable crime—in his mind. Worse, his accusations extend beyond herself to all other actives. Arden is aware that the only sure way for the colony authority to protect itself from the </w:t>
      </w:r>
      <w:r w:rsidR="000264CD" w:rsidRPr="00471595">
        <w:rPr>
          <w:rFonts w:ascii="Montserrat" w:hAnsi="Montserrat"/>
          <w:sz w:val="24"/>
        </w:rPr>
        <w:t>“</w:t>
      </w:r>
      <w:r w:rsidRPr="00471595">
        <w:rPr>
          <w:rFonts w:ascii="Montserrat" w:hAnsi="Montserrat"/>
          <w:sz w:val="24"/>
        </w:rPr>
        <w:t>renegade</w:t>
      </w:r>
      <w:r w:rsidR="000264CD" w:rsidRPr="00471595">
        <w:rPr>
          <w:rFonts w:ascii="Montserrat" w:hAnsi="Montserrat"/>
          <w:sz w:val="24"/>
        </w:rPr>
        <w:t>”</w:t>
      </w:r>
      <w:r w:rsidRPr="00471595">
        <w:rPr>
          <w:rFonts w:ascii="Montserrat" w:hAnsi="Montserrat"/>
          <w:sz w:val="24"/>
        </w:rPr>
        <w:t xml:space="preserve"> actives is to subdue and execute them. Powerless herself, she must somehow </w:t>
      </w:r>
      <w:r w:rsidR="00201AA5" w:rsidRPr="00471595">
        <w:rPr>
          <w:rFonts w:ascii="Montserrat" w:hAnsi="Montserrat"/>
          <w:sz w:val="24"/>
        </w:rPr>
        <w:t>persuade</w:t>
      </w:r>
      <w:r w:rsidRPr="00471595">
        <w:rPr>
          <w:rFonts w:ascii="Montserrat" w:hAnsi="Montserrat"/>
          <w:sz w:val="24"/>
        </w:rPr>
        <w:t xml:space="preserve"> one of her captors that executing the actives would be suicide for the colony. The man is decided when the </w:t>
      </w:r>
      <w:r w:rsidR="00201AA5" w:rsidRPr="00471595">
        <w:rPr>
          <w:rFonts w:ascii="Montserrat" w:hAnsi="Montserrat"/>
          <w:sz w:val="24"/>
        </w:rPr>
        <w:t>Aeva</w:t>
      </w:r>
      <w:r w:rsidRPr="00471595">
        <w:rPr>
          <w:rFonts w:ascii="Montserrat" w:hAnsi="Montserrat"/>
          <w:sz w:val="24"/>
        </w:rPr>
        <w:t xml:space="preserve"> threat suddenly manifests itself. The other actives, alerted to </w:t>
      </w:r>
      <w:r w:rsidR="00201AA5" w:rsidRPr="00471595">
        <w:rPr>
          <w:rFonts w:ascii="Montserrat" w:hAnsi="Montserrat"/>
          <w:sz w:val="24"/>
        </w:rPr>
        <w:t>Arden’s</w:t>
      </w:r>
      <w:r w:rsidRPr="00471595">
        <w:rPr>
          <w:rFonts w:ascii="Montserrat" w:hAnsi="Montserrat"/>
          <w:sz w:val="24"/>
        </w:rPr>
        <w:t xml:space="preserve"> capture have all withdrawn from the south wing. Arden alone stands between the colony's children and the unmistakable manifestation of the </w:t>
      </w:r>
      <w:r w:rsidR="00201AA5" w:rsidRPr="00471595">
        <w:rPr>
          <w:rFonts w:ascii="Montserrat" w:hAnsi="Montserrat"/>
          <w:sz w:val="24"/>
        </w:rPr>
        <w:t>Avea</w:t>
      </w:r>
      <w:r w:rsidRPr="00471595">
        <w:rPr>
          <w:rFonts w:ascii="Montserrat" w:hAnsi="Montserrat"/>
          <w:sz w:val="24"/>
        </w:rPr>
        <w:t>, a dragon.</w:t>
      </w:r>
    </w:p>
    <w:p w14:paraId="58302085" w14:textId="77777777" w:rsidR="00515B04" w:rsidRPr="00471595" w:rsidRDefault="00515B04" w:rsidP="00515B04">
      <w:pPr>
        <w:rPr>
          <w:rFonts w:ascii="Montserrat" w:hAnsi="Montserrat"/>
          <w:sz w:val="24"/>
        </w:rPr>
      </w:pPr>
    </w:p>
    <w:p w14:paraId="495C6AA1"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79737F65" w14:textId="77777777" w:rsidR="00515B04" w:rsidRPr="00471595" w:rsidRDefault="00515B04" w:rsidP="00515B04">
      <w:pPr>
        <w:rPr>
          <w:rFonts w:ascii="Montserrat" w:hAnsi="Montserrat"/>
          <w:sz w:val="24"/>
        </w:rPr>
      </w:pPr>
    </w:p>
    <w:p w14:paraId="6B5E145B" w14:textId="77777777" w:rsidR="00201AA5" w:rsidRPr="00471595" w:rsidRDefault="00AD35EB" w:rsidP="00515B04">
      <w:pPr>
        <w:numPr>
          <w:ins w:id="1238" w:author="Unknown"/>
        </w:numPr>
        <w:rPr>
          <w:rFonts w:ascii="Montserrat" w:hAnsi="Montserrat"/>
          <w:sz w:val="24"/>
        </w:rPr>
      </w:pPr>
      <w:r w:rsidRPr="00471595">
        <w:rPr>
          <w:rFonts w:ascii="Montserrat" w:hAnsi="Montserrat"/>
          <w:sz w:val="24"/>
        </w:rPr>
        <w:t>Climax</w:t>
      </w:r>
    </w:p>
    <w:p w14:paraId="1261AC14" w14:textId="0EED8679" w:rsidR="00201AA5" w:rsidRPr="00471595" w:rsidRDefault="00AD35EB" w:rsidP="00515B04">
      <w:pPr>
        <w:rPr>
          <w:rFonts w:ascii="Montserrat" w:hAnsi="Montserrat"/>
          <w:sz w:val="24"/>
        </w:rPr>
      </w:pPr>
      <w:r w:rsidRPr="00471595">
        <w:rPr>
          <w:rFonts w:ascii="Montserrat" w:hAnsi="Montserrat"/>
          <w:sz w:val="24"/>
        </w:rPr>
        <w:tab/>
      </w:r>
      <w:r w:rsidR="00201AA5" w:rsidRPr="00471595">
        <w:rPr>
          <w:rFonts w:ascii="Montserrat" w:hAnsi="Montserrat"/>
          <w:sz w:val="24"/>
        </w:rPr>
        <w:t>Arden</w:t>
      </w:r>
      <w:r w:rsidRPr="00471595">
        <w:rPr>
          <w:rFonts w:ascii="Montserrat" w:hAnsi="Montserrat"/>
          <w:sz w:val="24"/>
        </w:rPr>
        <w:t xml:space="preserve"> pits her self against the prejudice of the colony authority, the threat of the </w:t>
      </w:r>
      <w:r w:rsidR="00201AA5" w:rsidRPr="00471595">
        <w:rPr>
          <w:rFonts w:ascii="Montserrat" w:hAnsi="Montserrat"/>
          <w:sz w:val="24"/>
        </w:rPr>
        <w:t>Aeva</w:t>
      </w:r>
      <w:r w:rsidRPr="00471595">
        <w:rPr>
          <w:rFonts w:ascii="Montserrat" w:hAnsi="Montserrat"/>
          <w:sz w:val="24"/>
        </w:rPr>
        <w:t xml:space="preserve"> to innocent colonists</w:t>
      </w:r>
      <w:r w:rsidR="00295153" w:rsidRPr="00471595">
        <w:rPr>
          <w:rFonts w:ascii="Montserrat" w:hAnsi="Montserrat"/>
          <w:sz w:val="24"/>
        </w:rPr>
        <w:t xml:space="preserve"> and</w:t>
      </w:r>
      <w:r w:rsidRPr="00471595">
        <w:rPr>
          <w:rFonts w:ascii="Montserrat" w:hAnsi="Montserrat"/>
          <w:sz w:val="24"/>
        </w:rPr>
        <w:t xml:space="preserve"> the threat posed by the colony to the rest of </w:t>
      </w:r>
      <w:r w:rsidR="00201AA5" w:rsidRPr="00471595">
        <w:rPr>
          <w:rFonts w:ascii="Montserrat" w:hAnsi="Montserrat"/>
          <w:sz w:val="24"/>
        </w:rPr>
        <w:t>Ajean</w:t>
      </w:r>
      <w:r w:rsidRPr="00471595">
        <w:rPr>
          <w:rFonts w:ascii="Montserrat" w:hAnsi="Montserrat"/>
          <w:sz w:val="24"/>
        </w:rPr>
        <w:t xml:space="preserve"> life</w:t>
      </w:r>
      <w:r w:rsidR="00201AA5" w:rsidRPr="00471595">
        <w:rPr>
          <w:rFonts w:ascii="Montserrat" w:hAnsi="Montserrat"/>
          <w:sz w:val="24"/>
        </w:rPr>
        <w:t xml:space="preserve"> &lt;&gt; </w:t>
      </w:r>
      <w:r w:rsidRPr="00471595">
        <w:rPr>
          <w:rFonts w:ascii="Montserrat" w:hAnsi="Montserrat"/>
          <w:sz w:val="24"/>
        </w:rPr>
        <w:t xml:space="preserve">in conclusion </w:t>
      </w:r>
      <w:r w:rsidR="00201AA5" w:rsidRPr="00471595">
        <w:rPr>
          <w:rFonts w:ascii="Montserrat" w:hAnsi="Montserrat"/>
          <w:sz w:val="24"/>
        </w:rPr>
        <w:t>Arden</w:t>
      </w:r>
      <w:r w:rsidRPr="00471595">
        <w:rPr>
          <w:rFonts w:ascii="Montserrat" w:hAnsi="Montserrat"/>
          <w:sz w:val="24"/>
        </w:rPr>
        <w:t xml:space="preserve"> proves that the colony does not dare oppose the influence of </w:t>
      </w:r>
      <w:r w:rsidR="00201AA5" w:rsidRPr="00471595">
        <w:rPr>
          <w:rFonts w:ascii="Montserrat" w:hAnsi="Montserrat"/>
          <w:sz w:val="24"/>
        </w:rPr>
        <w:t>Arden</w:t>
      </w:r>
      <w:r w:rsidRPr="00471595">
        <w:rPr>
          <w:rFonts w:ascii="Montserrat" w:hAnsi="Montserrat"/>
          <w:sz w:val="24"/>
        </w:rPr>
        <w:t xml:space="preserve"> and her mission, while </w:t>
      </w:r>
      <w:r w:rsidR="00201AA5" w:rsidRPr="00471595">
        <w:rPr>
          <w:rFonts w:ascii="Montserrat" w:hAnsi="Montserrat"/>
          <w:sz w:val="24"/>
        </w:rPr>
        <w:t>Arden</w:t>
      </w:r>
      <w:r w:rsidRPr="00471595">
        <w:rPr>
          <w:rFonts w:ascii="Montserrat" w:hAnsi="Montserrat"/>
          <w:sz w:val="24"/>
        </w:rPr>
        <w:t xml:space="preserve"> herself ends in awe over the fact of her survival and withdraws from the mind of her </w:t>
      </w:r>
    </w:p>
    <w:p w14:paraId="48132A9F"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2256E7CF" w14:textId="77777777" w:rsidR="00201AA5" w:rsidRPr="00471595" w:rsidRDefault="00201AA5" w:rsidP="00515B04">
      <w:pPr>
        <w:rPr>
          <w:rFonts w:ascii="Montserrat" w:hAnsi="Montserrat"/>
          <w:sz w:val="24"/>
        </w:rPr>
      </w:pPr>
    </w:p>
    <w:p w14:paraId="059AC167" w14:textId="77777777" w:rsidR="00515B04" w:rsidRPr="00471595" w:rsidRDefault="00201AA5" w:rsidP="00515B04">
      <w:pPr>
        <w:rPr>
          <w:rFonts w:ascii="Montserrat" w:hAnsi="Montserrat"/>
          <w:sz w:val="24"/>
        </w:rPr>
        <w:sectPr w:rsidR="00515B04" w:rsidRPr="00471595" w:rsidSect="00515B04">
          <w:type w:val="continuous"/>
          <w:pgSz w:w="12240" w:h="15840"/>
          <w:pgMar w:top="1440" w:right="1800" w:bottom="1440" w:left="1800" w:header="720" w:footer="720" w:gutter="0"/>
          <w:cols w:space="720"/>
          <w:docGrid w:linePitch="360"/>
        </w:sectPr>
      </w:pPr>
      <w:r w:rsidRPr="00471595">
        <w:rPr>
          <w:rFonts w:ascii="Montserrat" w:hAnsi="Montserrat"/>
          <w:sz w:val="24"/>
        </w:rPr>
        <w:br w:type="page"/>
      </w:r>
    </w:p>
    <w:p w14:paraId="7D9F745F" w14:textId="6D7A039D" w:rsidR="00AD35EB" w:rsidRPr="00471595" w:rsidRDefault="00AD35EB" w:rsidP="00515B04">
      <w:pPr>
        <w:rPr>
          <w:rFonts w:ascii="Montserrat" w:hAnsi="Montserrat"/>
          <w:sz w:val="24"/>
        </w:rPr>
      </w:pPr>
      <w:r w:rsidRPr="00471595">
        <w:rPr>
          <w:rFonts w:ascii="Montserrat" w:hAnsi="Montserrat"/>
          <w:sz w:val="24"/>
        </w:rPr>
        <w:t>REFLECTION</w:t>
      </w:r>
      <w:r w:rsidRPr="00471595">
        <w:rPr>
          <w:rFonts w:ascii="Montserrat" w:hAnsi="Montserrat"/>
          <w:sz w:val="24"/>
        </w:rPr>
        <w:tab/>
        <w:t>PLOTTING</w:t>
      </w:r>
    </w:p>
    <w:p w14:paraId="69405639" w14:textId="77777777" w:rsidR="00AD35EB" w:rsidRPr="00471595" w:rsidRDefault="00AD35EB" w:rsidP="00515B04">
      <w:pPr>
        <w:numPr>
          <w:ins w:id="1239" w:author="Unknown"/>
        </w:numPr>
        <w:rPr>
          <w:rFonts w:ascii="Montserrat" w:hAnsi="Montserrat"/>
          <w:sz w:val="24"/>
        </w:rPr>
      </w:pPr>
    </w:p>
    <w:p w14:paraId="6438B055" w14:textId="2A123A3C" w:rsidR="00AD35EB" w:rsidRPr="00471595" w:rsidRDefault="00201AA5" w:rsidP="00515B04">
      <w:pPr>
        <w:numPr>
          <w:ins w:id="1240" w:author="Unknown"/>
        </w:numPr>
        <w:rPr>
          <w:rFonts w:ascii="Montserrat" w:hAnsi="Montserrat"/>
          <w:sz w:val="24"/>
        </w:rPr>
      </w:pPr>
      <w:r w:rsidRPr="00471595">
        <w:rPr>
          <w:rFonts w:ascii="Montserrat" w:hAnsi="Montserrat"/>
          <w:sz w:val="24"/>
        </w:rPr>
        <w:t>Angel Colony</w:t>
      </w:r>
      <w:r w:rsidRPr="00471595">
        <w:rPr>
          <w:rFonts w:ascii="Montserrat" w:hAnsi="Montserrat"/>
          <w:sz w:val="24"/>
        </w:rPr>
        <w:tab/>
        <w:t>Reflection : Part One</w:t>
      </w:r>
    </w:p>
    <w:p w14:paraId="7CE982A9" w14:textId="77777777" w:rsidR="00201AA5" w:rsidRPr="00471595" w:rsidRDefault="00201AA5" w:rsidP="00515B04">
      <w:pPr>
        <w:rPr>
          <w:rFonts w:ascii="Montserrat" w:hAnsi="Montserrat"/>
          <w:sz w:val="24"/>
        </w:rPr>
      </w:pPr>
    </w:p>
    <w:p w14:paraId="25468B80"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1E627BF4" w14:textId="77777777" w:rsidR="00201AA5" w:rsidRPr="00471595" w:rsidRDefault="00201AA5" w:rsidP="00515B04">
      <w:pPr>
        <w:rPr>
          <w:rFonts w:ascii="Montserrat" w:hAnsi="Montserrat"/>
          <w:sz w:val="24"/>
        </w:rPr>
      </w:pPr>
    </w:p>
    <w:p w14:paraId="72836DB7" w14:textId="10635D78" w:rsidR="00AD35EB" w:rsidRPr="00471595" w:rsidRDefault="00AD35EB" w:rsidP="00515B04">
      <w:pPr>
        <w:numPr>
          <w:ins w:id="1241" w:author="Unknown"/>
        </w:numPr>
        <w:rPr>
          <w:rFonts w:ascii="Montserrat" w:hAnsi="Montserrat"/>
          <w:sz w:val="24"/>
        </w:rPr>
      </w:pPr>
      <w:r w:rsidRPr="00471595">
        <w:rPr>
          <w:rFonts w:ascii="Montserrat" w:hAnsi="Montserrat"/>
          <w:sz w:val="24"/>
        </w:rPr>
        <w:t>Tell</w:t>
      </w:r>
      <w:r w:rsidRPr="00471595">
        <w:rPr>
          <w:rFonts w:ascii="Montserrat" w:hAnsi="Montserrat"/>
          <w:sz w:val="24"/>
        </w:rPr>
        <w:tab/>
        <w:t>if only the people back on earth could be told about what we have discovered here. It seems to strange to be true</w:t>
      </w:r>
      <w:r w:rsidR="00295153" w:rsidRPr="00471595">
        <w:rPr>
          <w:rFonts w:ascii="Montserrat" w:hAnsi="Montserrat"/>
          <w:sz w:val="24"/>
        </w:rPr>
        <w:t xml:space="preserve"> but</w:t>
      </w:r>
      <w:r w:rsidRPr="00471595">
        <w:rPr>
          <w:rFonts w:ascii="Montserrat" w:hAnsi="Montserrat"/>
          <w:sz w:val="24"/>
        </w:rPr>
        <w:t xml:space="preserve"> it is true and it changes everything we have ever thought about ourselves and the universe. As an asset trained for the possability of making contact with an intelligent alien race, the last thing I was supposed to expect in the universe was something remotely close to human. What I discovered instead, or should I say what discovered me, was impossible ot believe at first. I have gotten used to it</w:t>
      </w:r>
      <w:r w:rsidR="00295153" w:rsidRPr="00471595">
        <w:rPr>
          <w:rFonts w:ascii="Montserrat" w:hAnsi="Montserrat"/>
          <w:sz w:val="24"/>
        </w:rPr>
        <w:t xml:space="preserve"> and</w:t>
      </w:r>
      <w:r w:rsidRPr="00471595">
        <w:rPr>
          <w:rFonts w:ascii="Montserrat" w:hAnsi="Montserrat"/>
          <w:sz w:val="24"/>
        </w:rPr>
        <w:t xml:space="preserve"> I have even had time to learn a few things that might explain how such a possability came to be.</w:t>
      </w:r>
    </w:p>
    <w:p w14:paraId="6CD8A946" w14:textId="77777777" w:rsidR="00201AA5" w:rsidRPr="00471595" w:rsidRDefault="00201AA5" w:rsidP="00515B04">
      <w:pPr>
        <w:rPr>
          <w:rFonts w:ascii="Montserrat" w:hAnsi="Montserrat"/>
          <w:sz w:val="24"/>
        </w:rPr>
      </w:pPr>
    </w:p>
    <w:p w14:paraId="4EE2C9D5"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6D65BD54" w14:textId="77777777" w:rsidR="00201AA5" w:rsidRPr="00471595" w:rsidRDefault="00201AA5" w:rsidP="00515B04">
      <w:pPr>
        <w:rPr>
          <w:rFonts w:ascii="Montserrat" w:hAnsi="Montserrat"/>
          <w:sz w:val="24"/>
        </w:rPr>
      </w:pPr>
    </w:p>
    <w:p w14:paraId="3F48537C" w14:textId="77777777" w:rsidR="00201AA5" w:rsidRPr="00471595" w:rsidRDefault="00AD35EB" w:rsidP="00515B04">
      <w:pPr>
        <w:numPr>
          <w:ins w:id="1242" w:author="Unknown"/>
        </w:numPr>
        <w:rPr>
          <w:rFonts w:ascii="Montserrat" w:hAnsi="Montserrat"/>
          <w:sz w:val="24"/>
        </w:rPr>
      </w:pPr>
      <w:r w:rsidRPr="00471595">
        <w:rPr>
          <w:rFonts w:ascii="Montserrat" w:hAnsi="Montserrat"/>
          <w:sz w:val="24"/>
        </w:rPr>
        <w:t>Show</w:t>
      </w:r>
    </w:p>
    <w:p w14:paraId="3C17C14A" w14:textId="424A811F" w:rsidR="00AD35EB" w:rsidRPr="00471595" w:rsidRDefault="00AD35EB" w:rsidP="00515B04">
      <w:pPr>
        <w:rPr>
          <w:rFonts w:ascii="Montserrat" w:hAnsi="Montserrat"/>
          <w:sz w:val="24"/>
        </w:rPr>
      </w:pPr>
      <w:r w:rsidRPr="00471595">
        <w:rPr>
          <w:rFonts w:ascii="Montserrat" w:hAnsi="Montserrat"/>
          <w:sz w:val="24"/>
        </w:rPr>
        <w:tab/>
      </w:r>
      <w:r w:rsidR="00201AA5" w:rsidRPr="00471595">
        <w:rPr>
          <w:rFonts w:ascii="Montserrat" w:hAnsi="Montserrat"/>
          <w:sz w:val="24"/>
        </w:rPr>
        <w:t>Arden</w:t>
      </w:r>
      <w:r w:rsidRPr="00471595">
        <w:rPr>
          <w:rFonts w:ascii="Montserrat" w:hAnsi="Montserrat"/>
          <w:sz w:val="24"/>
        </w:rPr>
        <w:t>, stumbling into the honors of first contact, confronting the emissary—an alien too disturbingly human</w:t>
      </w:r>
    </w:p>
    <w:p w14:paraId="24BA0105" w14:textId="77777777" w:rsidR="00201AA5" w:rsidRPr="00471595" w:rsidRDefault="00201AA5" w:rsidP="00515B04">
      <w:pPr>
        <w:rPr>
          <w:rFonts w:ascii="Montserrat" w:hAnsi="Montserrat"/>
          <w:sz w:val="24"/>
        </w:rPr>
      </w:pPr>
    </w:p>
    <w:p w14:paraId="0EC5DA56"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5755CD96" w14:textId="77777777" w:rsidR="00201AA5" w:rsidRPr="00471595" w:rsidRDefault="00201AA5" w:rsidP="00515B04">
      <w:pPr>
        <w:rPr>
          <w:rFonts w:ascii="Montserrat" w:hAnsi="Montserrat"/>
          <w:sz w:val="24"/>
        </w:rPr>
      </w:pPr>
    </w:p>
    <w:p w14:paraId="21687DDD" w14:textId="77777777" w:rsidR="00201AA5" w:rsidRPr="00471595" w:rsidRDefault="00AD35EB" w:rsidP="00515B04">
      <w:pPr>
        <w:numPr>
          <w:ins w:id="1243" w:author="Unknown"/>
        </w:numPr>
        <w:rPr>
          <w:rFonts w:ascii="Montserrat" w:hAnsi="Montserrat"/>
          <w:sz w:val="24"/>
        </w:rPr>
      </w:pPr>
      <w:r w:rsidRPr="00471595">
        <w:rPr>
          <w:rFonts w:ascii="Montserrat" w:hAnsi="Montserrat"/>
          <w:sz w:val="24"/>
        </w:rPr>
        <w:t>Tell</w:t>
      </w:r>
    </w:p>
    <w:p w14:paraId="38A3D81C" w14:textId="54B791FD" w:rsidR="00AD35EB" w:rsidRPr="00471595" w:rsidRDefault="00AD35EB" w:rsidP="00515B04">
      <w:pPr>
        <w:rPr>
          <w:rFonts w:ascii="Montserrat" w:hAnsi="Montserrat"/>
          <w:sz w:val="24"/>
        </w:rPr>
      </w:pPr>
      <w:r w:rsidRPr="00471595">
        <w:rPr>
          <w:rFonts w:ascii="Montserrat" w:hAnsi="Montserrat"/>
          <w:sz w:val="24"/>
        </w:rPr>
        <w:tab/>
        <w:t>I should have been prepared. One of the things all assets are trained in is the protocol for first contact. Of all the people in the task group we were best suited for the unguessable challenge of initiating a dialogue with an unknown species. I, of all people, should have been conscious of the possability of this confrontation, in light of what happened to my mother.</w:t>
      </w:r>
    </w:p>
    <w:p w14:paraId="40B150CA" w14:textId="77777777" w:rsidR="00201AA5" w:rsidRPr="00471595" w:rsidRDefault="00201AA5" w:rsidP="00515B04">
      <w:pPr>
        <w:rPr>
          <w:rFonts w:ascii="Montserrat" w:hAnsi="Montserrat"/>
          <w:sz w:val="24"/>
        </w:rPr>
      </w:pPr>
    </w:p>
    <w:p w14:paraId="6D75367D"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44B842D6" w14:textId="77777777" w:rsidR="00201AA5" w:rsidRPr="00471595" w:rsidRDefault="00201AA5" w:rsidP="00515B04">
      <w:pPr>
        <w:rPr>
          <w:rFonts w:ascii="Montserrat" w:hAnsi="Montserrat"/>
          <w:sz w:val="24"/>
        </w:rPr>
      </w:pPr>
    </w:p>
    <w:p w14:paraId="5C78EB5A" w14:textId="77777777" w:rsidR="00201AA5" w:rsidRPr="00471595" w:rsidRDefault="00AD35EB" w:rsidP="00515B04">
      <w:pPr>
        <w:numPr>
          <w:ins w:id="1244" w:author="Unknown"/>
        </w:numPr>
        <w:rPr>
          <w:rFonts w:ascii="Montserrat" w:hAnsi="Montserrat"/>
          <w:sz w:val="24"/>
        </w:rPr>
      </w:pPr>
      <w:r w:rsidRPr="00471595">
        <w:rPr>
          <w:rFonts w:ascii="Montserrat" w:hAnsi="Montserrat"/>
          <w:sz w:val="24"/>
        </w:rPr>
        <w:t>Tell</w:t>
      </w:r>
    </w:p>
    <w:p w14:paraId="3786EA34" w14:textId="1BB094FE" w:rsidR="00AD35EB" w:rsidRPr="00471595" w:rsidRDefault="00AD35EB" w:rsidP="00515B04">
      <w:pPr>
        <w:rPr>
          <w:rFonts w:ascii="Montserrat" w:hAnsi="Montserrat"/>
          <w:sz w:val="24"/>
        </w:rPr>
      </w:pPr>
      <w:r w:rsidRPr="00471595">
        <w:rPr>
          <w:rFonts w:ascii="Montserrat" w:hAnsi="Montserrat"/>
          <w:sz w:val="24"/>
        </w:rPr>
        <w:tab/>
        <w:t>the emmissary was met with mixed feelings. Those ten years were a taste of purgatory. The task group had limped heroically into the neighborhood of a promising candidate. I spotted spotted it on a remote survey</w:t>
      </w:r>
      <w:r w:rsidR="00295153" w:rsidRPr="00471595">
        <w:rPr>
          <w:rFonts w:ascii="Montserrat" w:hAnsi="Montserrat"/>
          <w:sz w:val="24"/>
        </w:rPr>
        <w:t xml:space="preserve"> and</w:t>
      </w:r>
      <w:r w:rsidRPr="00471595">
        <w:rPr>
          <w:rFonts w:ascii="Montserrat" w:hAnsi="Montserrat"/>
          <w:sz w:val="24"/>
        </w:rPr>
        <w:t xml:space="preserve"> we'd identified it through spectral analysis as a viable home. Our arduous efforts had finally brought us within reach of the perfect world—one that suddenly proved to be too perfect. Our hopes were high as we approached this new solar system. We thought we were heading for our new, last and only home for the future. When we were met by a representative of that world, at the boundaries of the inner system,our hopes nearly died.</w:t>
      </w:r>
    </w:p>
    <w:p w14:paraId="25E9B8FC" w14:textId="77777777" w:rsidR="00201AA5" w:rsidRPr="00471595" w:rsidRDefault="00201AA5" w:rsidP="00515B04">
      <w:pPr>
        <w:rPr>
          <w:rFonts w:ascii="Montserrat" w:hAnsi="Montserrat"/>
          <w:sz w:val="24"/>
        </w:rPr>
      </w:pPr>
    </w:p>
    <w:p w14:paraId="126A547F"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1438416A" w14:textId="77777777" w:rsidR="00201AA5" w:rsidRPr="00471595" w:rsidRDefault="00201AA5" w:rsidP="00515B04">
      <w:pPr>
        <w:rPr>
          <w:rFonts w:ascii="Montserrat" w:hAnsi="Montserrat"/>
          <w:sz w:val="24"/>
        </w:rPr>
      </w:pPr>
    </w:p>
    <w:p w14:paraId="4C1910D9" w14:textId="0E1E0F49" w:rsidR="00AD35EB" w:rsidRPr="00471595" w:rsidRDefault="00AD35EB" w:rsidP="00515B04">
      <w:pPr>
        <w:numPr>
          <w:ins w:id="1245" w:author="Unknown"/>
        </w:numPr>
        <w:rPr>
          <w:rFonts w:ascii="Montserrat" w:hAnsi="Montserrat"/>
          <w:sz w:val="24"/>
        </w:rPr>
      </w:pPr>
      <w:r w:rsidRPr="00471595">
        <w:rPr>
          <w:rFonts w:ascii="Montserrat" w:hAnsi="Montserrat"/>
          <w:sz w:val="24"/>
        </w:rPr>
        <w:tab/>
        <w:t>I excused myself as soon as I could to find a way to put myself back together. I was raw from reliving that terrible day yet again. I couldn't just brush it away, because so much followed from that event that inescapably led me here to this situation. I didn't want to go through it all again</w:t>
      </w:r>
      <w:r w:rsidR="00295153" w:rsidRPr="00471595">
        <w:rPr>
          <w:rFonts w:ascii="Montserrat" w:hAnsi="Montserrat"/>
          <w:sz w:val="24"/>
        </w:rPr>
        <w:t xml:space="preserve"> and</w:t>
      </w:r>
      <w:r w:rsidRPr="00471595">
        <w:rPr>
          <w:rFonts w:ascii="Montserrat" w:hAnsi="Montserrat"/>
          <w:sz w:val="24"/>
        </w:rPr>
        <w:t xml:space="preserve"> I tried to put it off. In spite of myself, I could not avoid confronting myself—the ghosts of myself.</w:t>
      </w:r>
    </w:p>
    <w:p w14:paraId="6B133523" w14:textId="77777777" w:rsidR="00201AA5" w:rsidRPr="00471595" w:rsidRDefault="00201AA5" w:rsidP="00515B04">
      <w:pPr>
        <w:rPr>
          <w:rFonts w:ascii="Montserrat" w:hAnsi="Montserrat"/>
          <w:sz w:val="24"/>
        </w:rPr>
      </w:pPr>
    </w:p>
    <w:p w14:paraId="5AEA67F0"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6DA25580" w14:textId="77777777" w:rsidR="00201AA5" w:rsidRPr="00471595" w:rsidRDefault="00201AA5" w:rsidP="00515B04">
      <w:pPr>
        <w:rPr>
          <w:rFonts w:ascii="Montserrat" w:hAnsi="Montserrat"/>
          <w:sz w:val="24"/>
        </w:rPr>
      </w:pPr>
    </w:p>
    <w:p w14:paraId="13C6A152" w14:textId="77777777" w:rsidR="00201AA5" w:rsidRPr="00471595" w:rsidRDefault="00AD35EB" w:rsidP="00515B04">
      <w:pPr>
        <w:numPr>
          <w:ins w:id="1246" w:author="Unknown"/>
        </w:numPr>
        <w:rPr>
          <w:rFonts w:ascii="Montserrat" w:hAnsi="Montserrat"/>
          <w:sz w:val="24"/>
        </w:rPr>
      </w:pPr>
      <w:r w:rsidRPr="00471595">
        <w:rPr>
          <w:rFonts w:ascii="Montserrat" w:hAnsi="Montserrat"/>
          <w:sz w:val="24"/>
        </w:rPr>
        <w:t>Show</w:t>
      </w:r>
    </w:p>
    <w:p w14:paraId="66F0CFB5" w14:textId="66E2543D" w:rsidR="00AD35EB" w:rsidRPr="00471595" w:rsidRDefault="00AD35EB" w:rsidP="00515B04">
      <w:pPr>
        <w:rPr>
          <w:rFonts w:ascii="Montserrat" w:hAnsi="Montserrat"/>
          <w:sz w:val="24"/>
        </w:rPr>
      </w:pPr>
      <w:r w:rsidRPr="00471595">
        <w:rPr>
          <w:rFonts w:ascii="Montserrat" w:hAnsi="Montserrat"/>
          <w:sz w:val="24"/>
        </w:rPr>
        <w:tab/>
        <w:t>I was shoved out in front of the international media, where along with the fate of the adventure I was forced to expose myself and the existance of active psionics. Maybe the wound healed better for being reopened and liberally bled.</w:t>
      </w:r>
    </w:p>
    <w:p w14:paraId="62F5534A" w14:textId="77777777" w:rsidR="00201AA5" w:rsidRPr="00471595" w:rsidRDefault="00201AA5" w:rsidP="00515B04">
      <w:pPr>
        <w:rPr>
          <w:rFonts w:ascii="Montserrat" w:hAnsi="Montserrat"/>
          <w:sz w:val="24"/>
        </w:rPr>
      </w:pPr>
    </w:p>
    <w:p w14:paraId="78891CF7"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3F291CD4" w14:textId="77777777" w:rsidR="00201AA5" w:rsidRPr="00471595" w:rsidRDefault="00201AA5" w:rsidP="00515B04">
      <w:pPr>
        <w:rPr>
          <w:rFonts w:ascii="Montserrat" w:hAnsi="Montserrat"/>
          <w:sz w:val="24"/>
        </w:rPr>
      </w:pPr>
    </w:p>
    <w:p w14:paraId="77A3852B" w14:textId="77777777" w:rsidR="00201AA5" w:rsidRPr="00471595" w:rsidRDefault="00AD35EB" w:rsidP="00515B04">
      <w:pPr>
        <w:numPr>
          <w:ins w:id="1247" w:author="Unknown"/>
        </w:numPr>
        <w:rPr>
          <w:rFonts w:ascii="Montserrat" w:hAnsi="Montserrat"/>
          <w:sz w:val="24"/>
        </w:rPr>
      </w:pPr>
      <w:r w:rsidRPr="00471595">
        <w:rPr>
          <w:rFonts w:ascii="Montserrat" w:hAnsi="Montserrat"/>
          <w:sz w:val="24"/>
        </w:rPr>
        <w:t>Show</w:t>
      </w:r>
    </w:p>
    <w:p w14:paraId="76228244" w14:textId="4627959D" w:rsidR="00AD35EB" w:rsidRPr="00471595" w:rsidRDefault="00AD35EB" w:rsidP="00515B04">
      <w:pPr>
        <w:rPr>
          <w:rFonts w:ascii="Montserrat" w:hAnsi="Montserrat"/>
          <w:sz w:val="24"/>
        </w:rPr>
      </w:pPr>
      <w:r w:rsidRPr="00471595">
        <w:rPr>
          <w:rFonts w:ascii="Montserrat" w:hAnsi="Montserrat"/>
          <w:sz w:val="24"/>
        </w:rPr>
        <w:tab/>
        <w:t>after the initial shock of that first meeting, the emissary evinces both awe and wonder over the colonists ships, while demonstrating her own people's possession of a technology that the colonists can only perceive as magical.</w:t>
      </w:r>
    </w:p>
    <w:p w14:paraId="5738BA5B" w14:textId="77777777" w:rsidR="00201AA5" w:rsidRPr="00471595" w:rsidRDefault="00201AA5" w:rsidP="00515B04">
      <w:pPr>
        <w:rPr>
          <w:rFonts w:ascii="Montserrat" w:hAnsi="Montserrat"/>
          <w:sz w:val="24"/>
        </w:rPr>
      </w:pPr>
    </w:p>
    <w:p w14:paraId="36521917"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06994DA4" w14:textId="77777777" w:rsidR="00201AA5" w:rsidRPr="00471595" w:rsidRDefault="00201AA5" w:rsidP="00515B04">
      <w:pPr>
        <w:rPr>
          <w:rFonts w:ascii="Montserrat" w:hAnsi="Montserrat"/>
          <w:sz w:val="24"/>
        </w:rPr>
      </w:pPr>
    </w:p>
    <w:p w14:paraId="1A0AF7D8" w14:textId="77777777" w:rsidR="00AD35EB" w:rsidRPr="00471595" w:rsidRDefault="00AD35EB" w:rsidP="00515B04">
      <w:pPr>
        <w:numPr>
          <w:ins w:id="1248" w:author="Unknown"/>
        </w:numPr>
        <w:rPr>
          <w:rFonts w:ascii="Montserrat" w:hAnsi="Montserrat"/>
          <w:sz w:val="24"/>
        </w:rPr>
      </w:pPr>
      <w:r w:rsidRPr="00471595">
        <w:rPr>
          <w:rFonts w:ascii="Montserrat" w:hAnsi="Montserrat"/>
          <w:sz w:val="24"/>
        </w:rPr>
        <w:tab/>
        <w:t>Is it just human nature, that every discovery has to be questioned and subjected to demands for proof? In particular, why is it that the first reaction to the revelation of realized psionic potential is the suspicion of fraud? My gut feeling is that people are generally afraid of such potential. That is what I felt when I was stood up alone in front of the world to make a claim that sounds impossible to a latent mind. Thus, our carefully guarded existence was traded to win support for an accelerated space colonization and militarization effort. I know why they did it. Three, I was the closest thing to an eye-witness available to offer testimonial support for that government announcement.</w:t>
      </w:r>
    </w:p>
    <w:p w14:paraId="31D2E3CC" w14:textId="77777777" w:rsidR="00AD35EB" w:rsidRPr="00471595" w:rsidRDefault="00AD35EB" w:rsidP="00515B04">
      <w:pPr>
        <w:numPr>
          <w:ins w:id="1249" w:author="Unknown"/>
        </w:numPr>
        <w:rPr>
          <w:rFonts w:ascii="Montserrat" w:hAnsi="Montserrat"/>
          <w:sz w:val="24"/>
        </w:rPr>
      </w:pPr>
      <w:r w:rsidRPr="00471595">
        <w:rPr>
          <w:rFonts w:ascii="Montserrat" w:hAnsi="Montserrat"/>
          <w:sz w:val="24"/>
        </w:rPr>
        <w:t>Iii</w:t>
      </w:r>
    </w:p>
    <w:p w14:paraId="1D581746" w14:textId="77777777" w:rsidR="00201AA5" w:rsidRPr="00471595" w:rsidRDefault="00201AA5" w:rsidP="00515B04">
      <w:pPr>
        <w:rPr>
          <w:rFonts w:ascii="Montserrat" w:hAnsi="Montserrat"/>
          <w:sz w:val="24"/>
        </w:rPr>
      </w:pPr>
    </w:p>
    <w:p w14:paraId="57819F63"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22CC7355" w14:textId="77777777" w:rsidR="00201AA5" w:rsidRPr="00471595" w:rsidRDefault="00201AA5" w:rsidP="00515B04">
      <w:pPr>
        <w:rPr>
          <w:rFonts w:ascii="Montserrat" w:hAnsi="Montserrat"/>
          <w:sz w:val="24"/>
        </w:rPr>
      </w:pPr>
    </w:p>
    <w:p w14:paraId="1A184989" w14:textId="0AE312E0" w:rsidR="00AD35EB" w:rsidRPr="00471595" w:rsidRDefault="00AD35EB" w:rsidP="00515B04">
      <w:pPr>
        <w:numPr>
          <w:ins w:id="1250" w:author="Unknown"/>
        </w:numPr>
        <w:rPr>
          <w:rFonts w:ascii="Montserrat" w:hAnsi="Montserrat"/>
          <w:sz w:val="24"/>
        </w:rPr>
      </w:pPr>
      <w:r w:rsidRPr="00471595">
        <w:rPr>
          <w:rFonts w:ascii="Montserrat" w:hAnsi="Montserrat"/>
          <w:sz w:val="24"/>
        </w:rPr>
        <w:tab/>
        <w:t xml:space="preserve">The </w:t>
      </w:r>
      <w:r w:rsidR="00201AA5" w:rsidRPr="00471595">
        <w:rPr>
          <w:rFonts w:ascii="Montserrat" w:hAnsi="Montserrat"/>
          <w:sz w:val="24"/>
        </w:rPr>
        <w:t>Ajean</w:t>
      </w:r>
      <w:r w:rsidRPr="00471595">
        <w:rPr>
          <w:rFonts w:ascii="Montserrat" w:hAnsi="Montserrat"/>
          <w:sz w:val="24"/>
        </w:rPr>
        <w:t>, aicovia, attached herself to me, demanding that I exclusively represented the task group. I could not worm my way out of the spotlight, which only reminded me of how hard it was to escape from notariety.</w:t>
      </w:r>
    </w:p>
    <w:p w14:paraId="72A1562C" w14:textId="77777777" w:rsidR="00201AA5" w:rsidRPr="00471595" w:rsidRDefault="00201AA5" w:rsidP="00515B04">
      <w:pPr>
        <w:rPr>
          <w:rFonts w:ascii="Montserrat" w:hAnsi="Montserrat"/>
          <w:sz w:val="24"/>
        </w:rPr>
      </w:pPr>
    </w:p>
    <w:p w14:paraId="3273D13E"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202F09B9" w14:textId="77777777" w:rsidR="00201AA5" w:rsidRPr="00471595" w:rsidRDefault="00201AA5" w:rsidP="00515B04">
      <w:pPr>
        <w:rPr>
          <w:rFonts w:ascii="Montserrat" w:hAnsi="Montserrat"/>
          <w:sz w:val="24"/>
        </w:rPr>
      </w:pPr>
    </w:p>
    <w:p w14:paraId="4AC3ACD1" w14:textId="77777777" w:rsidR="00AD35EB" w:rsidRPr="00471595" w:rsidRDefault="00AD35EB" w:rsidP="00515B04">
      <w:pPr>
        <w:numPr>
          <w:ins w:id="1251" w:author="Unknown"/>
        </w:numPr>
        <w:rPr>
          <w:rFonts w:ascii="Montserrat" w:hAnsi="Montserrat"/>
          <w:sz w:val="24"/>
        </w:rPr>
      </w:pPr>
      <w:r w:rsidRPr="00471595">
        <w:rPr>
          <w:rFonts w:ascii="Montserrat" w:hAnsi="Montserrat"/>
          <w:sz w:val="24"/>
        </w:rPr>
        <w:tab/>
        <w:t>As the first public psi, my time was kept too occupied for me to indulge in much self-pity, anyway. The last thing I would have ever expected was for them to track me down several years later and ask me to come back to the project and rejoin the space program.</w:t>
      </w:r>
    </w:p>
    <w:p w14:paraId="76414DA6" w14:textId="77777777" w:rsidR="00201AA5" w:rsidRPr="00471595" w:rsidRDefault="00201AA5" w:rsidP="00515B04">
      <w:pPr>
        <w:rPr>
          <w:rFonts w:ascii="Montserrat" w:hAnsi="Montserrat"/>
          <w:sz w:val="24"/>
        </w:rPr>
      </w:pPr>
    </w:p>
    <w:p w14:paraId="424CDF94"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1A29F76D" w14:textId="77777777" w:rsidR="00201AA5" w:rsidRPr="00471595" w:rsidRDefault="00201AA5" w:rsidP="00515B04">
      <w:pPr>
        <w:rPr>
          <w:rFonts w:ascii="Montserrat" w:hAnsi="Montserrat"/>
          <w:sz w:val="24"/>
        </w:rPr>
      </w:pPr>
    </w:p>
    <w:p w14:paraId="03D1976D" w14:textId="2309979D" w:rsidR="00AD35EB" w:rsidRPr="00471595" w:rsidRDefault="00AD35EB" w:rsidP="00515B04">
      <w:pPr>
        <w:numPr>
          <w:ins w:id="1252" w:author="Unknown"/>
        </w:numPr>
        <w:rPr>
          <w:rFonts w:ascii="Montserrat" w:hAnsi="Montserrat"/>
          <w:sz w:val="24"/>
        </w:rPr>
      </w:pPr>
      <w:r w:rsidRPr="00471595">
        <w:rPr>
          <w:rFonts w:ascii="Montserrat" w:hAnsi="Montserrat"/>
          <w:sz w:val="24"/>
        </w:rPr>
        <w:tab/>
        <w:t>As things sorted themselves out I kept quiet, especially since I was crowding craig's glory through all of this. There was too much bad blood between us for for more than the coldest civility. He even earned a glare from aicovia</w:t>
      </w:r>
      <w:r w:rsidR="00295153" w:rsidRPr="00471595">
        <w:rPr>
          <w:rFonts w:ascii="Montserrat" w:hAnsi="Montserrat"/>
          <w:sz w:val="24"/>
        </w:rPr>
        <w:t xml:space="preserve"> and</w:t>
      </w:r>
      <w:r w:rsidRPr="00471595">
        <w:rPr>
          <w:rFonts w:ascii="Montserrat" w:hAnsi="Montserrat"/>
          <w:sz w:val="24"/>
        </w:rPr>
        <w:t xml:space="preserve"> probably endangered our chances of being allowed to come in-system for a look at what we had come here for</w:t>
      </w:r>
      <w:r w:rsidR="00295153" w:rsidRPr="00471595">
        <w:rPr>
          <w:rFonts w:ascii="Montserrat" w:hAnsi="Montserrat"/>
          <w:sz w:val="24"/>
        </w:rPr>
        <w:t xml:space="preserve"> and</w:t>
      </w:r>
      <w:r w:rsidRPr="00471595">
        <w:rPr>
          <w:rFonts w:ascii="Montserrat" w:hAnsi="Montserrat"/>
          <w:sz w:val="24"/>
        </w:rPr>
        <w:t xml:space="preserve"> which seemed out of reach. We carefully phrased a request to immigrate</w:t>
      </w:r>
      <w:r w:rsidR="00295153" w:rsidRPr="00471595">
        <w:rPr>
          <w:rFonts w:ascii="Montserrat" w:hAnsi="Montserrat"/>
          <w:sz w:val="24"/>
        </w:rPr>
        <w:t xml:space="preserve"> but</w:t>
      </w:r>
      <w:r w:rsidRPr="00471595">
        <w:rPr>
          <w:rFonts w:ascii="Montserrat" w:hAnsi="Montserrat"/>
          <w:sz w:val="24"/>
        </w:rPr>
        <w:t xml:space="preserve"> aicovia was keeping her cards close to her chest.</w:t>
      </w:r>
    </w:p>
    <w:p w14:paraId="7794D5BC" w14:textId="77777777" w:rsidR="00201AA5" w:rsidRPr="00471595" w:rsidRDefault="00201AA5" w:rsidP="00515B04">
      <w:pPr>
        <w:rPr>
          <w:rFonts w:ascii="Montserrat" w:hAnsi="Montserrat"/>
          <w:sz w:val="24"/>
        </w:rPr>
      </w:pPr>
    </w:p>
    <w:p w14:paraId="23D89598"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46EFAB48" w14:textId="77777777" w:rsidR="00201AA5" w:rsidRPr="00471595" w:rsidRDefault="00201AA5" w:rsidP="00515B04">
      <w:pPr>
        <w:rPr>
          <w:rFonts w:ascii="Montserrat" w:hAnsi="Montserrat"/>
          <w:sz w:val="24"/>
        </w:rPr>
      </w:pPr>
    </w:p>
    <w:p w14:paraId="60628A62" w14:textId="0DC5F2AB" w:rsidR="00AD35EB" w:rsidRPr="00471595" w:rsidRDefault="00AD35EB" w:rsidP="00515B04">
      <w:pPr>
        <w:numPr>
          <w:ins w:id="1253" w:author="Unknown"/>
        </w:numPr>
        <w:rPr>
          <w:rFonts w:ascii="Montserrat" w:hAnsi="Montserrat"/>
          <w:sz w:val="24"/>
        </w:rPr>
      </w:pPr>
      <w:r w:rsidRPr="00471595">
        <w:rPr>
          <w:rFonts w:ascii="Montserrat" w:hAnsi="Montserrat"/>
          <w:sz w:val="24"/>
        </w:rPr>
        <w:tab/>
        <w:t>I was confronted by craig the last evening of those opening negotiations. He informed me that aivocia's request that I be her exclusive contact required that we both remain on board the flagship. He gave me instructions for keeping him appraised of every detail in my exchanges with aicovia, reminding me that he had over-riding authority in the matter exceeded only by the admiral. I bit my lip</w:t>
      </w:r>
      <w:r w:rsidR="00295153" w:rsidRPr="00471595">
        <w:rPr>
          <w:rFonts w:ascii="Montserrat" w:hAnsi="Montserrat"/>
          <w:sz w:val="24"/>
        </w:rPr>
        <w:t xml:space="preserve"> and</w:t>
      </w:r>
      <w:r w:rsidRPr="00471595">
        <w:rPr>
          <w:rFonts w:ascii="Montserrat" w:hAnsi="Montserrat"/>
          <w:sz w:val="24"/>
        </w:rPr>
        <w:t xml:space="preserve"> wondered for the millionth time why he had this obsessive need to control my life. I also wondered if I would ever get him out of my life. When had he become my enemy?</w:t>
      </w:r>
    </w:p>
    <w:p w14:paraId="4430AB3E" w14:textId="77777777" w:rsidR="00201AA5" w:rsidRPr="00471595" w:rsidRDefault="00201AA5" w:rsidP="00515B04">
      <w:pPr>
        <w:rPr>
          <w:rFonts w:ascii="Montserrat" w:hAnsi="Montserrat"/>
          <w:sz w:val="24"/>
        </w:rPr>
      </w:pPr>
    </w:p>
    <w:p w14:paraId="1A265593"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4BAD9908" w14:textId="77777777" w:rsidR="00201AA5" w:rsidRPr="00471595" w:rsidRDefault="00201AA5" w:rsidP="00515B04">
      <w:pPr>
        <w:rPr>
          <w:rFonts w:ascii="Montserrat" w:hAnsi="Montserrat"/>
          <w:sz w:val="24"/>
        </w:rPr>
      </w:pPr>
    </w:p>
    <w:p w14:paraId="72358BDC" w14:textId="1B494D56" w:rsidR="00AD35EB" w:rsidRPr="00471595" w:rsidRDefault="00AD35EB" w:rsidP="00515B04">
      <w:pPr>
        <w:numPr>
          <w:ins w:id="1254" w:author="Unknown"/>
        </w:numPr>
        <w:rPr>
          <w:rFonts w:ascii="Montserrat" w:hAnsi="Montserrat"/>
          <w:sz w:val="24"/>
        </w:rPr>
      </w:pPr>
      <w:r w:rsidRPr="00471595">
        <w:rPr>
          <w:rFonts w:ascii="Montserrat" w:hAnsi="Montserrat"/>
          <w:sz w:val="24"/>
        </w:rPr>
        <w:tab/>
        <w:t>Before the tragedy, craig had not really paid much attention to me. He had always been cool towards me, it was as if my existence was an annoying inconvenience. I was not a person to him so much as an object</w:t>
      </w:r>
      <w:r w:rsidR="00295153" w:rsidRPr="00471595">
        <w:rPr>
          <w:rFonts w:ascii="Montserrat" w:hAnsi="Montserrat"/>
          <w:sz w:val="24"/>
        </w:rPr>
        <w:t xml:space="preserve"> and</w:t>
      </w:r>
      <w:r w:rsidRPr="00471595">
        <w:rPr>
          <w:rFonts w:ascii="Montserrat" w:hAnsi="Montserrat"/>
          <w:sz w:val="24"/>
        </w:rPr>
        <w:t xml:space="preserve"> he devoted most of his energy to ignoring me whenever possible. When I became a crucial part of the project, he had dealt with me</w:t>
      </w:r>
      <w:r w:rsidR="00295153" w:rsidRPr="00471595">
        <w:rPr>
          <w:rFonts w:ascii="Montserrat" w:hAnsi="Montserrat"/>
          <w:sz w:val="24"/>
        </w:rPr>
        <w:t xml:space="preserve"> but</w:t>
      </w:r>
      <w:r w:rsidRPr="00471595">
        <w:rPr>
          <w:rFonts w:ascii="Montserrat" w:hAnsi="Montserrat"/>
          <w:sz w:val="24"/>
        </w:rPr>
        <w:t xml:space="preserve"> it seemed to pain him. He doesn't really figure into my memories until then. I think the real change was in me. If experiencing the death of my mother had not been bad enough by itself, this horrible union of our minds also destroyed my childhood.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w:t>
      </w:r>
    </w:p>
    <w:p w14:paraId="0B4373C2" w14:textId="77777777" w:rsidR="00AD35EB" w:rsidRPr="00471595" w:rsidRDefault="00AD35EB" w:rsidP="00515B04">
      <w:pPr>
        <w:numPr>
          <w:ins w:id="1255" w:author="Unknown"/>
        </w:numPr>
        <w:rPr>
          <w:rFonts w:ascii="Montserrat" w:hAnsi="Montserrat"/>
          <w:sz w:val="24"/>
        </w:rPr>
      </w:pPr>
      <w:r w:rsidRPr="00471595">
        <w:rPr>
          <w:rFonts w:ascii="Montserrat" w:hAnsi="Montserrat"/>
          <w:sz w:val="24"/>
        </w:rPr>
        <w:tab/>
        <w:t>If anything, that revelation inspired my anguish to turn into rage against the project. I could not deal with what I learned. They had created an ideal place for me to grow up—far better than the civilian world outside it. They had given me a perfect childhood and it had turned out to be a carefully crafted lie. Among the terrible secrets I never suspected were hidden in her mind, which became mine, was that one of her responsibilities was to destroy me, should I ever prove mentally unstable; inclined toward violent, or abusive behavior. I find it amazing that I or any other child on the reservation survived growing up, in light of that discovery. But, as artificial as life on the reservation proved to be, I realized, in time, that it was only part of a greater effort intent on assuring that the world at large never had to deal with the fact that I was one of the most dangerous human beings ever born.</w:t>
      </w:r>
    </w:p>
    <w:p w14:paraId="35BC7E44" w14:textId="40E14C31" w:rsidR="00AD35EB" w:rsidRPr="00471595" w:rsidRDefault="00AD35EB" w:rsidP="00515B04">
      <w:pPr>
        <w:numPr>
          <w:ins w:id="1256" w:author="Unknown"/>
        </w:numPr>
        <w:rPr>
          <w:rFonts w:ascii="Montserrat" w:hAnsi="Montserrat"/>
          <w:sz w:val="24"/>
        </w:rPr>
      </w:pPr>
      <w:r w:rsidRPr="00471595">
        <w:rPr>
          <w:rFonts w:ascii="Montserrat" w:hAnsi="Montserrat"/>
          <w:sz w:val="24"/>
        </w:rPr>
        <w:tab/>
        <w:t>But I knew it now. That knowledge opened my eyes to a lot of people</w:t>
      </w:r>
      <w:r w:rsidR="00295153" w:rsidRPr="00471595">
        <w:rPr>
          <w:rFonts w:ascii="Montserrat" w:hAnsi="Montserrat"/>
          <w:sz w:val="24"/>
        </w:rPr>
        <w:t xml:space="preserve"> and</w:t>
      </w:r>
      <w:r w:rsidRPr="00471595">
        <w:rPr>
          <w:rFonts w:ascii="Montserrat" w:hAnsi="Montserrat"/>
          <w:sz w:val="24"/>
        </w:rPr>
        <w:t xml:space="preserve"> especially to craig. Craig was afraid of me. He was jealous of me. As I rebelled against the betrayal I felt on the part of the project, craig struggled more to assert his authority over me. The more he tried to break me to the bit, the more I threw him off. I didn't hate him</w:t>
      </w:r>
      <w:r w:rsidR="00295153" w:rsidRPr="00471595">
        <w:rPr>
          <w:rFonts w:ascii="Montserrat" w:hAnsi="Montserrat"/>
          <w:sz w:val="24"/>
        </w:rPr>
        <w:t xml:space="preserve"> but</w:t>
      </w:r>
      <w:r w:rsidRPr="00471595">
        <w:rPr>
          <w:rFonts w:ascii="Montserrat" w:hAnsi="Montserrat"/>
          <w:sz w:val="24"/>
        </w:rPr>
        <w:t xml:space="preserve"> he provoked a large measure of my rage. He was too damned stubborn about having his way with me. I didn't know why. I didn't know what he wanted from me. I could never figure it out. Whatever he wanted, it rubbed me the wrong way. My instincts always warned me away from him.</w:t>
      </w:r>
    </w:p>
    <w:p w14:paraId="46B3D38C" w14:textId="77777777" w:rsidR="00201AA5" w:rsidRPr="00471595" w:rsidRDefault="00201AA5" w:rsidP="00515B04">
      <w:pPr>
        <w:rPr>
          <w:rFonts w:ascii="Montserrat" w:hAnsi="Montserrat"/>
          <w:sz w:val="24"/>
        </w:rPr>
      </w:pPr>
    </w:p>
    <w:p w14:paraId="7BC77806"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2E547A0A" w14:textId="77777777" w:rsidR="00201AA5" w:rsidRPr="00471595" w:rsidRDefault="00201AA5" w:rsidP="00515B04">
      <w:pPr>
        <w:rPr>
          <w:rFonts w:ascii="Montserrat" w:hAnsi="Montserrat"/>
          <w:sz w:val="24"/>
        </w:rPr>
      </w:pPr>
    </w:p>
    <w:p w14:paraId="4154A994" w14:textId="42C53AB1" w:rsidR="00AD35EB" w:rsidRPr="00471595" w:rsidRDefault="00AD35EB" w:rsidP="00515B04">
      <w:pPr>
        <w:numPr>
          <w:ins w:id="1257" w:author="Unknown"/>
        </w:numPr>
        <w:rPr>
          <w:rFonts w:ascii="Montserrat" w:hAnsi="Montserrat"/>
          <w:sz w:val="24"/>
        </w:rPr>
      </w:pPr>
      <w:r w:rsidRPr="00471595">
        <w:rPr>
          <w:rFonts w:ascii="Montserrat" w:hAnsi="Montserrat"/>
          <w:sz w:val="24"/>
        </w:rPr>
        <w:tab/>
        <w:t>I was approached by an old family friend—</w:t>
      </w:r>
      <w:r w:rsidR="00D15310" w:rsidRPr="00471595">
        <w:rPr>
          <w:rFonts w:ascii="Montserrat" w:hAnsi="Montserrat"/>
          <w:sz w:val="24"/>
        </w:rPr>
        <w:t>Alan</w:t>
      </w:r>
      <w:r w:rsidRPr="00471595">
        <w:rPr>
          <w:rFonts w:ascii="Montserrat" w:hAnsi="Montserrat"/>
          <w:sz w:val="24"/>
        </w:rPr>
        <w:t xml:space="preserve"> eric o'neal, also a former project member from the reservation where I grew up—and asked to volunteer for operation </w:t>
      </w:r>
      <w:r w:rsidR="00201AA5" w:rsidRPr="00471595">
        <w:rPr>
          <w:rFonts w:ascii="Montserrat" w:hAnsi="Montserrat"/>
          <w:sz w:val="24"/>
        </w:rPr>
        <w:t>Exodus</w:t>
      </w:r>
      <w:r w:rsidRPr="00471595">
        <w:rPr>
          <w:rFonts w:ascii="Montserrat" w:hAnsi="Montserrat"/>
          <w:sz w:val="24"/>
        </w:rPr>
        <w:t xml:space="preserve">, before I could be conscripted. </w:t>
      </w:r>
    </w:p>
    <w:p w14:paraId="26FFDA78" w14:textId="77777777" w:rsidR="00201AA5" w:rsidRPr="00471595" w:rsidRDefault="00201AA5" w:rsidP="00515B04">
      <w:pPr>
        <w:rPr>
          <w:rFonts w:ascii="Montserrat" w:hAnsi="Montserrat"/>
          <w:sz w:val="24"/>
        </w:rPr>
      </w:pPr>
    </w:p>
    <w:p w14:paraId="406CE93D"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2D3C931E" w14:textId="77777777" w:rsidR="00201AA5" w:rsidRPr="00471595" w:rsidRDefault="00201AA5" w:rsidP="00515B04">
      <w:pPr>
        <w:rPr>
          <w:rFonts w:ascii="Montserrat" w:hAnsi="Montserrat"/>
          <w:sz w:val="24"/>
        </w:rPr>
      </w:pPr>
    </w:p>
    <w:p w14:paraId="07E6A47F" w14:textId="682E2536" w:rsidR="00AD35EB" w:rsidRPr="00471595" w:rsidRDefault="00AD35EB" w:rsidP="00515B04">
      <w:pPr>
        <w:numPr>
          <w:ins w:id="1258" w:author="Unknown"/>
        </w:numPr>
        <w:rPr>
          <w:rFonts w:ascii="Montserrat" w:hAnsi="Montserrat"/>
          <w:sz w:val="24"/>
        </w:rPr>
      </w:pPr>
      <w:r w:rsidRPr="00471595">
        <w:rPr>
          <w:rFonts w:ascii="Montserrat" w:hAnsi="Montserrat"/>
          <w:sz w:val="24"/>
        </w:rPr>
        <w:t>Show</w:t>
      </w:r>
      <w:r w:rsidRPr="00471595">
        <w:rPr>
          <w:rFonts w:ascii="Montserrat" w:hAnsi="Montserrat"/>
          <w:sz w:val="24"/>
        </w:rPr>
        <w:tab/>
        <w:t xml:space="preserve">as our ships fell into orbit around ajea, ironically the third world from the blue-white sun ao, a dialogue began between the </w:t>
      </w:r>
      <w:r w:rsidR="00201AA5" w:rsidRPr="00471595">
        <w:rPr>
          <w:rFonts w:ascii="Montserrat" w:hAnsi="Montserrat"/>
          <w:sz w:val="24"/>
        </w:rPr>
        <w:t>Ajean</w:t>
      </w:r>
      <w:r w:rsidRPr="00471595">
        <w:rPr>
          <w:rFonts w:ascii="Montserrat" w:hAnsi="Montserrat"/>
          <w:sz w:val="24"/>
        </w:rPr>
        <w:t xml:space="preserve"> and myself, as I was stuck as the principal of contact. I tried to convey the desperation of our situation to the </w:t>
      </w:r>
      <w:r w:rsidR="00201AA5" w:rsidRPr="00471595">
        <w:rPr>
          <w:rFonts w:ascii="Montserrat" w:hAnsi="Montserrat"/>
          <w:sz w:val="24"/>
        </w:rPr>
        <w:t>Ajean</w:t>
      </w:r>
      <w:r w:rsidRPr="00471595">
        <w:rPr>
          <w:rFonts w:ascii="Montserrat" w:hAnsi="Montserrat"/>
          <w:sz w:val="24"/>
        </w:rPr>
        <w:t xml:space="preserve">. </w:t>
      </w:r>
    </w:p>
    <w:p w14:paraId="5518C4AB" w14:textId="77777777" w:rsidR="00201AA5" w:rsidRPr="00471595" w:rsidRDefault="00201AA5" w:rsidP="00515B04">
      <w:pPr>
        <w:rPr>
          <w:rFonts w:ascii="Montserrat" w:hAnsi="Montserrat"/>
          <w:sz w:val="24"/>
        </w:rPr>
      </w:pPr>
    </w:p>
    <w:p w14:paraId="6447F856" w14:textId="77777777" w:rsidR="00201AA5" w:rsidRPr="00471595" w:rsidRDefault="00AD35EB" w:rsidP="00515B04">
      <w:pPr>
        <w:rPr>
          <w:rFonts w:ascii="Montserrat" w:hAnsi="Montserrat"/>
          <w:sz w:val="24"/>
        </w:rPr>
      </w:pPr>
      <w:r w:rsidRPr="00471595">
        <w:rPr>
          <w:rFonts w:ascii="Montserrat" w:hAnsi="Montserrat"/>
          <w:sz w:val="24"/>
        </w:rPr>
        <w:t xml:space="preserve">Show &amp; </w:t>
      </w:r>
      <w:r w:rsidR="00201AA5" w:rsidRPr="00471595">
        <w:rPr>
          <w:rFonts w:ascii="Montserrat" w:hAnsi="Montserrat"/>
          <w:sz w:val="24"/>
        </w:rPr>
        <w:t>Reflect</w:t>
      </w:r>
    </w:p>
    <w:p w14:paraId="380ED562"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2C1CD7C9" w14:textId="77777777" w:rsidR="00201AA5" w:rsidRPr="00471595" w:rsidRDefault="00201AA5" w:rsidP="00515B04">
      <w:pPr>
        <w:rPr>
          <w:rFonts w:ascii="Montserrat" w:hAnsi="Montserrat"/>
          <w:sz w:val="24"/>
        </w:rPr>
      </w:pPr>
    </w:p>
    <w:p w14:paraId="412F4972" w14:textId="71427824" w:rsidR="00201AA5" w:rsidRPr="00471595" w:rsidRDefault="00201AA5" w:rsidP="00515B04">
      <w:pPr>
        <w:numPr>
          <w:ins w:id="1259" w:author="Unknown"/>
        </w:numPr>
        <w:rPr>
          <w:rFonts w:ascii="Montserrat" w:hAnsi="Montserrat"/>
          <w:sz w:val="24"/>
        </w:rPr>
      </w:pPr>
      <w:r w:rsidRPr="00471595">
        <w:rPr>
          <w:rFonts w:ascii="Montserrat" w:hAnsi="Montserrat"/>
          <w:sz w:val="24"/>
        </w:rPr>
        <w:t>S</w:t>
      </w:r>
      <w:r w:rsidR="00AD35EB" w:rsidRPr="00471595">
        <w:rPr>
          <w:rFonts w:ascii="Montserrat" w:hAnsi="Montserrat"/>
          <w:sz w:val="24"/>
        </w:rPr>
        <w:t>how</w:t>
      </w:r>
    </w:p>
    <w:p w14:paraId="04137AA4" w14:textId="64B2FA0A" w:rsidR="00AD35EB" w:rsidRPr="00471595" w:rsidRDefault="00AD35EB" w:rsidP="00515B04">
      <w:pPr>
        <w:rPr>
          <w:rFonts w:ascii="Montserrat" w:hAnsi="Montserrat"/>
          <w:sz w:val="24"/>
        </w:rPr>
      </w:pPr>
      <w:r w:rsidRPr="00471595">
        <w:rPr>
          <w:rFonts w:ascii="Montserrat" w:hAnsi="Montserrat"/>
          <w:sz w:val="24"/>
        </w:rPr>
        <w:tab/>
        <w:t xml:space="preserve">expressing sympathy for our plight, the </w:t>
      </w:r>
      <w:r w:rsidR="00201AA5" w:rsidRPr="00471595">
        <w:rPr>
          <w:rFonts w:ascii="Montserrat" w:hAnsi="Montserrat"/>
          <w:sz w:val="24"/>
        </w:rPr>
        <w:t>Ajeans</w:t>
      </w:r>
      <w:r w:rsidRPr="00471595">
        <w:rPr>
          <w:rFonts w:ascii="Montserrat" w:hAnsi="Montserrat"/>
          <w:sz w:val="24"/>
        </w:rPr>
        <w:t xml:space="preserve"> quickly negotiated a quarantined settlement on their world. We were invited to settle the acheingly beautiful world in a carefully arranged isolation from the native establishments. We were told to expect an odd number of years of strictly limited contact between our two cultures. We were also warned against penetrating the deep lush wilds bordering our reservation, which had a disturbing, perhaps even threatening sound to the majority of the colonists. As we settled in we were joined by natives who come to attend to the colony.</w:t>
      </w:r>
    </w:p>
    <w:p w14:paraId="7A5491B5" w14:textId="77777777" w:rsidR="00AD35EB" w:rsidRPr="00471595" w:rsidRDefault="00AD35EB" w:rsidP="00515B04">
      <w:pPr>
        <w:numPr>
          <w:ins w:id="1260" w:author="Unknown"/>
        </w:numPr>
        <w:rPr>
          <w:rFonts w:ascii="Montserrat" w:hAnsi="Montserrat"/>
          <w:sz w:val="24"/>
        </w:rPr>
      </w:pPr>
      <w:r w:rsidRPr="00471595">
        <w:rPr>
          <w:rFonts w:ascii="Montserrat" w:hAnsi="Montserrat"/>
          <w:sz w:val="24"/>
        </w:rPr>
        <w:tab/>
      </w:r>
    </w:p>
    <w:p w14:paraId="3144FF15" w14:textId="77777777" w:rsidR="00201AA5" w:rsidRPr="00471595" w:rsidRDefault="00AD35EB" w:rsidP="00515B04">
      <w:pPr>
        <w:numPr>
          <w:ins w:id="1261" w:author="Unknown"/>
        </w:numPr>
        <w:rPr>
          <w:rFonts w:ascii="Montserrat" w:hAnsi="Montserrat"/>
          <w:sz w:val="24"/>
        </w:rPr>
      </w:pPr>
      <w:r w:rsidRPr="00471595">
        <w:rPr>
          <w:rFonts w:ascii="Montserrat" w:hAnsi="Montserrat"/>
          <w:sz w:val="24"/>
        </w:rPr>
        <w:t>Ø</w:t>
      </w:r>
    </w:p>
    <w:p w14:paraId="1966CC6F" w14:textId="1E07EE13" w:rsidR="00AD35EB" w:rsidRPr="00471595" w:rsidRDefault="00AD35EB" w:rsidP="00515B04">
      <w:pPr>
        <w:rPr>
          <w:rFonts w:ascii="Montserrat" w:hAnsi="Montserrat"/>
          <w:sz w:val="24"/>
        </w:rPr>
      </w:pPr>
      <w:r w:rsidRPr="00471595">
        <w:rPr>
          <w:rFonts w:ascii="Montserrat" w:hAnsi="Montserrat"/>
          <w:sz w:val="24"/>
        </w:rPr>
        <w:tab/>
        <w:t xml:space="preserve">a distressing number of questions had to go unanswered as a frantic effort was made to accommodate an </w:t>
      </w:r>
      <w:r w:rsidR="00201AA5" w:rsidRPr="00471595">
        <w:rPr>
          <w:rFonts w:ascii="Montserrat" w:hAnsi="Montserrat"/>
          <w:sz w:val="24"/>
        </w:rPr>
        <w:t>Exodus</w:t>
      </w:r>
      <w:r w:rsidRPr="00471595">
        <w:rPr>
          <w:rFonts w:ascii="Montserrat" w:hAnsi="Montserrat"/>
          <w:sz w:val="24"/>
        </w:rPr>
        <w:t xml:space="preserve"> from our dying ships to the haven of angel colony</w:t>
      </w:r>
    </w:p>
    <w:p w14:paraId="3EFA9A9A" w14:textId="77777777" w:rsidR="00201AA5" w:rsidRPr="00471595" w:rsidRDefault="00201AA5" w:rsidP="00515B04">
      <w:pPr>
        <w:rPr>
          <w:rFonts w:ascii="Montserrat" w:hAnsi="Montserrat"/>
          <w:sz w:val="24"/>
        </w:rPr>
      </w:pPr>
    </w:p>
    <w:p w14:paraId="2F09D4D9"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27374693" w14:textId="77777777" w:rsidR="00201AA5" w:rsidRPr="00471595" w:rsidRDefault="00201AA5" w:rsidP="00515B04">
      <w:pPr>
        <w:rPr>
          <w:rFonts w:ascii="Montserrat" w:hAnsi="Montserrat"/>
          <w:sz w:val="24"/>
        </w:rPr>
      </w:pPr>
    </w:p>
    <w:p w14:paraId="5CBA7500" w14:textId="22CBF940" w:rsidR="00AD35EB" w:rsidRPr="00471595" w:rsidRDefault="00AD35EB" w:rsidP="00515B04">
      <w:pPr>
        <w:numPr>
          <w:ins w:id="1262" w:author="Unknown"/>
        </w:numPr>
        <w:rPr>
          <w:rFonts w:ascii="Montserrat" w:hAnsi="Montserrat"/>
          <w:sz w:val="24"/>
        </w:rPr>
      </w:pPr>
      <w:r w:rsidRPr="00471595">
        <w:rPr>
          <w:rFonts w:ascii="Montserrat" w:hAnsi="Montserrat"/>
          <w:sz w:val="24"/>
        </w:rPr>
        <w:tab/>
        <w:t xml:space="preserve">Over the next few </w:t>
      </w:r>
      <w:r w:rsidR="00201AA5" w:rsidRPr="00471595">
        <w:rPr>
          <w:rFonts w:ascii="Montserrat" w:hAnsi="Montserrat"/>
          <w:sz w:val="24"/>
        </w:rPr>
        <w:t>Ajean</w:t>
      </w:r>
      <w:r w:rsidRPr="00471595">
        <w:rPr>
          <w:rFonts w:ascii="Montserrat" w:hAnsi="Montserrat"/>
          <w:sz w:val="24"/>
        </w:rPr>
        <w:t xml:space="preserve"> years, a cautious and curious </w:t>
      </w:r>
      <w:r w:rsidR="00201AA5" w:rsidRPr="00471595">
        <w:rPr>
          <w:rFonts w:ascii="Montserrat" w:hAnsi="Montserrat"/>
          <w:sz w:val="24"/>
        </w:rPr>
        <w:t>Ajean</w:t>
      </w:r>
      <w:r w:rsidRPr="00471595">
        <w:rPr>
          <w:rFonts w:ascii="Montserrat" w:hAnsi="Montserrat"/>
          <w:sz w:val="24"/>
        </w:rPr>
        <w:t xml:space="preserve"> population attends to and communicates solely through fifty-one </w:t>
      </w:r>
      <w:r w:rsidR="00201AA5" w:rsidRPr="00471595">
        <w:rPr>
          <w:rFonts w:ascii="Montserrat" w:hAnsi="Montserrat"/>
          <w:sz w:val="24"/>
        </w:rPr>
        <w:t>Ajean</w:t>
      </w:r>
      <w:r w:rsidRPr="00471595">
        <w:rPr>
          <w:rFonts w:ascii="Montserrat" w:hAnsi="Montserrat"/>
          <w:sz w:val="24"/>
        </w:rPr>
        <w:t xml:space="preserve"> representatives</w:t>
      </w:r>
      <w:r w:rsidR="00201AA5" w:rsidRPr="00471595">
        <w:rPr>
          <w:rFonts w:ascii="Montserrat" w:hAnsi="Montserrat"/>
          <w:sz w:val="24"/>
        </w:rPr>
        <w:t xml:space="preserve"> &lt;&gt; </w:t>
      </w:r>
      <w:r w:rsidRPr="00471595">
        <w:rPr>
          <w:rFonts w:ascii="Montserrat" w:hAnsi="Montserrat"/>
          <w:sz w:val="24"/>
        </w:rPr>
        <w:t>the parity of their number to that of active class three's in the colony and in whom their native guides invested the greatest part of their attention, did not escape the colonists' notice.</w:t>
      </w:r>
    </w:p>
    <w:p w14:paraId="0B528F7A" w14:textId="77777777" w:rsidR="00201AA5" w:rsidRPr="00471595" w:rsidRDefault="00201AA5" w:rsidP="00515B04">
      <w:pPr>
        <w:rPr>
          <w:rFonts w:ascii="Montserrat" w:hAnsi="Montserrat"/>
          <w:sz w:val="24"/>
        </w:rPr>
      </w:pPr>
    </w:p>
    <w:p w14:paraId="7956FF94"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1997BCD1" w14:textId="77777777" w:rsidR="00201AA5" w:rsidRPr="00471595" w:rsidRDefault="00201AA5" w:rsidP="00515B04">
      <w:pPr>
        <w:rPr>
          <w:rFonts w:ascii="Montserrat" w:hAnsi="Montserrat"/>
          <w:sz w:val="24"/>
        </w:rPr>
      </w:pPr>
    </w:p>
    <w:p w14:paraId="1C725223" w14:textId="5C5B75E0" w:rsidR="00AD35EB" w:rsidRPr="00471595" w:rsidRDefault="00AD35EB" w:rsidP="00515B04">
      <w:pPr>
        <w:numPr>
          <w:ins w:id="1263" w:author="Unknown"/>
        </w:numPr>
        <w:rPr>
          <w:rFonts w:ascii="Montserrat" w:hAnsi="Montserrat"/>
          <w:sz w:val="24"/>
        </w:rPr>
      </w:pPr>
      <w:r w:rsidRPr="00471595">
        <w:rPr>
          <w:rFonts w:ascii="Montserrat" w:hAnsi="Montserrat"/>
          <w:sz w:val="24"/>
        </w:rPr>
        <w:tab/>
        <w:t xml:space="preserve">I tried tirelessly to understand the </w:t>
      </w:r>
      <w:r w:rsidR="00201AA5" w:rsidRPr="00471595">
        <w:rPr>
          <w:rFonts w:ascii="Montserrat" w:hAnsi="Montserrat"/>
          <w:sz w:val="24"/>
        </w:rPr>
        <w:t>Ajeans</w:t>
      </w:r>
      <w:r w:rsidRPr="00471595">
        <w:rPr>
          <w:rFonts w:ascii="Montserrat" w:hAnsi="Montserrat"/>
          <w:sz w:val="24"/>
        </w:rPr>
        <w:t>. I was caught between my personal and practical curiosity regarding our new home and its indigenous people</w:t>
      </w:r>
      <w:r w:rsidR="00295153" w:rsidRPr="00471595">
        <w:rPr>
          <w:rFonts w:ascii="Montserrat" w:hAnsi="Montserrat"/>
          <w:sz w:val="24"/>
        </w:rPr>
        <w:t xml:space="preserve"> and</w:t>
      </w:r>
      <w:r w:rsidRPr="00471595">
        <w:rPr>
          <w:rFonts w:ascii="Montserrat" w:hAnsi="Montserrat"/>
          <w:sz w:val="24"/>
        </w:rPr>
        <w:t xml:space="preserve"> my awareness of very dangerous unease among the psi blind colonists that daily threatened erupt into something darker and more primal. In quiet moments, throughout our acclimatization of the colony to ajea, I probed my associate, the same </w:t>
      </w:r>
      <w:r w:rsidR="00201AA5" w:rsidRPr="00471595">
        <w:rPr>
          <w:rFonts w:ascii="Montserrat" w:hAnsi="Montserrat"/>
          <w:sz w:val="24"/>
        </w:rPr>
        <w:t>Ajean</w:t>
      </w:r>
      <w:r w:rsidRPr="00471595">
        <w:rPr>
          <w:rFonts w:ascii="Montserrat" w:hAnsi="Montserrat"/>
          <w:sz w:val="24"/>
        </w:rPr>
        <w:t xml:space="preserve"> from that first encounter. Gradually, I began to understand the world and the people we had asked to become a part of. I found myself poised on a very thin and deadly line between the known and the unknown, unable to resist probing the paradox of these exotically human aliens.</w:t>
      </w:r>
    </w:p>
    <w:p w14:paraId="3B0E1FA9" w14:textId="77777777" w:rsidR="00201AA5" w:rsidRPr="00471595" w:rsidRDefault="00201AA5" w:rsidP="00515B04">
      <w:pPr>
        <w:rPr>
          <w:rFonts w:ascii="Montserrat" w:hAnsi="Montserrat"/>
          <w:sz w:val="24"/>
        </w:rPr>
      </w:pPr>
    </w:p>
    <w:p w14:paraId="27E16931"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0D8D4BA1" w14:textId="77777777" w:rsidR="00201AA5" w:rsidRPr="00471595" w:rsidRDefault="00201AA5" w:rsidP="00515B04">
      <w:pPr>
        <w:rPr>
          <w:rFonts w:ascii="Montserrat" w:hAnsi="Montserrat"/>
          <w:sz w:val="24"/>
        </w:rPr>
      </w:pPr>
    </w:p>
    <w:p w14:paraId="071BDB18" w14:textId="6AC4BE1E" w:rsidR="00AD35EB" w:rsidRPr="00471595" w:rsidRDefault="00AD35EB" w:rsidP="00515B04">
      <w:pPr>
        <w:numPr>
          <w:ins w:id="1264" w:author="Unknown"/>
        </w:numPr>
        <w:rPr>
          <w:rFonts w:ascii="Montserrat" w:hAnsi="Montserrat"/>
          <w:sz w:val="24"/>
        </w:rPr>
      </w:pPr>
      <w:r w:rsidRPr="00471595">
        <w:rPr>
          <w:rFonts w:ascii="Montserrat" w:hAnsi="Montserrat"/>
          <w:sz w:val="24"/>
        </w:rPr>
        <w:tab/>
        <w:t>Hard answers were hard to come by</w:t>
      </w:r>
      <w:r w:rsidR="00295153" w:rsidRPr="00471595">
        <w:rPr>
          <w:rFonts w:ascii="Montserrat" w:hAnsi="Montserrat"/>
          <w:sz w:val="24"/>
        </w:rPr>
        <w:t xml:space="preserve"> but</w:t>
      </w:r>
      <w:r w:rsidRPr="00471595">
        <w:rPr>
          <w:rFonts w:ascii="Montserrat" w:hAnsi="Montserrat"/>
          <w:sz w:val="24"/>
        </w:rPr>
        <w:t xml:space="preserve"> I learned a lot—as did many of the other </w:t>
      </w:r>
      <w:r w:rsidR="00201AA5" w:rsidRPr="00471595">
        <w:rPr>
          <w:rFonts w:ascii="Montserrat" w:hAnsi="Montserrat"/>
          <w:sz w:val="24"/>
        </w:rPr>
        <w:t>Ajean</w:t>
      </w:r>
      <w:r w:rsidRPr="00471595">
        <w:rPr>
          <w:rFonts w:ascii="Montserrat" w:hAnsi="Montserrat"/>
          <w:sz w:val="24"/>
        </w:rPr>
        <w:t xml:space="preserve"> paired actives—just by looking for the answers that expressed themselves in our hosts and in our hosts' world, language and culture. Finally, when the representative pairs had reached a certain level of understanding, we, the fifty-one actives, were invited to the homes of our associated </w:t>
      </w:r>
      <w:r w:rsidR="00201AA5" w:rsidRPr="00471595">
        <w:rPr>
          <w:rFonts w:ascii="Montserrat" w:hAnsi="Montserrat"/>
          <w:sz w:val="24"/>
        </w:rPr>
        <w:t>Ajean</w:t>
      </w:r>
    </w:p>
    <w:p w14:paraId="4692E5DD" w14:textId="77777777" w:rsidR="00201AA5" w:rsidRPr="00471595" w:rsidRDefault="00201AA5" w:rsidP="00515B04">
      <w:pPr>
        <w:rPr>
          <w:rFonts w:ascii="Montserrat" w:hAnsi="Montserrat"/>
          <w:sz w:val="24"/>
        </w:rPr>
      </w:pPr>
    </w:p>
    <w:p w14:paraId="0C8928C1"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04ED22F3" w14:textId="77777777" w:rsidR="00201AA5" w:rsidRPr="00471595" w:rsidRDefault="00201AA5" w:rsidP="00515B04">
      <w:pPr>
        <w:rPr>
          <w:rFonts w:ascii="Montserrat" w:hAnsi="Montserrat"/>
          <w:sz w:val="24"/>
        </w:rPr>
      </w:pPr>
    </w:p>
    <w:p w14:paraId="294BC820" w14:textId="77777777" w:rsidR="00201AA5" w:rsidRPr="00471595" w:rsidRDefault="00AD35EB" w:rsidP="00515B04">
      <w:pPr>
        <w:numPr>
          <w:ins w:id="1265" w:author="Unknown"/>
        </w:numPr>
        <w:rPr>
          <w:rFonts w:ascii="Montserrat" w:hAnsi="Montserrat"/>
          <w:sz w:val="24"/>
        </w:rPr>
      </w:pPr>
      <w:r w:rsidRPr="00471595">
        <w:rPr>
          <w:rFonts w:ascii="Montserrat" w:hAnsi="Montserrat"/>
          <w:sz w:val="24"/>
        </w:rPr>
        <w:t>Avon</w:t>
      </w:r>
    </w:p>
    <w:p w14:paraId="1E6A7B49" w14:textId="5F55B001" w:rsidR="00AD35EB" w:rsidRPr="00471595" w:rsidRDefault="00AD35EB" w:rsidP="00515B04">
      <w:pPr>
        <w:rPr>
          <w:rFonts w:ascii="Montserrat" w:hAnsi="Montserrat"/>
          <w:sz w:val="24"/>
        </w:rPr>
      </w:pPr>
      <w:r w:rsidRPr="00471595">
        <w:rPr>
          <w:rFonts w:ascii="Montserrat" w:hAnsi="Montserrat"/>
          <w:sz w:val="24"/>
        </w:rPr>
        <w:tab/>
        <w:t xml:space="preserve">an exotic race, the </w:t>
      </w:r>
      <w:r w:rsidR="00201AA5" w:rsidRPr="00471595">
        <w:rPr>
          <w:rFonts w:ascii="Montserrat" w:hAnsi="Montserrat"/>
          <w:sz w:val="24"/>
        </w:rPr>
        <w:t>Ajeans</w:t>
      </w:r>
      <w:r w:rsidRPr="00471595">
        <w:rPr>
          <w:rFonts w:ascii="Montserrat" w:hAnsi="Montserrat"/>
          <w:sz w:val="24"/>
        </w:rPr>
        <w:t>. A polymorphic race of three sexes and seven genders that is otherwise is difficult to distinguish from human. A complex species derived from human, alien-human analogue</w:t>
      </w:r>
      <w:r w:rsidR="00295153" w:rsidRPr="00471595">
        <w:rPr>
          <w:rFonts w:ascii="Montserrat" w:hAnsi="Montserrat"/>
          <w:sz w:val="24"/>
        </w:rPr>
        <w:t xml:space="preserve"> and</w:t>
      </w:r>
      <w:r w:rsidRPr="00471595">
        <w:rPr>
          <w:rFonts w:ascii="Montserrat" w:hAnsi="Montserrat"/>
          <w:sz w:val="24"/>
        </w:rPr>
        <w:t xml:space="preserve"> alien-umbric ancestors. A painful fusion of near</w:t>
      </w:r>
      <w:r w:rsidR="00295153" w:rsidRPr="00471595">
        <w:rPr>
          <w:rFonts w:ascii="Montserrat" w:hAnsi="Montserrat"/>
          <w:sz w:val="24"/>
        </w:rPr>
        <w:t xml:space="preserve"> but</w:t>
      </w:r>
      <w:r w:rsidRPr="00471595">
        <w:rPr>
          <w:rFonts w:ascii="Montserrat" w:hAnsi="Montserrat"/>
          <w:sz w:val="24"/>
        </w:rPr>
        <w:t xml:space="preserve"> not universally compatible races acheived during a long exile from an intergalactic civilization. Avon possess a high order of psionic potential, derived in gestalt from those distinguished ancestors. Avon are not unique to ajea</w:t>
      </w:r>
      <w:r w:rsidR="00295153" w:rsidRPr="00471595">
        <w:rPr>
          <w:rFonts w:ascii="Montserrat" w:hAnsi="Montserrat"/>
          <w:sz w:val="24"/>
        </w:rPr>
        <w:t xml:space="preserve"> and</w:t>
      </w:r>
      <w:r w:rsidRPr="00471595">
        <w:rPr>
          <w:rFonts w:ascii="Montserrat" w:hAnsi="Montserrat"/>
          <w:sz w:val="24"/>
        </w:rPr>
        <w:t xml:space="preserve"> there is at least one on ajea who can be traced to earth.</w:t>
      </w:r>
    </w:p>
    <w:p w14:paraId="1CFA400C" w14:textId="77777777" w:rsidR="00515B04" w:rsidRPr="00471595" w:rsidRDefault="00515B04" w:rsidP="00515B04">
      <w:pPr>
        <w:rPr>
          <w:rFonts w:ascii="Montserrat" w:hAnsi="Montserrat"/>
          <w:sz w:val="24"/>
        </w:rPr>
      </w:pPr>
    </w:p>
    <w:p w14:paraId="4777C59B"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58E49C74" w14:textId="77777777" w:rsidR="00515B04" w:rsidRPr="00471595" w:rsidRDefault="00515B04" w:rsidP="00515B04">
      <w:pPr>
        <w:rPr>
          <w:rFonts w:ascii="Montserrat" w:hAnsi="Montserrat"/>
          <w:sz w:val="24"/>
        </w:rPr>
      </w:pPr>
    </w:p>
    <w:p w14:paraId="2556099B" w14:textId="77777777" w:rsidR="00201AA5" w:rsidRPr="00471595" w:rsidRDefault="00AD35EB" w:rsidP="00515B04">
      <w:pPr>
        <w:numPr>
          <w:ins w:id="1266" w:author="Unknown"/>
        </w:numPr>
        <w:rPr>
          <w:rFonts w:ascii="Montserrat" w:hAnsi="Montserrat"/>
          <w:sz w:val="24"/>
        </w:rPr>
      </w:pPr>
      <w:r w:rsidRPr="00471595">
        <w:rPr>
          <w:rFonts w:ascii="Montserrat" w:hAnsi="Montserrat"/>
          <w:sz w:val="24"/>
        </w:rPr>
        <w:t>Alyn</w:t>
      </w:r>
    </w:p>
    <w:p w14:paraId="393988BD" w14:textId="4D2108BD" w:rsidR="00AD35EB" w:rsidRPr="00471595" w:rsidRDefault="00AD35EB" w:rsidP="00515B04">
      <w:pPr>
        <w:rPr>
          <w:rFonts w:ascii="Montserrat" w:hAnsi="Montserrat"/>
          <w:sz w:val="24"/>
        </w:rPr>
      </w:pPr>
      <w:r w:rsidRPr="00471595">
        <w:rPr>
          <w:rFonts w:ascii="Montserrat" w:hAnsi="Montserrat"/>
          <w:sz w:val="24"/>
        </w:rPr>
        <w:tab/>
        <w:t xml:space="preserve">discovered at the dawn of our existence millennia before the word 'human' had even been coined, we were presented as a consort race—as a gift—to an older and vastly more advanced race. Our naked innocence and our inexplicable biological compatibility appealed to the lyn, an ancient race of beings our eldest ancestors perceived as gods. To the lyn, we are the second coming of their race. They called us </w:t>
      </w:r>
      <w:r w:rsidR="00201AA5" w:rsidRPr="00471595">
        <w:rPr>
          <w:rFonts w:ascii="Montserrat" w:hAnsi="Montserrat"/>
          <w:sz w:val="24"/>
        </w:rPr>
        <w:t>Alyn</w:t>
      </w:r>
      <w:r w:rsidRPr="00471595">
        <w:rPr>
          <w:rFonts w:ascii="Montserrat" w:hAnsi="Montserrat"/>
          <w:sz w:val="24"/>
        </w:rPr>
        <w:t xml:space="preserve">. Unfortunately, </w:t>
      </w:r>
      <w:r w:rsidR="00201AA5" w:rsidRPr="00471595">
        <w:rPr>
          <w:rFonts w:ascii="Montserrat" w:hAnsi="Montserrat"/>
          <w:sz w:val="24"/>
        </w:rPr>
        <w:t>Alyn</w:t>
      </w:r>
      <w:r w:rsidRPr="00471595">
        <w:rPr>
          <w:rFonts w:ascii="Montserrat" w:hAnsi="Montserrat"/>
          <w:sz w:val="24"/>
        </w:rPr>
        <w:t xml:space="preserve"> and lyn were not alone in the universe. Alyn were not ready for the arena in which our suitors held court. Not much sooner than the lyn had carried </w:t>
      </w:r>
      <w:r w:rsidR="00201AA5" w:rsidRPr="00471595">
        <w:rPr>
          <w:rFonts w:ascii="Montserrat" w:hAnsi="Montserrat"/>
          <w:sz w:val="24"/>
        </w:rPr>
        <w:t>Alyn</w:t>
      </w:r>
      <w:r w:rsidRPr="00471595">
        <w:rPr>
          <w:rFonts w:ascii="Montserrat" w:hAnsi="Montserrat"/>
          <w:sz w:val="24"/>
        </w:rPr>
        <w:t xml:space="preserve"> unwittingly to the stars, we became a bone of contention among the heavenly civilizations. For all the infinite forms of life, this strange coincidence did not sit well with many billions of individuals, many of them themselves lyn. Literally any excuse sufficed to attack the marriage of </w:t>
      </w:r>
      <w:r w:rsidR="00201AA5" w:rsidRPr="00471595">
        <w:rPr>
          <w:rFonts w:ascii="Montserrat" w:hAnsi="Montserrat"/>
          <w:sz w:val="24"/>
        </w:rPr>
        <w:t>Alyn</w:t>
      </w:r>
      <w:r w:rsidRPr="00471595">
        <w:rPr>
          <w:rFonts w:ascii="Montserrat" w:hAnsi="Montserrat"/>
          <w:sz w:val="24"/>
        </w:rPr>
        <w:t xml:space="preserve"> and lyn. From our side of the equation, there are many stories, myths and legends dealing with what happened in that dark age. From their side there is only one</w:t>
      </w:r>
      <w:r w:rsidR="00295153" w:rsidRPr="00471595">
        <w:rPr>
          <w:rFonts w:ascii="Montserrat" w:hAnsi="Montserrat"/>
          <w:sz w:val="24"/>
        </w:rPr>
        <w:t xml:space="preserve"> but</w:t>
      </w:r>
      <w:r w:rsidRPr="00471595">
        <w:rPr>
          <w:rFonts w:ascii="Montserrat" w:hAnsi="Montserrat"/>
          <w:sz w:val="24"/>
        </w:rPr>
        <w:t xml:space="preserve"> it is a long one.</w:t>
      </w:r>
    </w:p>
    <w:p w14:paraId="6F3F95FF" w14:textId="2E95AA5A" w:rsidR="00AD35EB" w:rsidRPr="00471595" w:rsidRDefault="00AD35EB" w:rsidP="00515B04">
      <w:pPr>
        <w:numPr>
          <w:ins w:id="1267" w:author="Unknown"/>
        </w:numPr>
        <w:rPr>
          <w:rFonts w:ascii="Montserrat" w:hAnsi="Montserrat"/>
          <w:sz w:val="24"/>
        </w:rPr>
      </w:pPr>
      <w:r w:rsidRPr="00471595">
        <w:rPr>
          <w:rFonts w:ascii="Montserrat" w:hAnsi="Montserrat"/>
          <w:sz w:val="24"/>
        </w:rPr>
        <w:tab/>
        <w:t xml:space="preserve">In brief, </w:t>
      </w:r>
      <w:r w:rsidR="00201AA5" w:rsidRPr="00471595">
        <w:rPr>
          <w:rFonts w:ascii="Montserrat" w:hAnsi="Montserrat"/>
          <w:sz w:val="24"/>
        </w:rPr>
        <w:t>Alyn</w:t>
      </w:r>
      <w:r w:rsidRPr="00471595">
        <w:rPr>
          <w:rFonts w:ascii="Montserrat" w:hAnsi="Montserrat"/>
          <w:sz w:val="24"/>
        </w:rPr>
        <w:t xml:space="preserve">, identical to the powerful lyn in everything save their bi-sexuality, were seen as clever animals. An ideal servitor race. Alyn were bred and raised by a number of prominant races from stock acquired from an undisclosed </w:t>
      </w:r>
      <w:r w:rsidR="00201AA5" w:rsidRPr="00471595">
        <w:rPr>
          <w:rFonts w:ascii="Montserrat" w:hAnsi="Montserrat"/>
          <w:sz w:val="24"/>
        </w:rPr>
        <w:t>Aeva</w:t>
      </w:r>
      <w:r w:rsidRPr="00471595">
        <w:rPr>
          <w:rFonts w:ascii="Montserrat" w:hAnsi="Montserrat"/>
          <w:sz w:val="24"/>
        </w:rPr>
        <w:t xml:space="preserve"> hunt world. Alyn proved to possess disturbing native intelligence and adapted frighteningly well to the sophisticated cultures they were bred to serve. Alyn also proved to have psi potential. Alyn possessed an attraction for aena lyn and the inscrutible and utterly alien </w:t>
      </w:r>
      <w:r w:rsidR="00201AA5" w:rsidRPr="00471595">
        <w:rPr>
          <w:rFonts w:ascii="Montserrat" w:hAnsi="Montserrat"/>
          <w:sz w:val="24"/>
        </w:rPr>
        <w:t>Aeva</w:t>
      </w:r>
      <w:r w:rsidRPr="00471595">
        <w:rPr>
          <w:rFonts w:ascii="Montserrat" w:hAnsi="Montserrat"/>
          <w:sz w:val="24"/>
        </w:rPr>
        <w:t>. Asexual lyn had delighted in the sexuallity of their consort race</w:t>
      </w:r>
      <w:r w:rsidR="00295153" w:rsidRPr="00471595">
        <w:rPr>
          <w:rFonts w:ascii="Montserrat" w:hAnsi="Montserrat"/>
          <w:sz w:val="24"/>
        </w:rPr>
        <w:t xml:space="preserve"> and</w:t>
      </w:r>
      <w:r w:rsidRPr="00471595">
        <w:rPr>
          <w:rFonts w:ascii="Montserrat" w:hAnsi="Montserrat"/>
          <w:sz w:val="24"/>
        </w:rPr>
        <w:t xml:space="preserve"> inevitably interbred. Aeva had an interest in </w:t>
      </w:r>
      <w:r w:rsidR="00201AA5" w:rsidRPr="00471595">
        <w:rPr>
          <w:rFonts w:ascii="Montserrat" w:hAnsi="Montserrat"/>
          <w:sz w:val="24"/>
        </w:rPr>
        <w:t>Alyn</w:t>
      </w:r>
      <w:r w:rsidRPr="00471595">
        <w:rPr>
          <w:rFonts w:ascii="Montserrat" w:hAnsi="Montserrat"/>
          <w:sz w:val="24"/>
        </w:rPr>
        <w:t xml:space="preserve"> that was for them sexual in its own way. The </w:t>
      </w:r>
      <w:r w:rsidR="00201AA5" w:rsidRPr="00471595">
        <w:rPr>
          <w:rFonts w:ascii="Montserrat" w:hAnsi="Montserrat"/>
          <w:sz w:val="24"/>
        </w:rPr>
        <w:t>Alyn</w:t>
      </w:r>
      <w:r w:rsidRPr="00471595">
        <w:rPr>
          <w:rFonts w:ascii="Montserrat" w:hAnsi="Montserrat"/>
          <w:sz w:val="24"/>
        </w:rPr>
        <w:t xml:space="preserve"> mind had a profoundly </w:t>
      </w:r>
      <w:r w:rsidR="00201AA5" w:rsidRPr="00471595">
        <w:rPr>
          <w:rFonts w:ascii="Montserrat" w:hAnsi="Montserrat"/>
          <w:sz w:val="24"/>
        </w:rPr>
        <w:t>Aeva</w:t>
      </w:r>
      <w:r w:rsidRPr="00471595">
        <w:rPr>
          <w:rFonts w:ascii="Montserrat" w:hAnsi="Montserrat"/>
          <w:sz w:val="24"/>
        </w:rPr>
        <w:t xml:space="preserve"> aspect uncommon to aena races, a compatability </w:t>
      </w:r>
      <w:r w:rsidR="00201AA5" w:rsidRPr="00471595">
        <w:rPr>
          <w:rFonts w:ascii="Montserrat" w:hAnsi="Montserrat"/>
          <w:sz w:val="24"/>
        </w:rPr>
        <w:t>Aeva</w:t>
      </w:r>
      <w:r w:rsidRPr="00471595">
        <w:rPr>
          <w:rFonts w:ascii="Montserrat" w:hAnsi="Montserrat"/>
          <w:sz w:val="24"/>
        </w:rPr>
        <w:t xml:space="preserve"> strove to exploit. As these inter-species unions came out opposition formed intent on driving </w:t>
      </w:r>
      <w:r w:rsidR="00201AA5" w:rsidRPr="00471595">
        <w:rPr>
          <w:rFonts w:ascii="Montserrat" w:hAnsi="Montserrat"/>
          <w:sz w:val="24"/>
        </w:rPr>
        <w:t>Alyn</w:t>
      </w:r>
      <w:r w:rsidRPr="00471595">
        <w:rPr>
          <w:rFonts w:ascii="Montserrat" w:hAnsi="Montserrat"/>
          <w:sz w:val="24"/>
        </w:rPr>
        <w:t xml:space="preserve"> out of the intergalactic society and purging the corrupted elements of lyn and </w:t>
      </w:r>
      <w:r w:rsidR="00201AA5" w:rsidRPr="00471595">
        <w:rPr>
          <w:rFonts w:ascii="Montserrat" w:hAnsi="Montserrat"/>
          <w:sz w:val="24"/>
        </w:rPr>
        <w:t>Aeva</w:t>
      </w:r>
      <w:r w:rsidRPr="00471595">
        <w:rPr>
          <w:rFonts w:ascii="Montserrat" w:hAnsi="Montserrat"/>
          <w:sz w:val="24"/>
        </w:rPr>
        <w:t>. Quarantine and exile brought the conflict to a low simmer. A relative peace which the ascent of man from earth threatens to shatter.</w:t>
      </w:r>
    </w:p>
    <w:p w14:paraId="70BB3481" w14:textId="77777777" w:rsidR="00201AA5" w:rsidRPr="00471595" w:rsidRDefault="00201AA5" w:rsidP="00515B04">
      <w:pPr>
        <w:rPr>
          <w:rFonts w:ascii="Montserrat" w:hAnsi="Montserrat"/>
          <w:sz w:val="24"/>
        </w:rPr>
      </w:pPr>
    </w:p>
    <w:p w14:paraId="58DA37B7"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46985540" w14:textId="77777777" w:rsidR="00201AA5" w:rsidRPr="00471595" w:rsidRDefault="00201AA5" w:rsidP="00515B04">
      <w:pPr>
        <w:rPr>
          <w:rFonts w:ascii="Montserrat" w:hAnsi="Montserrat"/>
          <w:sz w:val="24"/>
        </w:rPr>
      </w:pPr>
    </w:p>
    <w:p w14:paraId="0862EB57" w14:textId="00CD34A8" w:rsidR="00AD35EB" w:rsidRPr="00471595" w:rsidRDefault="00AD35EB" w:rsidP="00515B04">
      <w:pPr>
        <w:numPr>
          <w:ins w:id="1268" w:author="Unknown"/>
        </w:numPr>
        <w:rPr>
          <w:rFonts w:ascii="Montserrat" w:hAnsi="Montserrat"/>
          <w:sz w:val="24"/>
        </w:rPr>
      </w:pPr>
      <w:r w:rsidRPr="00471595">
        <w:rPr>
          <w:rFonts w:ascii="Montserrat" w:hAnsi="Montserrat"/>
          <w:sz w:val="24"/>
        </w:rPr>
        <w:tab/>
        <w:t>Ajeaen perspective on psi. The relationship between body and spirit and mind</w:t>
      </w:r>
      <w:r w:rsidR="00201AA5" w:rsidRPr="00471595">
        <w:rPr>
          <w:rFonts w:ascii="Montserrat" w:hAnsi="Montserrat"/>
          <w:sz w:val="24"/>
        </w:rPr>
        <w:t xml:space="preserve"> &lt;&gt; </w:t>
      </w:r>
      <w:r w:rsidRPr="00471595">
        <w:rPr>
          <w:rFonts w:ascii="Montserrat" w:hAnsi="Montserrat"/>
          <w:sz w:val="24"/>
        </w:rPr>
        <w:t>in the body there is the matter of design, the structuring of the complex of form and function. The question of genetics is not wholly an answer to true evolution</w:t>
      </w:r>
      <w:r w:rsidR="00295153" w:rsidRPr="00471595">
        <w:rPr>
          <w:rFonts w:ascii="Montserrat" w:hAnsi="Montserrat"/>
          <w:sz w:val="24"/>
        </w:rPr>
        <w:t xml:space="preserve"> but</w:t>
      </w:r>
      <w:r w:rsidRPr="00471595">
        <w:rPr>
          <w:rFonts w:ascii="Montserrat" w:hAnsi="Montserrat"/>
          <w:sz w:val="24"/>
        </w:rPr>
        <w:t xml:space="preserve"> only that part which considers the inheritance of capability. The lyn are heir to a more generous genetic legacy due to their testing in a far harsher environment than any planetary ecology. Likewise man is facing a harsher environment than in its infancy and is adapting to thrive in it–somewhat abetted by certain demonstrative examples. The evolution of mind is a less confined issue as the depth of potential and breadth of possibilities are greater and have free access beyond the bounds of organism. The role of mind in the universe is a pivotal one and as such plays a common role in racial evolution towards the stars. The most ideal technology is entrenched in the arts of the mind and the study of that essential interface. There are basically two forms of manifestation of the mind s evolution. The direct influence of the mind upon creation through art and the indirect influence of mind through artifice. These are but points on a continuum really. In order for either to suffice for the needs of growth and survival, however, each progresses only through apprehension of and access to what is essentially spirit. This domain of being is even harder to compass than the mind for that it beggars the sanctity of the mind's order with its endless paradoxes. Suffice it to note that it is spirit that is the only road, the only channel through which the absolute truth of power and potential can ever be harnessed and which protects that which by its definition is exceedingly fragile and delicate. In the spirit does the mind learn what gossamer film the universe truly is—how fleeting and beautiful. Any stable path proceeds along all three domains in concert and in unison for to stint on any is to damn the passage to futility. It is to this that the trials of av come to point and purpose. She is just one among all students in a class more intrigued with its own whims and follies than with the promise of the goal to attain. </w:t>
      </w:r>
    </w:p>
    <w:p w14:paraId="75DFBF2B" w14:textId="77777777" w:rsidR="00201AA5" w:rsidRPr="00471595" w:rsidRDefault="00201AA5" w:rsidP="00515B04">
      <w:pPr>
        <w:rPr>
          <w:rFonts w:ascii="Montserrat" w:hAnsi="Montserrat"/>
          <w:sz w:val="24"/>
        </w:rPr>
      </w:pPr>
    </w:p>
    <w:p w14:paraId="23B5D2CD"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1164D7D2" w14:textId="77777777" w:rsidR="00201AA5" w:rsidRPr="00471595" w:rsidRDefault="00201AA5" w:rsidP="00515B04">
      <w:pPr>
        <w:rPr>
          <w:rFonts w:ascii="Montserrat" w:hAnsi="Montserrat"/>
          <w:sz w:val="24"/>
        </w:rPr>
      </w:pPr>
    </w:p>
    <w:p w14:paraId="45DEE4B8" w14:textId="77777777" w:rsidR="00515B04" w:rsidRPr="00471595" w:rsidRDefault="00201AA5" w:rsidP="00515B04">
      <w:pPr>
        <w:numPr>
          <w:ins w:id="1269" w:author="Unknown"/>
        </w:numPr>
        <w:rPr>
          <w:rFonts w:ascii="Montserrat" w:hAnsi="Montserrat"/>
          <w:sz w:val="24"/>
        </w:rPr>
        <w:sectPr w:rsidR="00515B04" w:rsidRPr="00471595" w:rsidSect="00515B04">
          <w:type w:val="continuous"/>
          <w:pgSz w:w="12240" w:h="15840"/>
          <w:pgMar w:top="1440" w:right="1800" w:bottom="1440" w:left="1800" w:header="720" w:footer="720" w:gutter="0"/>
          <w:cols w:space="720"/>
          <w:docGrid w:linePitch="360"/>
        </w:sectPr>
      </w:pPr>
      <w:r w:rsidRPr="00471595">
        <w:rPr>
          <w:rFonts w:ascii="Montserrat" w:hAnsi="Montserrat"/>
          <w:sz w:val="24"/>
        </w:rPr>
        <w:br w:type="page"/>
      </w:r>
    </w:p>
    <w:p w14:paraId="1822B3EF" w14:textId="55E6F125" w:rsidR="00AD35EB" w:rsidRPr="00471595" w:rsidRDefault="00AD35EB" w:rsidP="00515B04">
      <w:pPr>
        <w:numPr>
          <w:ins w:id="1270" w:author="Unknown"/>
        </w:numPr>
        <w:rPr>
          <w:rFonts w:ascii="Montserrat" w:hAnsi="Montserrat"/>
          <w:sz w:val="24"/>
        </w:rPr>
      </w:pPr>
      <w:r w:rsidRPr="00471595">
        <w:rPr>
          <w:rFonts w:ascii="Montserrat" w:hAnsi="Montserrat"/>
          <w:sz w:val="24"/>
        </w:rPr>
        <w:t>REFLECTION</w:t>
      </w:r>
      <w:r w:rsidRPr="00471595">
        <w:rPr>
          <w:rFonts w:ascii="Montserrat" w:hAnsi="Montserrat"/>
          <w:sz w:val="24"/>
        </w:rPr>
        <w:tab/>
        <w:t>PLOTTING—CONTINUED</w:t>
      </w:r>
    </w:p>
    <w:p w14:paraId="065D8AC8" w14:textId="77777777" w:rsidR="00AD35EB" w:rsidRPr="00471595" w:rsidRDefault="00AD35EB" w:rsidP="00515B04">
      <w:pPr>
        <w:numPr>
          <w:ins w:id="1271" w:author="Unknown"/>
        </w:numPr>
        <w:rPr>
          <w:rFonts w:ascii="Montserrat" w:hAnsi="Montserrat"/>
          <w:sz w:val="24"/>
        </w:rPr>
      </w:pPr>
    </w:p>
    <w:p w14:paraId="4DA1BB8D" w14:textId="266252D7" w:rsidR="00AD35EB" w:rsidRPr="00471595" w:rsidRDefault="00AD35EB" w:rsidP="00515B04">
      <w:pPr>
        <w:numPr>
          <w:ins w:id="1272" w:author="Unknown"/>
        </w:numPr>
        <w:rPr>
          <w:rFonts w:ascii="Montserrat" w:hAnsi="Montserrat"/>
          <w:sz w:val="24"/>
        </w:rPr>
      </w:pPr>
      <w:r w:rsidRPr="00471595">
        <w:rPr>
          <w:rFonts w:ascii="Montserrat" w:hAnsi="Montserrat"/>
          <w:sz w:val="24"/>
        </w:rPr>
        <w:t xml:space="preserve">Sphere of </w:t>
      </w:r>
      <w:r w:rsidR="00201AA5" w:rsidRPr="00471595">
        <w:rPr>
          <w:rFonts w:ascii="Montserrat" w:hAnsi="Montserrat"/>
          <w:sz w:val="24"/>
        </w:rPr>
        <w:t>Authority</w:t>
      </w:r>
      <w:r w:rsidR="00201AA5" w:rsidRPr="00471595">
        <w:rPr>
          <w:rFonts w:ascii="Montserrat" w:hAnsi="Montserrat"/>
          <w:sz w:val="24"/>
        </w:rPr>
        <w:tab/>
        <w:t>Reflection : Part Tw</w:t>
      </w:r>
      <w:r w:rsidRPr="00471595">
        <w:rPr>
          <w:rFonts w:ascii="Montserrat" w:hAnsi="Montserrat"/>
          <w:sz w:val="24"/>
        </w:rPr>
        <w:t>o</w:t>
      </w:r>
    </w:p>
    <w:p w14:paraId="50A4E018" w14:textId="77777777" w:rsidR="00AD35EB" w:rsidRPr="00471595" w:rsidRDefault="00AD35EB" w:rsidP="00515B04">
      <w:pPr>
        <w:numPr>
          <w:ins w:id="1273" w:author="Unknown"/>
        </w:numPr>
        <w:rPr>
          <w:rFonts w:ascii="Montserrat" w:hAnsi="Montserrat"/>
          <w:sz w:val="24"/>
        </w:rPr>
      </w:pPr>
    </w:p>
    <w:p w14:paraId="6035EAAF" w14:textId="6CAF70BE" w:rsidR="00AD35EB" w:rsidRPr="00471595" w:rsidRDefault="00AD35EB" w:rsidP="00515B04">
      <w:pPr>
        <w:numPr>
          <w:ins w:id="1274" w:author="Unknown"/>
        </w:numPr>
        <w:rPr>
          <w:rFonts w:ascii="Montserrat" w:hAnsi="Montserrat"/>
          <w:sz w:val="24"/>
        </w:rPr>
      </w:pPr>
      <w:r w:rsidRPr="00471595">
        <w:rPr>
          <w:rFonts w:ascii="Montserrat" w:hAnsi="Montserrat"/>
          <w:sz w:val="24"/>
        </w:rPr>
        <w:tab/>
        <w:t xml:space="preserve">Over the next seven years, we were adopted into the </w:t>
      </w:r>
      <w:r w:rsidR="00201AA5" w:rsidRPr="00471595">
        <w:rPr>
          <w:rFonts w:ascii="Montserrat" w:hAnsi="Montserrat"/>
          <w:sz w:val="24"/>
        </w:rPr>
        <w:t>Avon</w:t>
      </w:r>
      <w:r w:rsidRPr="00471595">
        <w:rPr>
          <w:rFonts w:ascii="Montserrat" w:hAnsi="Montserrat"/>
          <w:sz w:val="24"/>
        </w:rPr>
        <w:t xml:space="preserve"> lyn culture. As we partook in this process, we begin to learn the history of ajea and began to discover secrets of the culture's art—a technology based on their own psionic evolution and their exploration of this innate quality. We also discovered and came to terms with the exotic differences between our separate humanities</w:t>
      </w:r>
    </w:p>
    <w:p w14:paraId="2510C8C4" w14:textId="77777777" w:rsidR="00201AA5" w:rsidRPr="00471595" w:rsidRDefault="00201AA5" w:rsidP="00515B04">
      <w:pPr>
        <w:rPr>
          <w:rFonts w:ascii="Montserrat" w:hAnsi="Montserrat"/>
          <w:sz w:val="24"/>
        </w:rPr>
      </w:pPr>
    </w:p>
    <w:p w14:paraId="0FF2C5B2"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6F9703DF" w14:textId="77777777" w:rsidR="00201AA5" w:rsidRPr="00471595" w:rsidRDefault="00201AA5" w:rsidP="00515B04">
      <w:pPr>
        <w:rPr>
          <w:rFonts w:ascii="Montserrat" w:hAnsi="Montserrat"/>
          <w:sz w:val="24"/>
        </w:rPr>
      </w:pPr>
    </w:p>
    <w:p w14:paraId="34CCA2F2" w14:textId="3BD0A64C" w:rsidR="00AD35EB" w:rsidRPr="00471595" w:rsidRDefault="00AD35EB" w:rsidP="00515B04">
      <w:pPr>
        <w:numPr>
          <w:ins w:id="1275" w:author="Unknown"/>
        </w:numPr>
        <w:rPr>
          <w:rFonts w:ascii="Montserrat" w:hAnsi="Montserrat"/>
          <w:sz w:val="24"/>
        </w:rPr>
      </w:pPr>
      <w:r w:rsidRPr="00471595">
        <w:rPr>
          <w:rFonts w:ascii="Montserrat" w:hAnsi="Montserrat"/>
          <w:sz w:val="24"/>
        </w:rPr>
        <w:tab/>
        <w:t xml:space="preserve">We were delighted by the opportunity to finally see the world we had invaded before it could inevitably be altered by our presence within it. We were introduced to the </w:t>
      </w:r>
      <w:r w:rsidR="00201AA5" w:rsidRPr="00471595">
        <w:rPr>
          <w:rFonts w:ascii="Montserrat" w:hAnsi="Montserrat"/>
          <w:sz w:val="24"/>
        </w:rPr>
        <w:t>Ajean</w:t>
      </w:r>
      <w:r w:rsidRPr="00471595">
        <w:rPr>
          <w:rFonts w:ascii="Montserrat" w:hAnsi="Montserrat"/>
          <w:sz w:val="24"/>
        </w:rPr>
        <w:t xml:space="preserve"> life by living it through its many stages, starting among the unnamed.</w:t>
      </w:r>
    </w:p>
    <w:p w14:paraId="5EE7C799" w14:textId="77777777" w:rsidR="00201AA5" w:rsidRPr="00471595" w:rsidRDefault="00201AA5" w:rsidP="00515B04">
      <w:pPr>
        <w:rPr>
          <w:rFonts w:ascii="Montserrat" w:hAnsi="Montserrat"/>
          <w:sz w:val="24"/>
        </w:rPr>
      </w:pPr>
    </w:p>
    <w:p w14:paraId="7CE11531"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61F6E61F" w14:textId="77777777" w:rsidR="00201AA5" w:rsidRPr="00471595" w:rsidRDefault="00201AA5" w:rsidP="00515B04">
      <w:pPr>
        <w:rPr>
          <w:rFonts w:ascii="Montserrat" w:hAnsi="Montserrat"/>
          <w:sz w:val="24"/>
        </w:rPr>
      </w:pPr>
    </w:p>
    <w:p w14:paraId="2BABA343" w14:textId="4202ADE5" w:rsidR="00AD35EB" w:rsidRPr="00471595" w:rsidRDefault="00AD35EB" w:rsidP="00515B04">
      <w:pPr>
        <w:numPr>
          <w:ins w:id="1276" w:author="Unknown"/>
        </w:numPr>
        <w:rPr>
          <w:rFonts w:ascii="Montserrat" w:hAnsi="Montserrat"/>
          <w:sz w:val="24"/>
        </w:rPr>
      </w:pPr>
      <w:r w:rsidRPr="00471595">
        <w:rPr>
          <w:rFonts w:ascii="Montserrat" w:hAnsi="Montserrat"/>
          <w:sz w:val="24"/>
        </w:rPr>
        <w:tab/>
        <w:t xml:space="preserve">The majority of the </w:t>
      </w:r>
      <w:r w:rsidR="00201AA5" w:rsidRPr="00471595">
        <w:rPr>
          <w:rFonts w:ascii="Montserrat" w:hAnsi="Montserrat"/>
          <w:sz w:val="24"/>
        </w:rPr>
        <w:t>Ajean</w:t>
      </w:r>
      <w:r w:rsidRPr="00471595">
        <w:rPr>
          <w:rFonts w:ascii="Montserrat" w:hAnsi="Montserrat"/>
          <w:sz w:val="24"/>
        </w:rPr>
        <w:t xml:space="preserve"> population lived in the wild, naked and free from obligation. This primal environment nurtured survival traits in nature's own harsh way</w:t>
      </w:r>
      <w:r w:rsidR="00295153" w:rsidRPr="00471595">
        <w:rPr>
          <w:rFonts w:ascii="Montserrat" w:hAnsi="Montserrat"/>
          <w:sz w:val="24"/>
        </w:rPr>
        <w:t xml:space="preserve"> and</w:t>
      </w:r>
      <w:r w:rsidRPr="00471595">
        <w:rPr>
          <w:rFonts w:ascii="Montserrat" w:hAnsi="Montserrat"/>
          <w:sz w:val="24"/>
        </w:rPr>
        <w:t xml:space="preserve"> it was a life with raw beauty and unexpected physical, mental and spiritual depth.</w:t>
      </w:r>
    </w:p>
    <w:p w14:paraId="41EB099B" w14:textId="77777777" w:rsidR="00201AA5" w:rsidRPr="00471595" w:rsidRDefault="00201AA5" w:rsidP="00515B04">
      <w:pPr>
        <w:rPr>
          <w:rFonts w:ascii="Montserrat" w:hAnsi="Montserrat"/>
          <w:sz w:val="24"/>
        </w:rPr>
      </w:pPr>
    </w:p>
    <w:p w14:paraId="70DC638F"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51E46680" w14:textId="77777777" w:rsidR="00201AA5" w:rsidRPr="00471595" w:rsidRDefault="00201AA5" w:rsidP="00515B04">
      <w:pPr>
        <w:rPr>
          <w:rFonts w:ascii="Montserrat" w:hAnsi="Montserrat"/>
          <w:sz w:val="24"/>
        </w:rPr>
      </w:pPr>
    </w:p>
    <w:p w14:paraId="748D79F1" w14:textId="77777777" w:rsidR="00AD35EB" w:rsidRPr="00471595" w:rsidRDefault="00AD35EB" w:rsidP="00515B04">
      <w:pPr>
        <w:numPr>
          <w:ins w:id="1277" w:author="Unknown"/>
        </w:numPr>
        <w:rPr>
          <w:rFonts w:ascii="Montserrat" w:hAnsi="Montserrat"/>
          <w:sz w:val="24"/>
        </w:rPr>
      </w:pPr>
      <w:r w:rsidRPr="00471595">
        <w:rPr>
          <w:rFonts w:ascii="Montserrat" w:hAnsi="Montserrat"/>
          <w:sz w:val="24"/>
        </w:rPr>
        <w:tab/>
        <w:t>We learned the principles of responsibility, obligation and authority governing the entrance and participation in civilization as we moved on, passing through the rites of naming to become a part of the domestic base of the governing society.</w:t>
      </w:r>
    </w:p>
    <w:p w14:paraId="007E5AB4" w14:textId="77777777" w:rsidR="00201AA5" w:rsidRPr="00471595" w:rsidRDefault="00201AA5" w:rsidP="00515B04">
      <w:pPr>
        <w:rPr>
          <w:rFonts w:ascii="Montserrat" w:hAnsi="Montserrat"/>
          <w:sz w:val="24"/>
        </w:rPr>
      </w:pPr>
    </w:p>
    <w:p w14:paraId="0A6A562E"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2C78CB53" w14:textId="77777777" w:rsidR="00201AA5" w:rsidRPr="00471595" w:rsidRDefault="00201AA5" w:rsidP="00515B04">
      <w:pPr>
        <w:rPr>
          <w:rFonts w:ascii="Montserrat" w:hAnsi="Montserrat"/>
          <w:sz w:val="24"/>
        </w:rPr>
      </w:pPr>
    </w:p>
    <w:p w14:paraId="031FC335" w14:textId="77777777" w:rsidR="00AD35EB" w:rsidRPr="00471595" w:rsidRDefault="00AD35EB" w:rsidP="00515B04">
      <w:pPr>
        <w:numPr>
          <w:ins w:id="1278" w:author="Unknown"/>
        </w:numPr>
        <w:rPr>
          <w:rFonts w:ascii="Montserrat" w:hAnsi="Montserrat"/>
          <w:sz w:val="24"/>
        </w:rPr>
      </w:pPr>
      <w:r w:rsidRPr="00471595">
        <w:rPr>
          <w:rFonts w:ascii="Montserrat" w:hAnsi="Montserrat"/>
          <w:sz w:val="24"/>
        </w:rPr>
        <w:tab/>
        <w:t>We saw how the society encouraged each individual to rise to her personal level of excellence in a system where an individual was judged only on the grounds of her ability to fulfill the obligations of the responsibility she assumed.</w:t>
      </w:r>
    </w:p>
    <w:p w14:paraId="244D4C52" w14:textId="77777777" w:rsidR="00201AA5" w:rsidRPr="00471595" w:rsidRDefault="00201AA5" w:rsidP="00515B04">
      <w:pPr>
        <w:rPr>
          <w:rFonts w:ascii="Montserrat" w:hAnsi="Montserrat"/>
          <w:sz w:val="24"/>
        </w:rPr>
      </w:pPr>
    </w:p>
    <w:p w14:paraId="4475A45B"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702F043B" w14:textId="77777777" w:rsidR="00201AA5" w:rsidRPr="00471595" w:rsidRDefault="00201AA5" w:rsidP="00515B04">
      <w:pPr>
        <w:rPr>
          <w:rFonts w:ascii="Montserrat" w:hAnsi="Montserrat"/>
          <w:sz w:val="24"/>
        </w:rPr>
      </w:pPr>
    </w:p>
    <w:p w14:paraId="67A7F26E" w14:textId="77777777" w:rsidR="00AD35EB" w:rsidRPr="00471595" w:rsidRDefault="00AD35EB" w:rsidP="00515B04">
      <w:pPr>
        <w:numPr>
          <w:ins w:id="1279" w:author="Unknown"/>
        </w:numPr>
        <w:rPr>
          <w:rFonts w:ascii="Montserrat" w:hAnsi="Montserrat"/>
          <w:sz w:val="24"/>
        </w:rPr>
      </w:pPr>
      <w:r w:rsidRPr="00471595">
        <w:rPr>
          <w:rFonts w:ascii="Montserrat" w:hAnsi="Montserrat"/>
          <w:sz w:val="24"/>
        </w:rPr>
        <w:tab/>
        <w:t>Each individual was motivated by the pursuit and cultivation of her own identity through the roles she chose for her participation in society.</w:t>
      </w:r>
    </w:p>
    <w:p w14:paraId="2E0EAE17" w14:textId="77777777" w:rsidR="00201AA5" w:rsidRPr="00471595" w:rsidRDefault="00201AA5" w:rsidP="00515B04">
      <w:pPr>
        <w:rPr>
          <w:rFonts w:ascii="Montserrat" w:hAnsi="Montserrat"/>
          <w:sz w:val="24"/>
        </w:rPr>
      </w:pPr>
    </w:p>
    <w:p w14:paraId="043967D3"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2950B75C" w14:textId="77777777" w:rsidR="00201AA5" w:rsidRPr="00471595" w:rsidRDefault="00201AA5" w:rsidP="00515B04">
      <w:pPr>
        <w:rPr>
          <w:rFonts w:ascii="Montserrat" w:hAnsi="Montserrat"/>
          <w:sz w:val="24"/>
        </w:rPr>
      </w:pPr>
    </w:p>
    <w:p w14:paraId="42C0F60D" w14:textId="77777777" w:rsidR="00AD35EB" w:rsidRPr="00471595" w:rsidRDefault="00AD35EB" w:rsidP="00515B04">
      <w:pPr>
        <w:numPr>
          <w:ins w:id="1280" w:author="Unknown"/>
        </w:numPr>
        <w:rPr>
          <w:rFonts w:ascii="Montserrat" w:hAnsi="Montserrat"/>
          <w:sz w:val="24"/>
        </w:rPr>
      </w:pPr>
      <w:r w:rsidRPr="00471595">
        <w:rPr>
          <w:rFonts w:ascii="Montserrat" w:hAnsi="Montserrat"/>
          <w:sz w:val="24"/>
        </w:rPr>
        <w:tab/>
        <w:t>Opportunities were created through three schools of thought, each sphere containing its own spectrum of shades and variations on the three predominant themes of a central, unifying perspective on existence</w:t>
      </w:r>
    </w:p>
    <w:p w14:paraId="2981D9AC" w14:textId="77777777" w:rsidR="00201AA5" w:rsidRPr="00471595" w:rsidRDefault="00201AA5" w:rsidP="00515B04">
      <w:pPr>
        <w:rPr>
          <w:rFonts w:ascii="Montserrat" w:hAnsi="Montserrat"/>
          <w:sz w:val="24"/>
        </w:rPr>
      </w:pPr>
    </w:p>
    <w:p w14:paraId="758863CA"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0C692117" w14:textId="77777777" w:rsidR="00201AA5" w:rsidRPr="00471595" w:rsidRDefault="00201AA5" w:rsidP="00515B04">
      <w:pPr>
        <w:rPr>
          <w:rFonts w:ascii="Montserrat" w:hAnsi="Montserrat"/>
          <w:sz w:val="24"/>
        </w:rPr>
      </w:pPr>
    </w:p>
    <w:p w14:paraId="0C3718FC" w14:textId="5A37D1AB" w:rsidR="00AD35EB" w:rsidRPr="00471595" w:rsidRDefault="00AD35EB" w:rsidP="00515B04">
      <w:pPr>
        <w:numPr>
          <w:ins w:id="1281" w:author="Unknown"/>
        </w:numPr>
        <w:rPr>
          <w:rFonts w:ascii="Montserrat" w:hAnsi="Montserrat"/>
          <w:sz w:val="24"/>
        </w:rPr>
      </w:pPr>
      <w:r w:rsidRPr="00471595">
        <w:rPr>
          <w:rFonts w:ascii="Montserrat" w:hAnsi="Montserrat"/>
          <w:sz w:val="24"/>
        </w:rPr>
        <w:tab/>
        <w:t>We realized that we were being subtly courted</w:t>
      </w:r>
      <w:r w:rsidR="00295153" w:rsidRPr="00471595">
        <w:rPr>
          <w:rFonts w:ascii="Montserrat" w:hAnsi="Montserrat"/>
          <w:sz w:val="24"/>
        </w:rPr>
        <w:t xml:space="preserve"> and</w:t>
      </w:r>
      <w:r w:rsidRPr="00471595">
        <w:rPr>
          <w:rFonts w:ascii="Montserrat" w:hAnsi="Montserrat"/>
          <w:sz w:val="24"/>
        </w:rPr>
        <w:t xml:space="preserve"> seduced into the </w:t>
      </w:r>
      <w:r w:rsidR="00201AA5" w:rsidRPr="00471595">
        <w:rPr>
          <w:rFonts w:ascii="Montserrat" w:hAnsi="Montserrat"/>
          <w:sz w:val="24"/>
        </w:rPr>
        <w:t>Ajean</w:t>
      </w:r>
      <w:r w:rsidRPr="00471595">
        <w:rPr>
          <w:rFonts w:ascii="Montserrat" w:hAnsi="Montserrat"/>
          <w:sz w:val="24"/>
        </w:rPr>
        <w:t xml:space="preserve"> way of life—our adoption a vehicle for introducing their way of life into the colony we were perceived to govern.</w:t>
      </w:r>
    </w:p>
    <w:p w14:paraId="694F650D" w14:textId="77777777" w:rsidR="00201AA5" w:rsidRPr="00471595" w:rsidRDefault="00201AA5" w:rsidP="00515B04">
      <w:pPr>
        <w:rPr>
          <w:rFonts w:ascii="Montserrat" w:hAnsi="Montserrat"/>
          <w:sz w:val="24"/>
        </w:rPr>
      </w:pPr>
    </w:p>
    <w:p w14:paraId="25E484D5"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4AC8B014" w14:textId="77777777" w:rsidR="00201AA5" w:rsidRPr="00471595" w:rsidRDefault="00201AA5" w:rsidP="00515B04">
      <w:pPr>
        <w:rPr>
          <w:rFonts w:ascii="Montserrat" w:hAnsi="Montserrat"/>
          <w:sz w:val="24"/>
        </w:rPr>
      </w:pPr>
    </w:p>
    <w:p w14:paraId="2914A7AD" w14:textId="77777777" w:rsidR="00AD35EB" w:rsidRPr="00471595" w:rsidRDefault="00AD35EB" w:rsidP="00515B04">
      <w:pPr>
        <w:numPr>
          <w:ins w:id="1282" w:author="Unknown"/>
        </w:numPr>
        <w:rPr>
          <w:rFonts w:ascii="Montserrat" w:hAnsi="Montserrat"/>
          <w:sz w:val="24"/>
        </w:rPr>
      </w:pPr>
      <w:r w:rsidRPr="00471595">
        <w:rPr>
          <w:rFonts w:ascii="Montserrat" w:hAnsi="Montserrat"/>
          <w:sz w:val="24"/>
        </w:rPr>
        <w:tab/>
        <w:t>In this odd number of years the strictly limited contact between our two cultures, the interface took on a disturbing, perhaps threatening pattern in the eyes of the majority of the colonists. My sympathies and loyalties were questioned by my superior officers.</w:t>
      </w:r>
    </w:p>
    <w:p w14:paraId="2A3C0C9A" w14:textId="77777777" w:rsidR="00201AA5" w:rsidRPr="00471595" w:rsidRDefault="00201AA5" w:rsidP="00515B04">
      <w:pPr>
        <w:rPr>
          <w:rFonts w:ascii="Montserrat" w:hAnsi="Montserrat"/>
          <w:sz w:val="24"/>
        </w:rPr>
      </w:pPr>
    </w:p>
    <w:p w14:paraId="5CBC3268"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3AE69E0B" w14:textId="77777777" w:rsidR="00201AA5" w:rsidRPr="00471595" w:rsidRDefault="00201AA5" w:rsidP="00515B04">
      <w:pPr>
        <w:rPr>
          <w:rFonts w:ascii="Montserrat" w:hAnsi="Montserrat"/>
          <w:sz w:val="24"/>
        </w:rPr>
      </w:pPr>
    </w:p>
    <w:p w14:paraId="51D00DDE" w14:textId="3AE63B6C" w:rsidR="00AD35EB" w:rsidRPr="00471595" w:rsidRDefault="00AD35EB" w:rsidP="00515B04">
      <w:pPr>
        <w:numPr>
          <w:ins w:id="1283" w:author="Unknown"/>
        </w:numPr>
        <w:rPr>
          <w:rFonts w:ascii="Montserrat" w:hAnsi="Montserrat"/>
          <w:sz w:val="24"/>
        </w:rPr>
      </w:pPr>
      <w:r w:rsidRPr="00471595">
        <w:rPr>
          <w:rFonts w:ascii="Montserrat" w:hAnsi="Montserrat"/>
          <w:sz w:val="24"/>
        </w:rPr>
        <w:tab/>
        <w:t xml:space="preserve">I was forced to confront my guide with the cold truth of the mistake they had made in perceiving the possession of authority among the colonists. In truth our only authority amongst our people came from the regard of the </w:t>
      </w:r>
      <w:r w:rsidR="00201AA5" w:rsidRPr="00471595">
        <w:rPr>
          <w:rFonts w:ascii="Montserrat" w:hAnsi="Montserrat"/>
          <w:sz w:val="24"/>
        </w:rPr>
        <w:t>Ajeans</w:t>
      </w:r>
      <w:r w:rsidRPr="00471595">
        <w:rPr>
          <w:rFonts w:ascii="Montserrat" w:hAnsi="Montserrat"/>
          <w:sz w:val="24"/>
        </w:rPr>
        <w:t xml:space="preserve"> for us.</w:t>
      </w:r>
    </w:p>
    <w:p w14:paraId="3F2FBA09" w14:textId="77777777" w:rsidR="00201AA5" w:rsidRPr="00471595" w:rsidRDefault="00201AA5" w:rsidP="00515B04">
      <w:pPr>
        <w:rPr>
          <w:rFonts w:ascii="Montserrat" w:hAnsi="Montserrat"/>
          <w:sz w:val="24"/>
        </w:rPr>
      </w:pPr>
    </w:p>
    <w:p w14:paraId="2500CC4E"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2AAA886E" w14:textId="77777777" w:rsidR="00201AA5" w:rsidRPr="00471595" w:rsidRDefault="00201AA5" w:rsidP="00515B04">
      <w:pPr>
        <w:rPr>
          <w:rFonts w:ascii="Montserrat" w:hAnsi="Montserrat"/>
          <w:sz w:val="24"/>
        </w:rPr>
      </w:pPr>
    </w:p>
    <w:p w14:paraId="6018FC1C" w14:textId="77777777" w:rsidR="00AD35EB" w:rsidRPr="00471595" w:rsidRDefault="00AD35EB" w:rsidP="00515B04">
      <w:pPr>
        <w:numPr>
          <w:ins w:id="1284" w:author="Unknown"/>
        </w:numPr>
        <w:rPr>
          <w:rFonts w:ascii="Montserrat" w:hAnsi="Montserrat"/>
          <w:sz w:val="24"/>
        </w:rPr>
      </w:pPr>
      <w:r w:rsidRPr="00471595">
        <w:rPr>
          <w:rFonts w:ascii="Montserrat" w:hAnsi="Montserrat"/>
          <w:sz w:val="24"/>
        </w:rPr>
        <w:tab/>
        <w:t>It was clear that the exotics had extended an invitation for the colony to join their society and become a part of their world rather than remain outsiders to it.</w:t>
      </w:r>
    </w:p>
    <w:p w14:paraId="2633A9C9" w14:textId="77777777" w:rsidR="00201AA5" w:rsidRPr="00471595" w:rsidRDefault="00201AA5" w:rsidP="00515B04">
      <w:pPr>
        <w:rPr>
          <w:rFonts w:ascii="Montserrat" w:hAnsi="Montserrat"/>
          <w:sz w:val="24"/>
        </w:rPr>
      </w:pPr>
    </w:p>
    <w:p w14:paraId="270539BF"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0E8510EF" w14:textId="77777777" w:rsidR="00201AA5" w:rsidRPr="00471595" w:rsidRDefault="00201AA5" w:rsidP="00515B04">
      <w:pPr>
        <w:rPr>
          <w:rFonts w:ascii="Montserrat" w:hAnsi="Montserrat"/>
          <w:sz w:val="24"/>
        </w:rPr>
      </w:pPr>
    </w:p>
    <w:p w14:paraId="645C9DFB" w14:textId="51DFBD4C" w:rsidR="00AD35EB" w:rsidRPr="00471595" w:rsidRDefault="00AD35EB" w:rsidP="00515B04">
      <w:pPr>
        <w:numPr>
          <w:ins w:id="1285" w:author="Unknown"/>
        </w:numPr>
        <w:rPr>
          <w:rFonts w:ascii="Montserrat" w:hAnsi="Montserrat"/>
          <w:sz w:val="24"/>
        </w:rPr>
      </w:pPr>
      <w:r w:rsidRPr="00471595">
        <w:rPr>
          <w:rFonts w:ascii="Montserrat" w:hAnsi="Montserrat"/>
          <w:sz w:val="24"/>
        </w:rPr>
        <w:tab/>
        <w:t xml:space="preserve">When we went back we took with us our young households, schools and courts by which we—and any of the colonists who also choose to go native—had been embraced and are represented in the </w:t>
      </w:r>
      <w:r w:rsidR="00201AA5" w:rsidRPr="00471595">
        <w:rPr>
          <w:rFonts w:ascii="Montserrat" w:hAnsi="Montserrat"/>
          <w:sz w:val="24"/>
        </w:rPr>
        <w:t>Ajean</w:t>
      </w:r>
      <w:r w:rsidRPr="00471595">
        <w:rPr>
          <w:rFonts w:ascii="Montserrat" w:hAnsi="Montserrat"/>
          <w:sz w:val="24"/>
        </w:rPr>
        <w:t xml:space="preserve"> circle of authority; their government.</w:t>
      </w:r>
    </w:p>
    <w:p w14:paraId="21EF5BFC" w14:textId="77777777" w:rsidR="00201AA5" w:rsidRPr="00471595" w:rsidRDefault="00201AA5" w:rsidP="00515B04">
      <w:pPr>
        <w:rPr>
          <w:rFonts w:ascii="Montserrat" w:hAnsi="Montserrat"/>
          <w:sz w:val="24"/>
        </w:rPr>
      </w:pPr>
    </w:p>
    <w:p w14:paraId="76A888F2"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3A9A97D0" w14:textId="77777777" w:rsidR="00201AA5" w:rsidRPr="00471595" w:rsidRDefault="00201AA5" w:rsidP="00515B04">
      <w:pPr>
        <w:rPr>
          <w:rFonts w:ascii="Montserrat" w:hAnsi="Montserrat"/>
          <w:sz w:val="24"/>
        </w:rPr>
      </w:pPr>
    </w:p>
    <w:p w14:paraId="4C1A1BEB" w14:textId="77777777" w:rsidR="00AD35EB" w:rsidRPr="00471595" w:rsidRDefault="00AD35EB" w:rsidP="00515B04">
      <w:pPr>
        <w:numPr>
          <w:ins w:id="1286" w:author="Unknown"/>
        </w:numPr>
        <w:rPr>
          <w:rFonts w:ascii="Montserrat" w:hAnsi="Montserrat"/>
          <w:sz w:val="24"/>
        </w:rPr>
      </w:pPr>
      <w:r w:rsidRPr="00471595">
        <w:rPr>
          <w:rFonts w:ascii="Montserrat" w:hAnsi="Montserrat"/>
          <w:sz w:val="24"/>
        </w:rPr>
        <w:tab/>
        <w:t>When we arrived, we discovered that the colony had already begun setting its stamp on its corner of the world, that the first percentage of the seventeen million cryo-babies we had brought with us had already been born. My actions were criticized and my motives condemned by prominent colony authorities.</w:t>
      </w:r>
    </w:p>
    <w:p w14:paraId="5ACF7218" w14:textId="77777777" w:rsidR="00201AA5" w:rsidRPr="00471595" w:rsidRDefault="00201AA5" w:rsidP="00515B04">
      <w:pPr>
        <w:rPr>
          <w:rFonts w:ascii="Montserrat" w:hAnsi="Montserrat"/>
          <w:sz w:val="24"/>
        </w:rPr>
      </w:pPr>
    </w:p>
    <w:p w14:paraId="6358EC11"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656530D9" w14:textId="77777777" w:rsidR="00201AA5" w:rsidRPr="00471595" w:rsidRDefault="00201AA5" w:rsidP="00515B04">
      <w:pPr>
        <w:rPr>
          <w:rFonts w:ascii="Montserrat" w:hAnsi="Montserrat"/>
          <w:sz w:val="24"/>
        </w:rPr>
      </w:pPr>
    </w:p>
    <w:p w14:paraId="48431784" w14:textId="2744C86C" w:rsidR="00AD35EB" w:rsidRPr="00471595" w:rsidRDefault="00AD35EB" w:rsidP="00515B04">
      <w:pPr>
        <w:numPr>
          <w:ins w:id="1287" w:author="Unknown"/>
        </w:numPr>
        <w:rPr>
          <w:rFonts w:ascii="Montserrat" w:hAnsi="Montserrat"/>
          <w:sz w:val="24"/>
        </w:rPr>
      </w:pPr>
      <w:r w:rsidRPr="00471595">
        <w:rPr>
          <w:rFonts w:ascii="Montserrat" w:hAnsi="Montserrat"/>
          <w:sz w:val="24"/>
        </w:rPr>
        <w:tab/>
        <w:t xml:space="preserve">A question of legitimacy of authority between </w:t>
      </w:r>
      <w:r w:rsidR="00201AA5" w:rsidRPr="00471595">
        <w:rPr>
          <w:rFonts w:ascii="Montserrat" w:hAnsi="Montserrat"/>
          <w:sz w:val="24"/>
        </w:rPr>
        <w:t>Ajean</w:t>
      </w:r>
      <w:r w:rsidRPr="00471595">
        <w:rPr>
          <w:rFonts w:ascii="Montserrat" w:hAnsi="Montserrat"/>
          <w:sz w:val="24"/>
        </w:rPr>
        <w:t xml:space="preserve"> and human establishments erupted into a hostile dispute. My active peers and I were accused of selling out the colonists to gain power over them through </w:t>
      </w:r>
      <w:r w:rsidR="00201AA5" w:rsidRPr="00471595">
        <w:rPr>
          <w:rFonts w:ascii="Montserrat" w:hAnsi="Montserrat"/>
          <w:sz w:val="24"/>
        </w:rPr>
        <w:t>Ajean</w:t>
      </w:r>
      <w:r w:rsidRPr="00471595">
        <w:rPr>
          <w:rFonts w:ascii="Montserrat" w:hAnsi="Montserrat"/>
          <w:sz w:val="24"/>
        </w:rPr>
        <w:t xml:space="preserve"> custom and the </w:t>
      </w:r>
      <w:r w:rsidR="00201AA5" w:rsidRPr="00471595">
        <w:rPr>
          <w:rFonts w:ascii="Montserrat" w:hAnsi="Montserrat"/>
          <w:sz w:val="24"/>
        </w:rPr>
        <w:t>Ajean</w:t>
      </w:r>
      <w:r w:rsidRPr="00471595">
        <w:rPr>
          <w:rFonts w:ascii="Montserrat" w:hAnsi="Montserrat"/>
          <w:sz w:val="24"/>
        </w:rPr>
        <w:t xml:space="preserve"> authorities were disappointed in our inability to control the population tentatively left to our jurisdiction. The </w:t>
      </w:r>
      <w:r w:rsidR="00201AA5" w:rsidRPr="00471595">
        <w:rPr>
          <w:rFonts w:ascii="Montserrat" w:hAnsi="Montserrat"/>
          <w:sz w:val="24"/>
        </w:rPr>
        <w:t>Ajeans</w:t>
      </w:r>
      <w:r w:rsidRPr="00471595">
        <w:rPr>
          <w:rFonts w:ascii="Montserrat" w:hAnsi="Montserrat"/>
          <w:sz w:val="24"/>
        </w:rPr>
        <w:t xml:space="preserve"> sternly advised us actives to exercise our power to bring the colony in line and rein in its dangerous expansion. The hint of implicitly dire consequences should we ignore this advice disturbed me especially. I retreated into the wild to consider my options. My rash probing brought me into contact with a third and awesomely alien interest in the situation. This entity filled in a number of blanks in the </w:t>
      </w:r>
      <w:r w:rsidR="00201AA5" w:rsidRPr="00471595">
        <w:rPr>
          <w:rFonts w:ascii="Montserrat" w:hAnsi="Montserrat"/>
          <w:sz w:val="24"/>
        </w:rPr>
        <w:t>Avon</w:t>
      </w:r>
      <w:r w:rsidRPr="00471595">
        <w:rPr>
          <w:rFonts w:ascii="Montserrat" w:hAnsi="Montserrat"/>
          <w:sz w:val="24"/>
        </w:rPr>
        <w:t xml:space="preserve"> account of history</w:t>
      </w:r>
      <w:r w:rsidR="00295153" w:rsidRPr="00471595">
        <w:rPr>
          <w:rFonts w:ascii="Montserrat" w:hAnsi="Montserrat"/>
          <w:sz w:val="24"/>
        </w:rPr>
        <w:t xml:space="preserve"> and</w:t>
      </w:r>
      <w:r w:rsidRPr="00471595">
        <w:rPr>
          <w:rFonts w:ascii="Montserrat" w:hAnsi="Montserrat"/>
          <w:sz w:val="24"/>
        </w:rPr>
        <w:t xml:space="preserve"> insisted that I was myself </w:t>
      </w:r>
      <w:r w:rsidR="00201AA5" w:rsidRPr="00471595">
        <w:rPr>
          <w:rFonts w:ascii="Montserrat" w:hAnsi="Montserrat"/>
          <w:sz w:val="24"/>
        </w:rPr>
        <w:t>Avon</w:t>
      </w:r>
      <w:r w:rsidRPr="00471595">
        <w:rPr>
          <w:rFonts w:ascii="Montserrat" w:hAnsi="Montserrat"/>
          <w:sz w:val="24"/>
        </w:rPr>
        <w:t xml:space="preserve"> and not, as I claimed, human. The </w:t>
      </w:r>
      <w:r w:rsidR="00201AA5" w:rsidRPr="00471595">
        <w:rPr>
          <w:rFonts w:ascii="Montserrat" w:hAnsi="Montserrat"/>
          <w:sz w:val="24"/>
        </w:rPr>
        <w:t>Aeva</w:t>
      </w:r>
      <w:r w:rsidRPr="00471595">
        <w:rPr>
          <w:rFonts w:ascii="Montserrat" w:hAnsi="Montserrat"/>
          <w:sz w:val="24"/>
        </w:rPr>
        <w:t xml:space="preserve"> also described the purge and the allure that </w:t>
      </w:r>
      <w:r w:rsidR="00201AA5" w:rsidRPr="00471595">
        <w:rPr>
          <w:rFonts w:ascii="Montserrat" w:hAnsi="Montserrat"/>
          <w:sz w:val="24"/>
        </w:rPr>
        <w:t>Alyn</w:t>
      </w:r>
      <w:r w:rsidRPr="00471595">
        <w:rPr>
          <w:rFonts w:ascii="Montserrat" w:hAnsi="Montserrat"/>
          <w:sz w:val="24"/>
        </w:rPr>
        <w:t xml:space="preserve"> hold for </w:t>
      </w:r>
      <w:r w:rsidR="00201AA5" w:rsidRPr="00471595">
        <w:rPr>
          <w:rFonts w:ascii="Montserrat" w:hAnsi="Montserrat"/>
          <w:sz w:val="24"/>
        </w:rPr>
        <w:t>Aeva</w:t>
      </w:r>
      <w:r w:rsidRPr="00471595">
        <w:rPr>
          <w:rFonts w:ascii="Montserrat" w:hAnsi="Montserrat"/>
          <w:sz w:val="24"/>
        </w:rPr>
        <w:t xml:space="preserve"> that inevitably would call </w:t>
      </w:r>
      <w:r w:rsidR="00201AA5" w:rsidRPr="00471595">
        <w:rPr>
          <w:rFonts w:ascii="Montserrat" w:hAnsi="Montserrat"/>
          <w:sz w:val="24"/>
        </w:rPr>
        <w:t>Aeva</w:t>
      </w:r>
      <w:r w:rsidRPr="00471595">
        <w:rPr>
          <w:rFonts w:ascii="Montserrat" w:hAnsi="Montserrat"/>
          <w:sz w:val="24"/>
        </w:rPr>
        <w:t xml:space="preserve"> down on the colony, in a manner not in the colony's best interest. Before I could act on this revelation, I was waylaid and my psi capability subdued by colony authorities. My warnings fell on deaf ears.</w:t>
      </w:r>
    </w:p>
    <w:p w14:paraId="7254673E" w14:textId="77777777" w:rsidR="00201AA5" w:rsidRPr="00471595" w:rsidRDefault="00201AA5" w:rsidP="00515B04">
      <w:pPr>
        <w:rPr>
          <w:rFonts w:ascii="Montserrat" w:hAnsi="Montserrat"/>
          <w:sz w:val="24"/>
        </w:rPr>
      </w:pPr>
    </w:p>
    <w:p w14:paraId="2B09AD69"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2D4E6099" w14:textId="77777777" w:rsidR="00201AA5" w:rsidRPr="00471595" w:rsidRDefault="00201AA5" w:rsidP="00515B04">
      <w:pPr>
        <w:rPr>
          <w:rFonts w:ascii="Montserrat" w:hAnsi="Montserrat"/>
          <w:sz w:val="24"/>
        </w:rPr>
      </w:pPr>
    </w:p>
    <w:p w14:paraId="3A74565A" w14:textId="3D4295B8" w:rsidR="00AD35EB" w:rsidRPr="00471595" w:rsidRDefault="00AD35EB" w:rsidP="00515B04">
      <w:pPr>
        <w:numPr>
          <w:ins w:id="1288" w:author="Unknown"/>
        </w:numPr>
        <w:rPr>
          <w:rFonts w:ascii="Montserrat" w:hAnsi="Montserrat"/>
          <w:sz w:val="24"/>
        </w:rPr>
      </w:pPr>
      <w:r w:rsidRPr="00471595">
        <w:rPr>
          <w:rFonts w:ascii="Montserrat" w:hAnsi="Montserrat"/>
          <w:sz w:val="24"/>
        </w:rPr>
        <w:tab/>
        <w:t xml:space="preserve">I was aware that the only sure way for the colony authority to protect itself from us </w:t>
      </w:r>
      <w:r w:rsidR="000264CD" w:rsidRPr="00471595">
        <w:rPr>
          <w:rFonts w:ascii="Montserrat" w:hAnsi="Montserrat"/>
          <w:sz w:val="24"/>
        </w:rPr>
        <w:t>“</w:t>
      </w:r>
      <w:r w:rsidRPr="00471595">
        <w:rPr>
          <w:rFonts w:ascii="Montserrat" w:hAnsi="Montserrat"/>
          <w:sz w:val="24"/>
        </w:rPr>
        <w:t>renegade</w:t>
      </w:r>
      <w:r w:rsidR="000264CD" w:rsidRPr="00471595">
        <w:rPr>
          <w:rFonts w:ascii="Montserrat" w:hAnsi="Montserrat"/>
          <w:sz w:val="24"/>
        </w:rPr>
        <w:t>”</w:t>
      </w:r>
      <w:r w:rsidRPr="00471595">
        <w:rPr>
          <w:rFonts w:ascii="Montserrat" w:hAnsi="Montserrat"/>
          <w:sz w:val="24"/>
        </w:rPr>
        <w:t xml:space="preserve"> actives was to subdue and execute us. Powerless myself, I somehow had to </w:t>
      </w:r>
      <w:r w:rsidR="00201AA5" w:rsidRPr="00471595">
        <w:rPr>
          <w:rFonts w:ascii="Montserrat" w:hAnsi="Montserrat"/>
          <w:sz w:val="24"/>
        </w:rPr>
        <w:t>persuade</w:t>
      </w:r>
      <w:r w:rsidRPr="00471595">
        <w:rPr>
          <w:rFonts w:ascii="Montserrat" w:hAnsi="Montserrat"/>
          <w:sz w:val="24"/>
        </w:rPr>
        <w:t xml:space="preserve"> one of my captors that executing the actives would be suicide for the colony. The man was decided when the </w:t>
      </w:r>
      <w:r w:rsidR="00201AA5" w:rsidRPr="00471595">
        <w:rPr>
          <w:rFonts w:ascii="Montserrat" w:hAnsi="Montserrat"/>
          <w:sz w:val="24"/>
        </w:rPr>
        <w:t>Aeva</w:t>
      </w:r>
      <w:r w:rsidRPr="00471595">
        <w:rPr>
          <w:rFonts w:ascii="Montserrat" w:hAnsi="Montserrat"/>
          <w:sz w:val="24"/>
        </w:rPr>
        <w:t xml:space="preserve"> threat suddenly manifested itself. The other actives, alerted to my capture had all withdrawn from the south wing. I alone stood between the colony's children and the unmistakable manifestation of the </w:t>
      </w:r>
      <w:r w:rsidR="00201AA5" w:rsidRPr="00471595">
        <w:rPr>
          <w:rFonts w:ascii="Montserrat" w:hAnsi="Montserrat"/>
          <w:sz w:val="24"/>
        </w:rPr>
        <w:t>Avea</w:t>
      </w:r>
      <w:r w:rsidRPr="00471595">
        <w:rPr>
          <w:rFonts w:ascii="Montserrat" w:hAnsi="Montserrat"/>
          <w:sz w:val="24"/>
        </w:rPr>
        <w:t xml:space="preserve">, a dragon. I had no option but to unleash the full fury of an active class three. </w:t>
      </w:r>
    </w:p>
    <w:p w14:paraId="44AE3689" w14:textId="77777777" w:rsidR="00201AA5" w:rsidRPr="00471595" w:rsidRDefault="00201AA5" w:rsidP="00515B04">
      <w:pPr>
        <w:rPr>
          <w:rFonts w:ascii="Montserrat" w:hAnsi="Montserrat"/>
          <w:sz w:val="24"/>
        </w:rPr>
      </w:pPr>
    </w:p>
    <w:p w14:paraId="6A6F0CB8"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4147DEB6" w14:textId="77777777" w:rsidR="00201AA5" w:rsidRPr="00471595" w:rsidRDefault="00201AA5" w:rsidP="00515B04">
      <w:pPr>
        <w:rPr>
          <w:rFonts w:ascii="Montserrat" w:hAnsi="Montserrat"/>
          <w:sz w:val="24"/>
        </w:rPr>
      </w:pPr>
    </w:p>
    <w:p w14:paraId="4DBF6F4A" w14:textId="77777777" w:rsidR="00AD35EB" w:rsidRPr="00471595" w:rsidRDefault="00AD35EB" w:rsidP="00515B04">
      <w:pPr>
        <w:numPr>
          <w:ins w:id="1289" w:author="Unknown"/>
        </w:numPr>
        <w:rPr>
          <w:rFonts w:ascii="Montserrat" w:hAnsi="Montserrat"/>
          <w:sz w:val="24"/>
        </w:rPr>
      </w:pPr>
      <w:r w:rsidRPr="00471595">
        <w:rPr>
          <w:rFonts w:ascii="Montserrat" w:hAnsi="Montserrat"/>
          <w:sz w:val="24"/>
        </w:rPr>
        <w:tab/>
        <w:t>Arden ends in awe over the fact of her survival and withdraws from the mind of her daughter in which she found herself reflected.</w:t>
      </w:r>
    </w:p>
    <w:p w14:paraId="1FC1E716" w14:textId="77777777" w:rsidR="00201AA5" w:rsidRPr="00471595" w:rsidRDefault="00201AA5" w:rsidP="00515B04">
      <w:pPr>
        <w:rPr>
          <w:rFonts w:ascii="Montserrat" w:hAnsi="Montserrat"/>
          <w:sz w:val="24"/>
        </w:rPr>
      </w:pPr>
    </w:p>
    <w:p w14:paraId="6CCAE838"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3F3B9325" w14:textId="77777777" w:rsidR="00201AA5" w:rsidRPr="00471595" w:rsidRDefault="00201AA5" w:rsidP="00515B04">
      <w:pPr>
        <w:rPr>
          <w:rFonts w:ascii="Montserrat" w:hAnsi="Montserrat"/>
          <w:sz w:val="24"/>
        </w:rPr>
      </w:pPr>
    </w:p>
    <w:p w14:paraId="12F94912" w14:textId="77777777" w:rsidR="00515B04" w:rsidRPr="00471595" w:rsidRDefault="00201AA5" w:rsidP="00515B04">
      <w:pPr>
        <w:numPr>
          <w:ins w:id="1290" w:author="Unknown"/>
        </w:numPr>
        <w:rPr>
          <w:rFonts w:ascii="Montserrat" w:hAnsi="Montserrat"/>
          <w:sz w:val="24"/>
        </w:rPr>
        <w:sectPr w:rsidR="00515B04" w:rsidRPr="00471595" w:rsidSect="00515B04">
          <w:type w:val="continuous"/>
          <w:pgSz w:w="12240" w:h="15840"/>
          <w:pgMar w:top="1440" w:right="1800" w:bottom="1440" w:left="1800" w:header="720" w:footer="720" w:gutter="0"/>
          <w:cols w:space="720"/>
          <w:docGrid w:linePitch="360"/>
        </w:sectPr>
      </w:pPr>
      <w:r w:rsidRPr="00471595">
        <w:rPr>
          <w:rFonts w:ascii="Montserrat" w:hAnsi="Montserrat"/>
          <w:sz w:val="24"/>
        </w:rPr>
        <w:br w:type="page"/>
      </w:r>
    </w:p>
    <w:p w14:paraId="356D98A0" w14:textId="610611F5" w:rsidR="00AD35EB" w:rsidRPr="00471595" w:rsidRDefault="00AD35EB" w:rsidP="00515B04">
      <w:pPr>
        <w:numPr>
          <w:ins w:id="1291" w:author="Unknown"/>
        </w:numPr>
        <w:rPr>
          <w:rFonts w:ascii="Montserrat" w:hAnsi="Montserrat"/>
          <w:sz w:val="24"/>
        </w:rPr>
      </w:pPr>
      <w:r w:rsidRPr="00471595">
        <w:rPr>
          <w:rFonts w:ascii="Montserrat" w:hAnsi="Montserrat"/>
          <w:sz w:val="24"/>
        </w:rPr>
        <w:t>REFLECTION</w:t>
      </w:r>
      <w:r w:rsidRPr="00471595">
        <w:rPr>
          <w:rFonts w:ascii="Montserrat" w:hAnsi="Montserrat"/>
          <w:sz w:val="24"/>
        </w:rPr>
        <w:tab/>
        <w:t>ELEMENTS</w:t>
      </w:r>
    </w:p>
    <w:p w14:paraId="488502BF" w14:textId="77777777" w:rsidR="00AD35EB" w:rsidRPr="00471595" w:rsidRDefault="00AD35EB" w:rsidP="00515B04">
      <w:pPr>
        <w:numPr>
          <w:ins w:id="1292" w:author="Unknown"/>
        </w:numPr>
        <w:rPr>
          <w:rFonts w:ascii="Montserrat" w:hAnsi="Montserrat"/>
          <w:sz w:val="24"/>
        </w:rPr>
      </w:pPr>
    </w:p>
    <w:p w14:paraId="31C74450" w14:textId="3569D7C2" w:rsidR="00AD35EB" w:rsidRPr="00471595" w:rsidRDefault="00AD35EB" w:rsidP="00515B04">
      <w:pPr>
        <w:numPr>
          <w:ins w:id="1293" w:author="Unknown"/>
        </w:numPr>
        <w:rPr>
          <w:rFonts w:ascii="Montserrat" w:hAnsi="Montserrat"/>
          <w:sz w:val="24"/>
        </w:rPr>
      </w:pPr>
      <w:r w:rsidRPr="00471595">
        <w:rPr>
          <w:rFonts w:ascii="Montserrat" w:hAnsi="Montserrat"/>
          <w:sz w:val="24"/>
        </w:rPr>
        <w:t xml:space="preserve">Ages of </w:t>
      </w:r>
      <w:r w:rsidR="00201AA5" w:rsidRPr="00471595">
        <w:rPr>
          <w:rFonts w:ascii="Montserrat" w:hAnsi="Montserrat"/>
          <w:sz w:val="24"/>
        </w:rPr>
        <w:t xml:space="preserve">Arden Eve </w:t>
      </w:r>
      <w:r w:rsidR="00201AA5" w:rsidRPr="00471595">
        <w:rPr>
          <w:rFonts w:ascii="Montserrat" w:hAnsi="Montserrat"/>
          <w:sz w:val="24"/>
        </w:rPr>
        <w:tab/>
        <w:t>Reflection</w:t>
      </w:r>
    </w:p>
    <w:p w14:paraId="0075034C" w14:textId="77777777" w:rsidR="00515B04" w:rsidRPr="00471595" w:rsidRDefault="00515B04" w:rsidP="00515B04">
      <w:pPr>
        <w:rPr>
          <w:rFonts w:ascii="Montserrat" w:hAnsi="Montserrat"/>
          <w:sz w:val="24"/>
        </w:rPr>
      </w:pPr>
    </w:p>
    <w:p w14:paraId="240C203A"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003D0B98" w14:textId="77777777" w:rsidR="00515B04" w:rsidRPr="00471595" w:rsidRDefault="00515B04" w:rsidP="00515B04">
      <w:pPr>
        <w:rPr>
          <w:rFonts w:ascii="Montserrat" w:hAnsi="Montserrat"/>
          <w:sz w:val="24"/>
        </w:rPr>
      </w:pPr>
    </w:p>
    <w:p w14:paraId="0D09E67D" w14:textId="77777777" w:rsidR="00AD35EB" w:rsidRPr="00471595" w:rsidRDefault="00AD35EB" w:rsidP="00515B04">
      <w:pPr>
        <w:numPr>
          <w:ins w:id="1294" w:author="Unknown"/>
        </w:numPr>
        <w:rPr>
          <w:rFonts w:ascii="Montserrat" w:hAnsi="Montserrat"/>
          <w:sz w:val="24"/>
        </w:rPr>
      </w:pPr>
      <w:r w:rsidRPr="00471595">
        <w:rPr>
          <w:rFonts w:ascii="Montserrat" w:hAnsi="Montserrat"/>
          <w:sz w:val="24"/>
        </w:rPr>
        <w:t>REFLECTION</w:t>
      </w:r>
    </w:p>
    <w:p w14:paraId="4FDBF9F7" w14:textId="77777777" w:rsidR="00AD35EB" w:rsidRPr="00471595" w:rsidRDefault="00AD35EB" w:rsidP="00515B04">
      <w:pPr>
        <w:numPr>
          <w:ins w:id="1295" w:author="Unknown"/>
        </w:numPr>
        <w:rPr>
          <w:rFonts w:ascii="Montserrat" w:hAnsi="Montserrat"/>
          <w:sz w:val="24"/>
        </w:rPr>
      </w:pPr>
      <w:r w:rsidRPr="00471595">
        <w:rPr>
          <w:rFonts w:ascii="Montserrat" w:hAnsi="Montserrat"/>
          <w:sz w:val="24"/>
        </w:rPr>
        <w:t>OUTLINE</w:t>
      </w:r>
    </w:p>
    <w:p w14:paraId="0598E580" w14:textId="77777777" w:rsidR="00515B04" w:rsidRPr="00471595" w:rsidRDefault="00515B04" w:rsidP="00515B04">
      <w:pPr>
        <w:rPr>
          <w:rFonts w:ascii="Montserrat" w:hAnsi="Montserrat"/>
          <w:sz w:val="24"/>
        </w:rPr>
      </w:pPr>
    </w:p>
    <w:p w14:paraId="55A90257"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4FCBAF34" w14:textId="77777777" w:rsidR="00515B04" w:rsidRPr="00471595" w:rsidRDefault="00515B04" w:rsidP="00515B04">
      <w:pPr>
        <w:rPr>
          <w:rFonts w:ascii="Montserrat" w:hAnsi="Montserrat"/>
          <w:sz w:val="24"/>
        </w:rPr>
      </w:pPr>
    </w:p>
    <w:p w14:paraId="42E4905E" w14:textId="77777777" w:rsidR="00AD35EB" w:rsidRPr="00471595" w:rsidRDefault="00AD35EB" w:rsidP="00515B04">
      <w:pPr>
        <w:numPr>
          <w:ins w:id="1296" w:author="Unknown"/>
        </w:numPr>
        <w:rPr>
          <w:rFonts w:ascii="Montserrat" w:hAnsi="Montserrat"/>
          <w:sz w:val="24"/>
        </w:rPr>
      </w:pPr>
      <w:r w:rsidRPr="00471595">
        <w:rPr>
          <w:rFonts w:ascii="Montserrat" w:hAnsi="Montserrat"/>
          <w:sz w:val="24"/>
        </w:rPr>
        <w:t>REFLECTION</w:t>
      </w:r>
    </w:p>
    <w:p w14:paraId="55834C20" w14:textId="77777777" w:rsidR="00AD35EB" w:rsidRPr="00471595" w:rsidRDefault="00AD35EB" w:rsidP="00515B04">
      <w:pPr>
        <w:numPr>
          <w:ins w:id="1297" w:author="Unknown"/>
        </w:numPr>
        <w:rPr>
          <w:rFonts w:ascii="Montserrat" w:hAnsi="Montserrat"/>
          <w:sz w:val="24"/>
        </w:rPr>
      </w:pPr>
      <w:r w:rsidRPr="00471595">
        <w:rPr>
          <w:rFonts w:ascii="Montserrat" w:hAnsi="Montserrat"/>
          <w:sz w:val="24"/>
        </w:rPr>
        <w:t>PACING</w:t>
      </w:r>
    </w:p>
    <w:p w14:paraId="290C49A2" w14:textId="77777777" w:rsidR="00AD35EB" w:rsidRPr="00471595" w:rsidRDefault="00AD35EB" w:rsidP="00515B04">
      <w:pPr>
        <w:numPr>
          <w:ins w:id="1298" w:author="Unknown"/>
        </w:numPr>
        <w:rPr>
          <w:rFonts w:ascii="Montserrat" w:hAnsi="Montserrat"/>
          <w:sz w:val="24"/>
        </w:rPr>
      </w:pPr>
    </w:p>
    <w:p w14:paraId="577195CE" w14:textId="77777777" w:rsidR="00AD35EB" w:rsidRPr="00471595" w:rsidRDefault="00AD35EB" w:rsidP="00515B04">
      <w:pPr>
        <w:numPr>
          <w:ins w:id="1299" w:author="Unknown"/>
        </w:numPr>
        <w:rPr>
          <w:rFonts w:ascii="Montserrat" w:hAnsi="Montserrat"/>
          <w:sz w:val="24"/>
        </w:rPr>
      </w:pPr>
      <w:r w:rsidRPr="00471595">
        <w:rPr>
          <w:rFonts w:ascii="Montserrat" w:hAnsi="Montserrat"/>
          <w:sz w:val="24"/>
        </w:rPr>
        <w:t>1—3</w:t>
      </w:r>
    </w:p>
    <w:p w14:paraId="3B8CE464" w14:textId="113FAF86" w:rsidR="00AD35EB" w:rsidRPr="00471595" w:rsidRDefault="00AD35EB" w:rsidP="00515B04">
      <w:pPr>
        <w:numPr>
          <w:ins w:id="1300" w:author="Unknown"/>
        </w:numPr>
        <w:rPr>
          <w:rFonts w:ascii="Montserrat" w:hAnsi="Montserrat"/>
          <w:sz w:val="24"/>
        </w:rPr>
      </w:pPr>
      <w:r w:rsidRPr="00471595">
        <w:rPr>
          <w:rFonts w:ascii="Montserrat" w:hAnsi="Montserrat"/>
          <w:sz w:val="24"/>
        </w:rPr>
        <w:t>Opening run</w:t>
      </w:r>
      <w:r w:rsidR="00201AA5" w:rsidRPr="00471595">
        <w:rPr>
          <w:rFonts w:ascii="Montserrat" w:hAnsi="Montserrat"/>
          <w:sz w:val="24"/>
        </w:rPr>
        <w:t xml:space="preserve"> &lt;&gt; </w:t>
      </w:r>
      <w:r w:rsidRPr="00471595">
        <w:rPr>
          <w:rFonts w:ascii="Montserrat" w:hAnsi="Montserrat"/>
          <w:sz w:val="24"/>
        </w:rPr>
        <w:t>introductions and establishing sequences</w:t>
      </w:r>
      <w:r w:rsidR="00201AA5" w:rsidRPr="00471595">
        <w:rPr>
          <w:rFonts w:ascii="Montserrat" w:hAnsi="Montserrat"/>
          <w:sz w:val="24"/>
        </w:rPr>
        <w:t xml:space="preserve"> &lt;&gt; </w:t>
      </w:r>
      <w:r w:rsidRPr="00471595">
        <w:rPr>
          <w:rFonts w:ascii="Montserrat" w:hAnsi="Montserrat"/>
          <w:sz w:val="24"/>
        </w:rPr>
        <w:t>initial problem</w:t>
      </w:r>
    </w:p>
    <w:p w14:paraId="2722A107" w14:textId="77777777" w:rsidR="00AD35EB" w:rsidRPr="00471595" w:rsidRDefault="00AD35EB" w:rsidP="00515B04">
      <w:pPr>
        <w:numPr>
          <w:ins w:id="1301" w:author="Unknown"/>
        </w:numPr>
        <w:rPr>
          <w:rFonts w:ascii="Montserrat" w:hAnsi="Montserrat"/>
          <w:sz w:val="24"/>
        </w:rPr>
      </w:pPr>
    </w:p>
    <w:p w14:paraId="76885511" w14:textId="77777777" w:rsidR="00AD35EB" w:rsidRPr="00471595" w:rsidRDefault="00AD35EB" w:rsidP="00515B04">
      <w:pPr>
        <w:numPr>
          <w:ins w:id="1302" w:author="Unknown"/>
        </w:numPr>
        <w:rPr>
          <w:rFonts w:ascii="Montserrat" w:hAnsi="Montserrat"/>
          <w:sz w:val="24"/>
        </w:rPr>
      </w:pPr>
      <w:r w:rsidRPr="00471595">
        <w:rPr>
          <w:rFonts w:ascii="Montserrat" w:hAnsi="Montserrat"/>
          <w:sz w:val="24"/>
        </w:rPr>
        <w:t>4—6</w:t>
      </w:r>
    </w:p>
    <w:p w14:paraId="673470F9" w14:textId="743ADB10" w:rsidR="00AD35EB" w:rsidRPr="00471595" w:rsidRDefault="00AD35EB" w:rsidP="00515B04">
      <w:pPr>
        <w:numPr>
          <w:ins w:id="1303" w:author="Unknown"/>
        </w:numPr>
        <w:rPr>
          <w:rFonts w:ascii="Montserrat" w:hAnsi="Montserrat"/>
          <w:sz w:val="24"/>
        </w:rPr>
      </w:pPr>
      <w:r w:rsidRPr="00471595">
        <w:rPr>
          <w:rFonts w:ascii="Montserrat" w:hAnsi="Montserrat"/>
          <w:sz w:val="24"/>
        </w:rPr>
        <w:t>Staging and insertion</w:t>
      </w:r>
      <w:r w:rsidR="00201AA5" w:rsidRPr="00471595">
        <w:rPr>
          <w:rFonts w:ascii="Montserrat" w:hAnsi="Montserrat"/>
          <w:sz w:val="24"/>
        </w:rPr>
        <w:t xml:space="preserve"> &lt;&gt; </w:t>
      </w:r>
      <w:r w:rsidRPr="00471595">
        <w:rPr>
          <w:rFonts w:ascii="Montserrat" w:hAnsi="Montserrat"/>
          <w:sz w:val="24"/>
        </w:rPr>
        <w:t>beginning of complications</w:t>
      </w:r>
    </w:p>
    <w:p w14:paraId="61DEEDC7" w14:textId="77777777" w:rsidR="00AD35EB" w:rsidRPr="00471595" w:rsidRDefault="00AD35EB" w:rsidP="00515B04">
      <w:pPr>
        <w:numPr>
          <w:ins w:id="1304" w:author="Unknown"/>
        </w:numPr>
        <w:rPr>
          <w:rFonts w:ascii="Montserrat" w:hAnsi="Montserrat"/>
          <w:sz w:val="24"/>
        </w:rPr>
      </w:pPr>
    </w:p>
    <w:p w14:paraId="4054C5A8" w14:textId="77777777" w:rsidR="00AD35EB" w:rsidRPr="00471595" w:rsidRDefault="00AD35EB" w:rsidP="00515B04">
      <w:pPr>
        <w:numPr>
          <w:ins w:id="1305" w:author="Unknown"/>
        </w:numPr>
        <w:rPr>
          <w:rFonts w:ascii="Montserrat" w:hAnsi="Montserrat"/>
          <w:sz w:val="24"/>
        </w:rPr>
      </w:pPr>
      <w:r w:rsidRPr="00471595">
        <w:rPr>
          <w:rFonts w:ascii="Montserrat" w:hAnsi="Montserrat"/>
          <w:sz w:val="24"/>
        </w:rPr>
        <w:t>7—10</w:t>
      </w:r>
    </w:p>
    <w:p w14:paraId="0F2F9A1F" w14:textId="511949F2" w:rsidR="00AD35EB" w:rsidRPr="00471595" w:rsidRDefault="00AD35EB" w:rsidP="00515B04">
      <w:pPr>
        <w:numPr>
          <w:ins w:id="1306" w:author="Unknown"/>
        </w:numPr>
        <w:rPr>
          <w:rFonts w:ascii="Montserrat" w:hAnsi="Montserrat"/>
          <w:sz w:val="24"/>
        </w:rPr>
      </w:pPr>
      <w:r w:rsidRPr="00471595">
        <w:rPr>
          <w:rFonts w:ascii="Montserrat" w:hAnsi="Montserrat"/>
          <w:sz w:val="24"/>
        </w:rPr>
        <w:t>Articulation and association</w:t>
      </w:r>
      <w:r w:rsidR="00201AA5" w:rsidRPr="00471595">
        <w:rPr>
          <w:rFonts w:ascii="Montserrat" w:hAnsi="Montserrat"/>
          <w:sz w:val="24"/>
        </w:rPr>
        <w:t xml:space="preserve"> &lt;&gt; </w:t>
      </w:r>
      <w:r w:rsidRPr="00471595">
        <w:rPr>
          <w:rFonts w:ascii="Montserrat" w:hAnsi="Montserrat"/>
          <w:sz w:val="24"/>
        </w:rPr>
        <w:t>increased complications, heightened tensions, divisiveness</w:t>
      </w:r>
    </w:p>
    <w:p w14:paraId="303853CE" w14:textId="77777777" w:rsidR="00AD35EB" w:rsidRPr="00471595" w:rsidRDefault="00AD35EB" w:rsidP="00515B04">
      <w:pPr>
        <w:numPr>
          <w:ins w:id="1307" w:author="Unknown"/>
        </w:numPr>
        <w:rPr>
          <w:rFonts w:ascii="Montserrat" w:hAnsi="Montserrat"/>
          <w:sz w:val="24"/>
        </w:rPr>
      </w:pPr>
    </w:p>
    <w:p w14:paraId="7BF3D6AE" w14:textId="77777777" w:rsidR="00AD35EB" w:rsidRPr="00471595" w:rsidRDefault="00AD35EB" w:rsidP="00515B04">
      <w:pPr>
        <w:numPr>
          <w:ins w:id="1308" w:author="Unknown"/>
        </w:numPr>
        <w:rPr>
          <w:rFonts w:ascii="Montserrat" w:hAnsi="Montserrat"/>
          <w:sz w:val="24"/>
        </w:rPr>
      </w:pPr>
      <w:r w:rsidRPr="00471595">
        <w:rPr>
          <w:rFonts w:ascii="Montserrat" w:hAnsi="Montserrat"/>
          <w:sz w:val="24"/>
        </w:rPr>
        <w:t>11—13</w:t>
      </w:r>
    </w:p>
    <w:p w14:paraId="547FD10A" w14:textId="14597FF0" w:rsidR="00AD35EB" w:rsidRPr="00471595" w:rsidRDefault="00AD35EB" w:rsidP="00515B04">
      <w:pPr>
        <w:numPr>
          <w:ins w:id="1309" w:author="Unknown"/>
        </w:numPr>
        <w:rPr>
          <w:rFonts w:ascii="Montserrat" w:hAnsi="Montserrat"/>
          <w:sz w:val="24"/>
        </w:rPr>
      </w:pPr>
      <w:r w:rsidRPr="00471595">
        <w:rPr>
          <w:rFonts w:ascii="Montserrat" w:hAnsi="Montserrat"/>
          <w:sz w:val="24"/>
        </w:rPr>
        <w:t>Conflict</w:t>
      </w:r>
      <w:r w:rsidR="00201AA5" w:rsidRPr="00471595">
        <w:rPr>
          <w:rFonts w:ascii="Montserrat" w:hAnsi="Montserrat"/>
          <w:sz w:val="24"/>
        </w:rPr>
        <w:t xml:space="preserve"> &lt;&gt; </w:t>
      </w:r>
      <w:r w:rsidRPr="00471595">
        <w:rPr>
          <w:rFonts w:ascii="Montserrat" w:hAnsi="Montserrat"/>
          <w:sz w:val="24"/>
        </w:rPr>
        <w:t>internal and external pressures generate flare-ups</w:t>
      </w:r>
    </w:p>
    <w:p w14:paraId="468341FA" w14:textId="77777777" w:rsidR="00AD35EB" w:rsidRPr="00471595" w:rsidRDefault="00AD35EB" w:rsidP="00515B04">
      <w:pPr>
        <w:numPr>
          <w:ins w:id="1310" w:author="Unknown"/>
        </w:numPr>
        <w:rPr>
          <w:rFonts w:ascii="Montserrat" w:hAnsi="Montserrat"/>
          <w:sz w:val="24"/>
        </w:rPr>
      </w:pPr>
    </w:p>
    <w:p w14:paraId="3486E964" w14:textId="77777777" w:rsidR="00AD35EB" w:rsidRPr="00471595" w:rsidRDefault="00AD35EB" w:rsidP="00515B04">
      <w:pPr>
        <w:numPr>
          <w:ins w:id="1311" w:author="Unknown"/>
        </w:numPr>
        <w:rPr>
          <w:rFonts w:ascii="Montserrat" w:hAnsi="Montserrat"/>
          <w:sz w:val="24"/>
        </w:rPr>
      </w:pPr>
      <w:r w:rsidRPr="00471595">
        <w:rPr>
          <w:rFonts w:ascii="Montserrat" w:hAnsi="Montserrat"/>
          <w:sz w:val="24"/>
        </w:rPr>
        <w:t>14—20</w:t>
      </w:r>
    </w:p>
    <w:p w14:paraId="36B46570" w14:textId="6879E693" w:rsidR="00AD35EB" w:rsidRPr="00471595" w:rsidRDefault="00AD35EB" w:rsidP="00515B04">
      <w:pPr>
        <w:numPr>
          <w:ins w:id="1312" w:author="Unknown"/>
        </w:numPr>
        <w:rPr>
          <w:rFonts w:ascii="Montserrat" w:hAnsi="Montserrat"/>
          <w:sz w:val="24"/>
        </w:rPr>
      </w:pPr>
      <w:r w:rsidRPr="00471595">
        <w:rPr>
          <w:rFonts w:ascii="Montserrat" w:hAnsi="Montserrat"/>
          <w:sz w:val="24"/>
        </w:rPr>
        <w:t>Interface</w:t>
      </w:r>
      <w:r w:rsidR="00201AA5" w:rsidRPr="00471595">
        <w:rPr>
          <w:rFonts w:ascii="Montserrat" w:hAnsi="Montserrat"/>
          <w:sz w:val="24"/>
        </w:rPr>
        <w:t xml:space="preserve"> &lt;&gt; Arden</w:t>
      </w:r>
      <w:r w:rsidRPr="00471595">
        <w:rPr>
          <w:rFonts w:ascii="Montserrat" w:hAnsi="Montserrat"/>
          <w:sz w:val="24"/>
        </w:rPr>
        <w:t xml:space="preserve"> explores </w:t>
      </w:r>
      <w:r w:rsidR="00201AA5" w:rsidRPr="00471595">
        <w:rPr>
          <w:rFonts w:ascii="Montserrat" w:hAnsi="Montserrat"/>
          <w:sz w:val="24"/>
        </w:rPr>
        <w:t>Avon</w:t>
      </w:r>
      <w:r w:rsidRPr="00471595">
        <w:rPr>
          <w:rFonts w:ascii="Montserrat" w:hAnsi="Montserrat"/>
          <w:sz w:val="24"/>
        </w:rPr>
        <w:t xml:space="preserve"> lyn culture while pressures build up to crisis at home</w:t>
      </w:r>
      <w:r w:rsidR="00201AA5" w:rsidRPr="00471595">
        <w:rPr>
          <w:rFonts w:ascii="Montserrat" w:hAnsi="Montserrat"/>
          <w:sz w:val="24"/>
        </w:rPr>
        <w:t xml:space="preserve"> &lt;&gt; </w:t>
      </w:r>
      <w:r w:rsidRPr="00471595">
        <w:rPr>
          <w:rFonts w:ascii="Montserrat" w:hAnsi="Montserrat"/>
          <w:sz w:val="24"/>
        </w:rPr>
        <w:t>perspective shift</w:t>
      </w:r>
    </w:p>
    <w:p w14:paraId="41A457CC" w14:textId="77777777" w:rsidR="00AD35EB" w:rsidRPr="00471595" w:rsidRDefault="00AD35EB" w:rsidP="00515B04">
      <w:pPr>
        <w:numPr>
          <w:ins w:id="1313" w:author="Unknown"/>
        </w:numPr>
        <w:rPr>
          <w:rFonts w:ascii="Montserrat" w:hAnsi="Montserrat"/>
          <w:sz w:val="24"/>
        </w:rPr>
      </w:pPr>
    </w:p>
    <w:p w14:paraId="58C90C58" w14:textId="77777777" w:rsidR="00AD35EB" w:rsidRPr="00471595" w:rsidRDefault="00AD35EB" w:rsidP="00515B04">
      <w:pPr>
        <w:numPr>
          <w:ins w:id="1314" w:author="Unknown"/>
        </w:numPr>
        <w:rPr>
          <w:rFonts w:ascii="Montserrat" w:hAnsi="Montserrat"/>
          <w:sz w:val="24"/>
        </w:rPr>
      </w:pPr>
      <w:r w:rsidRPr="00471595">
        <w:rPr>
          <w:rFonts w:ascii="Montserrat" w:hAnsi="Montserrat"/>
          <w:sz w:val="24"/>
        </w:rPr>
        <w:t>21—28</w:t>
      </w:r>
    </w:p>
    <w:p w14:paraId="33EB60A4" w14:textId="6CE64136" w:rsidR="00AD35EB" w:rsidRPr="00471595" w:rsidRDefault="00AD35EB" w:rsidP="00515B04">
      <w:pPr>
        <w:numPr>
          <w:ins w:id="1315" w:author="Unknown"/>
        </w:numPr>
        <w:rPr>
          <w:rFonts w:ascii="Montserrat" w:hAnsi="Montserrat"/>
          <w:sz w:val="24"/>
        </w:rPr>
      </w:pPr>
      <w:r w:rsidRPr="00471595">
        <w:rPr>
          <w:rFonts w:ascii="Montserrat" w:hAnsi="Montserrat"/>
          <w:sz w:val="24"/>
        </w:rPr>
        <w:t>Crisis</w:t>
      </w:r>
      <w:r w:rsidR="00201AA5" w:rsidRPr="00471595">
        <w:rPr>
          <w:rFonts w:ascii="Montserrat" w:hAnsi="Montserrat"/>
          <w:sz w:val="24"/>
        </w:rPr>
        <w:t xml:space="preserve"> &lt;&gt; </w:t>
      </w:r>
      <w:r w:rsidRPr="00471595">
        <w:rPr>
          <w:rFonts w:ascii="Montserrat" w:hAnsi="Montserrat"/>
          <w:sz w:val="24"/>
        </w:rPr>
        <w:t xml:space="preserve">opposition solidifies at the introduction of </w:t>
      </w:r>
      <w:r w:rsidR="00201AA5" w:rsidRPr="00471595">
        <w:rPr>
          <w:rFonts w:ascii="Montserrat" w:hAnsi="Montserrat"/>
          <w:sz w:val="24"/>
        </w:rPr>
        <w:t>Ajean</w:t>
      </w:r>
      <w:r w:rsidRPr="00471595">
        <w:rPr>
          <w:rFonts w:ascii="Montserrat" w:hAnsi="Montserrat"/>
          <w:sz w:val="24"/>
        </w:rPr>
        <w:t xml:space="preserve"> culture into colony society</w:t>
      </w:r>
      <w:r w:rsidR="00201AA5" w:rsidRPr="00471595">
        <w:rPr>
          <w:rFonts w:ascii="Montserrat" w:hAnsi="Montserrat"/>
          <w:sz w:val="24"/>
        </w:rPr>
        <w:t xml:space="preserve"> &lt;&gt; </w:t>
      </w:r>
      <w:r w:rsidRPr="00471595">
        <w:rPr>
          <w:rFonts w:ascii="Montserrat" w:hAnsi="Montserrat"/>
          <w:sz w:val="24"/>
        </w:rPr>
        <w:t>a series of increasingly threatening confrontations erupts into climax</w:t>
      </w:r>
    </w:p>
    <w:p w14:paraId="67E730CB" w14:textId="77777777" w:rsidR="00AD35EB" w:rsidRPr="00471595" w:rsidRDefault="00AD35EB" w:rsidP="00515B04">
      <w:pPr>
        <w:numPr>
          <w:ins w:id="1316" w:author="Unknown"/>
        </w:numPr>
        <w:rPr>
          <w:rFonts w:ascii="Montserrat" w:hAnsi="Montserrat"/>
          <w:sz w:val="24"/>
        </w:rPr>
      </w:pPr>
    </w:p>
    <w:p w14:paraId="2B47C4F2" w14:textId="77777777" w:rsidR="00AD35EB" w:rsidRPr="00471595" w:rsidRDefault="00AD35EB" w:rsidP="00515B04">
      <w:pPr>
        <w:numPr>
          <w:ins w:id="1317" w:author="Unknown"/>
        </w:numPr>
        <w:rPr>
          <w:rFonts w:ascii="Montserrat" w:hAnsi="Montserrat"/>
          <w:sz w:val="24"/>
        </w:rPr>
      </w:pPr>
      <w:r w:rsidRPr="00471595">
        <w:rPr>
          <w:rFonts w:ascii="Montserrat" w:hAnsi="Montserrat"/>
          <w:sz w:val="24"/>
        </w:rPr>
        <w:t>29—30</w:t>
      </w:r>
    </w:p>
    <w:p w14:paraId="7B5B52A6" w14:textId="1564DC90" w:rsidR="00AD35EB" w:rsidRPr="00471595" w:rsidRDefault="00AD35EB" w:rsidP="00515B04">
      <w:pPr>
        <w:numPr>
          <w:ins w:id="1318" w:author="Unknown"/>
        </w:numPr>
        <w:rPr>
          <w:rFonts w:ascii="Montserrat" w:hAnsi="Montserrat"/>
          <w:sz w:val="24"/>
        </w:rPr>
      </w:pPr>
      <w:r w:rsidRPr="00471595">
        <w:rPr>
          <w:rFonts w:ascii="Montserrat" w:hAnsi="Montserrat"/>
          <w:sz w:val="24"/>
        </w:rPr>
        <w:t>Climax</w:t>
      </w:r>
      <w:r w:rsidR="00201AA5" w:rsidRPr="00471595">
        <w:rPr>
          <w:rFonts w:ascii="Montserrat" w:hAnsi="Montserrat"/>
          <w:sz w:val="24"/>
        </w:rPr>
        <w:t xml:space="preserve"> &lt;&gt; Arden</w:t>
      </w:r>
      <w:r w:rsidRPr="00471595">
        <w:rPr>
          <w:rFonts w:ascii="Montserrat" w:hAnsi="Montserrat"/>
          <w:sz w:val="24"/>
        </w:rPr>
        <w:t xml:space="preserve"> pits her self against the prejudice of the colony authority, the threat of the </w:t>
      </w:r>
      <w:r w:rsidR="00201AA5" w:rsidRPr="00471595">
        <w:rPr>
          <w:rFonts w:ascii="Montserrat" w:hAnsi="Montserrat"/>
          <w:sz w:val="24"/>
        </w:rPr>
        <w:t>Aeva</w:t>
      </w:r>
      <w:r w:rsidRPr="00471595">
        <w:rPr>
          <w:rFonts w:ascii="Montserrat" w:hAnsi="Montserrat"/>
          <w:sz w:val="24"/>
        </w:rPr>
        <w:t xml:space="preserve"> to innocent colonists</w:t>
      </w:r>
      <w:r w:rsidR="00295153" w:rsidRPr="00471595">
        <w:rPr>
          <w:rFonts w:ascii="Montserrat" w:hAnsi="Montserrat"/>
          <w:sz w:val="24"/>
        </w:rPr>
        <w:t xml:space="preserve"> and</w:t>
      </w:r>
      <w:r w:rsidRPr="00471595">
        <w:rPr>
          <w:rFonts w:ascii="Montserrat" w:hAnsi="Montserrat"/>
          <w:sz w:val="24"/>
        </w:rPr>
        <w:t xml:space="preserve"> the threat posed by the colony to the rest of </w:t>
      </w:r>
      <w:r w:rsidR="00201AA5" w:rsidRPr="00471595">
        <w:rPr>
          <w:rFonts w:ascii="Montserrat" w:hAnsi="Montserrat"/>
          <w:sz w:val="24"/>
        </w:rPr>
        <w:t>Ajean</w:t>
      </w:r>
      <w:r w:rsidRPr="00471595">
        <w:rPr>
          <w:rFonts w:ascii="Montserrat" w:hAnsi="Montserrat"/>
          <w:sz w:val="24"/>
        </w:rPr>
        <w:t xml:space="preserve"> life</w:t>
      </w:r>
      <w:r w:rsidR="00201AA5" w:rsidRPr="00471595">
        <w:rPr>
          <w:rFonts w:ascii="Montserrat" w:hAnsi="Montserrat"/>
          <w:sz w:val="24"/>
        </w:rPr>
        <w:t xml:space="preserve"> &lt;&gt; </w:t>
      </w:r>
      <w:r w:rsidRPr="00471595">
        <w:rPr>
          <w:rFonts w:ascii="Montserrat" w:hAnsi="Montserrat"/>
          <w:sz w:val="24"/>
        </w:rPr>
        <w:t xml:space="preserve">in conclusion </w:t>
      </w:r>
      <w:r w:rsidR="00201AA5" w:rsidRPr="00471595">
        <w:rPr>
          <w:rFonts w:ascii="Montserrat" w:hAnsi="Montserrat"/>
          <w:sz w:val="24"/>
        </w:rPr>
        <w:t>Arden</w:t>
      </w:r>
      <w:r w:rsidRPr="00471595">
        <w:rPr>
          <w:rFonts w:ascii="Montserrat" w:hAnsi="Montserrat"/>
          <w:sz w:val="24"/>
        </w:rPr>
        <w:t xml:space="preserve"> proves that the colony does not dare oppose the influence of </w:t>
      </w:r>
      <w:r w:rsidR="00201AA5" w:rsidRPr="00471595">
        <w:rPr>
          <w:rFonts w:ascii="Montserrat" w:hAnsi="Montserrat"/>
          <w:sz w:val="24"/>
        </w:rPr>
        <w:t>Arden</w:t>
      </w:r>
      <w:r w:rsidRPr="00471595">
        <w:rPr>
          <w:rFonts w:ascii="Montserrat" w:hAnsi="Montserrat"/>
          <w:sz w:val="24"/>
        </w:rPr>
        <w:t xml:space="preserve"> and her mission</w:t>
      </w:r>
    </w:p>
    <w:p w14:paraId="499BBC4F" w14:textId="77777777" w:rsidR="00515B04" w:rsidRPr="00471595" w:rsidRDefault="00515B04" w:rsidP="00515B04">
      <w:pPr>
        <w:rPr>
          <w:rFonts w:ascii="Montserrat" w:hAnsi="Montserrat"/>
          <w:sz w:val="24"/>
        </w:rPr>
      </w:pPr>
    </w:p>
    <w:p w14:paraId="7693F02C"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2471C125" w14:textId="77777777" w:rsidR="00515B04" w:rsidRPr="00471595" w:rsidRDefault="00515B04" w:rsidP="00515B04">
      <w:pPr>
        <w:rPr>
          <w:rFonts w:ascii="Montserrat" w:hAnsi="Montserrat"/>
          <w:sz w:val="24"/>
        </w:rPr>
      </w:pPr>
    </w:p>
    <w:p w14:paraId="3C8B160D" w14:textId="77777777" w:rsidR="00515B04" w:rsidRPr="00471595" w:rsidRDefault="00515B04" w:rsidP="00515B04">
      <w:pPr>
        <w:numPr>
          <w:ins w:id="1319" w:author="Unknown"/>
        </w:numPr>
        <w:rPr>
          <w:rFonts w:ascii="Montserrat" w:hAnsi="Montserrat"/>
          <w:sz w:val="24"/>
        </w:rPr>
        <w:sectPr w:rsidR="00515B04" w:rsidRPr="00471595" w:rsidSect="00515B04">
          <w:type w:val="continuous"/>
          <w:pgSz w:w="12240" w:h="15840"/>
          <w:pgMar w:top="1440" w:right="1800" w:bottom="1440" w:left="1800" w:header="720" w:footer="720" w:gutter="0"/>
          <w:cols w:space="720"/>
          <w:docGrid w:linePitch="360"/>
        </w:sectPr>
      </w:pPr>
      <w:r w:rsidRPr="00471595">
        <w:rPr>
          <w:rFonts w:ascii="Montserrat" w:hAnsi="Montserrat"/>
          <w:sz w:val="24"/>
        </w:rPr>
        <w:br w:type="page"/>
      </w:r>
    </w:p>
    <w:p w14:paraId="0B2F3140" w14:textId="1F8E98DD" w:rsidR="00AD35EB" w:rsidRPr="00471595" w:rsidRDefault="00AD35EB" w:rsidP="00515B04">
      <w:pPr>
        <w:numPr>
          <w:ins w:id="1320" w:author="Unknown"/>
        </w:numPr>
        <w:rPr>
          <w:rFonts w:ascii="Montserrat" w:hAnsi="Montserrat"/>
          <w:sz w:val="24"/>
        </w:rPr>
      </w:pPr>
      <w:r w:rsidRPr="00471595">
        <w:rPr>
          <w:rFonts w:ascii="Montserrat" w:hAnsi="Montserrat"/>
          <w:sz w:val="24"/>
        </w:rPr>
        <w:t>REFLECTION</w:t>
      </w:r>
    </w:p>
    <w:p w14:paraId="2C811E9F" w14:textId="77777777" w:rsidR="00AD35EB" w:rsidRPr="00471595" w:rsidRDefault="00AD35EB" w:rsidP="00515B04">
      <w:pPr>
        <w:numPr>
          <w:ins w:id="1321" w:author="Unknown"/>
        </w:numPr>
        <w:rPr>
          <w:rFonts w:ascii="Montserrat" w:hAnsi="Montserrat"/>
          <w:sz w:val="24"/>
        </w:rPr>
      </w:pPr>
      <w:r w:rsidRPr="00471595">
        <w:rPr>
          <w:rFonts w:ascii="Montserrat" w:hAnsi="Montserrat"/>
          <w:sz w:val="24"/>
        </w:rPr>
        <w:t>CAST &amp; CHORUS</w:t>
      </w:r>
    </w:p>
    <w:p w14:paraId="70808057" w14:textId="77777777" w:rsidR="00AD35EB" w:rsidRPr="00471595" w:rsidRDefault="00AD35EB" w:rsidP="00515B04">
      <w:pPr>
        <w:numPr>
          <w:ins w:id="1322" w:author="Unknown"/>
        </w:numPr>
        <w:rPr>
          <w:rFonts w:ascii="Montserrat" w:hAnsi="Montserrat"/>
          <w:sz w:val="24"/>
        </w:rPr>
      </w:pPr>
    </w:p>
    <w:p w14:paraId="0CC88DDB" w14:textId="77777777" w:rsidR="00AD35EB" w:rsidRPr="00471595" w:rsidRDefault="00AD35EB" w:rsidP="00515B04">
      <w:pPr>
        <w:numPr>
          <w:ins w:id="1323" w:author="Unknown"/>
        </w:numPr>
        <w:rPr>
          <w:rFonts w:ascii="Montserrat" w:hAnsi="Montserrat"/>
          <w:sz w:val="24"/>
        </w:rPr>
      </w:pPr>
      <w:r w:rsidRPr="00471595">
        <w:rPr>
          <w:rFonts w:ascii="Montserrat" w:hAnsi="Montserrat"/>
          <w:sz w:val="24"/>
        </w:rPr>
        <w:t>Voice</w:t>
      </w:r>
    </w:p>
    <w:p w14:paraId="04F6D4F7" w14:textId="77777777" w:rsidR="00AD35EB" w:rsidRPr="00471595" w:rsidRDefault="00AD35EB" w:rsidP="00515B04">
      <w:pPr>
        <w:numPr>
          <w:ins w:id="1324" w:author="Unknown"/>
        </w:numPr>
        <w:rPr>
          <w:rFonts w:ascii="Montserrat" w:hAnsi="Montserrat"/>
          <w:sz w:val="24"/>
        </w:rPr>
      </w:pPr>
    </w:p>
    <w:p w14:paraId="0C54C95F" w14:textId="2EA414AC" w:rsidR="00AD35EB" w:rsidRPr="00471595" w:rsidRDefault="00AD35EB" w:rsidP="00515B04">
      <w:pPr>
        <w:numPr>
          <w:ins w:id="1325" w:author="Unknown"/>
        </w:numPr>
        <w:rPr>
          <w:rFonts w:ascii="Montserrat" w:hAnsi="Montserrat"/>
          <w:sz w:val="24"/>
        </w:rPr>
      </w:pPr>
      <w:r w:rsidRPr="00471595">
        <w:rPr>
          <w:rFonts w:ascii="Montserrat" w:hAnsi="Montserrat"/>
          <w:sz w:val="24"/>
        </w:rPr>
        <w:t>Asset—</w:t>
      </w:r>
      <w:r w:rsidR="00201AA5" w:rsidRPr="00471595">
        <w:rPr>
          <w:rFonts w:ascii="Montserrat" w:hAnsi="Montserrat"/>
          <w:sz w:val="24"/>
        </w:rPr>
        <w:t>Gabriel</w:t>
      </w:r>
    </w:p>
    <w:p w14:paraId="2BBDF97C" w14:textId="77777777" w:rsidR="00AD35EB" w:rsidRPr="00471595" w:rsidRDefault="00AD35EB" w:rsidP="00515B04">
      <w:pPr>
        <w:numPr>
          <w:ins w:id="1326" w:author="Unknown"/>
        </w:numPr>
        <w:rPr>
          <w:rFonts w:ascii="Montserrat" w:hAnsi="Montserrat"/>
          <w:sz w:val="24"/>
        </w:rPr>
      </w:pPr>
    </w:p>
    <w:p w14:paraId="3218D7D3" w14:textId="77777777" w:rsidR="00AD35EB" w:rsidRPr="00471595" w:rsidRDefault="00AD35EB" w:rsidP="00515B04">
      <w:pPr>
        <w:numPr>
          <w:ins w:id="1327" w:author="Unknown"/>
        </w:numPr>
        <w:rPr>
          <w:rFonts w:ascii="Montserrat" w:hAnsi="Montserrat"/>
          <w:sz w:val="24"/>
        </w:rPr>
      </w:pPr>
      <w:r w:rsidRPr="00471595">
        <w:rPr>
          <w:rFonts w:ascii="Montserrat" w:hAnsi="Montserrat"/>
          <w:sz w:val="24"/>
        </w:rPr>
        <w:t>Red</w:t>
      </w:r>
    </w:p>
    <w:p w14:paraId="7E1C81F4" w14:textId="77777777" w:rsidR="00AD35EB" w:rsidRPr="00471595" w:rsidRDefault="00AD35EB" w:rsidP="00515B04">
      <w:pPr>
        <w:numPr>
          <w:ins w:id="1328" w:author="Unknown"/>
        </w:numPr>
        <w:rPr>
          <w:rFonts w:ascii="Montserrat" w:hAnsi="Montserrat"/>
          <w:sz w:val="24"/>
        </w:rPr>
      </w:pPr>
    </w:p>
    <w:p w14:paraId="26B278B6" w14:textId="77777777" w:rsidR="00AD35EB" w:rsidRPr="00471595" w:rsidRDefault="00AD35EB" w:rsidP="00515B04">
      <w:pPr>
        <w:numPr>
          <w:ins w:id="1329" w:author="Unknown"/>
        </w:numPr>
        <w:rPr>
          <w:rFonts w:ascii="Montserrat" w:hAnsi="Montserrat"/>
          <w:sz w:val="24"/>
        </w:rPr>
      </w:pPr>
      <w:r w:rsidRPr="00471595">
        <w:rPr>
          <w:rFonts w:ascii="Montserrat" w:hAnsi="Montserrat"/>
          <w:sz w:val="24"/>
        </w:rPr>
        <w:t>Arden eve sinclair</w:t>
      </w:r>
    </w:p>
    <w:p w14:paraId="27CD9664" w14:textId="77777777" w:rsidR="00AD35EB" w:rsidRPr="00471595" w:rsidRDefault="00AD35EB" w:rsidP="00515B04">
      <w:pPr>
        <w:numPr>
          <w:ins w:id="1330" w:author="Unknown"/>
        </w:numPr>
        <w:rPr>
          <w:rFonts w:ascii="Montserrat" w:hAnsi="Montserrat"/>
          <w:sz w:val="24"/>
        </w:rPr>
      </w:pPr>
    </w:p>
    <w:p w14:paraId="150F3D9E" w14:textId="519A0AE5" w:rsidR="00AD35EB" w:rsidRPr="00471595" w:rsidRDefault="00AD35EB" w:rsidP="00515B04">
      <w:pPr>
        <w:numPr>
          <w:ins w:id="1331" w:author="Unknown"/>
        </w:numPr>
        <w:rPr>
          <w:rFonts w:ascii="Montserrat" w:hAnsi="Montserrat"/>
          <w:sz w:val="24"/>
        </w:rPr>
      </w:pPr>
      <w:r w:rsidRPr="00471595">
        <w:rPr>
          <w:rFonts w:ascii="Montserrat" w:hAnsi="Montserrat"/>
          <w:sz w:val="24"/>
        </w:rPr>
        <w:t>Active iii</w:t>
      </w:r>
      <w:r w:rsidR="00201AA5" w:rsidRPr="00471595">
        <w:rPr>
          <w:rFonts w:ascii="Montserrat" w:hAnsi="Montserrat"/>
          <w:sz w:val="24"/>
        </w:rPr>
        <w:t xml:space="preserve"> &lt;&gt; </w:t>
      </w:r>
      <w:r w:rsidRPr="00471595">
        <w:rPr>
          <w:rFonts w:ascii="Montserrat" w:hAnsi="Montserrat"/>
          <w:sz w:val="24"/>
        </w:rPr>
        <w:t>lieutenant</w:t>
      </w:r>
      <w:r w:rsidR="00201AA5" w:rsidRPr="00471595">
        <w:rPr>
          <w:rFonts w:ascii="Montserrat" w:hAnsi="Montserrat"/>
          <w:sz w:val="24"/>
        </w:rPr>
        <w:t xml:space="preserve"> &lt;&gt; </w:t>
      </w:r>
      <w:r w:rsidRPr="00471595">
        <w:rPr>
          <w:rFonts w:ascii="Montserrat" w:hAnsi="Montserrat"/>
          <w:sz w:val="24"/>
        </w:rPr>
        <w:t>former contractor isp</w:t>
      </w:r>
      <w:r w:rsidR="00201AA5" w:rsidRPr="00471595">
        <w:rPr>
          <w:rFonts w:ascii="Montserrat" w:hAnsi="Montserrat"/>
          <w:sz w:val="24"/>
        </w:rPr>
        <w:t xml:space="preserve"> &lt;&gt; </w:t>
      </w:r>
      <w:r w:rsidRPr="00471595">
        <w:rPr>
          <w:rFonts w:ascii="Montserrat" w:hAnsi="Montserrat"/>
          <w:sz w:val="24"/>
        </w:rPr>
        <w:t>Oregon prrp</w:t>
      </w:r>
    </w:p>
    <w:p w14:paraId="04BB8E39" w14:textId="77777777" w:rsidR="00AD35EB" w:rsidRPr="00471595" w:rsidRDefault="00AD35EB" w:rsidP="00515B04">
      <w:pPr>
        <w:numPr>
          <w:ins w:id="1332" w:author="Unknown"/>
        </w:numPr>
        <w:rPr>
          <w:rFonts w:ascii="Montserrat" w:hAnsi="Montserrat"/>
          <w:sz w:val="24"/>
        </w:rPr>
      </w:pPr>
    </w:p>
    <w:p w14:paraId="2A4BE08C" w14:textId="77777777" w:rsidR="00AD35EB" w:rsidRPr="00471595" w:rsidRDefault="00AD35EB" w:rsidP="00515B04">
      <w:pPr>
        <w:numPr>
          <w:ins w:id="1333" w:author="Unknown"/>
        </w:numPr>
        <w:rPr>
          <w:rFonts w:ascii="Montserrat" w:hAnsi="Montserrat"/>
          <w:sz w:val="24"/>
        </w:rPr>
      </w:pPr>
      <w:r w:rsidRPr="00471595">
        <w:rPr>
          <w:rFonts w:ascii="Montserrat" w:hAnsi="Montserrat"/>
          <w:sz w:val="24"/>
        </w:rPr>
        <w:t>Athena morgan sinclair</w:t>
      </w:r>
    </w:p>
    <w:p w14:paraId="3BF22B68" w14:textId="77777777" w:rsidR="00AD35EB" w:rsidRPr="00471595" w:rsidRDefault="00AD35EB" w:rsidP="00515B04">
      <w:pPr>
        <w:numPr>
          <w:ins w:id="1334" w:author="Unknown"/>
        </w:numPr>
        <w:rPr>
          <w:rFonts w:ascii="Montserrat" w:hAnsi="Montserrat"/>
          <w:sz w:val="24"/>
        </w:rPr>
      </w:pPr>
    </w:p>
    <w:p w14:paraId="547818BC" w14:textId="77777777" w:rsidR="00AD35EB" w:rsidRPr="00471595" w:rsidRDefault="00AD35EB" w:rsidP="00515B04">
      <w:pPr>
        <w:numPr>
          <w:ins w:id="1335" w:author="Unknown"/>
        </w:numPr>
        <w:rPr>
          <w:rFonts w:ascii="Montserrat" w:hAnsi="Montserrat"/>
          <w:sz w:val="24"/>
        </w:rPr>
      </w:pPr>
      <w:r w:rsidRPr="00471595">
        <w:rPr>
          <w:rFonts w:ascii="Montserrat" w:hAnsi="Montserrat"/>
          <w:sz w:val="24"/>
        </w:rPr>
        <w:t>Harmonies</w:t>
      </w:r>
    </w:p>
    <w:p w14:paraId="1E59C9FA" w14:textId="77777777" w:rsidR="00AD35EB" w:rsidRPr="00471595" w:rsidRDefault="00AD35EB" w:rsidP="00515B04">
      <w:pPr>
        <w:numPr>
          <w:ins w:id="1336" w:author="Unknown"/>
        </w:numPr>
        <w:rPr>
          <w:rFonts w:ascii="Montserrat" w:hAnsi="Montserrat"/>
          <w:sz w:val="24"/>
        </w:rPr>
      </w:pPr>
    </w:p>
    <w:p w14:paraId="75A641F3" w14:textId="5E263C1A" w:rsidR="00AD35EB" w:rsidRPr="00471595" w:rsidRDefault="00AD35EB" w:rsidP="00515B04">
      <w:pPr>
        <w:numPr>
          <w:ins w:id="1337" w:author="Unknown"/>
        </w:numPr>
        <w:rPr>
          <w:rFonts w:ascii="Montserrat" w:hAnsi="Montserrat"/>
          <w:sz w:val="24"/>
        </w:rPr>
      </w:pPr>
      <w:r w:rsidRPr="00471595">
        <w:rPr>
          <w:rFonts w:ascii="Montserrat" w:hAnsi="Montserrat"/>
          <w:sz w:val="24"/>
        </w:rPr>
        <w:t>Assets dept—</w:t>
      </w:r>
      <w:r w:rsidR="00201AA5" w:rsidRPr="00471595">
        <w:rPr>
          <w:rFonts w:ascii="Montserrat" w:hAnsi="Montserrat"/>
          <w:sz w:val="24"/>
        </w:rPr>
        <w:t>Gabriel</w:t>
      </w:r>
    </w:p>
    <w:p w14:paraId="063D0815" w14:textId="77777777" w:rsidR="00AD35EB" w:rsidRPr="00471595" w:rsidRDefault="00AD35EB" w:rsidP="00515B04">
      <w:pPr>
        <w:numPr>
          <w:ins w:id="1338" w:author="Unknown"/>
        </w:numPr>
        <w:rPr>
          <w:rFonts w:ascii="Montserrat" w:hAnsi="Montserrat"/>
          <w:sz w:val="24"/>
        </w:rPr>
      </w:pPr>
    </w:p>
    <w:p w14:paraId="6E6BCA65" w14:textId="77777777" w:rsidR="00AD35EB" w:rsidRPr="00471595" w:rsidRDefault="00AD35EB" w:rsidP="00515B04">
      <w:pPr>
        <w:numPr>
          <w:ins w:id="1339" w:author="Unknown"/>
        </w:numPr>
        <w:rPr>
          <w:rFonts w:ascii="Montserrat" w:hAnsi="Montserrat"/>
          <w:sz w:val="24"/>
        </w:rPr>
      </w:pPr>
      <w:r w:rsidRPr="00471595">
        <w:rPr>
          <w:rFonts w:ascii="Montserrat" w:hAnsi="Montserrat"/>
          <w:sz w:val="24"/>
        </w:rPr>
        <w:t>Cal</w:t>
      </w:r>
    </w:p>
    <w:p w14:paraId="38406A72" w14:textId="77777777" w:rsidR="00AD35EB" w:rsidRPr="00471595" w:rsidRDefault="00AD35EB" w:rsidP="00515B04">
      <w:pPr>
        <w:numPr>
          <w:ins w:id="1340" w:author="Unknown"/>
        </w:numPr>
        <w:rPr>
          <w:rFonts w:ascii="Montserrat" w:hAnsi="Montserrat"/>
          <w:sz w:val="24"/>
        </w:rPr>
      </w:pPr>
    </w:p>
    <w:p w14:paraId="1A4064AB" w14:textId="77777777" w:rsidR="00AD35EB" w:rsidRPr="00471595" w:rsidRDefault="00AD35EB" w:rsidP="00515B04">
      <w:pPr>
        <w:numPr>
          <w:ins w:id="1341" w:author="Unknown"/>
        </w:numPr>
        <w:rPr>
          <w:rFonts w:ascii="Montserrat" w:hAnsi="Montserrat"/>
          <w:sz w:val="24"/>
        </w:rPr>
      </w:pPr>
      <w:r w:rsidRPr="00471595">
        <w:rPr>
          <w:rFonts w:ascii="Montserrat" w:hAnsi="Montserrat"/>
          <w:sz w:val="24"/>
        </w:rPr>
        <w:t xml:space="preserve">Connor Annan Lennox </w:t>
      </w:r>
    </w:p>
    <w:p w14:paraId="3362B203" w14:textId="77777777" w:rsidR="00AD35EB" w:rsidRPr="00471595" w:rsidRDefault="00AD35EB" w:rsidP="00515B04">
      <w:pPr>
        <w:numPr>
          <w:ins w:id="1342" w:author="Unknown"/>
        </w:numPr>
        <w:rPr>
          <w:rFonts w:ascii="Montserrat" w:hAnsi="Montserrat"/>
          <w:sz w:val="24"/>
        </w:rPr>
      </w:pPr>
    </w:p>
    <w:p w14:paraId="6C53F846" w14:textId="34BE21FE" w:rsidR="00AD35EB" w:rsidRPr="00471595" w:rsidRDefault="00AD35EB" w:rsidP="00515B04">
      <w:pPr>
        <w:numPr>
          <w:ins w:id="1343" w:author="Unknown"/>
        </w:numPr>
        <w:rPr>
          <w:rFonts w:ascii="Montserrat" w:hAnsi="Montserrat"/>
          <w:sz w:val="24"/>
        </w:rPr>
      </w:pPr>
      <w:r w:rsidRPr="00471595">
        <w:rPr>
          <w:rFonts w:ascii="Montserrat" w:hAnsi="Montserrat"/>
          <w:sz w:val="24"/>
        </w:rPr>
        <w:t>Active iii</w:t>
      </w:r>
      <w:r w:rsidR="00201AA5" w:rsidRPr="00471595">
        <w:rPr>
          <w:rFonts w:ascii="Montserrat" w:hAnsi="Montserrat"/>
          <w:sz w:val="24"/>
        </w:rPr>
        <w:t xml:space="preserve"> &lt;&gt; </w:t>
      </w:r>
      <w:r w:rsidRPr="00471595">
        <w:rPr>
          <w:rFonts w:ascii="Montserrat" w:hAnsi="Montserrat"/>
          <w:sz w:val="24"/>
        </w:rPr>
        <w:t>lieutenant commander, do</w:t>
      </w:r>
      <w:r w:rsidR="00201AA5" w:rsidRPr="00471595">
        <w:rPr>
          <w:rFonts w:ascii="Montserrat" w:hAnsi="Montserrat"/>
          <w:sz w:val="24"/>
        </w:rPr>
        <w:t xml:space="preserve"> &lt;&gt; </w:t>
      </w:r>
      <w:r w:rsidRPr="00471595">
        <w:rPr>
          <w:rFonts w:ascii="Montserrat" w:hAnsi="Montserrat"/>
          <w:sz w:val="24"/>
        </w:rPr>
        <w:t>Oregon prrp</w:t>
      </w:r>
    </w:p>
    <w:p w14:paraId="6C6897CD" w14:textId="77777777" w:rsidR="00AD35EB" w:rsidRPr="00471595" w:rsidRDefault="00AD35EB" w:rsidP="00515B04">
      <w:pPr>
        <w:numPr>
          <w:ins w:id="1344" w:author="Unknown"/>
        </w:numPr>
        <w:rPr>
          <w:rFonts w:ascii="Montserrat" w:hAnsi="Montserrat"/>
          <w:sz w:val="24"/>
        </w:rPr>
      </w:pPr>
    </w:p>
    <w:p w14:paraId="039495C7" w14:textId="77777777" w:rsidR="00AD35EB" w:rsidRPr="00471595" w:rsidRDefault="00AD35EB" w:rsidP="00515B04">
      <w:pPr>
        <w:numPr>
          <w:ins w:id="1345" w:author="Unknown"/>
        </w:numPr>
        <w:rPr>
          <w:rFonts w:ascii="Montserrat" w:hAnsi="Montserrat"/>
          <w:sz w:val="24"/>
        </w:rPr>
      </w:pPr>
      <w:r w:rsidRPr="00471595">
        <w:rPr>
          <w:rFonts w:ascii="Montserrat" w:hAnsi="Montserrat"/>
          <w:sz w:val="24"/>
        </w:rPr>
        <w:t>Mew</w:t>
      </w:r>
    </w:p>
    <w:p w14:paraId="226B7C73" w14:textId="77777777" w:rsidR="00276F1C" w:rsidRPr="00471595" w:rsidRDefault="00276F1C" w:rsidP="00515B04">
      <w:pPr>
        <w:numPr>
          <w:ins w:id="1346" w:author="Unknown"/>
        </w:numPr>
        <w:rPr>
          <w:rFonts w:ascii="Montserrat" w:hAnsi="Montserrat"/>
          <w:sz w:val="24"/>
        </w:rPr>
      </w:pPr>
    </w:p>
    <w:p w14:paraId="754CAD83" w14:textId="517F79AB" w:rsidR="00AD35EB" w:rsidRPr="00471595" w:rsidRDefault="00AD35EB" w:rsidP="00515B04">
      <w:pPr>
        <w:numPr>
          <w:ins w:id="1347" w:author="Unknown"/>
        </w:numPr>
        <w:rPr>
          <w:rFonts w:ascii="Montserrat" w:hAnsi="Montserrat"/>
          <w:sz w:val="24"/>
        </w:rPr>
      </w:pPr>
      <w:r w:rsidRPr="00471595">
        <w:rPr>
          <w:rFonts w:ascii="Montserrat" w:hAnsi="Montserrat"/>
          <w:sz w:val="24"/>
        </w:rPr>
        <w:t xml:space="preserve">Morgan Ellen wildmuir </w:t>
      </w:r>
    </w:p>
    <w:p w14:paraId="19A975B3" w14:textId="77777777" w:rsidR="00AD35EB" w:rsidRPr="00471595" w:rsidRDefault="00AD35EB" w:rsidP="00515B04">
      <w:pPr>
        <w:numPr>
          <w:ins w:id="1348" w:author="Unknown"/>
        </w:numPr>
        <w:rPr>
          <w:rFonts w:ascii="Montserrat" w:hAnsi="Montserrat"/>
          <w:sz w:val="24"/>
        </w:rPr>
      </w:pPr>
    </w:p>
    <w:p w14:paraId="1515184A" w14:textId="708125C2" w:rsidR="00AD35EB" w:rsidRPr="00471595" w:rsidRDefault="00AD35EB" w:rsidP="00515B04">
      <w:pPr>
        <w:numPr>
          <w:ins w:id="1349" w:author="Unknown"/>
        </w:numPr>
        <w:rPr>
          <w:rFonts w:ascii="Montserrat" w:hAnsi="Montserrat"/>
          <w:sz w:val="24"/>
        </w:rPr>
      </w:pPr>
      <w:r w:rsidRPr="00471595">
        <w:rPr>
          <w:rFonts w:ascii="Montserrat" w:hAnsi="Montserrat"/>
          <w:sz w:val="24"/>
        </w:rPr>
        <w:t>Active iii</w:t>
      </w:r>
      <w:r w:rsidR="00201AA5" w:rsidRPr="00471595">
        <w:rPr>
          <w:rFonts w:ascii="Montserrat" w:hAnsi="Montserrat"/>
          <w:sz w:val="24"/>
        </w:rPr>
        <w:t xml:space="preserve"> &lt;&gt; </w:t>
      </w:r>
      <w:r w:rsidRPr="00471595">
        <w:rPr>
          <w:rFonts w:ascii="Montserrat" w:hAnsi="Montserrat"/>
          <w:sz w:val="24"/>
        </w:rPr>
        <w:t>lieutenant</w:t>
      </w:r>
    </w:p>
    <w:p w14:paraId="65519490" w14:textId="77777777" w:rsidR="00AD35EB" w:rsidRPr="00471595" w:rsidRDefault="00AD35EB" w:rsidP="00515B04">
      <w:pPr>
        <w:numPr>
          <w:ins w:id="1350" w:author="Unknown"/>
        </w:numPr>
        <w:rPr>
          <w:rFonts w:ascii="Montserrat" w:hAnsi="Montserrat"/>
          <w:sz w:val="24"/>
        </w:rPr>
      </w:pPr>
    </w:p>
    <w:p w14:paraId="05BD55AC" w14:textId="77777777" w:rsidR="00AD35EB" w:rsidRPr="00471595" w:rsidRDefault="00AD35EB" w:rsidP="00515B04">
      <w:pPr>
        <w:numPr>
          <w:ins w:id="1351" w:author="Unknown"/>
        </w:numPr>
        <w:rPr>
          <w:rFonts w:ascii="Montserrat" w:hAnsi="Montserrat"/>
          <w:sz w:val="24"/>
        </w:rPr>
      </w:pPr>
      <w:r w:rsidRPr="00471595">
        <w:rPr>
          <w:rFonts w:ascii="Montserrat" w:hAnsi="Montserrat"/>
          <w:sz w:val="24"/>
        </w:rPr>
        <w:t>Cast</w:t>
      </w:r>
    </w:p>
    <w:p w14:paraId="4B8C568A" w14:textId="77777777" w:rsidR="00AD35EB" w:rsidRPr="00471595" w:rsidRDefault="00AD35EB" w:rsidP="00515B04">
      <w:pPr>
        <w:numPr>
          <w:ins w:id="1352" w:author="Unknown"/>
        </w:numPr>
        <w:rPr>
          <w:rFonts w:ascii="Montserrat" w:hAnsi="Montserrat"/>
          <w:sz w:val="24"/>
        </w:rPr>
      </w:pPr>
    </w:p>
    <w:p w14:paraId="61E0C8AB" w14:textId="5B5BCD33" w:rsidR="00AD35EB" w:rsidRPr="00471595" w:rsidRDefault="00AD35EB" w:rsidP="00515B04">
      <w:pPr>
        <w:numPr>
          <w:ins w:id="1353" w:author="Unknown"/>
        </w:numPr>
        <w:rPr>
          <w:rFonts w:ascii="Montserrat" w:hAnsi="Montserrat"/>
          <w:sz w:val="24"/>
        </w:rPr>
      </w:pPr>
      <w:r w:rsidRPr="00471595">
        <w:rPr>
          <w:rFonts w:ascii="Montserrat" w:hAnsi="Montserrat"/>
          <w:sz w:val="24"/>
        </w:rPr>
        <w:t>Command and crew—</w:t>
      </w:r>
      <w:r w:rsidR="00201AA5" w:rsidRPr="00471595">
        <w:rPr>
          <w:rFonts w:ascii="Montserrat" w:hAnsi="Montserrat"/>
          <w:sz w:val="24"/>
        </w:rPr>
        <w:t>Gabriel</w:t>
      </w:r>
    </w:p>
    <w:p w14:paraId="077F2E7A" w14:textId="77777777" w:rsidR="00AD35EB" w:rsidRPr="00471595" w:rsidRDefault="00AD35EB" w:rsidP="00515B04">
      <w:pPr>
        <w:numPr>
          <w:ins w:id="1354" w:author="Unknown"/>
        </w:numPr>
        <w:rPr>
          <w:rFonts w:ascii="Montserrat" w:hAnsi="Montserrat"/>
          <w:sz w:val="24"/>
        </w:rPr>
      </w:pPr>
    </w:p>
    <w:p w14:paraId="3526B671" w14:textId="77777777" w:rsidR="00AD35EB" w:rsidRPr="00471595" w:rsidRDefault="00AD35EB" w:rsidP="00515B04">
      <w:pPr>
        <w:numPr>
          <w:ins w:id="1355" w:author="Unknown"/>
        </w:numPr>
        <w:rPr>
          <w:rFonts w:ascii="Montserrat" w:hAnsi="Montserrat"/>
          <w:sz w:val="24"/>
        </w:rPr>
      </w:pPr>
      <w:r w:rsidRPr="00471595">
        <w:rPr>
          <w:rFonts w:ascii="Montserrat" w:hAnsi="Montserrat"/>
          <w:sz w:val="24"/>
        </w:rPr>
        <w:t>Skipper/aeon</w:t>
      </w:r>
    </w:p>
    <w:p w14:paraId="2931E8C4" w14:textId="77777777" w:rsidR="00AD35EB" w:rsidRPr="00471595" w:rsidRDefault="00AD35EB" w:rsidP="00515B04">
      <w:pPr>
        <w:numPr>
          <w:ins w:id="1356" w:author="Unknown"/>
        </w:numPr>
        <w:rPr>
          <w:rFonts w:ascii="Montserrat" w:hAnsi="Montserrat"/>
          <w:sz w:val="24"/>
        </w:rPr>
      </w:pPr>
    </w:p>
    <w:p w14:paraId="7ABB6743" w14:textId="77777777" w:rsidR="00AD35EB" w:rsidRPr="00471595" w:rsidRDefault="00AD35EB" w:rsidP="00515B04">
      <w:pPr>
        <w:numPr>
          <w:ins w:id="1357" w:author="Unknown"/>
        </w:numPr>
        <w:rPr>
          <w:rFonts w:ascii="Montserrat" w:hAnsi="Montserrat"/>
          <w:sz w:val="24"/>
        </w:rPr>
      </w:pPr>
      <w:r w:rsidRPr="00471595">
        <w:rPr>
          <w:rFonts w:ascii="Montserrat" w:hAnsi="Montserrat"/>
          <w:sz w:val="24"/>
        </w:rPr>
        <w:t>Alan eric o'neal</w:t>
      </w:r>
    </w:p>
    <w:p w14:paraId="02758129" w14:textId="77777777" w:rsidR="00AD35EB" w:rsidRPr="00471595" w:rsidRDefault="00AD35EB" w:rsidP="00515B04">
      <w:pPr>
        <w:numPr>
          <w:ins w:id="1358" w:author="Unknown"/>
        </w:numPr>
        <w:rPr>
          <w:rFonts w:ascii="Montserrat" w:hAnsi="Montserrat"/>
          <w:sz w:val="24"/>
        </w:rPr>
      </w:pPr>
    </w:p>
    <w:p w14:paraId="70E8B345" w14:textId="7440CD45" w:rsidR="00AD35EB" w:rsidRPr="00471595" w:rsidRDefault="00AD35EB" w:rsidP="00515B04">
      <w:pPr>
        <w:numPr>
          <w:ins w:id="1359" w:author="Unknown"/>
        </w:numPr>
        <w:rPr>
          <w:rFonts w:ascii="Montserrat" w:hAnsi="Montserrat"/>
          <w:sz w:val="24"/>
        </w:rPr>
      </w:pPr>
      <w:r w:rsidRPr="00471595">
        <w:rPr>
          <w:rFonts w:ascii="Montserrat" w:hAnsi="Montserrat"/>
          <w:sz w:val="24"/>
        </w:rPr>
        <w:t>Captain, co</w:t>
      </w:r>
      <w:r w:rsidR="00201AA5" w:rsidRPr="00471595">
        <w:rPr>
          <w:rFonts w:ascii="Montserrat" w:hAnsi="Montserrat"/>
          <w:sz w:val="24"/>
        </w:rPr>
        <w:t xml:space="preserve"> &lt;&gt; </w:t>
      </w:r>
      <w:r w:rsidRPr="00471595">
        <w:rPr>
          <w:rFonts w:ascii="Montserrat" w:hAnsi="Montserrat"/>
          <w:sz w:val="24"/>
        </w:rPr>
        <w:t>former faculty isp</w:t>
      </w:r>
      <w:r w:rsidR="00201AA5" w:rsidRPr="00471595">
        <w:rPr>
          <w:rFonts w:ascii="Montserrat" w:hAnsi="Montserrat"/>
          <w:sz w:val="24"/>
        </w:rPr>
        <w:t xml:space="preserve"> &lt;&gt; </w:t>
      </w:r>
      <w:r w:rsidRPr="00471595">
        <w:rPr>
          <w:rFonts w:ascii="Montserrat" w:hAnsi="Montserrat"/>
          <w:sz w:val="24"/>
        </w:rPr>
        <w:t>Oregon prrp</w:t>
      </w:r>
    </w:p>
    <w:p w14:paraId="2A3252CF" w14:textId="77777777" w:rsidR="00AD35EB" w:rsidRPr="00471595" w:rsidRDefault="00AD35EB" w:rsidP="00515B04">
      <w:pPr>
        <w:numPr>
          <w:ins w:id="1360" w:author="Unknown"/>
        </w:numPr>
        <w:rPr>
          <w:rFonts w:ascii="Montserrat" w:hAnsi="Montserrat"/>
          <w:sz w:val="24"/>
        </w:rPr>
      </w:pPr>
    </w:p>
    <w:p w14:paraId="679F999A" w14:textId="77777777" w:rsidR="00AD35EB" w:rsidRPr="00471595" w:rsidRDefault="00AD35EB" w:rsidP="00515B04">
      <w:pPr>
        <w:numPr>
          <w:ins w:id="1361" w:author="Unknown"/>
        </w:numPr>
        <w:rPr>
          <w:rFonts w:ascii="Montserrat" w:hAnsi="Montserrat"/>
          <w:sz w:val="24"/>
        </w:rPr>
      </w:pPr>
      <w:r w:rsidRPr="00471595">
        <w:rPr>
          <w:rFonts w:ascii="Montserrat" w:hAnsi="Montserrat"/>
          <w:sz w:val="24"/>
        </w:rPr>
        <w:t>Alt</w:t>
      </w:r>
    </w:p>
    <w:p w14:paraId="70D490F1" w14:textId="77777777" w:rsidR="00AD35EB" w:rsidRPr="00471595" w:rsidRDefault="00AD35EB" w:rsidP="00515B04">
      <w:pPr>
        <w:numPr>
          <w:ins w:id="1362" w:author="Unknown"/>
        </w:numPr>
        <w:rPr>
          <w:rFonts w:ascii="Montserrat" w:hAnsi="Montserrat"/>
          <w:sz w:val="24"/>
        </w:rPr>
      </w:pPr>
    </w:p>
    <w:p w14:paraId="25C97240" w14:textId="77777777" w:rsidR="00AD35EB" w:rsidRPr="00471595" w:rsidRDefault="00AD35EB" w:rsidP="00515B04">
      <w:pPr>
        <w:numPr>
          <w:ins w:id="1363" w:author="Unknown"/>
        </w:numPr>
        <w:rPr>
          <w:rFonts w:ascii="Montserrat" w:hAnsi="Montserrat"/>
          <w:sz w:val="24"/>
        </w:rPr>
      </w:pPr>
      <w:r w:rsidRPr="00471595">
        <w:rPr>
          <w:rFonts w:ascii="Montserrat" w:hAnsi="Montserrat"/>
          <w:sz w:val="24"/>
        </w:rPr>
        <w:t>Angelica lynn thompson</w:t>
      </w:r>
    </w:p>
    <w:p w14:paraId="3C30CF1A" w14:textId="77777777" w:rsidR="00AD35EB" w:rsidRPr="00471595" w:rsidRDefault="00AD35EB" w:rsidP="00515B04">
      <w:pPr>
        <w:numPr>
          <w:ins w:id="1364" w:author="Unknown"/>
        </w:numPr>
        <w:rPr>
          <w:rFonts w:ascii="Montserrat" w:hAnsi="Montserrat"/>
          <w:sz w:val="24"/>
        </w:rPr>
      </w:pPr>
    </w:p>
    <w:p w14:paraId="3785E7B8" w14:textId="77777777" w:rsidR="00AD35EB" w:rsidRPr="00471595" w:rsidRDefault="00AD35EB" w:rsidP="00515B04">
      <w:pPr>
        <w:numPr>
          <w:ins w:id="1365" w:author="Unknown"/>
        </w:numPr>
        <w:rPr>
          <w:rFonts w:ascii="Montserrat" w:hAnsi="Montserrat"/>
          <w:sz w:val="24"/>
        </w:rPr>
      </w:pPr>
      <w:r w:rsidRPr="00471595">
        <w:rPr>
          <w:rFonts w:ascii="Montserrat" w:hAnsi="Montserrat"/>
          <w:sz w:val="24"/>
        </w:rPr>
        <w:t>Commander, xo</w:t>
      </w:r>
    </w:p>
    <w:p w14:paraId="27175E6E" w14:textId="77777777" w:rsidR="00AD35EB" w:rsidRPr="00471595" w:rsidRDefault="00AD35EB" w:rsidP="00515B04">
      <w:pPr>
        <w:numPr>
          <w:ins w:id="1366" w:author="Unknown"/>
        </w:numPr>
        <w:rPr>
          <w:rFonts w:ascii="Montserrat" w:hAnsi="Montserrat"/>
          <w:sz w:val="24"/>
        </w:rPr>
      </w:pPr>
    </w:p>
    <w:p w14:paraId="468E5A9B" w14:textId="77777777" w:rsidR="00AD35EB" w:rsidRPr="00471595" w:rsidRDefault="00AD35EB" w:rsidP="00515B04">
      <w:pPr>
        <w:numPr>
          <w:ins w:id="1367" w:author="Unknown"/>
        </w:numPr>
        <w:rPr>
          <w:rFonts w:ascii="Montserrat" w:hAnsi="Montserrat"/>
          <w:sz w:val="24"/>
        </w:rPr>
      </w:pPr>
      <w:r w:rsidRPr="00471595">
        <w:rPr>
          <w:rFonts w:ascii="Montserrat" w:hAnsi="Montserrat"/>
          <w:sz w:val="24"/>
        </w:rPr>
        <w:t>Commander, navigation officer, dh</w:t>
      </w:r>
    </w:p>
    <w:p w14:paraId="5E36D26F" w14:textId="77777777" w:rsidR="00AD35EB" w:rsidRPr="00471595" w:rsidRDefault="00AD35EB" w:rsidP="00515B04">
      <w:pPr>
        <w:numPr>
          <w:ins w:id="1368" w:author="Unknown"/>
        </w:numPr>
        <w:rPr>
          <w:rFonts w:ascii="Montserrat" w:hAnsi="Montserrat"/>
          <w:sz w:val="24"/>
        </w:rPr>
      </w:pPr>
    </w:p>
    <w:p w14:paraId="7833DC44" w14:textId="77777777" w:rsidR="00AD35EB" w:rsidRPr="00471595" w:rsidRDefault="00AD35EB" w:rsidP="00515B04">
      <w:pPr>
        <w:numPr>
          <w:ins w:id="1369" w:author="Unknown"/>
        </w:numPr>
        <w:rPr>
          <w:rFonts w:ascii="Montserrat" w:hAnsi="Montserrat"/>
          <w:sz w:val="24"/>
        </w:rPr>
      </w:pPr>
      <w:r w:rsidRPr="00471595">
        <w:rPr>
          <w:rFonts w:ascii="Montserrat" w:hAnsi="Montserrat"/>
          <w:sz w:val="24"/>
        </w:rPr>
        <w:t>Lieutenant commander, operations officer, dh</w:t>
      </w:r>
    </w:p>
    <w:p w14:paraId="789604C7" w14:textId="77777777" w:rsidR="00AD35EB" w:rsidRPr="00471595" w:rsidRDefault="00AD35EB" w:rsidP="00515B04">
      <w:pPr>
        <w:numPr>
          <w:ins w:id="1370" w:author="Unknown"/>
        </w:numPr>
        <w:rPr>
          <w:rFonts w:ascii="Montserrat" w:hAnsi="Montserrat"/>
          <w:sz w:val="24"/>
        </w:rPr>
      </w:pPr>
    </w:p>
    <w:p w14:paraId="2E422BAC" w14:textId="77777777" w:rsidR="00AD35EB" w:rsidRPr="00471595" w:rsidRDefault="00AD35EB" w:rsidP="00515B04">
      <w:pPr>
        <w:numPr>
          <w:ins w:id="1371" w:author="Unknown"/>
        </w:numPr>
        <w:rPr>
          <w:rFonts w:ascii="Montserrat" w:hAnsi="Montserrat"/>
          <w:sz w:val="24"/>
        </w:rPr>
      </w:pPr>
      <w:r w:rsidRPr="00471595">
        <w:rPr>
          <w:rFonts w:ascii="Montserrat" w:hAnsi="Montserrat"/>
          <w:sz w:val="24"/>
        </w:rPr>
        <w:t>Jap</w:t>
      </w:r>
    </w:p>
    <w:p w14:paraId="3B92362F" w14:textId="77777777" w:rsidR="00AD35EB" w:rsidRPr="00471595" w:rsidRDefault="00AD35EB" w:rsidP="00515B04">
      <w:pPr>
        <w:numPr>
          <w:ins w:id="1372" w:author="Unknown"/>
        </w:numPr>
        <w:rPr>
          <w:rFonts w:ascii="Montserrat" w:hAnsi="Montserrat"/>
          <w:sz w:val="24"/>
        </w:rPr>
      </w:pPr>
    </w:p>
    <w:p w14:paraId="73357499" w14:textId="77777777" w:rsidR="00AD35EB" w:rsidRPr="00471595" w:rsidRDefault="00AD35EB" w:rsidP="00515B04">
      <w:pPr>
        <w:numPr>
          <w:ins w:id="1373" w:author="Unknown"/>
        </w:numPr>
        <w:rPr>
          <w:rFonts w:ascii="Montserrat" w:hAnsi="Montserrat"/>
          <w:sz w:val="24"/>
        </w:rPr>
      </w:pPr>
      <w:r w:rsidRPr="00471595">
        <w:rPr>
          <w:rFonts w:ascii="Montserrat" w:hAnsi="Montserrat"/>
          <w:sz w:val="24"/>
        </w:rPr>
        <w:t>Jane anne parker</w:t>
      </w:r>
    </w:p>
    <w:p w14:paraId="64C71561" w14:textId="77777777" w:rsidR="00AD35EB" w:rsidRPr="00471595" w:rsidRDefault="00AD35EB" w:rsidP="00515B04">
      <w:pPr>
        <w:numPr>
          <w:ins w:id="1374" w:author="Unknown"/>
        </w:numPr>
        <w:rPr>
          <w:rFonts w:ascii="Montserrat" w:hAnsi="Montserrat"/>
          <w:sz w:val="24"/>
        </w:rPr>
      </w:pPr>
    </w:p>
    <w:p w14:paraId="448C178F" w14:textId="77777777" w:rsidR="00AD35EB" w:rsidRPr="00471595" w:rsidRDefault="00AD35EB" w:rsidP="00515B04">
      <w:pPr>
        <w:numPr>
          <w:ins w:id="1375" w:author="Unknown"/>
        </w:numPr>
        <w:rPr>
          <w:rFonts w:ascii="Montserrat" w:hAnsi="Montserrat"/>
          <w:sz w:val="24"/>
        </w:rPr>
      </w:pPr>
      <w:r w:rsidRPr="00471595">
        <w:rPr>
          <w:rFonts w:ascii="Montserrat" w:hAnsi="Montserrat"/>
          <w:sz w:val="24"/>
        </w:rPr>
        <w:t>Lieutenant commander, engineering officer, dh</w:t>
      </w:r>
    </w:p>
    <w:p w14:paraId="4D70A350" w14:textId="77777777" w:rsidR="00AD35EB" w:rsidRPr="00471595" w:rsidRDefault="00AD35EB" w:rsidP="00515B04">
      <w:pPr>
        <w:numPr>
          <w:ins w:id="1376" w:author="Unknown"/>
        </w:numPr>
        <w:rPr>
          <w:rFonts w:ascii="Montserrat" w:hAnsi="Montserrat"/>
          <w:sz w:val="24"/>
        </w:rPr>
      </w:pPr>
    </w:p>
    <w:p w14:paraId="75361025" w14:textId="77777777" w:rsidR="00AD35EB" w:rsidRPr="00471595" w:rsidRDefault="00AD35EB" w:rsidP="00515B04">
      <w:pPr>
        <w:numPr>
          <w:ins w:id="1377" w:author="Unknown"/>
        </w:numPr>
        <w:rPr>
          <w:rFonts w:ascii="Montserrat" w:hAnsi="Montserrat"/>
          <w:sz w:val="24"/>
        </w:rPr>
      </w:pPr>
      <w:r w:rsidRPr="00471595">
        <w:rPr>
          <w:rFonts w:ascii="Montserrat" w:hAnsi="Montserrat"/>
          <w:sz w:val="24"/>
        </w:rPr>
        <w:t>Max</w:t>
      </w:r>
    </w:p>
    <w:p w14:paraId="361664B6" w14:textId="77777777" w:rsidR="00AD35EB" w:rsidRPr="00471595" w:rsidRDefault="00AD35EB" w:rsidP="00515B04">
      <w:pPr>
        <w:numPr>
          <w:ins w:id="1378" w:author="Unknown"/>
        </w:numPr>
        <w:rPr>
          <w:rFonts w:ascii="Montserrat" w:hAnsi="Montserrat"/>
          <w:sz w:val="24"/>
        </w:rPr>
      </w:pPr>
    </w:p>
    <w:p w14:paraId="14226AF8" w14:textId="77777777" w:rsidR="00AD35EB" w:rsidRPr="00471595" w:rsidRDefault="00AD35EB" w:rsidP="00515B04">
      <w:pPr>
        <w:numPr>
          <w:ins w:id="1379" w:author="Unknown"/>
        </w:numPr>
        <w:rPr>
          <w:rFonts w:ascii="Montserrat" w:hAnsi="Montserrat"/>
          <w:sz w:val="24"/>
        </w:rPr>
      </w:pPr>
      <w:r w:rsidRPr="00471595">
        <w:rPr>
          <w:rFonts w:ascii="Montserrat" w:hAnsi="Montserrat"/>
          <w:sz w:val="24"/>
        </w:rPr>
        <w:t>Maximilian cross</w:t>
      </w:r>
    </w:p>
    <w:p w14:paraId="076E5F33" w14:textId="77777777" w:rsidR="00AD35EB" w:rsidRPr="00471595" w:rsidRDefault="00AD35EB" w:rsidP="00515B04">
      <w:pPr>
        <w:numPr>
          <w:ins w:id="1380" w:author="Unknown"/>
        </w:numPr>
        <w:rPr>
          <w:rFonts w:ascii="Montserrat" w:hAnsi="Montserrat"/>
          <w:sz w:val="24"/>
        </w:rPr>
      </w:pPr>
    </w:p>
    <w:p w14:paraId="3046D65C" w14:textId="77777777" w:rsidR="00AD35EB" w:rsidRPr="00471595" w:rsidRDefault="00AD35EB" w:rsidP="00515B04">
      <w:pPr>
        <w:numPr>
          <w:ins w:id="1381" w:author="Unknown"/>
        </w:numPr>
        <w:rPr>
          <w:rFonts w:ascii="Montserrat" w:hAnsi="Montserrat"/>
          <w:sz w:val="24"/>
        </w:rPr>
      </w:pPr>
      <w:r w:rsidRPr="00471595">
        <w:rPr>
          <w:rFonts w:ascii="Montserrat" w:hAnsi="Montserrat"/>
          <w:sz w:val="24"/>
        </w:rPr>
        <w:t>Lieutenant commander, tactical officer, dh</w:t>
      </w:r>
    </w:p>
    <w:p w14:paraId="289A4F0E" w14:textId="77777777" w:rsidR="00AD35EB" w:rsidRPr="00471595" w:rsidRDefault="00AD35EB" w:rsidP="00515B04">
      <w:pPr>
        <w:numPr>
          <w:ins w:id="1382" w:author="Unknown"/>
        </w:numPr>
        <w:rPr>
          <w:rFonts w:ascii="Montserrat" w:hAnsi="Montserrat"/>
          <w:sz w:val="24"/>
        </w:rPr>
      </w:pPr>
    </w:p>
    <w:p w14:paraId="42D79870" w14:textId="77777777" w:rsidR="00AD35EB" w:rsidRPr="00471595" w:rsidRDefault="00AD35EB" w:rsidP="00515B04">
      <w:pPr>
        <w:numPr>
          <w:ins w:id="1383" w:author="Unknown"/>
        </w:numPr>
        <w:rPr>
          <w:rFonts w:ascii="Montserrat" w:hAnsi="Montserrat"/>
          <w:sz w:val="24"/>
        </w:rPr>
      </w:pPr>
      <w:r w:rsidRPr="00471595">
        <w:rPr>
          <w:rFonts w:ascii="Montserrat" w:hAnsi="Montserrat"/>
          <w:sz w:val="24"/>
        </w:rPr>
        <w:t>Lieutenant commander, supply officer, dh</w:t>
      </w:r>
    </w:p>
    <w:p w14:paraId="63FFDE0C" w14:textId="77777777" w:rsidR="00AD35EB" w:rsidRPr="00471595" w:rsidRDefault="00AD35EB" w:rsidP="00515B04">
      <w:pPr>
        <w:numPr>
          <w:ins w:id="1384" w:author="Unknown"/>
        </w:numPr>
        <w:rPr>
          <w:rFonts w:ascii="Montserrat" w:hAnsi="Montserrat"/>
          <w:sz w:val="24"/>
        </w:rPr>
      </w:pPr>
    </w:p>
    <w:p w14:paraId="69F658A2" w14:textId="77777777" w:rsidR="00AD35EB" w:rsidRPr="00471595" w:rsidRDefault="00AD35EB" w:rsidP="00515B04">
      <w:pPr>
        <w:numPr>
          <w:ins w:id="1385" w:author="Unknown"/>
        </w:numPr>
        <w:rPr>
          <w:rFonts w:ascii="Montserrat" w:hAnsi="Montserrat"/>
          <w:sz w:val="24"/>
        </w:rPr>
      </w:pPr>
      <w:r w:rsidRPr="00471595">
        <w:rPr>
          <w:rFonts w:ascii="Montserrat" w:hAnsi="Montserrat"/>
          <w:sz w:val="24"/>
        </w:rPr>
        <w:t>Slim</w:t>
      </w:r>
    </w:p>
    <w:p w14:paraId="2AB33CBC" w14:textId="77777777" w:rsidR="00AD35EB" w:rsidRPr="00471595" w:rsidRDefault="00AD35EB" w:rsidP="00515B04">
      <w:pPr>
        <w:numPr>
          <w:ins w:id="1386" w:author="Unknown"/>
        </w:numPr>
        <w:rPr>
          <w:rFonts w:ascii="Montserrat" w:hAnsi="Montserrat"/>
          <w:sz w:val="24"/>
        </w:rPr>
      </w:pPr>
    </w:p>
    <w:p w14:paraId="392DB1C5" w14:textId="77777777" w:rsidR="00AD35EB" w:rsidRPr="00471595" w:rsidRDefault="00AD35EB" w:rsidP="00515B04">
      <w:pPr>
        <w:numPr>
          <w:ins w:id="1387" w:author="Unknown"/>
        </w:numPr>
        <w:rPr>
          <w:rFonts w:ascii="Montserrat" w:hAnsi="Montserrat"/>
          <w:sz w:val="24"/>
        </w:rPr>
      </w:pPr>
      <w:r w:rsidRPr="00471595">
        <w:rPr>
          <w:rFonts w:ascii="Montserrat" w:hAnsi="Montserrat"/>
          <w:sz w:val="24"/>
        </w:rPr>
        <w:t>Samuel lawrence malthus</w:t>
      </w:r>
    </w:p>
    <w:p w14:paraId="29099242" w14:textId="77777777" w:rsidR="00AD35EB" w:rsidRPr="00471595" w:rsidRDefault="00AD35EB" w:rsidP="00515B04">
      <w:pPr>
        <w:numPr>
          <w:ins w:id="1388" w:author="Unknown"/>
        </w:numPr>
        <w:rPr>
          <w:rFonts w:ascii="Montserrat" w:hAnsi="Montserrat"/>
          <w:sz w:val="24"/>
        </w:rPr>
      </w:pPr>
    </w:p>
    <w:p w14:paraId="6F3CB096" w14:textId="77777777" w:rsidR="00AD35EB" w:rsidRPr="00471595" w:rsidRDefault="00AD35EB" w:rsidP="00515B04">
      <w:pPr>
        <w:numPr>
          <w:ins w:id="1389" w:author="Unknown"/>
        </w:numPr>
        <w:rPr>
          <w:rFonts w:ascii="Montserrat" w:hAnsi="Montserrat"/>
          <w:sz w:val="24"/>
        </w:rPr>
      </w:pPr>
      <w:r w:rsidRPr="00471595">
        <w:rPr>
          <w:rFonts w:ascii="Montserrat" w:hAnsi="Montserrat"/>
          <w:sz w:val="24"/>
        </w:rPr>
        <w:t xml:space="preserve">Lieutenant commander, asset control officer, dh </w:t>
      </w:r>
    </w:p>
    <w:p w14:paraId="064F56B1" w14:textId="77777777" w:rsidR="00AD35EB" w:rsidRPr="00471595" w:rsidRDefault="00AD35EB" w:rsidP="00515B04">
      <w:pPr>
        <w:numPr>
          <w:ins w:id="1390" w:author="Unknown"/>
        </w:numPr>
        <w:rPr>
          <w:rFonts w:ascii="Montserrat" w:hAnsi="Montserrat"/>
          <w:sz w:val="24"/>
        </w:rPr>
      </w:pPr>
    </w:p>
    <w:p w14:paraId="2CBD82DE" w14:textId="7B6AD0BD" w:rsidR="00AD35EB" w:rsidRPr="00471595" w:rsidRDefault="00AD35EB" w:rsidP="00515B04">
      <w:pPr>
        <w:numPr>
          <w:ins w:id="1391" w:author="Unknown"/>
        </w:numPr>
        <w:rPr>
          <w:rFonts w:ascii="Montserrat" w:hAnsi="Montserrat"/>
          <w:sz w:val="24"/>
        </w:rPr>
      </w:pPr>
      <w:r w:rsidRPr="00471595">
        <w:rPr>
          <w:rFonts w:ascii="Montserrat" w:hAnsi="Montserrat"/>
          <w:sz w:val="24"/>
        </w:rPr>
        <w:t>· Former assistant director isp</w:t>
      </w:r>
      <w:r w:rsidR="00201AA5" w:rsidRPr="00471595">
        <w:rPr>
          <w:rFonts w:ascii="Montserrat" w:hAnsi="Montserrat"/>
          <w:sz w:val="24"/>
        </w:rPr>
        <w:t xml:space="preserve"> &lt;&gt; </w:t>
      </w:r>
      <w:r w:rsidRPr="00471595">
        <w:rPr>
          <w:rFonts w:ascii="Montserrat" w:hAnsi="Montserrat"/>
          <w:sz w:val="24"/>
        </w:rPr>
        <w:t>Oregon prrp</w:t>
      </w:r>
    </w:p>
    <w:p w14:paraId="7D524BD2" w14:textId="77777777" w:rsidR="00AD35EB" w:rsidRPr="00471595" w:rsidRDefault="00AD35EB" w:rsidP="00515B04">
      <w:pPr>
        <w:numPr>
          <w:ins w:id="1392" w:author="Unknown"/>
        </w:numPr>
        <w:rPr>
          <w:rFonts w:ascii="Montserrat" w:hAnsi="Montserrat"/>
          <w:sz w:val="24"/>
        </w:rPr>
      </w:pPr>
    </w:p>
    <w:p w14:paraId="5933BAF0" w14:textId="77777777" w:rsidR="00AD35EB" w:rsidRPr="00471595" w:rsidRDefault="00AD35EB" w:rsidP="00515B04">
      <w:pPr>
        <w:numPr>
          <w:ins w:id="1393" w:author="Unknown"/>
        </w:numPr>
        <w:rPr>
          <w:rFonts w:ascii="Montserrat" w:hAnsi="Montserrat"/>
          <w:sz w:val="24"/>
        </w:rPr>
      </w:pPr>
      <w:r w:rsidRPr="00471595">
        <w:rPr>
          <w:rFonts w:ascii="Montserrat" w:hAnsi="Montserrat"/>
          <w:sz w:val="24"/>
        </w:rPr>
        <w:t>Kim</w:t>
      </w:r>
    </w:p>
    <w:p w14:paraId="30976893" w14:textId="77777777" w:rsidR="00AD35EB" w:rsidRPr="00471595" w:rsidRDefault="00AD35EB" w:rsidP="00515B04">
      <w:pPr>
        <w:numPr>
          <w:ins w:id="1394" w:author="Unknown"/>
        </w:numPr>
        <w:rPr>
          <w:rFonts w:ascii="Montserrat" w:hAnsi="Montserrat"/>
          <w:sz w:val="24"/>
        </w:rPr>
      </w:pPr>
    </w:p>
    <w:p w14:paraId="3B938BA5" w14:textId="77777777" w:rsidR="00AD35EB" w:rsidRPr="00471595" w:rsidRDefault="00AD35EB" w:rsidP="00515B04">
      <w:pPr>
        <w:numPr>
          <w:ins w:id="1395" w:author="Unknown"/>
        </w:numPr>
        <w:rPr>
          <w:rFonts w:ascii="Montserrat" w:hAnsi="Montserrat"/>
          <w:sz w:val="24"/>
        </w:rPr>
      </w:pPr>
      <w:r w:rsidRPr="00471595">
        <w:rPr>
          <w:rFonts w:ascii="Montserrat" w:hAnsi="Montserrat"/>
          <w:sz w:val="24"/>
        </w:rPr>
        <w:t>Kimberly newman</w:t>
      </w:r>
    </w:p>
    <w:p w14:paraId="26611448" w14:textId="77777777" w:rsidR="00AD35EB" w:rsidRPr="00471595" w:rsidRDefault="00AD35EB" w:rsidP="00515B04">
      <w:pPr>
        <w:numPr>
          <w:ins w:id="1396" w:author="Unknown"/>
        </w:numPr>
        <w:rPr>
          <w:rFonts w:ascii="Montserrat" w:hAnsi="Montserrat"/>
          <w:sz w:val="24"/>
        </w:rPr>
      </w:pPr>
    </w:p>
    <w:p w14:paraId="7553D1BD" w14:textId="77777777" w:rsidR="00AD35EB" w:rsidRPr="00471595" w:rsidRDefault="00AD35EB" w:rsidP="00515B04">
      <w:pPr>
        <w:numPr>
          <w:ins w:id="1397" w:author="Unknown"/>
        </w:numPr>
        <w:rPr>
          <w:rFonts w:ascii="Montserrat" w:hAnsi="Montserrat"/>
          <w:sz w:val="24"/>
        </w:rPr>
      </w:pPr>
      <w:r w:rsidRPr="00471595">
        <w:rPr>
          <w:rFonts w:ascii="Montserrat" w:hAnsi="Montserrat"/>
          <w:sz w:val="24"/>
        </w:rPr>
        <w:t>Lieutenant, communications</w:t>
      </w:r>
    </w:p>
    <w:p w14:paraId="2BA239B8" w14:textId="77777777" w:rsidR="00AD35EB" w:rsidRPr="00471595" w:rsidRDefault="00AD35EB" w:rsidP="00515B04">
      <w:pPr>
        <w:numPr>
          <w:ins w:id="1398" w:author="Unknown"/>
        </w:numPr>
        <w:rPr>
          <w:rFonts w:ascii="Montserrat" w:hAnsi="Montserrat"/>
          <w:sz w:val="24"/>
        </w:rPr>
      </w:pPr>
    </w:p>
    <w:p w14:paraId="098D1DA4" w14:textId="77777777" w:rsidR="00AD35EB" w:rsidRPr="00471595" w:rsidRDefault="00AD35EB" w:rsidP="00515B04">
      <w:pPr>
        <w:numPr>
          <w:ins w:id="1399" w:author="Unknown"/>
        </w:numPr>
        <w:rPr>
          <w:rFonts w:ascii="Montserrat" w:hAnsi="Montserrat"/>
          <w:sz w:val="24"/>
        </w:rPr>
      </w:pPr>
      <w:r w:rsidRPr="00471595">
        <w:rPr>
          <w:rFonts w:ascii="Montserrat" w:hAnsi="Montserrat"/>
          <w:sz w:val="24"/>
        </w:rPr>
        <w:t>Doug</w:t>
      </w:r>
    </w:p>
    <w:p w14:paraId="05B6CF3C" w14:textId="77777777" w:rsidR="00AD35EB" w:rsidRPr="00471595" w:rsidRDefault="00AD35EB" w:rsidP="00515B04">
      <w:pPr>
        <w:numPr>
          <w:ins w:id="1400" w:author="Unknown"/>
        </w:numPr>
        <w:rPr>
          <w:rFonts w:ascii="Montserrat" w:hAnsi="Montserrat"/>
          <w:sz w:val="24"/>
        </w:rPr>
      </w:pPr>
    </w:p>
    <w:p w14:paraId="5138DC2E" w14:textId="77777777" w:rsidR="00AD35EB" w:rsidRPr="00471595" w:rsidRDefault="00AD35EB" w:rsidP="00515B04">
      <w:pPr>
        <w:numPr>
          <w:ins w:id="1401" w:author="Unknown"/>
        </w:numPr>
        <w:rPr>
          <w:rFonts w:ascii="Montserrat" w:hAnsi="Montserrat"/>
          <w:sz w:val="24"/>
        </w:rPr>
      </w:pPr>
      <w:r w:rsidRPr="00471595">
        <w:rPr>
          <w:rFonts w:ascii="Montserrat" w:hAnsi="Montserrat"/>
          <w:sz w:val="24"/>
        </w:rPr>
        <w:t>Douglas owen clark</w:t>
      </w:r>
    </w:p>
    <w:p w14:paraId="0D63B112" w14:textId="77777777" w:rsidR="00AD35EB" w:rsidRPr="00471595" w:rsidRDefault="00AD35EB" w:rsidP="00515B04">
      <w:pPr>
        <w:numPr>
          <w:ins w:id="1402" w:author="Unknown"/>
        </w:numPr>
        <w:rPr>
          <w:rFonts w:ascii="Montserrat" w:hAnsi="Montserrat"/>
          <w:sz w:val="24"/>
        </w:rPr>
      </w:pPr>
    </w:p>
    <w:p w14:paraId="448CC9A5" w14:textId="77777777" w:rsidR="00AD35EB" w:rsidRPr="00471595" w:rsidRDefault="00AD35EB" w:rsidP="00515B04">
      <w:pPr>
        <w:numPr>
          <w:ins w:id="1403" w:author="Unknown"/>
        </w:numPr>
        <w:rPr>
          <w:rFonts w:ascii="Montserrat" w:hAnsi="Montserrat"/>
          <w:sz w:val="24"/>
        </w:rPr>
      </w:pPr>
      <w:r w:rsidRPr="00471595">
        <w:rPr>
          <w:rFonts w:ascii="Montserrat" w:hAnsi="Montserrat"/>
          <w:sz w:val="24"/>
        </w:rPr>
        <w:t>Lieutenant, navigation</w:t>
      </w:r>
    </w:p>
    <w:p w14:paraId="68208B11" w14:textId="77777777" w:rsidR="00AD35EB" w:rsidRPr="00471595" w:rsidRDefault="00AD35EB" w:rsidP="00515B04">
      <w:pPr>
        <w:numPr>
          <w:ins w:id="1404" w:author="Unknown"/>
        </w:numPr>
        <w:rPr>
          <w:rFonts w:ascii="Montserrat" w:hAnsi="Montserrat"/>
          <w:sz w:val="24"/>
        </w:rPr>
      </w:pPr>
    </w:p>
    <w:p w14:paraId="4383F9FF" w14:textId="77777777" w:rsidR="00AD35EB" w:rsidRPr="00471595" w:rsidRDefault="00AD35EB" w:rsidP="00515B04">
      <w:pPr>
        <w:numPr>
          <w:ins w:id="1405" w:author="Unknown"/>
        </w:numPr>
        <w:rPr>
          <w:rFonts w:ascii="Montserrat" w:hAnsi="Montserrat"/>
          <w:sz w:val="24"/>
        </w:rPr>
      </w:pPr>
      <w:r w:rsidRPr="00471595">
        <w:rPr>
          <w:rFonts w:ascii="Montserrat" w:hAnsi="Montserrat"/>
          <w:sz w:val="24"/>
        </w:rPr>
        <w:t>Chem</w:t>
      </w:r>
    </w:p>
    <w:p w14:paraId="391A77EA" w14:textId="77777777" w:rsidR="00AD35EB" w:rsidRPr="00471595" w:rsidRDefault="00AD35EB" w:rsidP="00515B04">
      <w:pPr>
        <w:numPr>
          <w:ins w:id="1406" w:author="Unknown"/>
        </w:numPr>
        <w:rPr>
          <w:rFonts w:ascii="Montserrat" w:hAnsi="Montserrat"/>
          <w:sz w:val="24"/>
        </w:rPr>
      </w:pPr>
    </w:p>
    <w:p w14:paraId="47772266" w14:textId="77777777" w:rsidR="00AD35EB" w:rsidRPr="00471595" w:rsidRDefault="00AD35EB" w:rsidP="00515B04">
      <w:pPr>
        <w:numPr>
          <w:ins w:id="1407" w:author="Unknown"/>
        </w:numPr>
        <w:rPr>
          <w:rFonts w:ascii="Montserrat" w:hAnsi="Montserrat"/>
          <w:sz w:val="24"/>
        </w:rPr>
      </w:pPr>
      <w:r w:rsidRPr="00471595">
        <w:rPr>
          <w:rFonts w:ascii="Montserrat" w:hAnsi="Montserrat"/>
          <w:sz w:val="24"/>
        </w:rPr>
        <w:t>Charles evan mitchel</w:t>
      </w:r>
    </w:p>
    <w:p w14:paraId="406F8D74" w14:textId="77777777" w:rsidR="00AD35EB" w:rsidRPr="00471595" w:rsidRDefault="00AD35EB" w:rsidP="00515B04">
      <w:pPr>
        <w:numPr>
          <w:ins w:id="1408" w:author="Unknown"/>
        </w:numPr>
        <w:rPr>
          <w:rFonts w:ascii="Montserrat" w:hAnsi="Montserrat"/>
          <w:sz w:val="24"/>
        </w:rPr>
      </w:pPr>
    </w:p>
    <w:p w14:paraId="12927249" w14:textId="77777777" w:rsidR="00AD35EB" w:rsidRPr="00471595" w:rsidRDefault="00AD35EB" w:rsidP="00515B04">
      <w:pPr>
        <w:numPr>
          <w:ins w:id="1409" w:author="Unknown"/>
        </w:numPr>
        <w:rPr>
          <w:rFonts w:ascii="Montserrat" w:hAnsi="Montserrat"/>
          <w:sz w:val="24"/>
        </w:rPr>
      </w:pPr>
      <w:r w:rsidRPr="00471595">
        <w:rPr>
          <w:rFonts w:ascii="Montserrat" w:hAnsi="Montserrat"/>
          <w:sz w:val="24"/>
        </w:rPr>
        <w:t>Lieutenant, purser</w:t>
      </w:r>
    </w:p>
    <w:p w14:paraId="17371784" w14:textId="77777777" w:rsidR="00AD35EB" w:rsidRPr="00471595" w:rsidRDefault="00AD35EB" w:rsidP="00515B04">
      <w:pPr>
        <w:numPr>
          <w:ins w:id="1410" w:author="Unknown"/>
        </w:numPr>
        <w:rPr>
          <w:rFonts w:ascii="Montserrat" w:hAnsi="Montserrat"/>
          <w:sz w:val="24"/>
        </w:rPr>
      </w:pPr>
    </w:p>
    <w:p w14:paraId="378DD0E3" w14:textId="77777777" w:rsidR="00AD35EB" w:rsidRPr="00471595" w:rsidRDefault="00AD35EB" w:rsidP="00515B04">
      <w:pPr>
        <w:numPr>
          <w:ins w:id="1411" w:author="Unknown"/>
        </w:numPr>
        <w:rPr>
          <w:rFonts w:ascii="Montserrat" w:hAnsi="Montserrat"/>
          <w:sz w:val="24"/>
        </w:rPr>
      </w:pPr>
      <w:r w:rsidRPr="00471595">
        <w:rPr>
          <w:rFonts w:ascii="Montserrat" w:hAnsi="Montserrat"/>
          <w:sz w:val="24"/>
        </w:rPr>
        <w:t>Elfy</w:t>
      </w:r>
    </w:p>
    <w:p w14:paraId="56935534" w14:textId="77777777" w:rsidR="00AD35EB" w:rsidRPr="00471595" w:rsidRDefault="00AD35EB" w:rsidP="00515B04">
      <w:pPr>
        <w:numPr>
          <w:ins w:id="1412" w:author="Unknown"/>
        </w:numPr>
        <w:rPr>
          <w:rFonts w:ascii="Montserrat" w:hAnsi="Montserrat"/>
          <w:sz w:val="24"/>
        </w:rPr>
      </w:pPr>
    </w:p>
    <w:p w14:paraId="6D388354" w14:textId="77777777" w:rsidR="00AD35EB" w:rsidRPr="00471595" w:rsidRDefault="00AD35EB" w:rsidP="00515B04">
      <w:pPr>
        <w:numPr>
          <w:ins w:id="1413" w:author="Unknown"/>
        </w:numPr>
        <w:rPr>
          <w:rFonts w:ascii="Montserrat" w:hAnsi="Montserrat"/>
          <w:sz w:val="24"/>
        </w:rPr>
      </w:pPr>
      <w:r w:rsidRPr="00471595">
        <w:rPr>
          <w:rFonts w:ascii="Montserrat" w:hAnsi="Montserrat"/>
          <w:sz w:val="24"/>
        </w:rPr>
        <w:t>Logan francis emerson</w:t>
      </w:r>
    </w:p>
    <w:p w14:paraId="2C132CBF" w14:textId="77777777" w:rsidR="00AD35EB" w:rsidRPr="00471595" w:rsidRDefault="00AD35EB" w:rsidP="00515B04">
      <w:pPr>
        <w:numPr>
          <w:ins w:id="1414" w:author="Unknown"/>
        </w:numPr>
        <w:rPr>
          <w:rFonts w:ascii="Montserrat" w:hAnsi="Montserrat"/>
          <w:sz w:val="24"/>
        </w:rPr>
      </w:pPr>
    </w:p>
    <w:p w14:paraId="76A85F58" w14:textId="77777777" w:rsidR="00AD35EB" w:rsidRPr="00471595" w:rsidRDefault="00AD35EB" w:rsidP="00515B04">
      <w:pPr>
        <w:numPr>
          <w:ins w:id="1415" w:author="Unknown"/>
        </w:numPr>
        <w:rPr>
          <w:rFonts w:ascii="Montserrat" w:hAnsi="Montserrat"/>
          <w:sz w:val="24"/>
        </w:rPr>
      </w:pPr>
      <w:r w:rsidRPr="00471595">
        <w:rPr>
          <w:rFonts w:ascii="Montserrat" w:hAnsi="Montserrat"/>
          <w:sz w:val="24"/>
        </w:rPr>
        <w:t>Ensign, helm</w:t>
      </w:r>
    </w:p>
    <w:p w14:paraId="345EA982" w14:textId="77777777" w:rsidR="00AD35EB" w:rsidRPr="00471595" w:rsidRDefault="00AD35EB" w:rsidP="00515B04">
      <w:pPr>
        <w:numPr>
          <w:ins w:id="1416" w:author="Unknown"/>
        </w:numPr>
        <w:rPr>
          <w:rFonts w:ascii="Montserrat" w:hAnsi="Montserrat"/>
          <w:sz w:val="24"/>
        </w:rPr>
      </w:pPr>
    </w:p>
    <w:p w14:paraId="2E99A17E" w14:textId="77777777" w:rsidR="00AD35EB" w:rsidRPr="00471595" w:rsidRDefault="00AD35EB" w:rsidP="00515B04">
      <w:pPr>
        <w:numPr>
          <w:ins w:id="1417" w:author="Unknown"/>
        </w:numPr>
        <w:rPr>
          <w:rFonts w:ascii="Montserrat" w:hAnsi="Montserrat"/>
          <w:sz w:val="24"/>
        </w:rPr>
      </w:pPr>
      <w:r w:rsidRPr="00471595">
        <w:rPr>
          <w:rFonts w:ascii="Montserrat" w:hAnsi="Montserrat"/>
          <w:sz w:val="24"/>
        </w:rPr>
        <w:t>Jocko</w:t>
      </w:r>
    </w:p>
    <w:p w14:paraId="56D51A44" w14:textId="77777777" w:rsidR="00AD35EB" w:rsidRPr="00471595" w:rsidRDefault="00AD35EB" w:rsidP="00515B04">
      <w:pPr>
        <w:numPr>
          <w:ins w:id="1418" w:author="Unknown"/>
        </w:numPr>
        <w:rPr>
          <w:rFonts w:ascii="Montserrat" w:hAnsi="Montserrat"/>
          <w:sz w:val="24"/>
        </w:rPr>
      </w:pPr>
    </w:p>
    <w:p w14:paraId="485D8515" w14:textId="77777777" w:rsidR="00AD35EB" w:rsidRPr="00471595" w:rsidRDefault="00AD35EB" w:rsidP="00515B04">
      <w:pPr>
        <w:numPr>
          <w:ins w:id="1419" w:author="Unknown"/>
        </w:numPr>
        <w:rPr>
          <w:rFonts w:ascii="Montserrat" w:hAnsi="Montserrat"/>
          <w:sz w:val="24"/>
        </w:rPr>
      </w:pPr>
      <w:r w:rsidRPr="00471595">
        <w:rPr>
          <w:rFonts w:ascii="Montserrat" w:hAnsi="Montserrat"/>
          <w:sz w:val="24"/>
        </w:rPr>
        <w:t>Jacob grant</w:t>
      </w:r>
    </w:p>
    <w:p w14:paraId="46C7636D" w14:textId="77777777" w:rsidR="00AD35EB" w:rsidRPr="00471595" w:rsidRDefault="00AD35EB" w:rsidP="00515B04">
      <w:pPr>
        <w:numPr>
          <w:ins w:id="1420" w:author="Unknown"/>
        </w:numPr>
        <w:rPr>
          <w:rFonts w:ascii="Montserrat" w:hAnsi="Montserrat"/>
          <w:sz w:val="24"/>
        </w:rPr>
      </w:pPr>
    </w:p>
    <w:p w14:paraId="6A3E1C8B" w14:textId="77777777" w:rsidR="00AD35EB" w:rsidRPr="00471595" w:rsidRDefault="00AD35EB" w:rsidP="00515B04">
      <w:pPr>
        <w:numPr>
          <w:ins w:id="1421" w:author="Unknown"/>
        </w:numPr>
        <w:rPr>
          <w:rFonts w:ascii="Montserrat" w:hAnsi="Montserrat"/>
          <w:sz w:val="24"/>
        </w:rPr>
      </w:pPr>
      <w:r w:rsidRPr="00471595">
        <w:rPr>
          <w:rFonts w:ascii="Montserrat" w:hAnsi="Montserrat"/>
          <w:sz w:val="24"/>
        </w:rPr>
        <w:t>Chief petty officer</w:t>
      </w:r>
    </w:p>
    <w:p w14:paraId="6BD9F96E" w14:textId="77777777" w:rsidR="00AD35EB" w:rsidRPr="00471595" w:rsidRDefault="00AD35EB" w:rsidP="00515B04">
      <w:pPr>
        <w:numPr>
          <w:ins w:id="1422" w:author="Unknown"/>
        </w:numPr>
        <w:rPr>
          <w:rFonts w:ascii="Montserrat" w:hAnsi="Montserrat"/>
          <w:sz w:val="24"/>
        </w:rPr>
      </w:pPr>
    </w:p>
    <w:p w14:paraId="2442D13F" w14:textId="77777777" w:rsidR="00AD35EB" w:rsidRPr="00471595" w:rsidRDefault="00AD35EB" w:rsidP="00515B04">
      <w:pPr>
        <w:numPr>
          <w:ins w:id="1423" w:author="Unknown"/>
        </w:numPr>
        <w:rPr>
          <w:rFonts w:ascii="Montserrat" w:hAnsi="Montserrat"/>
          <w:sz w:val="24"/>
        </w:rPr>
      </w:pPr>
      <w:r w:rsidRPr="00471595">
        <w:rPr>
          <w:rFonts w:ascii="Montserrat" w:hAnsi="Montserrat"/>
          <w:sz w:val="24"/>
        </w:rPr>
        <w:t>Cast</w:t>
      </w:r>
    </w:p>
    <w:p w14:paraId="32622119" w14:textId="77777777" w:rsidR="00AD35EB" w:rsidRPr="00471595" w:rsidRDefault="00AD35EB" w:rsidP="00515B04">
      <w:pPr>
        <w:numPr>
          <w:ins w:id="1424" w:author="Unknown"/>
        </w:numPr>
        <w:rPr>
          <w:rFonts w:ascii="Montserrat" w:hAnsi="Montserrat"/>
          <w:sz w:val="24"/>
        </w:rPr>
      </w:pPr>
    </w:p>
    <w:p w14:paraId="799C934C" w14:textId="77777777" w:rsidR="00AD35EB" w:rsidRPr="00471595" w:rsidRDefault="00AD35EB" w:rsidP="00515B04">
      <w:pPr>
        <w:numPr>
          <w:ins w:id="1425" w:author="Unknown"/>
        </w:numPr>
        <w:rPr>
          <w:rFonts w:ascii="Montserrat" w:hAnsi="Montserrat"/>
          <w:sz w:val="24"/>
        </w:rPr>
      </w:pPr>
      <w:r w:rsidRPr="00471595">
        <w:rPr>
          <w:rFonts w:ascii="Montserrat" w:hAnsi="Montserrat"/>
          <w:sz w:val="24"/>
        </w:rPr>
        <w:t>Staff—task group iii</w:t>
      </w:r>
    </w:p>
    <w:p w14:paraId="06CBB4F0" w14:textId="77777777" w:rsidR="00AD35EB" w:rsidRPr="00471595" w:rsidRDefault="00AD35EB" w:rsidP="00515B04">
      <w:pPr>
        <w:numPr>
          <w:ins w:id="1426" w:author="Unknown"/>
        </w:numPr>
        <w:rPr>
          <w:rFonts w:ascii="Montserrat" w:hAnsi="Montserrat"/>
          <w:sz w:val="24"/>
        </w:rPr>
      </w:pPr>
    </w:p>
    <w:p w14:paraId="4FE90512" w14:textId="77777777" w:rsidR="00AD35EB" w:rsidRPr="00471595" w:rsidRDefault="00AD35EB" w:rsidP="00515B04">
      <w:pPr>
        <w:numPr>
          <w:ins w:id="1427" w:author="Unknown"/>
        </w:numPr>
        <w:rPr>
          <w:rFonts w:ascii="Montserrat" w:hAnsi="Montserrat"/>
          <w:sz w:val="24"/>
        </w:rPr>
      </w:pPr>
      <w:r w:rsidRPr="00471595">
        <w:rPr>
          <w:rFonts w:ascii="Montserrat" w:hAnsi="Montserrat"/>
          <w:sz w:val="24"/>
        </w:rPr>
        <w:t>Pat</w:t>
      </w:r>
    </w:p>
    <w:p w14:paraId="397471FC" w14:textId="77777777" w:rsidR="00AD35EB" w:rsidRPr="00471595" w:rsidRDefault="00AD35EB" w:rsidP="00515B04">
      <w:pPr>
        <w:numPr>
          <w:ins w:id="1428" w:author="Unknown"/>
        </w:numPr>
        <w:rPr>
          <w:rFonts w:ascii="Montserrat" w:hAnsi="Montserrat"/>
          <w:sz w:val="24"/>
        </w:rPr>
      </w:pPr>
    </w:p>
    <w:p w14:paraId="4345A058" w14:textId="77777777" w:rsidR="00AD35EB" w:rsidRPr="00471595" w:rsidRDefault="00AD35EB" w:rsidP="00515B04">
      <w:pPr>
        <w:numPr>
          <w:ins w:id="1429" w:author="Unknown"/>
        </w:numPr>
        <w:rPr>
          <w:rFonts w:ascii="Montserrat" w:hAnsi="Montserrat"/>
          <w:sz w:val="24"/>
        </w:rPr>
      </w:pPr>
      <w:r w:rsidRPr="00471595">
        <w:rPr>
          <w:rFonts w:ascii="Montserrat" w:hAnsi="Montserrat"/>
          <w:sz w:val="24"/>
        </w:rPr>
        <w:t xml:space="preserve">Patrick niven </w:t>
      </w:r>
    </w:p>
    <w:p w14:paraId="61253AF7" w14:textId="77777777" w:rsidR="00AD35EB" w:rsidRPr="00471595" w:rsidRDefault="00AD35EB" w:rsidP="00515B04">
      <w:pPr>
        <w:numPr>
          <w:ins w:id="1430" w:author="Unknown"/>
        </w:numPr>
        <w:rPr>
          <w:rFonts w:ascii="Montserrat" w:hAnsi="Montserrat"/>
          <w:sz w:val="24"/>
        </w:rPr>
      </w:pPr>
    </w:p>
    <w:p w14:paraId="6C53FE41" w14:textId="77777777" w:rsidR="00AD35EB" w:rsidRPr="00471595" w:rsidRDefault="00AD35EB" w:rsidP="00515B04">
      <w:pPr>
        <w:numPr>
          <w:ins w:id="1431" w:author="Unknown"/>
        </w:numPr>
        <w:rPr>
          <w:rFonts w:ascii="Montserrat" w:hAnsi="Montserrat"/>
          <w:sz w:val="24"/>
        </w:rPr>
      </w:pPr>
      <w:r w:rsidRPr="00471595">
        <w:rPr>
          <w:rFonts w:ascii="Montserrat" w:hAnsi="Montserrat"/>
          <w:sz w:val="24"/>
        </w:rPr>
        <w:t>Admiral</w:t>
      </w:r>
    </w:p>
    <w:p w14:paraId="6D4DEC5C" w14:textId="77777777" w:rsidR="00AD35EB" w:rsidRPr="00471595" w:rsidRDefault="00AD35EB" w:rsidP="00515B04">
      <w:pPr>
        <w:numPr>
          <w:ins w:id="1432" w:author="Unknown"/>
        </w:numPr>
        <w:rPr>
          <w:rFonts w:ascii="Montserrat" w:hAnsi="Montserrat"/>
          <w:sz w:val="24"/>
        </w:rPr>
      </w:pPr>
    </w:p>
    <w:p w14:paraId="6171833A" w14:textId="77777777" w:rsidR="00AD35EB" w:rsidRPr="00471595" w:rsidRDefault="00AD35EB" w:rsidP="00515B04">
      <w:pPr>
        <w:numPr>
          <w:ins w:id="1433" w:author="Unknown"/>
        </w:numPr>
        <w:rPr>
          <w:rFonts w:ascii="Montserrat" w:hAnsi="Montserrat"/>
          <w:sz w:val="24"/>
        </w:rPr>
      </w:pPr>
      <w:r w:rsidRPr="00471595">
        <w:rPr>
          <w:rFonts w:ascii="Montserrat" w:hAnsi="Montserrat"/>
          <w:sz w:val="24"/>
        </w:rPr>
        <w:t>Nathan</w:t>
      </w:r>
    </w:p>
    <w:p w14:paraId="5AC42102" w14:textId="77777777" w:rsidR="00AD35EB" w:rsidRPr="00471595" w:rsidRDefault="00AD35EB" w:rsidP="00515B04">
      <w:pPr>
        <w:numPr>
          <w:ins w:id="1434" w:author="Unknown"/>
        </w:numPr>
        <w:rPr>
          <w:rFonts w:ascii="Montserrat" w:hAnsi="Montserrat"/>
          <w:sz w:val="24"/>
        </w:rPr>
      </w:pPr>
    </w:p>
    <w:p w14:paraId="31333ADF" w14:textId="77777777" w:rsidR="00AD35EB" w:rsidRPr="00471595" w:rsidRDefault="00AD35EB" w:rsidP="00515B04">
      <w:pPr>
        <w:numPr>
          <w:ins w:id="1435" w:author="Unknown"/>
        </w:numPr>
        <w:rPr>
          <w:rFonts w:ascii="Montserrat" w:hAnsi="Montserrat"/>
          <w:sz w:val="24"/>
        </w:rPr>
      </w:pPr>
      <w:r w:rsidRPr="00471595">
        <w:rPr>
          <w:rFonts w:ascii="Montserrat" w:hAnsi="Montserrat"/>
          <w:sz w:val="24"/>
        </w:rPr>
        <w:t xml:space="preserve">Nathaniel adam lowell </w:t>
      </w:r>
    </w:p>
    <w:p w14:paraId="15663B21" w14:textId="77777777" w:rsidR="00AD35EB" w:rsidRPr="00471595" w:rsidRDefault="00AD35EB" w:rsidP="00515B04">
      <w:pPr>
        <w:numPr>
          <w:ins w:id="1436" w:author="Unknown"/>
        </w:numPr>
        <w:rPr>
          <w:rFonts w:ascii="Montserrat" w:hAnsi="Montserrat"/>
          <w:sz w:val="24"/>
        </w:rPr>
      </w:pPr>
    </w:p>
    <w:p w14:paraId="0DF72AB9" w14:textId="77777777" w:rsidR="00AD35EB" w:rsidRPr="00471595" w:rsidRDefault="00AD35EB" w:rsidP="00515B04">
      <w:pPr>
        <w:numPr>
          <w:ins w:id="1437" w:author="Unknown"/>
        </w:numPr>
        <w:rPr>
          <w:rFonts w:ascii="Montserrat" w:hAnsi="Montserrat"/>
          <w:sz w:val="24"/>
        </w:rPr>
      </w:pPr>
      <w:r w:rsidRPr="00471595">
        <w:rPr>
          <w:rFonts w:ascii="Montserrat" w:hAnsi="Montserrat"/>
          <w:sz w:val="24"/>
        </w:rPr>
        <w:t>Commander, staff operations officer</w:t>
      </w:r>
    </w:p>
    <w:p w14:paraId="5E2EA47E" w14:textId="77777777" w:rsidR="00AD35EB" w:rsidRPr="00471595" w:rsidRDefault="00AD35EB" w:rsidP="00515B04">
      <w:pPr>
        <w:numPr>
          <w:ins w:id="1438" w:author="Unknown"/>
        </w:numPr>
        <w:rPr>
          <w:rFonts w:ascii="Montserrat" w:hAnsi="Montserrat"/>
          <w:sz w:val="24"/>
        </w:rPr>
      </w:pPr>
    </w:p>
    <w:p w14:paraId="3E6952D6" w14:textId="77777777" w:rsidR="00AD35EB" w:rsidRPr="00471595" w:rsidRDefault="00AD35EB" w:rsidP="00515B04">
      <w:pPr>
        <w:numPr>
          <w:ins w:id="1439" w:author="Unknown"/>
        </w:numPr>
        <w:rPr>
          <w:rFonts w:ascii="Montserrat" w:hAnsi="Montserrat"/>
          <w:sz w:val="24"/>
        </w:rPr>
      </w:pPr>
      <w:r w:rsidRPr="00471595">
        <w:rPr>
          <w:rFonts w:ascii="Montserrat" w:hAnsi="Montserrat"/>
          <w:sz w:val="24"/>
        </w:rPr>
        <w:t>Marty</w:t>
      </w:r>
    </w:p>
    <w:p w14:paraId="699BA625" w14:textId="77777777" w:rsidR="00AD35EB" w:rsidRPr="00471595" w:rsidRDefault="00AD35EB" w:rsidP="00515B04">
      <w:pPr>
        <w:numPr>
          <w:ins w:id="1440" w:author="Unknown"/>
        </w:numPr>
        <w:rPr>
          <w:rFonts w:ascii="Montserrat" w:hAnsi="Montserrat"/>
          <w:sz w:val="24"/>
        </w:rPr>
      </w:pPr>
    </w:p>
    <w:p w14:paraId="1341C172" w14:textId="77777777" w:rsidR="00AD35EB" w:rsidRPr="00471595" w:rsidRDefault="00AD35EB" w:rsidP="00515B04">
      <w:pPr>
        <w:numPr>
          <w:ins w:id="1441" w:author="Unknown"/>
        </w:numPr>
        <w:rPr>
          <w:rFonts w:ascii="Montserrat" w:hAnsi="Montserrat"/>
          <w:sz w:val="24"/>
        </w:rPr>
      </w:pPr>
      <w:r w:rsidRPr="00471595">
        <w:rPr>
          <w:rFonts w:ascii="Montserrat" w:hAnsi="Montserrat"/>
          <w:sz w:val="24"/>
        </w:rPr>
        <w:t xml:space="preserve">Martin cannon craig </w:t>
      </w:r>
    </w:p>
    <w:p w14:paraId="5CA6EA62" w14:textId="77777777" w:rsidR="00AD35EB" w:rsidRPr="00471595" w:rsidRDefault="00AD35EB" w:rsidP="00515B04">
      <w:pPr>
        <w:numPr>
          <w:ins w:id="1442" w:author="Unknown"/>
        </w:numPr>
        <w:rPr>
          <w:rFonts w:ascii="Montserrat" w:hAnsi="Montserrat"/>
          <w:sz w:val="24"/>
        </w:rPr>
      </w:pPr>
    </w:p>
    <w:p w14:paraId="0A7AA5BE" w14:textId="3DD750D2" w:rsidR="00AD35EB" w:rsidRPr="00471595" w:rsidRDefault="00AD35EB" w:rsidP="00515B04">
      <w:pPr>
        <w:numPr>
          <w:ins w:id="1443" w:author="Unknown"/>
        </w:numPr>
        <w:rPr>
          <w:rFonts w:ascii="Montserrat" w:hAnsi="Montserrat"/>
          <w:sz w:val="24"/>
        </w:rPr>
      </w:pPr>
      <w:r w:rsidRPr="00471595">
        <w:rPr>
          <w:rFonts w:ascii="Montserrat" w:hAnsi="Montserrat"/>
          <w:sz w:val="24"/>
        </w:rPr>
        <w:t>Commander, staff asset control officer</w:t>
      </w:r>
      <w:r w:rsidR="00201AA5" w:rsidRPr="00471595">
        <w:rPr>
          <w:rFonts w:ascii="Montserrat" w:hAnsi="Montserrat"/>
          <w:sz w:val="24"/>
        </w:rPr>
        <w:t xml:space="preserve"> &lt;&gt; </w:t>
      </w:r>
      <w:r w:rsidRPr="00471595">
        <w:rPr>
          <w:rFonts w:ascii="Montserrat" w:hAnsi="Montserrat"/>
          <w:sz w:val="24"/>
        </w:rPr>
        <w:t>former director isp</w:t>
      </w:r>
      <w:r w:rsidR="00201AA5" w:rsidRPr="00471595">
        <w:rPr>
          <w:rFonts w:ascii="Montserrat" w:hAnsi="Montserrat"/>
          <w:sz w:val="24"/>
        </w:rPr>
        <w:t xml:space="preserve"> &lt;&gt; </w:t>
      </w:r>
      <w:r w:rsidRPr="00471595">
        <w:rPr>
          <w:rFonts w:ascii="Montserrat" w:hAnsi="Montserrat"/>
          <w:sz w:val="24"/>
        </w:rPr>
        <w:t>Oregon prrp</w:t>
      </w:r>
    </w:p>
    <w:p w14:paraId="1E353255" w14:textId="77777777" w:rsidR="00AD35EB" w:rsidRPr="00471595" w:rsidRDefault="00AD35EB" w:rsidP="00515B04">
      <w:pPr>
        <w:numPr>
          <w:ins w:id="1444" w:author="Unknown"/>
        </w:numPr>
        <w:rPr>
          <w:rFonts w:ascii="Montserrat" w:hAnsi="Montserrat"/>
          <w:sz w:val="24"/>
        </w:rPr>
      </w:pPr>
    </w:p>
    <w:p w14:paraId="79D8A537" w14:textId="77777777" w:rsidR="00AD35EB" w:rsidRPr="00471595" w:rsidRDefault="00AD35EB" w:rsidP="00515B04">
      <w:pPr>
        <w:numPr>
          <w:ins w:id="1445" w:author="Unknown"/>
        </w:numPr>
        <w:rPr>
          <w:rFonts w:ascii="Montserrat" w:hAnsi="Montserrat"/>
          <w:sz w:val="24"/>
        </w:rPr>
      </w:pPr>
      <w:r w:rsidRPr="00471595">
        <w:rPr>
          <w:rFonts w:ascii="Montserrat" w:hAnsi="Montserrat"/>
          <w:sz w:val="24"/>
        </w:rPr>
        <w:t>Chorus</w:t>
      </w:r>
    </w:p>
    <w:p w14:paraId="074733FB" w14:textId="77777777" w:rsidR="00AD35EB" w:rsidRPr="00471595" w:rsidRDefault="00AD35EB" w:rsidP="00515B04">
      <w:pPr>
        <w:numPr>
          <w:ins w:id="1446" w:author="Unknown"/>
        </w:numPr>
        <w:rPr>
          <w:rFonts w:ascii="Montserrat" w:hAnsi="Montserrat"/>
          <w:sz w:val="24"/>
        </w:rPr>
      </w:pPr>
    </w:p>
    <w:p w14:paraId="51A1E78B" w14:textId="77777777" w:rsidR="00AD35EB" w:rsidRPr="00471595" w:rsidRDefault="00AD35EB" w:rsidP="00515B04">
      <w:pPr>
        <w:numPr>
          <w:ins w:id="1447" w:author="Unknown"/>
        </w:numPr>
        <w:rPr>
          <w:rFonts w:ascii="Montserrat" w:hAnsi="Montserrat"/>
          <w:sz w:val="24"/>
        </w:rPr>
      </w:pPr>
      <w:r w:rsidRPr="00471595">
        <w:rPr>
          <w:rFonts w:ascii="Montserrat" w:hAnsi="Montserrat"/>
          <w:sz w:val="24"/>
        </w:rPr>
        <w:t>Assets—task group iii</w:t>
      </w:r>
    </w:p>
    <w:p w14:paraId="4B3CA4A6" w14:textId="77777777" w:rsidR="00AD35EB" w:rsidRPr="00471595" w:rsidRDefault="00AD35EB" w:rsidP="00515B04">
      <w:pPr>
        <w:numPr>
          <w:ins w:id="1448" w:author="Unknown"/>
        </w:numPr>
        <w:rPr>
          <w:rFonts w:ascii="Montserrat" w:hAnsi="Montserrat"/>
          <w:sz w:val="24"/>
        </w:rPr>
      </w:pPr>
    </w:p>
    <w:p w14:paraId="70855662" w14:textId="77777777" w:rsidR="00AD35EB" w:rsidRPr="00471595" w:rsidRDefault="00AD35EB" w:rsidP="00515B04">
      <w:pPr>
        <w:numPr>
          <w:ins w:id="1449" w:author="Unknown"/>
        </w:numPr>
        <w:rPr>
          <w:rFonts w:ascii="Montserrat" w:hAnsi="Montserrat"/>
          <w:sz w:val="24"/>
        </w:rPr>
      </w:pPr>
      <w:r w:rsidRPr="00471595">
        <w:rPr>
          <w:rFonts w:ascii="Montserrat" w:hAnsi="Montserrat"/>
          <w:sz w:val="24"/>
        </w:rPr>
        <w:t xml:space="preserve">Leslie </w:t>
      </w:r>
    </w:p>
    <w:p w14:paraId="464FE4E3" w14:textId="77777777" w:rsidR="00AD35EB" w:rsidRPr="00471595" w:rsidRDefault="00AD35EB" w:rsidP="00515B04">
      <w:pPr>
        <w:numPr>
          <w:ins w:id="1450" w:author="Unknown"/>
        </w:numPr>
        <w:rPr>
          <w:rFonts w:ascii="Montserrat" w:hAnsi="Montserrat"/>
          <w:sz w:val="24"/>
        </w:rPr>
      </w:pPr>
    </w:p>
    <w:p w14:paraId="020CB8E7" w14:textId="77777777" w:rsidR="00AD35EB" w:rsidRPr="00471595" w:rsidRDefault="00AD35EB" w:rsidP="00515B04">
      <w:pPr>
        <w:numPr>
          <w:ins w:id="1451" w:author="Unknown"/>
        </w:numPr>
        <w:rPr>
          <w:rFonts w:ascii="Montserrat" w:hAnsi="Montserrat"/>
          <w:sz w:val="24"/>
        </w:rPr>
      </w:pPr>
      <w:r w:rsidRPr="00471595">
        <w:rPr>
          <w:rFonts w:ascii="Montserrat" w:hAnsi="Montserrat"/>
          <w:sz w:val="24"/>
        </w:rPr>
        <w:t>Active lieutenant—hanael</w:t>
      </w:r>
    </w:p>
    <w:p w14:paraId="3D1E20A1" w14:textId="77777777" w:rsidR="00AD35EB" w:rsidRPr="00471595" w:rsidRDefault="00AD35EB" w:rsidP="00515B04">
      <w:pPr>
        <w:numPr>
          <w:ins w:id="1452" w:author="Unknown"/>
        </w:numPr>
        <w:rPr>
          <w:rFonts w:ascii="Montserrat" w:hAnsi="Montserrat"/>
          <w:sz w:val="24"/>
        </w:rPr>
      </w:pPr>
    </w:p>
    <w:p w14:paraId="47D6887F" w14:textId="77777777" w:rsidR="00AD35EB" w:rsidRPr="00471595" w:rsidRDefault="00AD35EB" w:rsidP="00515B04">
      <w:pPr>
        <w:numPr>
          <w:ins w:id="1453" w:author="Unknown"/>
        </w:numPr>
        <w:rPr>
          <w:rFonts w:ascii="Montserrat" w:hAnsi="Montserrat"/>
          <w:sz w:val="24"/>
        </w:rPr>
      </w:pPr>
      <w:r w:rsidRPr="00471595">
        <w:rPr>
          <w:rFonts w:ascii="Montserrat" w:hAnsi="Montserrat"/>
          <w:sz w:val="24"/>
        </w:rPr>
        <w:t xml:space="preserve">Roberto </w:t>
      </w:r>
    </w:p>
    <w:p w14:paraId="0C3F4FF9" w14:textId="77777777" w:rsidR="00AD35EB" w:rsidRPr="00471595" w:rsidRDefault="00AD35EB" w:rsidP="00515B04">
      <w:pPr>
        <w:numPr>
          <w:ins w:id="1454" w:author="Unknown"/>
        </w:numPr>
        <w:rPr>
          <w:rFonts w:ascii="Montserrat" w:hAnsi="Montserrat"/>
          <w:sz w:val="24"/>
        </w:rPr>
      </w:pPr>
    </w:p>
    <w:p w14:paraId="73EBC325" w14:textId="77777777" w:rsidR="00AD35EB" w:rsidRPr="00471595" w:rsidRDefault="00AD35EB" w:rsidP="00515B04">
      <w:pPr>
        <w:numPr>
          <w:ins w:id="1455" w:author="Unknown"/>
        </w:numPr>
        <w:rPr>
          <w:rFonts w:ascii="Montserrat" w:hAnsi="Montserrat"/>
          <w:sz w:val="24"/>
        </w:rPr>
      </w:pPr>
      <w:r w:rsidRPr="00471595">
        <w:rPr>
          <w:rFonts w:ascii="Montserrat" w:hAnsi="Montserrat"/>
          <w:sz w:val="24"/>
        </w:rPr>
        <w:t>Active lieutenant—hanael</w:t>
      </w:r>
    </w:p>
    <w:p w14:paraId="36AA4B6B" w14:textId="77777777" w:rsidR="00AD35EB" w:rsidRPr="00471595" w:rsidRDefault="00AD35EB" w:rsidP="00515B04">
      <w:pPr>
        <w:numPr>
          <w:ins w:id="1456" w:author="Unknown"/>
        </w:numPr>
        <w:rPr>
          <w:rFonts w:ascii="Montserrat" w:hAnsi="Montserrat"/>
          <w:sz w:val="24"/>
        </w:rPr>
      </w:pPr>
    </w:p>
    <w:p w14:paraId="3E1C0DC8" w14:textId="77777777" w:rsidR="00AD35EB" w:rsidRPr="00471595" w:rsidRDefault="00AD35EB" w:rsidP="00515B04">
      <w:pPr>
        <w:numPr>
          <w:ins w:id="1457" w:author="Unknown"/>
        </w:numPr>
        <w:rPr>
          <w:rFonts w:ascii="Montserrat" w:hAnsi="Montserrat"/>
          <w:sz w:val="24"/>
        </w:rPr>
      </w:pPr>
      <w:r w:rsidRPr="00471595">
        <w:rPr>
          <w:rFonts w:ascii="Montserrat" w:hAnsi="Montserrat"/>
          <w:sz w:val="24"/>
        </w:rPr>
        <w:t xml:space="preserve">Tiffany </w:t>
      </w:r>
    </w:p>
    <w:p w14:paraId="55497730" w14:textId="77777777" w:rsidR="00AD35EB" w:rsidRPr="00471595" w:rsidRDefault="00AD35EB" w:rsidP="00515B04">
      <w:pPr>
        <w:numPr>
          <w:ins w:id="1458" w:author="Unknown"/>
        </w:numPr>
        <w:rPr>
          <w:rFonts w:ascii="Montserrat" w:hAnsi="Montserrat"/>
          <w:sz w:val="24"/>
        </w:rPr>
      </w:pPr>
    </w:p>
    <w:p w14:paraId="7E6E5BDA" w14:textId="77777777" w:rsidR="00AD35EB" w:rsidRPr="00471595" w:rsidRDefault="00AD35EB" w:rsidP="00515B04">
      <w:pPr>
        <w:numPr>
          <w:ins w:id="1459" w:author="Unknown"/>
        </w:numPr>
        <w:rPr>
          <w:rFonts w:ascii="Montserrat" w:hAnsi="Montserrat"/>
          <w:sz w:val="24"/>
        </w:rPr>
      </w:pPr>
      <w:r w:rsidRPr="00471595">
        <w:rPr>
          <w:rFonts w:ascii="Montserrat" w:hAnsi="Montserrat"/>
          <w:sz w:val="24"/>
        </w:rPr>
        <w:t>Active lieutenant—hanael</w:t>
      </w:r>
    </w:p>
    <w:p w14:paraId="6AC6BE37" w14:textId="77777777" w:rsidR="00AD35EB" w:rsidRPr="00471595" w:rsidRDefault="00AD35EB" w:rsidP="00515B04">
      <w:pPr>
        <w:numPr>
          <w:ins w:id="1460" w:author="Unknown"/>
        </w:numPr>
        <w:rPr>
          <w:rFonts w:ascii="Montserrat" w:hAnsi="Montserrat"/>
          <w:sz w:val="24"/>
        </w:rPr>
      </w:pPr>
    </w:p>
    <w:p w14:paraId="657C4647" w14:textId="77777777" w:rsidR="00AD35EB" w:rsidRPr="00471595" w:rsidRDefault="00AD35EB" w:rsidP="00515B04">
      <w:pPr>
        <w:numPr>
          <w:ins w:id="1461" w:author="Unknown"/>
        </w:numPr>
        <w:rPr>
          <w:rFonts w:ascii="Montserrat" w:hAnsi="Montserrat"/>
          <w:sz w:val="24"/>
        </w:rPr>
      </w:pPr>
      <w:r w:rsidRPr="00471595">
        <w:rPr>
          <w:rFonts w:ascii="Montserrat" w:hAnsi="Montserrat"/>
          <w:sz w:val="24"/>
        </w:rPr>
        <w:t>Anna</w:t>
      </w:r>
    </w:p>
    <w:p w14:paraId="6BA10D33" w14:textId="77777777" w:rsidR="00AD35EB" w:rsidRPr="00471595" w:rsidRDefault="00AD35EB" w:rsidP="00515B04">
      <w:pPr>
        <w:numPr>
          <w:ins w:id="1462" w:author="Unknown"/>
        </w:numPr>
        <w:rPr>
          <w:rFonts w:ascii="Montserrat" w:hAnsi="Montserrat"/>
          <w:sz w:val="24"/>
        </w:rPr>
      </w:pPr>
    </w:p>
    <w:p w14:paraId="1C843D97" w14:textId="77777777" w:rsidR="00AD35EB" w:rsidRPr="00471595" w:rsidRDefault="00AD35EB" w:rsidP="00515B04">
      <w:pPr>
        <w:numPr>
          <w:ins w:id="1463" w:author="Unknown"/>
        </w:numPr>
        <w:rPr>
          <w:rFonts w:ascii="Montserrat" w:hAnsi="Montserrat"/>
          <w:sz w:val="24"/>
        </w:rPr>
      </w:pPr>
      <w:r w:rsidRPr="00471595">
        <w:rPr>
          <w:rFonts w:ascii="Montserrat" w:hAnsi="Montserrat"/>
          <w:sz w:val="24"/>
        </w:rPr>
        <w:t>Active lieutenant—serael</w:t>
      </w:r>
    </w:p>
    <w:p w14:paraId="183B783D" w14:textId="77777777" w:rsidR="00AD35EB" w:rsidRPr="00471595" w:rsidRDefault="00AD35EB" w:rsidP="00515B04">
      <w:pPr>
        <w:numPr>
          <w:ins w:id="1464" w:author="Unknown"/>
        </w:numPr>
        <w:rPr>
          <w:rFonts w:ascii="Montserrat" w:hAnsi="Montserrat"/>
          <w:sz w:val="24"/>
        </w:rPr>
      </w:pPr>
    </w:p>
    <w:p w14:paraId="3C808058" w14:textId="77777777" w:rsidR="00AD35EB" w:rsidRPr="00471595" w:rsidRDefault="00AD35EB" w:rsidP="00515B04">
      <w:pPr>
        <w:numPr>
          <w:ins w:id="1465" w:author="Unknown"/>
        </w:numPr>
        <w:rPr>
          <w:rFonts w:ascii="Montserrat" w:hAnsi="Montserrat"/>
          <w:sz w:val="24"/>
        </w:rPr>
      </w:pPr>
      <w:r w:rsidRPr="00471595">
        <w:rPr>
          <w:rFonts w:ascii="Montserrat" w:hAnsi="Montserrat"/>
          <w:sz w:val="24"/>
        </w:rPr>
        <w:t>Kristen</w:t>
      </w:r>
    </w:p>
    <w:p w14:paraId="28C8950C" w14:textId="77777777" w:rsidR="00AD35EB" w:rsidRPr="00471595" w:rsidRDefault="00AD35EB" w:rsidP="00515B04">
      <w:pPr>
        <w:numPr>
          <w:ins w:id="1466" w:author="Unknown"/>
        </w:numPr>
        <w:rPr>
          <w:rFonts w:ascii="Montserrat" w:hAnsi="Montserrat"/>
          <w:sz w:val="24"/>
        </w:rPr>
      </w:pPr>
    </w:p>
    <w:p w14:paraId="320AC879" w14:textId="77777777" w:rsidR="00AD35EB" w:rsidRPr="00471595" w:rsidRDefault="00AD35EB" w:rsidP="00515B04">
      <w:pPr>
        <w:numPr>
          <w:ins w:id="1467" w:author="Unknown"/>
        </w:numPr>
        <w:rPr>
          <w:rFonts w:ascii="Montserrat" w:hAnsi="Montserrat"/>
          <w:sz w:val="24"/>
        </w:rPr>
      </w:pPr>
      <w:r w:rsidRPr="00471595">
        <w:rPr>
          <w:rFonts w:ascii="Montserrat" w:hAnsi="Montserrat"/>
          <w:sz w:val="24"/>
        </w:rPr>
        <w:t>Active lieutenant—serael</w:t>
      </w:r>
    </w:p>
    <w:p w14:paraId="62B99F00" w14:textId="77777777" w:rsidR="00AD35EB" w:rsidRPr="00471595" w:rsidRDefault="00AD35EB" w:rsidP="00515B04">
      <w:pPr>
        <w:numPr>
          <w:ins w:id="1468" w:author="Unknown"/>
        </w:numPr>
        <w:rPr>
          <w:rFonts w:ascii="Montserrat" w:hAnsi="Montserrat"/>
          <w:sz w:val="24"/>
        </w:rPr>
      </w:pPr>
    </w:p>
    <w:p w14:paraId="0615A310" w14:textId="77777777" w:rsidR="00AD35EB" w:rsidRPr="00471595" w:rsidRDefault="00AD35EB" w:rsidP="00515B04">
      <w:pPr>
        <w:numPr>
          <w:ins w:id="1469" w:author="Unknown"/>
        </w:numPr>
        <w:rPr>
          <w:rFonts w:ascii="Montserrat" w:hAnsi="Montserrat"/>
          <w:sz w:val="24"/>
        </w:rPr>
      </w:pPr>
      <w:r w:rsidRPr="00471595">
        <w:rPr>
          <w:rFonts w:ascii="Montserrat" w:hAnsi="Montserrat"/>
          <w:sz w:val="24"/>
        </w:rPr>
        <w:t>Caleb</w:t>
      </w:r>
    </w:p>
    <w:p w14:paraId="071D4B0C" w14:textId="77777777" w:rsidR="00AD35EB" w:rsidRPr="00471595" w:rsidRDefault="00AD35EB" w:rsidP="00515B04">
      <w:pPr>
        <w:numPr>
          <w:ins w:id="1470" w:author="Unknown"/>
        </w:numPr>
        <w:rPr>
          <w:rFonts w:ascii="Montserrat" w:hAnsi="Montserrat"/>
          <w:sz w:val="24"/>
        </w:rPr>
      </w:pPr>
    </w:p>
    <w:p w14:paraId="09D4C19C" w14:textId="77777777" w:rsidR="00AD35EB" w:rsidRPr="00471595" w:rsidRDefault="00AD35EB" w:rsidP="00515B04">
      <w:pPr>
        <w:numPr>
          <w:ins w:id="1471" w:author="Unknown"/>
        </w:numPr>
        <w:rPr>
          <w:rFonts w:ascii="Montserrat" w:hAnsi="Montserrat"/>
          <w:sz w:val="24"/>
        </w:rPr>
      </w:pPr>
      <w:r w:rsidRPr="00471595">
        <w:rPr>
          <w:rFonts w:ascii="Montserrat" w:hAnsi="Montserrat"/>
          <w:sz w:val="24"/>
        </w:rPr>
        <w:t>Active lieutenant—serael</w:t>
      </w:r>
    </w:p>
    <w:p w14:paraId="421444A1" w14:textId="77777777" w:rsidR="00AD35EB" w:rsidRPr="00471595" w:rsidRDefault="00AD35EB" w:rsidP="00515B04">
      <w:pPr>
        <w:numPr>
          <w:ins w:id="1472" w:author="Unknown"/>
        </w:numPr>
        <w:rPr>
          <w:rFonts w:ascii="Montserrat" w:hAnsi="Montserrat"/>
          <w:sz w:val="24"/>
        </w:rPr>
      </w:pPr>
    </w:p>
    <w:p w14:paraId="1E99AEDB" w14:textId="77777777" w:rsidR="00AD35EB" w:rsidRPr="00471595" w:rsidRDefault="00AD35EB" w:rsidP="00515B04">
      <w:pPr>
        <w:numPr>
          <w:ins w:id="1473" w:author="Unknown"/>
        </w:numPr>
        <w:rPr>
          <w:rFonts w:ascii="Montserrat" w:hAnsi="Montserrat"/>
          <w:sz w:val="24"/>
        </w:rPr>
      </w:pPr>
      <w:r w:rsidRPr="00471595">
        <w:rPr>
          <w:rFonts w:ascii="Montserrat" w:hAnsi="Montserrat"/>
          <w:sz w:val="24"/>
        </w:rPr>
        <w:t>Cath</w:t>
      </w:r>
    </w:p>
    <w:p w14:paraId="08D5BD49" w14:textId="77777777" w:rsidR="00AD35EB" w:rsidRPr="00471595" w:rsidRDefault="00AD35EB" w:rsidP="00515B04">
      <w:pPr>
        <w:numPr>
          <w:ins w:id="1474" w:author="Unknown"/>
        </w:numPr>
        <w:rPr>
          <w:rFonts w:ascii="Montserrat" w:hAnsi="Montserrat"/>
          <w:sz w:val="24"/>
        </w:rPr>
      </w:pPr>
    </w:p>
    <w:p w14:paraId="0ACB5611" w14:textId="77777777" w:rsidR="00AD35EB" w:rsidRPr="00471595" w:rsidRDefault="00AD35EB" w:rsidP="00515B04">
      <w:pPr>
        <w:numPr>
          <w:ins w:id="1475" w:author="Unknown"/>
        </w:numPr>
        <w:rPr>
          <w:rFonts w:ascii="Montserrat" w:hAnsi="Montserrat"/>
          <w:sz w:val="24"/>
        </w:rPr>
      </w:pPr>
      <w:r w:rsidRPr="00471595">
        <w:rPr>
          <w:rFonts w:ascii="Montserrat" w:hAnsi="Montserrat"/>
          <w:sz w:val="24"/>
        </w:rPr>
        <w:t>Catherine marie teague</w:t>
      </w:r>
    </w:p>
    <w:p w14:paraId="35B174A9" w14:textId="77777777" w:rsidR="00AD35EB" w:rsidRPr="00471595" w:rsidRDefault="00AD35EB" w:rsidP="00515B04">
      <w:pPr>
        <w:numPr>
          <w:ins w:id="1476" w:author="Unknown"/>
        </w:numPr>
        <w:rPr>
          <w:rFonts w:ascii="Montserrat" w:hAnsi="Montserrat"/>
          <w:sz w:val="24"/>
        </w:rPr>
      </w:pPr>
    </w:p>
    <w:p w14:paraId="73D550DB" w14:textId="77777777" w:rsidR="00AD35EB" w:rsidRPr="00471595" w:rsidRDefault="00AD35EB" w:rsidP="00515B04">
      <w:pPr>
        <w:numPr>
          <w:ins w:id="1477" w:author="Unknown"/>
        </w:numPr>
        <w:rPr>
          <w:rFonts w:ascii="Montserrat" w:hAnsi="Montserrat"/>
          <w:sz w:val="24"/>
        </w:rPr>
      </w:pPr>
      <w:r w:rsidRPr="00471595">
        <w:rPr>
          <w:rFonts w:ascii="Montserrat" w:hAnsi="Montserrat"/>
          <w:sz w:val="24"/>
        </w:rPr>
        <w:t>Active lieutenant—azael</w:t>
      </w:r>
    </w:p>
    <w:p w14:paraId="598BDD1D" w14:textId="77777777" w:rsidR="00AD35EB" w:rsidRPr="00471595" w:rsidRDefault="00AD35EB" w:rsidP="00515B04">
      <w:pPr>
        <w:numPr>
          <w:ins w:id="1478" w:author="Unknown"/>
        </w:numPr>
        <w:rPr>
          <w:rFonts w:ascii="Montserrat" w:hAnsi="Montserrat"/>
          <w:sz w:val="24"/>
        </w:rPr>
      </w:pPr>
    </w:p>
    <w:p w14:paraId="65AE8F9A" w14:textId="77777777" w:rsidR="00AD35EB" w:rsidRPr="00471595" w:rsidRDefault="00AD35EB" w:rsidP="00515B04">
      <w:pPr>
        <w:numPr>
          <w:ins w:id="1479" w:author="Unknown"/>
        </w:numPr>
        <w:rPr>
          <w:rFonts w:ascii="Montserrat" w:hAnsi="Montserrat"/>
          <w:sz w:val="24"/>
        </w:rPr>
      </w:pPr>
      <w:r w:rsidRPr="00471595">
        <w:rPr>
          <w:rFonts w:ascii="Montserrat" w:hAnsi="Montserrat"/>
          <w:sz w:val="24"/>
        </w:rPr>
        <w:t>Casey</w:t>
      </w:r>
    </w:p>
    <w:p w14:paraId="74C800A0" w14:textId="77777777" w:rsidR="00AD35EB" w:rsidRPr="00471595" w:rsidRDefault="00AD35EB" w:rsidP="00515B04">
      <w:pPr>
        <w:numPr>
          <w:ins w:id="1480" w:author="Unknown"/>
        </w:numPr>
        <w:rPr>
          <w:rFonts w:ascii="Montserrat" w:hAnsi="Montserrat"/>
          <w:sz w:val="24"/>
        </w:rPr>
      </w:pPr>
    </w:p>
    <w:p w14:paraId="37CCF9BB" w14:textId="77777777" w:rsidR="00AD35EB" w:rsidRPr="00471595" w:rsidRDefault="00AD35EB" w:rsidP="00515B04">
      <w:pPr>
        <w:numPr>
          <w:ins w:id="1481" w:author="Unknown"/>
        </w:numPr>
        <w:rPr>
          <w:rFonts w:ascii="Montserrat" w:hAnsi="Montserrat"/>
          <w:sz w:val="24"/>
        </w:rPr>
      </w:pPr>
      <w:r w:rsidRPr="00471595">
        <w:rPr>
          <w:rFonts w:ascii="Montserrat" w:hAnsi="Montserrat"/>
          <w:sz w:val="24"/>
        </w:rPr>
        <w:t>Kevin carl hawkins</w:t>
      </w:r>
    </w:p>
    <w:p w14:paraId="4D953B4C" w14:textId="77777777" w:rsidR="00AD35EB" w:rsidRPr="00471595" w:rsidRDefault="00AD35EB" w:rsidP="00515B04">
      <w:pPr>
        <w:numPr>
          <w:ins w:id="1482" w:author="Unknown"/>
        </w:numPr>
        <w:rPr>
          <w:rFonts w:ascii="Montserrat" w:hAnsi="Montserrat"/>
          <w:sz w:val="24"/>
        </w:rPr>
      </w:pPr>
    </w:p>
    <w:p w14:paraId="7110AD92" w14:textId="77777777" w:rsidR="00AD35EB" w:rsidRPr="00471595" w:rsidRDefault="00AD35EB" w:rsidP="00515B04">
      <w:pPr>
        <w:numPr>
          <w:ins w:id="1483" w:author="Unknown"/>
        </w:numPr>
        <w:rPr>
          <w:rFonts w:ascii="Montserrat" w:hAnsi="Montserrat"/>
          <w:sz w:val="24"/>
        </w:rPr>
      </w:pPr>
      <w:r w:rsidRPr="00471595">
        <w:rPr>
          <w:rFonts w:ascii="Montserrat" w:hAnsi="Montserrat"/>
          <w:sz w:val="24"/>
        </w:rPr>
        <w:t>Active lieutenant—azael</w:t>
      </w:r>
    </w:p>
    <w:p w14:paraId="27DFA783" w14:textId="77777777" w:rsidR="00AD35EB" w:rsidRPr="00471595" w:rsidRDefault="00AD35EB" w:rsidP="00515B04">
      <w:pPr>
        <w:numPr>
          <w:ins w:id="1484" w:author="Unknown"/>
        </w:numPr>
        <w:rPr>
          <w:rFonts w:ascii="Montserrat" w:hAnsi="Montserrat"/>
          <w:sz w:val="24"/>
        </w:rPr>
      </w:pPr>
    </w:p>
    <w:p w14:paraId="4A2A0E9A" w14:textId="77777777" w:rsidR="00AD35EB" w:rsidRPr="00471595" w:rsidRDefault="00AD35EB" w:rsidP="00515B04">
      <w:pPr>
        <w:numPr>
          <w:ins w:id="1485" w:author="Unknown"/>
        </w:numPr>
        <w:rPr>
          <w:rFonts w:ascii="Montserrat" w:hAnsi="Montserrat"/>
          <w:sz w:val="24"/>
        </w:rPr>
      </w:pPr>
      <w:r w:rsidRPr="00471595">
        <w:rPr>
          <w:rFonts w:ascii="Montserrat" w:hAnsi="Montserrat"/>
          <w:sz w:val="24"/>
        </w:rPr>
        <w:t>Danu</w:t>
      </w:r>
    </w:p>
    <w:p w14:paraId="4A7F04C2" w14:textId="77777777" w:rsidR="00AD35EB" w:rsidRPr="00471595" w:rsidRDefault="00AD35EB" w:rsidP="00515B04">
      <w:pPr>
        <w:numPr>
          <w:ins w:id="1486" w:author="Unknown"/>
        </w:numPr>
        <w:rPr>
          <w:rFonts w:ascii="Montserrat" w:hAnsi="Montserrat"/>
          <w:sz w:val="24"/>
        </w:rPr>
      </w:pPr>
    </w:p>
    <w:p w14:paraId="05E66604" w14:textId="77777777" w:rsidR="00AD35EB" w:rsidRPr="00471595" w:rsidRDefault="00AD35EB" w:rsidP="00515B04">
      <w:pPr>
        <w:numPr>
          <w:ins w:id="1487" w:author="Unknown"/>
        </w:numPr>
        <w:rPr>
          <w:rFonts w:ascii="Montserrat" w:hAnsi="Montserrat"/>
          <w:sz w:val="24"/>
        </w:rPr>
      </w:pPr>
      <w:r w:rsidRPr="00471595">
        <w:rPr>
          <w:rFonts w:ascii="Montserrat" w:hAnsi="Montserrat"/>
          <w:sz w:val="24"/>
        </w:rPr>
        <w:t>Aurora danu kenar</w:t>
      </w:r>
    </w:p>
    <w:p w14:paraId="72E44B44" w14:textId="77777777" w:rsidR="00AD35EB" w:rsidRPr="00471595" w:rsidRDefault="00AD35EB" w:rsidP="00515B04">
      <w:pPr>
        <w:numPr>
          <w:ins w:id="1488" w:author="Unknown"/>
        </w:numPr>
        <w:rPr>
          <w:rFonts w:ascii="Montserrat" w:hAnsi="Montserrat"/>
          <w:sz w:val="24"/>
        </w:rPr>
      </w:pPr>
    </w:p>
    <w:p w14:paraId="3B28692A" w14:textId="77777777" w:rsidR="00AD35EB" w:rsidRPr="00471595" w:rsidRDefault="00AD35EB" w:rsidP="00515B04">
      <w:pPr>
        <w:numPr>
          <w:ins w:id="1489" w:author="Unknown"/>
        </w:numPr>
        <w:rPr>
          <w:rFonts w:ascii="Montserrat" w:hAnsi="Montserrat"/>
          <w:sz w:val="24"/>
        </w:rPr>
      </w:pPr>
      <w:r w:rsidRPr="00471595">
        <w:rPr>
          <w:rFonts w:ascii="Montserrat" w:hAnsi="Montserrat"/>
          <w:sz w:val="24"/>
        </w:rPr>
        <w:t>Active lieutenant—azael</w:t>
      </w:r>
    </w:p>
    <w:p w14:paraId="185734AC" w14:textId="77777777" w:rsidR="00AD35EB" w:rsidRPr="00471595" w:rsidRDefault="00AD35EB" w:rsidP="00515B04">
      <w:pPr>
        <w:numPr>
          <w:ins w:id="1490" w:author="Unknown"/>
        </w:numPr>
        <w:rPr>
          <w:rFonts w:ascii="Montserrat" w:hAnsi="Montserrat"/>
          <w:sz w:val="24"/>
        </w:rPr>
      </w:pPr>
    </w:p>
    <w:p w14:paraId="648C57BD" w14:textId="77777777" w:rsidR="00AD35EB" w:rsidRPr="00471595" w:rsidRDefault="00AD35EB" w:rsidP="00515B04">
      <w:pPr>
        <w:numPr>
          <w:ins w:id="1491" w:author="Unknown"/>
        </w:numPr>
        <w:rPr>
          <w:rFonts w:ascii="Montserrat" w:hAnsi="Montserrat"/>
          <w:sz w:val="24"/>
        </w:rPr>
      </w:pPr>
      <w:r w:rsidRPr="00471595">
        <w:rPr>
          <w:rFonts w:ascii="Montserrat" w:hAnsi="Montserrat"/>
          <w:sz w:val="24"/>
        </w:rPr>
        <w:t>Task group three</w:t>
      </w:r>
    </w:p>
    <w:p w14:paraId="770EE2C5" w14:textId="77777777" w:rsidR="00AD35EB" w:rsidRPr="00471595" w:rsidRDefault="00AD35EB" w:rsidP="00515B04">
      <w:pPr>
        <w:numPr>
          <w:ins w:id="1492" w:author="Unknown"/>
        </w:numPr>
        <w:rPr>
          <w:rFonts w:ascii="Montserrat" w:hAnsi="Montserrat"/>
          <w:sz w:val="24"/>
        </w:rPr>
      </w:pPr>
    </w:p>
    <w:p w14:paraId="111E9C1A" w14:textId="77777777" w:rsidR="00AD35EB" w:rsidRPr="00471595" w:rsidRDefault="00AD35EB" w:rsidP="00515B04">
      <w:pPr>
        <w:numPr>
          <w:ins w:id="1493" w:author="Unknown"/>
        </w:numPr>
        <w:rPr>
          <w:rFonts w:ascii="Montserrat" w:hAnsi="Montserrat"/>
          <w:sz w:val="24"/>
        </w:rPr>
      </w:pPr>
      <w:r w:rsidRPr="00471595">
        <w:rPr>
          <w:rFonts w:ascii="Montserrat" w:hAnsi="Montserrat"/>
          <w:sz w:val="24"/>
        </w:rPr>
        <w:t>Task group three—commands</w:t>
      </w:r>
    </w:p>
    <w:p w14:paraId="5E5740B9" w14:textId="77777777" w:rsidR="00AD35EB" w:rsidRPr="00471595" w:rsidRDefault="00AD35EB" w:rsidP="00515B04">
      <w:pPr>
        <w:numPr>
          <w:ins w:id="1494" w:author="Unknown"/>
        </w:numPr>
        <w:rPr>
          <w:rFonts w:ascii="Montserrat" w:hAnsi="Montserrat"/>
          <w:sz w:val="24"/>
        </w:rPr>
      </w:pPr>
    </w:p>
    <w:p w14:paraId="545AEAA6" w14:textId="77777777" w:rsidR="00AD35EB" w:rsidRPr="00471595" w:rsidRDefault="00AD35EB" w:rsidP="00515B04">
      <w:pPr>
        <w:numPr>
          <w:ins w:id="1495" w:author="Unknown"/>
        </w:numPr>
        <w:rPr>
          <w:rFonts w:ascii="Montserrat" w:hAnsi="Montserrat"/>
          <w:sz w:val="24"/>
        </w:rPr>
      </w:pPr>
      <w:r w:rsidRPr="00471595">
        <w:rPr>
          <w:rFonts w:ascii="Montserrat" w:hAnsi="Montserrat"/>
          <w:sz w:val="24"/>
        </w:rPr>
        <w:t>Gabriel</w:t>
      </w:r>
    </w:p>
    <w:p w14:paraId="3EE8BC4B" w14:textId="77777777" w:rsidR="00AD35EB" w:rsidRPr="00471595" w:rsidRDefault="00AD35EB" w:rsidP="00515B04">
      <w:pPr>
        <w:numPr>
          <w:ins w:id="1496" w:author="Unknown"/>
        </w:numPr>
        <w:rPr>
          <w:rFonts w:ascii="Montserrat" w:hAnsi="Montserrat"/>
          <w:sz w:val="24"/>
        </w:rPr>
      </w:pPr>
      <w:r w:rsidRPr="00471595">
        <w:rPr>
          <w:rFonts w:ascii="Montserrat" w:hAnsi="Montserrat"/>
          <w:sz w:val="24"/>
        </w:rPr>
        <w:t>scx-000</w:t>
      </w:r>
    </w:p>
    <w:p w14:paraId="018C68DC" w14:textId="77777777" w:rsidR="00AD35EB" w:rsidRPr="00471595" w:rsidRDefault="00AD35EB" w:rsidP="00515B04">
      <w:pPr>
        <w:numPr>
          <w:ins w:id="1497" w:author="Unknown"/>
        </w:numPr>
        <w:rPr>
          <w:rFonts w:ascii="Montserrat" w:hAnsi="Montserrat"/>
          <w:sz w:val="24"/>
        </w:rPr>
      </w:pPr>
      <w:r w:rsidRPr="00471595">
        <w:rPr>
          <w:rFonts w:ascii="Montserrat" w:hAnsi="Montserrat"/>
          <w:sz w:val="24"/>
        </w:rPr>
        <w:t>o'neal / thompson</w:t>
      </w:r>
    </w:p>
    <w:p w14:paraId="029F6AB6" w14:textId="77777777" w:rsidR="00AD35EB" w:rsidRPr="00471595" w:rsidRDefault="00AD35EB" w:rsidP="00515B04">
      <w:pPr>
        <w:numPr>
          <w:ins w:id="1498" w:author="Unknown"/>
        </w:numPr>
        <w:rPr>
          <w:rFonts w:ascii="Montserrat" w:hAnsi="Montserrat"/>
          <w:sz w:val="24"/>
        </w:rPr>
      </w:pPr>
    </w:p>
    <w:p w14:paraId="38CD70BB" w14:textId="77777777" w:rsidR="00AD35EB" w:rsidRPr="00471595" w:rsidRDefault="00AD35EB" w:rsidP="00515B04">
      <w:pPr>
        <w:numPr>
          <w:ins w:id="1499" w:author="Unknown"/>
        </w:numPr>
        <w:rPr>
          <w:rFonts w:ascii="Montserrat" w:hAnsi="Montserrat"/>
          <w:sz w:val="24"/>
        </w:rPr>
      </w:pPr>
      <w:r w:rsidRPr="00471595">
        <w:rPr>
          <w:rFonts w:ascii="Montserrat" w:hAnsi="Montserrat"/>
          <w:sz w:val="24"/>
        </w:rPr>
        <w:t>Michael</w:t>
      </w:r>
    </w:p>
    <w:p w14:paraId="3C6A8624" w14:textId="77777777" w:rsidR="00AD35EB" w:rsidRPr="00471595" w:rsidRDefault="00AD35EB" w:rsidP="00515B04">
      <w:pPr>
        <w:numPr>
          <w:ins w:id="1500" w:author="Unknown"/>
        </w:numPr>
        <w:rPr>
          <w:rFonts w:ascii="Montserrat" w:hAnsi="Montserrat"/>
          <w:sz w:val="24"/>
        </w:rPr>
      </w:pPr>
      <w:r w:rsidRPr="00471595">
        <w:rPr>
          <w:rFonts w:ascii="Montserrat" w:hAnsi="Montserrat"/>
          <w:sz w:val="24"/>
        </w:rPr>
        <w:t>scx-001</w:t>
      </w:r>
    </w:p>
    <w:p w14:paraId="5DA8FA41" w14:textId="77777777" w:rsidR="00AD35EB" w:rsidRPr="00471595" w:rsidRDefault="00AD35EB" w:rsidP="00515B04">
      <w:pPr>
        <w:numPr>
          <w:ins w:id="1501" w:author="Unknown"/>
        </w:numPr>
        <w:rPr>
          <w:rFonts w:ascii="Montserrat" w:hAnsi="Montserrat"/>
          <w:sz w:val="24"/>
        </w:rPr>
      </w:pPr>
    </w:p>
    <w:p w14:paraId="36956E06" w14:textId="77777777" w:rsidR="00AD35EB" w:rsidRPr="00471595" w:rsidRDefault="00AD35EB" w:rsidP="00515B04">
      <w:pPr>
        <w:numPr>
          <w:ins w:id="1502" w:author="Unknown"/>
        </w:numPr>
        <w:rPr>
          <w:rFonts w:ascii="Montserrat" w:hAnsi="Montserrat"/>
          <w:sz w:val="24"/>
        </w:rPr>
      </w:pPr>
      <w:r w:rsidRPr="00471595">
        <w:rPr>
          <w:rFonts w:ascii="Montserrat" w:hAnsi="Montserrat"/>
          <w:sz w:val="24"/>
        </w:rPr>
        <w:t>Uriel</w:t>
      </w:r>
    </w:p>
    <w:p w14:paraId="1DAAB0ED" w14:textId="77777777" w:rsidR="00AD35EB" w:rsidRPr="00471595" w:rsidRDefault="00AD35EB" w:rsidP="00515B04">
      <w:pPr>
        <w:numPr>
          <w:ins w:id="1503" w:author="Unknown"/>
        </w:numPr>
        <w:rPr>
          <w:rFonts w:ascii="Montserrat" w:hAnsi="Montserrat"/>
          <w:sz w:val="24"/>
        </w:rPr>
      </w:pPr>
      <w:r w:rsidRPr="00471595">
        <w:rPr>
          <w:rFonts w:ascii="Montserrat" w:hAnsi="Montserrat"/>
          <w:sz w:val="24"/>
        </w:rPr>
        <w:t>scx-002</w:t>
      </w:r>
    </w:p>
    <w:p w14:paraId="38523848" w14:textId="77777777" w:rsidR="00AD35EB" w:rsidRPr="00471595" w:rsidRDefault="00AD35EB" w:rsidP="00515B04">
      <w:pPr>
        <w:numPr>
          <w:ins w:id="1504" w:author="Unknown"/>
        </w:numPr>
        <w:rPr>
          <w:rFonts w:ascii="Montserrat" w:hAnsi="Montserrat"/>
          <w:sz w:val="24"/>
        </w:rPr>
      </w:pPr>
    </w:p>
    <w:p w14:paraId="4546073C" w14:textId="77777777" w:rsidR="00AD35EB" w:rsidRPr="00471595" w:rsidRDefault="00AD35EB" w:rsidP="00515B04">
      <w:pPr>
        <w:numPr>
          <w:ins w:id="1505" w:author="Unknown"/>
        </w:numPr>
        <w:rPr>
          <w:rFonts w:ascii="Montserrat" w:hAnsi="Montserrat"/>
          <w:sz w:val="24"/>
        </w:rPr>
      </w:pPr>
      <w:r w:rsidRPr="00471595">
        <w:rPr>
          <w:rFonts w:ascii="Montserrat" w:hAnsi="Montserrat"/>
          <w:sz w:val="24"/>
        </w:rPr>
        <w:t>Raphael</w:t>
      </w:r>
    </w:p>
    <w:p w14:paraId="2A9063E9" w14:textId="77777777" w:rsidR="00AD35EB" w:rsidRPr="00471595" w:rsidRDefault="00AD35EB" w:rsidP="00515B04">
      <w:pPr>
        <w:numPr>
          <w:ins w:id="1506" w:author="Unknown"/>
        </w:numPr>
        <w:rPr>
          <w:rFonts w:ascii="Montserrat" w:hAnsi="Montserrat"/>
          <w:sz w:val="24"/>
        </w:rPr>
      </w:pPr>
      <w:r w:rsidRPr="00471595">
        <w:rPr>
          <w:rFonts w:ascii="Montserrat" w:hAnsi="Montserrat"/>
          <w:sz w:val="24"/>
        </w:rPr>
        <w:t>scx-003</w:t>
      </w:r>
    </w:p>
    <w:p w14:paraId="0055B6B1" w14:textId="77777777" w:rsidR="00AD35EB" w:rsidRPr="00471595" w:rsidRDefault="00AD35EB" w:rsidP="00515B04">
      <w:pPr>
        <w:numPr>
          <w:ins w:id="1507" w:author="Unknown"/>
        </w:numPr>
        <w:rPr>
          <w:rFonts w:ascii="Montserrat" w:hAnsi="Montserrat"/>
          <w:sz w:val="24"/>
        </w:rPr>
      </w:pPr>
    </w:p>
    <w:p w14:paraId="734E5DFE" w14:textId="77777777" w:rsidR="00AD35EB" w:rsidRPr="00471595" w:rsidRDefault="00AD35EB" w:rsidP="00515B04">
      <w:pPr>
        <w:numPr>
          <w:ins w:id="1508" w:author="Unknown"/>
        </w:numPr>
        <w:rPr>
          <w:rFonts w:ascii="Montserrat" w:hAnsi="Montserrat"/>
          <w:sz w:val="24"/>
        </w:rPr>
      </w:pPr>
      <w:r w:rsidRPr="00471595">
        <w:rPr>
          <w:rFonts w:ascii="Montserrat" w:hAnsi="Montserrat"/>
          <w:sz w:val="24"/>
        </w:rPr>
        <w:t>Nadiel</w:t>
      </w:r>
    </w:p>
    <w:p w14:paraId="2078D43C" w14:textId="77777777" w:rsidR="00AD35EB" w:rsidRPr="00471595" w:rsidRDefault="00AD35EB" w:rsidP="00515B04">
      <w:pPr>
        <w:numPr>
          <w:ins w:id="1509" w:author="Unknown"/>
        </w:numPr>
        <w:rPr>
          <w:rFonts w:ascii="Montserrat" w:hAnsi="Montserrat"/>
          <w:sz w:val="24"/>
        </w:rPr>
      </w:pPr>
      <w:r w:rsidRPr="00471595">
        <w:rPr>
          <w:rFonts w:ascii="Montserrat" w:hAnsi="Montserrat"/>
          <w:sz w:val="24"/>
        </w:rPr>
        <w:t>scx-008</w:t>
      </w:r>
    </w:p>
    <w:p w14:paraId="5672C681" w14:textId="77777777" w:rsidR="00AD35EB" w:rsidRPr="00471595" w:rsidRDefault="00AD35EB" w:rsidP="00515B04">
      <w:pPr>
        <w:numPr>
          <w:ins w:id="1510" w:author="Unknown"/>
        </w:numPr>
        <w:rPr>
          <w:rFonts w:ascii="Montserrat" w:hAnsi="Montserrat"/>
          <w:sz w:val="24"/>
        </w:rPr>
      </w:pPr>
    </w:p>
    <w:p w14:paraId="0C36325C" w14:textId="77777777" w:rsidR="00AD35EB" w:rsidRPr="00471595" w:rsidRDefault="00AD35EB" w:rsidP="00515B04">
      <w:pPr>
        <w:numPr>
          <w:ins w:id="1511" w:author="Unknown"/>
        </w:numPr>
        <w:rPr>
          <w:rFonts w:ascii="Montserrat" w:hAnsi="Montserrat"/>
          <w:sz w:val="24"/>
        </w:rPr>
      </w:pPr>
      <w:r w:rsidRPr="00471595">
        <w:rPr>
          <w:rFonts w:ascii="Montserrat" w:hAnsi="Montserrat"/>
          <w:sz w:val="24"/>
        </w:rPr>
        <w:t>Arael</w:t>
      </w:r>
    </w:p>
    <w:p w14:paraId="1636B1B1" w14:textId="77777777" w:rsidR="00AD35EB" w:rsidRPr="00471595" w:rsidRDefault="00AD35EB" w:rsidP="00515B04">
      <w:pPr>
        <w:numPr>
          <w:ins w:id="1512" w:author="Unknown"/>
        </w:numPr>
        <w:rPr>
          <w:rFonts w:ascii="Montserrat" w:hAnsi="Montserrat"/>
          <w:sz w:val="24"/>
        </w:rPr>
      </w:pPr>
      <w:r w:rsidRPr="00471595">
        <w:rPr>
          <w:rFonts w:ascii="Montserrat" w:hAnsi="Montserrat"/>
          <w:sz w:val="24"/>
        </w:rPr>
        <w:t>scx-009</w:t>
      </w:r>
    </w:p>
    <w:p w14:paraId="4B4B849A" w14:textId="77777777" w:rsidR="00AD35EB" w:rsidRPr="00471595" w:rsidRDefault="00AD35EB" w:rsidP="00515B04">
      <w:pPr>
        <w:numPr>
          <w:ins w:id="1513" w:author="Unknown"/>
        </w:numPr>
        <w:rPr>
          <w:rFonts w:ascii="Montserrat" w:hAnsi="Montserrat"/>
          <w:sz w:val="24"/>
        </w:rPr>
      </w:pPr>
    </w:p>
    <w:p w14:paraId="2B2AF5B8" w14:textId="77777777" w:rsidR="00AD35EB" w:rsidRPr="00471595" w:rsidRDefault="00AD35EB" w:rsidP="00515B04">
      <w:pPr>
        <w:numPr>
          <w:ins w:id="1514" w:author="Unknown"/>
        </w:numPr>
        <w:rPr>
          <w:rFonts w:ascii="Montserrat" w:hAnsi="Montserrat"/>
          <w:sz w:val="24"/>
        </w:rPr>
      </w:pPr>
      <w:r w:rsidRPr="00471595">
        <w:rPr>
          <w:rFonts w:ascii="Montserrat" w:hAnsi="Montserrat"/>
          <w:sz w:val="24"/>
        </w:rPr>
        <w:t>Azael</w:t>
      </w:r>
    </w:p>
    <w:p w14:paraId="2A214B4B" w14:textId="77777777" w:rsidR="00AD35EB" w:rsidRPr="00471595" w:rsidRDefault="00AD35EB" w:rsidP="00515B04">
      <w:pPr>
        <w:numPr>
          <w:ins w:id="1515" w:author="Unknown"/>
        </w:numPr>
        <w:rPr>
          <w:rFonts w:ascii="Montserrat" w:hAnsi="Montserrat"/>
          <w:sz w:val="24"/>
        </w:rPr>
      </w:pPr>
      <w:r w:rsidRPr="00471595">
        <w:rPr>
          <w:rFonts w:ascii="Montserrat" w:hAnsi="Montserrat"/>
          <w:sz w:val="24"/>
        </w:rPr>
        <w:t>scx-011</w:t>
      </w:r>
    </w:p>
    <w:p w14:paraId="5A523F9B" w14:textId="77777777" w:rsidR="00AD35EB" w:rsidRPr="00471595" w:rsidRDefault="00AD35EB" w:rsidP="00515B04">
      <w:pPr>
        <w:numPr>
          <w:ins w:id="1516" w:author="Unknown"/>
        </w:numPr>
        <w:rPr>
          <w:rFonts w:ascii="Montserrat" w:hAnsi="Montserrat"/>
          <w:sz w:val="24"/>
        </w:rPr>
      </w:pPr>
    </w:p>
    <w:p w14:paraId="205F0277" w14:textId="77777777" w:rsidR="00AD35EB" w:rsidRPr="00471595" w:rsidRDefault="00AD35EB" w:rsidP="00515B04">
      <w:pPr>
        <w:numPr>
          <w:ins w:id="1517" w:author="Unknown"/>
        </w:numPr>
        <w:rPr>
          <w:rFonts w:ascii="Montserrat" w:hAnsi="Montserrat"/>
          <w:sz w:val="24"/>
        </w:rPr>
      </w:pPr>
      <w:r w:rsidRPr="00471595">
        <w:rPr>
          <w:rFonts w:ascii="Montserrat" w:hAnsi="Montserrat"/>
          <w:sz w:val="24"/>
        </w:rPr>
        <w:t>Raziel</w:t>
      </w:r>
    </w:p>
    <w:p w14:paraId="77EE4AF2" w14:textId="77777777" w:rsidR="00AD35EB" w:rsidRPr="00471595" w:rsidRDefault="00AD35EB" w:rsidP="00515B04">
      <w:pPr>
        <w:numPr>
          <w:ins w:id="1518" w:author="Unknown"/>
        </w:numPr>
        <w:rPr>
          <w:rFonts w:ascii="Montserrat" w:hAnsi="Montserrat"/>
          <w:sz w:val="24"/>
        </w:rPr>
      </w:pPr>
      <w:r w:rsidRPr="00471595">
        <w:rPr>
          <w:rFonts w:ascii="Montserrat" w:hAnsi="Montserrat"/>
          <w:sz w:val="24"/>
        </w:rPr>
        <w:t>scx-021</w:t>
      </w:r>
    </w:p>
    <w:p w14:paraId="0BBE1D34" w14:textId="77777777" w:rsidR="00AD35EB" w:rsidRPr="00471595" w:rsidRDefault="00AD35EB" w:rsidP="00515B04">
      <w:pPr>
        <w:numPr>
          <w:ins w:id="1519" w:author="Unknown"/>
        </w:numPr>
        <w:rPr>
          <w:rFonts w:ascii="Montserrat" w:hAnsi="Montserrat"/>
          <w:sz w:val="24"/>
        </w:rPr>
      </w:pPr>
    </w:p>
    <w:p w14:paraId="17730DF6" w14:textId="77777777" w:rsidR="00AD35EB" w:rsidRPr="00471595" w:rsidRDefault="00AD35EB" w:rsidP="00515B04">
      <w:pPr>
        <w:numPr>
          <w:ins w:id="1520" w:author="Unknown"/>
        </w:numPr>
        <w:rPr>
          <w:rFonts w:ascii="Montserrat" w:hAnsi="Montserrat"/>
          <w:sz w:val="24"/>
        </w:rPr>
      </w:pPr>
      <w:r w:rsidRPr="00471595">
        <w:rPr>
          <w:rFonts w:ascii="Montserrat" w:hAnsi="Montserrat"/>
          <w:sz w:val="24"/>
        </w:rPr>
        <w:t>Azreal</w:t>
      </w:r>
    </w:p>
    <w:p w14:paraId="33EB6771" w14:textId="77777777" w:rsidR="00AD35EB" w:rsidRPr="00471595" w:rsidRDefault="00AD35EB" w:rsidP="00515B04">
      <w:pPr>
        <w:numPr>
          <w:ins w:id="1521" w:author="Unknown"/>
        </w:numPr>
        <w:rPr>
          <w:rFonts w:ascii="Montserrat" w:hAnsi="Montserrat"/>
          <w:sz w:val="24"/>
        </w:rPr>
      </w:pPr>
      <w:r w:rsidRPr="00471595">
        <w:rPr>
          <w:rFonts w:ascii="Montserrat" w:hAnsi="Montserrat"/>
          <w:sz w:val="24"/>
        </w:rPr>
        <w:t>scx-027</w:t>
      </w:r>
    </w:p>
    <w:p w14:paraId="68EC220E" w14:textId="77777777" w:rsidR="00AD35EB" w:rsidRPr="00471595" w:rsidRDefault="00AD35EB" w:rsidP="00515B04">
      <w:pPr>
        <w:numPr>
          <w:ins w:id="1522" w:author="Unknown"/>
        </w:numPr>
        <w:rPr>
          <w:rFonts w:ascii="Montserrat" w:hAnsi="Montserrat"/>
          <w:sz w:val="24"/>
        </w:rPr>
      </w:pPr>
    </w:p>
    <w:p w14:paraId="45E36248" w14:textId="77777777" w:rsidR="00AD35EB" w:rsidRPr="00471595" w:rsidRDefault="00AD35EB" w:rsidP="00515B04">
      <w:pPr>
        <w:numPr>
          <w:ins w:id="1523" w:author="Unknown"/>
        </w:numPr>
        <w:rPr>
          <w:rFonts w:ascii="Montserrat" w:hAnsi="Montserrat"/>
          <w:sz w:val="24"/>
        </w:rPr>
      </w:pPr>
      <w:r w:rsidRPr="00471595">
        <w:rPr>
          <w:rFonts w:ascii="Montserrat" w:hAnsi="Montserrat"/>
          <w:sz w:val="24"/>
        </w:rPr>
        <w:t>Admael</w:t>
      </w:r>
    </w:p>
    <w:p w14:paraId="3F3E2CE9" w14:textId="77777777" w:rsidR="00AD35EB" w:rsidRPr="00471595" w:rsidRDefault="00AD35EB" w:rsidP="00515B04">
      <w:pPr>
        <w:numPr>
          <w:ins w:id="1524" w:author="Unknown"/>
        </w:numPr>
        <w:rPr>
          <w:rFonts w:ascii="Montserrat" w:hAnsi="Montserrat"/>
          <w:sz w:val="24"/>
        </w:rPr>
      </w:pPr>
      <w:r w:rsidRPr="00471595">
        <w:rPr>
          <w:rFonts w:ascii="Montserrat" w:hAnsi="Montserrat"/>
          <w:sz w:val="24"/>
        </w:rPr>
        <w:t>scx-032</w:t>
      </w:r>
    </w:p>
    <w:p w14:paraId="4F4DCECB" w14:textId="77777777" w:rsidR="00AD35EB" w:rsidRPr="00471595" w:rsidRDefault="00AD35EB" w:rsidP="00515B04">
      <w:pPr>
        <w:numPr>
          <w:ins w:id="1525" w:author="Unknown"/>
        </w:numPr>
        <w:rPr>
          <w:rFonts w:ascii="Montserrat" w:hAnsi="Montserrat"/>
          <w:sz w:val="24"/>
        </w:rPr>
      </w:pPr>
    </w:p>
    <w:p w14:paraId="77032E04" w14:textId="77777777" w:rsidR="00AD35EB" w:rsidRPr="00471595" w:rsidRDefault="00AD35EB" w:rsidP="00515B04">
      <w:pPr>
        <w:numPr>
          <w:ins w:id="1526" w:author="Unknown"/>
        </w:numPr>
        <w:rPr>
          <w:rFonts w:ascii="Montserrat" w:hAnsi="Montserrat"/>
          <w:sz w:val="24"/>
        </w:rPr>
      </w:pPr>
      <w:r w:rsidRPr="00471595">
        <w:rPr>
          <w:rFonts w:ascii="Montserrat" w:hAnsi="Montserrat"/>
          <w:sz w:val="24"/>
        </w:rPr>
        <w:t>Hanael*</w:t>
      </w:r>
    </w:p>
    <w:p w14:paraId="50093B59" w14:textId="77777777" w:rsidR="00AD35EB" w:rsidRPr="00471595" w:rsidRDefault="00AD35EB" w:rsidP="00515B04">
      <w:pPr>
        <w:numPr>
          <w:ins w:id="1527" w:author="Unknown"/>
        </w:numPr>
        <w:rPr>
          <w:rFonts w:ascii="Montserrat" w:hAnsi="Montserrat"/>
          <w:sz w:val="24"/>
        </w:rPr>
      </w:pPr>
      <w:r w:rsidRPr="00471595">
        <w:rPr>
          <w:rFonts w:ascii="Montserrat" w:hAnsi="Montserrat"/>
          <w:sz w:val="24"/>
        </w:rPr>
        <w:t>scx-034</w:t>
      </w:r>
    </w:p>
    <w:p w14:paraId="0D36B4C1" w14:textId="77777777" w:rsidR="00AD35EB" w:rsidRPr="00471595" w:rsidRDefault="00AD35EB" w:rsidP="00515B04">
      <w:pPr>
        <w:numPr>
          <w:ins w:id="1528" w:author="Unknown"/>
        </w:numPr>
        <w:rPr>
          <w:rFonts w:ascii="Montserrat" w:hAnsi="Montserrat"/>
          <w:sz w:val="24"/>
        </w:rPr>
      </w:pPr>
    </w:p>
    <w:p w14:paraId="06C1076A" w14:textId="77777777" w:rsidR="00AD35EB" w:rsidRPr="00471595" w:rsidRDefault="00AD35EB" w:rsidP="00515B04">
      <w:pPr>
        <w:numPr>
          <w:ins w:id="1529" w:author="Unknown"/>
        </w:numPr>
        <w:rPr>
          <w:rFonts w:ascii="Montserrat" w:hAnsi="Montserrat"/>
          <w:sz w:val="24"/>
        </w:rPr>
      </w:pPr>
      <w:r w:rsidRPr="00471595">
        <w:rPr>
          <w:rFonts w:ascii="Montserrat" w:hAnsi="Montserrat"/>
          <w:sz w:val="24"/>
        </w:rPr>
        <w:t>Tsuriel</w:t>
      </w:r>
    </w:p>
    <w:p w14:paraId="364622EF" w14:textId="77777777" w:rsidR="00AD35EB" w:rsidRPr="00471595" w:rsidRDefault="00AD35EB" w:rsidP="00515B04">
      <w:pPr>
        <w:numPr>
          <w:ins w:id="1530" w:author="Unknown"/>
        </w:numPr>
        <w:rPr>
          <w:rFonts w:ascii="Montserrat" w:hAnsi="Montserrat"/>
          <w:sz w:val="24"/>
        </w:rPr>
      </w:pPr>
      <w:r w:rsidRPr="00471595">
        <w:rPr>
          <w:rFonts w:ascii="Montserrat" w:hAnsi="Montserrat"/>
          <w:sz w:val="24"/>
        </w:rPr>
        <w:t>scx-042</w:t>
      </w:r>
    </w:p>
    <w:p w14:paraId="3BB6F1DB" w14:textId="77777777" w:rsidR="00AD35EB" w:rsidRPr="00471595" w:rsidRDefault="00AD35EB" w:rsidP="00515B04">
      <w:pPr>
        <w:numPr>
          <w:ins w:id="1531" w:author="Unknown"/>
        </w:numPr>
        <w:rPr>
          <w:rFonts w:ascii="Montserrat" w:hAnsi="Montserrat"/>
          <w:sz w:val="24"/>
        </w:rPr>
      </w:pPr>
    </w:p>
    <w:p w14:paraId="74693FE3" w14:textId="77777777" w:rsidR="00AD35EB" w:rsidRPr="00471595" w:rsidRDefault="00AD35EB" w:rsidP="00515B04">
      <w:pPr>
        <w:numPr>
          <w:ins w:id="1532" w:author="Unknown"/>
        </w:numPr>
        <w:rPr>
          <w:rFonts w:ascii="Montserrat" w:hAnsi="Montserrat"/>
          <w:sz w:val="24"/>
        </w:rPr>
      </w:pPr>
      <w:r w:rsidRPr="00471595">
        <w:rPr>
          <w:rFonts w:ascii="Montserrat" w:hAnsi="Montserrat"/>
          <w:sz w:val="24"/>
        </w:rPr>
        <w:t>Pagiel</w:t>
      </w:r>
    </w:p>
    <w:p w14:paraId="04C4E5CC" w14:textId="77777777" w:rsidR="00AD35EB" w:rsidRPr="00471595" w:rsidRDefault="00AD35EB" w:rsidP="00515B04">
      <w:pPr>
        <w:numPr>
          <w:ins w:id="1533" w:author="Unknown"/>
        </w:numPr>
        <w:rPr>
          <w:rFonts w:ascii="Montserrat" w:hAnsi="Montserrat"/>
          <w:sz w:val="24"/>
        </w:rPr>
      </w:pPr>
      <w:r w:rsidRPr="00471595">
        <w:rPr>
          <w:rFonts w:ascii="Montserrat" w:hAnsi="Montserrat"/>
          <w:sz w:val="24"/>
        </w:rPr>
        <w:t>scx-047</w:t>
      </w:r>
    </w:p>
    <w:p w14:paraId="10B0802E" w14:textId="77777777" w:rsidR="00AD35EB" w:rsidRPr="00471595" w:rsidRDefault="00AD35EB" w:rsidP="00515B04">
      <w:pPr>
        <w:numPr>
          <w:ins w:id="1534" w:author="Unknown"/>
        </w:numPr>
        <w:rPr>
          <w:rFonts w:ascii="Montserrat" w:hAnsi="Montserrat"/>
          <w:sz w:val="24"/>
        </w:rPr>
      </w:pPr>
    </w:p>
    <w:p w14:paraId="5E32199C" w14:textId="77777777" w:rsidR="00AD35EB" w:rsidRPr="00471595" w:rsidRDefault="00AD35EB" w:rsidP="00515B04">
      <w:pPr>
        <w:numPr>
          <w:ins w:id="1535" w:author="Unknown"/>
        </w:numPr>
        <w:rPr>
          <w:rFonts w:ascii="Montserrat" w:hAnsi="Montserrat"/>
          <w:sz w:val="24"/>
        </w:rPr>
      </w:pPr>
      <w:r w:rsidRPr="00471595">
        <w:rPr>
          <w:rFonts w:ascii="Montserrat" w:hAnsi="Montserrat"/>
          <w:sz w:val="24"/>
        </w:rPr>
        <w:t>Daniel*</w:t>
      </w:r>
    </w:p>
    <w:p w14:paraId="430D58A7" w14:textId="77777777" w:rsidR="00AD35EB" w:rsidRPr="00471595" w:rsidRDefault="00AD35EB" w:rsidP="00515B04">
      <w:pPr>
        <w:numPr>
          <w:ins w:id="1536" w:author="Unknown"/>
        </w:numPr>
        <w:rPr>
          <w:rFonts w:ascii="Montserrat" w:hAnsi="Montserrat"/>
          <w:sz w:val="24"/>
        </w:rPr>
      </w:pPr>
      <w:r w:rsidRPr="00471595">
        <w:rPr>
          <w:rFonts w:ascii="Montserrat" w:hAnsi="Montserrat"/>
          <w:sz w:val="24"/>
        </w:rPr>
        <w:t>scx-053</w:t>
      </w:r>
    </w:p>
    <w:p w14:paraId="720ED67B" w14:textId="77777777" w:rsidR="00AD35EB" w:rsidRPr="00471595" w:rsidRDefault="00AD35EB" w:rsidP="00515B04">
      <w:pPr>
        <w:numPr>
          <w:ins w:id="1537" w:author="Unknown"/>
        </w:numPr>
        <w:rPr>
          <w:rFonts w:ascii="Montserrat" w:hAnsi="Montserrat"/>
          <w:sz w:val="24"/>
        </w:rPr>
      </w:pPr>
    </w:p>
    <w:p w14:paraId="3E472864" w14:textId="77777777" w:rsidR="00AD35EB" w:rsidRPr="00471595" w:rsidRDefault="00AD35EB" w:rsidP="00515B04">
      <w:pPr>
        <w:numPr>
          <w:ins w:id="1538" w:author="Unknown"/>
        </w:numPr>
        <w:rPr>
          <w:rFonts w:ascii="Montserrat" w:hAnsi="Montserrat"/>
          <w:sz w:val="24"/>
        </w:rPr>
      </w:pPr>
      <w:r w:rsidRPr="00471595">
        <w:rPr>
          <w:rFonts w:ascii="Montserrat" w:hAnsi="Montserrat"/>
          <w:sz w:val="24"/>
        </w:rPr>
        <w:t>Mariel</w:t>
      </w:r>
    </w:p>
    <w:p w14:paraId="4AE559F9" w14:textId="77777777" w:rsidR="00AD35EB" w:rsidRPr="00471595" w:rsidRDefault="00AD35EB" w:rsidP="00515B04">
      <w:pPr>
        <w:numPr>
          <w:ins w:id="1539" w:author="Unknown"/>
        </w:numPr>
        <w:rPr>
          <w:rFonts w:ascii="Montserrat" w:hAnsi="Montserrat"/>
          <w:sz w:val="24"/>
        </w:rPr>
      </w:pPr>
      <w:r w:rsidRPr="00471595">
        <w:rPr>
          <w:rFonts w:ascii="Montserrat" w:hAnsi="Montserrat"/>
          <w:sz w:val="24"/>
        </w:rPr>
        <w:t>scx-057</w:t>
      </w:r>
    </w:p>
    <w:p w14:paraId="5BB97089" w14:textId="77777777" w:rsidR="00AD35EB" w:rsidRPr="00471595" w:rsidRDefault="00AD35EB" w:rsidP="00515B04">
      <w:pPr>
        <w:numPr>
          <w:ins w:id="1540" w:author="Unknown"/>
        </w:numPr>
        <w:rPr>
          <w:rFonts w:ascii="Montserrat" w:hAnsi="Montserrat"/>
          <w:sz w:val="24"/>
        </w:rPr>
      </w:pPr>
    </w:p>
    <w:p w14:paraId="741F11C1" w14:textId="77777777" w:rsidR="00AD35EB" w:rsidRPr="00471595" w:rsidRDefault="00AD35EB" w:rsidP="00515B04">
      <w:pPr>
        <w:numPr>
          <w:ins w:id="1541" w:author="Unknown"/>
        </w:numPr>
        <w:rPr>
          <w:rFonts w:ascii="Montserrat" w:hAnsi="Montserrat"/>
          <w:sz w:val="24"/>
        </w:rPr>
      </w:pPr>
      <w:r w:rsidRPr="00471595">
        <w:rPr>
          <w:rFonts w:ascii="Montserrat" w:hAnsi="Montserrat"/>
          <w:sz w:val="24"/>
        </w:rPr>
        <w:t>Serael*</w:t>
      </w:r>
    </w:p>
    <w:p w14:paraId="66F91F15" w14:textId="77777777" w:rsidR="00AD35EB" w:rsidRPr="00471595" w:rsidRDefault="00AD35EB" w:rsidP="00515B04">
      <w:pPr>
        <w:numPr>
          <w:ins w:id="1542" w:author="Unknown"/>
        </w:numPr>
        <w:rPr>
          <w:rFonts w:ascii="Montserrat" w:hAnsi="Montserrat"/>
          <w:sz w:val="24"/>
        </w:rPr>
      </w:pPr>
      <w:r w:rsidRPr="00471595">
        <w:rPr>
          <w:rFonts w:ascii="Montserrat" w:hAnsi="Montserrat"/>
          <w:sz w:val="24"/>
        </w:rPr>
        <w:t>scx-060</w:t>
      </w:r>
    </w:p>
    <w:p w14:paraId="7E2A6023" w14:textId="77777777" w:rsidR="00AD35EB" w:rsidRPr="00471595" w:rsidRDefault="00AD35EB" w:rsidP="00515B04">
      <w:pPr>
        <w:numPr>
          <w:ins w:id="1543" w:author="Unknown"/>
        </w:numPr>
        <w:rPr>
          <w:rFonts w:ascii="Montserrat" w:hAnsi="Montserrat"/>
          <w:sz w:val="24"/>
        </w:rPr>
      </w:pPr>
    </w:p>
    <w:p w14:paraId="3AB7140E" w14:textId="77777777" w:rsidR="00AD35EB" w:rsidRPr="00471595" w:rsidRDefault="00AD35EB" w:rsidP="00515B04">
      <w:pPr>
        <w:numPr>
          <w:ins w:id="1544" w:author="Unknown"/>
        </w:numPr>
        <w:rPr>
          <w:rFonts w:ascii="Montserrat" w:hAnsi="Montserrat"/>
          <w:sz w:val="24"/>
        </w:rPr>
      </w:pPr>
      <w:r w:rsidRPr="00471595">
        <w:rPr>
          <w:rFonts w:ascii="Montserrat" w:hAnsi="Montserrat"/>
          <w:sz w:val="24"/>
        </w:rPr>
        <w:t>Jael</w:t>
      </w:r>
    </w:p>
    <w:p w14:paraId="1C8921F3" w14:textId="77777777" w:rsidR="00AD35EB" w:rsidRPr="00471595" w:rsidRDefault="00AD35EB" w:rsidP="00515B04">
      <w:pPr>
        <w:numPr>
          <w:ins w:id="1545" w:author="Unknown"/>
        </w:numPr>
        <w:rPr>
          <w:rFonts w:ascii="Montserrat" w:hAnsi="Montserrat"/>
          <w:sz w:val="24"/>
        </w:rPr>
      </w:pPr>
      <w:r w:rsidRPr="00471595">
        <w:rPr>
          <w:rFonts w:ascii="Montserrat" w:hAnsi="Montserrat"/>
          <w:sz w:val="24"/>
        </w:rPr>
        <w:t>scx-067</w:t>
      </w:r>
    </w:p>
    <w:p w14:paraId="53E817FB" w14:textId="77777777" w:rsidR="00AD35EB" w:rsidRPr="00471595" w:rsidRDefault="00AD35EB" w:rsidP="00515B04">
      <w:pPr>
        <w:numPr>
          <w:ins w:id="1546" w:author="Unknown"/>
        </w:numPr>
        <w:rPr>
          <w:rFonts w:ascii="Montserrat" w:hAnsi="Montserrat"/>
          <w:sz w:val="24"/>
        </w:rPr>
      </w:pPr>
    </w:p>
    <w:p w14:paraId="09ECD493" w14:textId="77777777" w:rsidR="00AD35EB" w:rsidRPr="00471595" w:rsidRDefault="00AD35EB" w:rsidP="00515B04">
      <w:pPr>
        <w:numPr>
          <w:ins w:id="1547" w:author="Unknown"/>
        </w:numPr>
        <w:rPr>
          <w:rFonts w:ascii="Montserrat" w:hAnsi="Montserrat"/>
          <w:sz w:val="24"/>
        </w:rPr>
      </w:pPr>
      <w:r w:rsidRPr="00471595">
        <w:rPr>
          <w:rFonts w:ascii="Montserrat" w:hAnsi="Montserrat"/>
          <w:sz w:val="24"/>
        </w:rPr>
        <w:t>Alpiel</w:t>
      </w:r>
    </w:p>
    <w:p w14:paraId="5DA3BD74" w14:textId="77777777" w:rsidR="00AD35EB" w:rsidRPr="00471595" w:rsidRDefault="00AD35EB" w:rsidP="00515B04">
      <w:pPr>
        <w:numPr>
          <w:ins w:id="1548" w:author="Unknown"/>
        </w:numPr>
        <w:rPr>
          <w:rFonts w:ascii="Montserrat" w:hAnsi="Montserrat"/>
          <w:sz w:val="24"/>
        </w:rPr>
      </w:pPr>
      <w:r w:rsidRPr="00471595">
        <w:rPr>
          <w:rFonts w:ascii="Montserrat" w:hAnsi="Montserrat"/>
          <w:sz w:val="24"/>
        </w:rPr>
        <w:t>scx-070</w:t>
      </w:r>
    </w:p>
    <w:p w14:paraId="6DA7F1DD" w14:textId="77777777" w:rsidR="00AD35EB" w:rsidRPr="00471595" w:rsidRDefault="00AD35EB" w:rsidP="00515B04">
      <w:pPr>
        <w:numPr>
          <w:ins w:id="1549" w:author="Unknown"/>
        </w:numPr>
        <w:rPr>
          <w:rFonts w:ascii="Montserrat" w:hAnsi="Montserrat"/>
          <w:sz w:val="24"/>
        </w:rPr>
      </w:pPr>
    </w:p>
    <w:p w14:paraId="5EF6AC9C" w14:textId="77777777" w:rsidR="00AD35EB" w:rsidRPr="00471595" w:rsidRDefault="00AD35EB" w:rsidP="00515B04">
      <w:pPr>
        <w:numPr>
          <w:ins w:id="1550" w:author="Unknown"/>
        </w:numPr>
        <w:rPr>
          <w:rFonts w:ascii="Montserrat" w:hAnsi="Montserrat"/>
          <w:sz w:val="24"/>
        </w:rPr>
      </w:pPr>
      <w:r w:rsidRPr="00471595">
        <w:rPr>
          <w:rFonts w:ascii="Montserrat" w:hAnsi="Montserrat"/>
          <w:sz w:val="24"/>
        </w:rPr>
        <w:t>Sartael</w:t>
      </w:r>
    </w:p>
    <w:p w14:paraId="3848CA4B" w14:textId="77777777" w:rsidR="00AD35EB" w:rsidRPr="00471595" w:rsidRDefault="00AD35EB" w:rsidP="00515B04">
      <w:pPr>
        <w:numPr>
          <w:ins w:id="1551" w:author="Unknown"/>
        </w:numPr>
        <w:rPr>
          <w:rFonts w:ascii="Montserrat" w:hAnsi="Montserrat"/>
          <w:sz w:val="24"/>
        </w:rPr>
      </w:pPr>
      <w:r w:rsidRPr="00471595">
        <w:rPr>
          <w:rFonts w:ascii="Montserrat" w:hAnsi="Montserrat"/>
          <w:sz w:val="24"/>
        </w:rPr>
        <w:t>scx-078</w:t>
      </w:r>
    </w:p>
    <w:p w14:paraId="5B856F1E" w14:textId="77777777" w:rsidR="00AD35EB" w:rsidRPr="00471595" w:rsidRDefault="00AD35EB" w:rsidP="00515B04">
      <w:pPr>
        <w:numPr>
          <w:ins w:id="1552" w:author="Unknown"/>
        </w:numPr>
        <w:rPr>
          <w:rFonts w:ascii="Montserrat" w:hAnsi="Montserrat"/>
          <w:sz w:val="24"/>
        </w:rPr>
      </w:pPr>
    </w:p>
    <w:p w14:paraId="2904C3DE" w14:textId="77777777" w:rsidR="00AD35EB" w:rsidRPr="00471595" w:rsidRDefault="00AD35EB" w:rsidP="00515B04">
      <w:pPr>
        <w:numPr>
          <w:ins w:id="1553" w:author="Unknown"/>
        </w:numPr>
        <w:rPr>
          <w:rFonts w:ascii="Montserrat" w:hAnsi="Montserrat"/>
          <w:sz w:val="24"/>
        </w:rPr>
      </w:pPr>
      <w:r w:rsidRPr="00471595">
        <w:rPr>
          <w:rFonts w:ascii="Montserrat" w:hAnsi="Montserrat"/>
          <w:sz w:val="24"/>
        </w:rPr>
        <w:t>Ambriel</w:t>
      </w:r>
    </w:p>
    <w:p w14:paraId="36DAD9B1" w14:textId="77777777" w:rsidR="00AD35EB" w:rsidRPr="00471595" w:rsidRDefault="00AD35EB" w:rsidP="00515B04">
      <w:pPr>
        <w:numPr>
          <w:ins w:id="1554" w:author="Unknown"/>
        </w:numPr>
        <w:rPr>
          <w:rFonts w:ascii="Montserrat" w:hAnsi="Montserrat"/>
          <w:sz w:val="24"/>
        </w:rPr>
      </w:pPr>
      <w:r w:rsidRPr="00471595">
        <w:rPr>
          <w:rFonts w:ascii="Montserrat" w:hAnsi="Montserrat"/>
          <w:sz w:val="24"/>
        </w:rPr>
        <w:t>scx-079</w:t>
      </w:r>
    </w:p>
    <w:p w14:paraId="04DE1E11" w14:textId="77777777" w:rsidR="00AD35EB" w:rsidRPr="00471595" w:rsidRDefault="00AD35EB" w:rsidP="00515B04">
      <w:pPr>
        <w:numPr>
          <w:ins w:id="1555" w:author="Unknown"/>
        </w:numPr>
        <w:rPr>
          <w:rFonts w:ascii="Montserrat" w:hAnsi="Montserrat"/>
          <w:sz w:val="24"/>
        </w:rPr>
      </w:pPr>
    </w:p>
    <w:p w14:paraId="58341F95" w14:textId="77777777" w:rsidR="00AD35EB" w:rsidRPr="00471595" w:rsidRDefault="00AD35EB" w:rsidP="00515B04">
      <w:pPr>
        <w:numPr>
          <w:ins w:id="1556" w:author="Unknown"/>
        </w:numPr>
        <w:rPr>
          <w:rFonts w:ascii="Montserrat" w:hAnsi="Montserrat"/>
          <w:sz w:val="24"/>
        </w:rPr>
      </w:pPr>
      <w:r w:rsidRPr="00471595">
        <w:rPr>
          <w:rFonts w:ascii="Montserrat" w:hAnsi="Montserrat"/>
          <w:sz w:val="24"/>
        </w:rPr>
        <w:t xml:space="preserve">END </w:t>
      </w:r>
    </w:p>
    <w:p w14:paraId="62AC73D0" w14:textId="77777777" w:rsidR="00AD35EB" w:rsidRPr="00471595" w:rsidRDefault="00AD35EB" w:rsidP="00515B04">
      <w:pPr>
        <w:numPr>
          <w:ins w:id="1557" w:author="Unknown"/>
        </w:numPr>
        <w:rPr>
          <w:rFonts w:ascii="Montserrat" w:hAnsi="Montserrat"/>
          <w:sz w:val="24"/>
        </w:rPr>
      </w:pPr>
    </w:p>
    <w:p w14:paraId="0CE3E6DB" w14:textId="3ED9BA4D" w:rsidR="00AD35EB" w:rsidRPr="00471595" w:rsidRDefault="00515B04" w:rsidP="00515B04">
      <w:pPr>
        <w:numPr>
          <w:ins w:id="1558" w:author="Unknown"/>
        </w:numPr>
        <w:rPr>
          <w:rFonts w:ascii="Montserrat" w:hAnsi="Montserrat"/>
          <w:sz w:val="24"/>
        </w:rPr>
      </w:pPr>
      <w:r w:rsidRPr="00471595">
        <w:rPr>
          <w:rFonts w:ascii="Montserrat" w:hAnsi="Montserrat"/>
          <w:sz w:val="24"/>
        </w:rPr>
        <w:br w:type="page"/>
      </w:r>
      <w:r w:rsidR="00AD35EB" w:rsidRPr="00471595">
        <w:rPr>
          <w:rFonts w:ascii="Montserrat" w:hAnsi="Montserrat"/>
          <w:sz w:val="24"/>
        </w:rPr>
        <w:t>1~00~000 DEVELOPMENT</w:t>
      </w:r>
    </w:p>
    <w:p w14:paraId="569B11FD" w14:textId="77777777" w:rsidR="00AD35EB" w:rsidRPr="00471595" w:rsidRDefault="00AD35EB" w:rsidP="00515B04">
      <w:pPr>
        <w:numPr>
          <w:ins w:id="1559" w:author="Unknown"/>
        </w:numPr>
        <w:rPr>
          <w:rFonts w:ascii="Montserrat" w:hAnsi="Montserrat"/>
          <w:sz w:val="24"/>
        </w:rPr>
      </w:pPr>
      <w:r w:rsidRPr="00471595">
        <w:rPr>
          <w:rFonts w:ascii="Montserrat" w:hAnsi="Montserrat"/>
          <w:sz w:val="24"/>
        </w:rPr>
        <w:br w:type="page"/>
      </w:r>
    </w:p>
    <w:p w14:paraId="35891826" w14:textId="18A4BA4B" w:rsidR="00AD35EB" w:rsidRPr="00471595" w:rsidRDefault="00201AA5" w:rsidP="00515B04">
      <w:pPr>
        <w:numPr>
          <w:ins w:id="1560" w:author="Unknown"/>
        </w:numPr>
        <w:rPr>
          <w:rFonts w:ascii="Montserrat" w:hAnsi="Montserrat"/>
          <w:sz w:val="24"/>
        </w:rPr>
      </w:pPr>
      <w:r w:rsidRPr="00471595">
        <w:rPr>
          <w:rFonts w:ascii="Montserrat" w:hAnsi="Montserrat"/>
          <w:sz w:val="24"/>
        </w:rPr>
        <w:t>01</w:t>
      </w:r>
    </w:p>
    <w:p w14:paraId="67704930" w14:textId="77777777" w:rsidR="00AD35EB" w:rsidRPr="00471595" w:rsidRDefault="00AD35EB" w:rsidP="00515B04">
      <w:pPr>
        <w:numPr>
          <w:ins w:id="1561" w:author="Unknown"/>
        </w:numPr>
        <w:rPr>
          <w:rFonts w:ascii="Montserrat" w:hAnsi="Montserrat"/>
          <w:sz w:val="24"/>
        </w:rPr>
      </w:pPr>
    </w:p>
    <w:p w14:paraId="59B4990B" w14:textId="77777777" w:rsidR="00AD35EB" w:rsidRPr="00471595" w:rsidRDefault="00AD35EB" w:rsidP="00515B04">
      <w:pPr>
        <w:numPr>
          <w:ins w:id="1562" w:author="Unknown"/>
        </w:numPr>
        <w:rPr>
          <w:rFonts w:ascii="Montserrat" w:hAnsi="Montserrat"/>
          <w:sz w:val="24"/>
        </w:rPr>
      </w:pPr>
      <w:r w:rsidRPr="00471595">
        <w:rPr>
          <w:rFonts w:ascii="Montserrat" w:hAnsi="Montserrat"/>
          <w:sz w:val="24"/>
        </w:rPr>
        <w:t>2096.05.09.0615 TER</w:t>
      </w:r>
    </w:p>
    <w:p w14:paraId="00601656" w14:textId="04343A70" w:rsidR="00AD35EB" w:rsidRPr="00471595" w:rsidRDefault="00AD35EB" w:rsidP="00515B04">
      <w:pPr>
        <w:numPr>
          <w:ins w:id="1563" w:author="Unknown"/>
        </w:numPr>
        <w:rPr>
          <w:rFonts w:ascii="Montserrat" w:hAnsi="Montserrat"/>
          <w:sz w:val="24"/>
        </w:rPr>
      </w:pPr>
      <w:r w:rsidRPr="00471595">
        <w:rPr>
          <w:rFonts w:ascii="Montserrat" w:hAnsi="Montserrat"/>
          <w:sz w:val="24"/>
        </w:rPr>
        <w:t>Aeslyn let her duffle slide down to the deck sole and stepped up to the observation screen. A vast pane of force glass stretching the width of the docking slip was all that stood between her and the void. Glass that was not glass. Not in any material sense. This was a shaped force which was, in the practical sense, an object. A product of technology she could not understand. Not because she did not understand its underlying theories or the physics of it</w:t>
      </w:r>
      <w:r w:rsidR="00295153" w:rsidRPr="00471595">
        <w:rPr>
          <w:rFonts w:ascii="Montserrat" w:hAnsi="Montserrat"/>
          <w:sz w:val="24"/>
        </w:rPr>
        <w:t xml:space="preserve"> but</w:t>
      </w:r>
      <w:r w:rsidRPr="00471595">
        <w:rPr>
          <w:rFonts w:ascii="Montserrat" w:hAnsi="Montserrat"/>
          <w:sz w:val="24"/>
        </w:rPr>
        <w:t xml:space="preserve"> because she she could not imagine how mankind had ever acquired the means to shape and harness it. That black magic, which made the Fleet or other any human extra-terrestrial venture possible, was so tightly held a secret that someone like her couldn't even ask how it was done. The technology was the religion of the Fleet,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14:paraId="0145A4D5" w14:textId="77777777" w:rsidR="00AD35EB" w:rsidRPr="00471595" w:rsidRDefault="00AD35EB" w:rsidP="00515B04">
      <w:pPr>
        <w:numPr>
          <w:ins w:id="1564" w:author="Unknown"/>
        </w:numPr>
        <w:rPr>
          <w:rFonts w:ascii="Montserrat" w:hAnsi="Montserrat"/>
          <w:sz w:val="24"/>
        </w:rPr>
      </w:pPr>
      <w:r w:rsidRPr="00471595">
        <w:rPr>
          <w:rFonts w:ascii="Montserrat" w:hAnsi="Montserrat"/>
          <w:sz w:val="24"/>
        </w:rPr>
        <w:tab/>
        <w:t xml:space="preserve">It was closer to the void than most people ever wanted to get. It wasn't close enough for her, having lain awake possessed by a vison of infinite space since she was seven. When space became a part of her reality. </w:t>
      </w:r>
    </w:p>
    <w:p w14:paraId="67D12CB6" w14:textId="7689187D" w:rsidR="00AD35EB" w:rsidRPr="00471595" w:rsidRDefault="00AD35EB" w:rsidP="00515B04">
      <w:pPr>
        <w:numPr>
          <w:ins w:id="1565" w:author="Unknown"/>
        </w:numPr>
        <w:rPr>
          <w:rFonts w:ascii="Montserrat" w:hAnsi="Montserrat"/>
          <w:sz w:val="24"/>
        </w:rPr>
      </w:pPr>
      <w:r w:rsidRPr="00471595">
        <w:rPr>
          <w:rFonts w:ascii="Montserrat" w:hAnsi="Montserrat"/>
          <w:sz w:val="24"/>
        </w:rPr>
        <w:tab/>
        <w:t>She had been young</w:t>
      </w:r>
      <w:r w:rsidR="00295153" w:rsidRPr="00471595">
        <w:rPr>
          <w:rFonts w:ascii="Montserrat" w:hAnsi="Montserrat"/>
          <w:sz w:val="24"/>
        </w:rPr>
        <w:t xml:space="preserve"> but</w:t>
      </w:r>
      <w:r w:rsidRPr="00471595">
        <w:rPr>
          <w:rFonts w:ascii="Montserrat" w:hAnsi="Montserrat"/>
          <w:sz w:val="24"/>
        </w:rPr>
        <w:t xml:space="preserve"> sensitive to the shock and horror of her elders when the news had come. </w:t>
      </w:r>
    </w:p>
    <w:p w14:paraId="5EAD2635" w14:textId="77777777" w:rsidR="00AD35EB" w:rsidRPr="00471595" w:rsidRDefault="00AD35EB" w:rsidP="00515B04">
      <w:pPr>
        <w:numPr>
          <w:ins w:id="1566" w:author="Unknown"/>
        </w:numPr>
        <w:rPr>
          <w:rFonts w:ascii="Montserrat" w:hAnsi="Montserrat"/>
          <w:sz w:val="24"/>
        </w:rPr>
      </w:pPr>
      <w:r w:rsidRPr="00471595">
        <w:rPr>
          <w:rFonts w:ascii="Montserrat" w:hAnsi="Montserrat"/>
          <w:sz w:val="24"/>
        </w:rPr>
        <w:tab/>
        <w:t>The memory came unbidden. A deep space explorer had encountered a strange vessel in the Deep. It should have been the realization of one of man's oldest dreams. It was instead a nightmare. When the men aboard had attempted to make contact their ship was destroyed. Suddenly. Inexplicably. Shattered with a power unexplained in the recordings made by remote drones the ship had dispatched to document this historic first contact. For whatever reason, the devices had been ignored in the attack; allowed to return to Earth carrying their grisly warning to humanity.</w:t>
      </w:r>
    </w:p>
    <w:p w14:paraId="339FA77B" w14:textId="77777777" w:rsidR="00AD35EB" w:rsidRPr="00471595" w:rsidRDefault="00AD35EB" w:rsidP="00515B04">
      <w:pPr>
        <w:numPr>
          <w:ins w:id="1567" w:author="Unknown"/>
        </w:numPr>
        <w:rPr>
          <w:rFonts w:ascii="Montserrat" w:hAnsi="Montserrat"/>
          <w:sz w:val="24"/>
        </w:rPr>
      </w:pPr>
      <w:r w:rsidRPr="00471595">
        <w:rPr>
          <w:rFonts w:ascii="Montserrat" w:hAnsi="Montserrat"/>
          <w:sz w:val="24"/>
        </w:rPr>
        <w:tab/>
        <w:t>Within days, similar records arrived at Earth from nine other ships. Each told the same tale. Frantic efforts were made to recall the six ships still surviving. Three of these attempts succeeded. Millions had died. People all over the world panicked. Aeslyn, unable to comprehend everything, had absorbed the fear of invasion trafficked on the media nets. Her parents had labored to make her understand the vast distances seperating Earth from where those ships and their crews had died, to convince her that the danger was very far away.</w:t>
      </w:r>
    </w:p>
    <w:p w14:paraId="0EE8E690" w14:textId="77777777" w:rsidR="00AD35EB" w:rsidRPr="00471595" w:rsidRDefault="00AD35EB" w:rsidP="00515B04">
      <w:pPr>
        <w:numPr>
          <w:ins w:id="1568" w:author="Unknown"/>
        </w:numPr>
        <w:rPr>
          <w:rFonts w:ascii="Montserrat" w:hAnsi="Montserrat"/>
          <w:sz w:val="24"/>
        </w:rPr>
      </w:pPr>
      <w:r w:rsidRPr="00471595">
        <w:rPr>
          <w:rFonts w:ascii="Montserrat" w:hAnsi="Montserrat"/>
          <w:sz w:val="24"/>
        </w:rPr>
        <w:tab/>
        <w:t>In time, the pattern of attacks was analyzed, with the other data. Human ships had been taken out by two different groups of hostiles moving across their survey areas, hitting them in succession. The compiled record clearly identified specific ships and confirmed a terrible theory. In particular, it revealed the course of the hostile forces. They had known where Earth's ships would be. They had sought them out. But, the most alarming conclusion: None of the ships had been molested until it attempted to make contact with the aliens. Facts Aeslyn had not learned until much later at the Academy. At the time, while the crisis unfolded, she had become confident in her parents assertion that they were not in any immediate danger, because she had learned that space was big. Terrifyingly big. And it had taken up residence in her mind, overwhelming her whenever she closed her eyes.</w:t>
      </w:r>
    </w:p>
    <w:p w14:paraId="17E1E3BA" w14:textId="77777777" w:rsidR="00AD35EB" w:rsidRPr="00471595" w:rsidRDefault="00AD35EB" w:rsidP="00515B04">
      <w:pPr>
        <w:numPr>
          <w:ins w:id="1569" w:author="Unknown"/>
        </w:numPr>
        <w:rPr>
          <w:rFonts w:ascii="Montserrat" w:hAnsi="Montserrat"/>
          <w:sz w:val="24"/>
        </w:rPr>
      </w:pPr>
      <w:r w:rsidRPr="00471595">
        <w:rPr>
          <w:rFonts w:ascii="Montserrat" w:hAnsi="Montserrat"/>
          <w:sz w:val="24"/>
        </w:rPr>
        <w:tab/>
        <w:t>When the concept of infinity had not tormented her, it had inspired her. She adapted over time to the abyss within her. The horizons of Earth inevitably became too narrow for her. So she turned to the sky above and began to dream.</w:t>
      </w:r>
    </w:p>
    <w:p w14:paraId="4FEA2000" w14:textId="77DBEEFA" w:rsidR="00AD35EB" w:rsidRPr="00471595" w:rsidRDefault="00AD35EB" w:rsidP="00515B04">
      <w:pPr>
        <w:numPr>
          <w:ins w:id="1570" w:author="Unknown"/>
        </w:numPr>
        <w:rPr>
          <w:rFonts w:ascii="Montserrat" w:hAnsi="Montserrat"/>
          <w:sz w:val="24"/>
        </w:rPr>
      </w:pPr>
      <w:r w:rsidRPr="00471595">
        <w:rPr>
          <w:rFonts w:ascii="Montserrat" w:hAnsi="Montserrat"/>
          <w:sz w:val="24"/>
        </w:rPr>
        <w:tab/>
        <w:t>She had dreamed of the deep for so long, it had become an ache of physical longing lodged in her bones. It became a need, driving her from the safety of the Earth into the Academy. It had sustained her through the pain of augmentation</w:t>
      </w:r>
      <w:r w:rsidR="00295153" w:rsidRPr="00471595">
        <w:rPr>
          <w:rFonts w:ascii="Montserrat" w:hAnsi="Montserrat"/>
          <w:sz w:val="24"/>
        </w:rPr>
        <w:t xml:space="preserve"> and</w:t>
      </w:r>
      <w:r w:rsidRPr="00471595">
        <w:rPr>
          <w:rFonts w:ascii="Montserrat" w:hAnsi="Montserrat"/>
          <w:sz w:val="24"/>
        </w:rPr>
        <w:t xml:space="preserve"> the dissapointment of being kept too long in the Home Fleet. It had given her patience to wait for the orders that never came. The determination to push and keep pushing until the Fleet accepted her applications for transfer.</w:t>
      </w:r>
    </w:p>
    <w:p w14:paraId="63DA7A23" w14:textId="77777777" w:rsidR="00AD35EB" w:rsidRPr="00471595" w:rsidRDefault="00AD35EB" w:rsidP="00515B04">
      <w:pPr>
        <w:numPr>
          <w:ins w:id="1571" w:author="Unknown"/>
        </w:numPr>
        <w:rPr>
          <w:rFonts w:ascii="Montserrat" w:hAnsi="Montserrat"/>
          <w:sz w:val="24"/>
        </w:rPr>
      </w:pPr>
      <w:r w:rsidRPr="00471595">
        <w:rPr>
          <w:rFonts w:ascii="Montserrat" w:hAnsi="Montserrat"/>
          <w:sz w:val="24"/>
        </w:rPr>
        <w:tab/>
        <w:t>But it did nothing for the angst.</w:t>
      </w:r>
    </w:p>
    <w:p w14:paraId="4F8C7E42" w14:textId="05CA186E" w:rsidR="00AD35EB" w:rsidRPr="00471595" w:rsidRDefault="00AD35EB" w:rsidP="00515B04">
      <w:pPr>
        <w:numPr>
          <w:ins w:id="1572" w:author="Unknown"/>
        </w:numPr>
        <w:rPr>
          <w:rFonts w:ascii="Montserrat" w:hAnsi="Montserrat"/>
          <w:sz w:val="24"/>
        </w:rPr>
      </w:pPr>
      <w:r w:rsidRPr="00471595">
        <w:rPr>
          <w:rFonts w:ascii="Montserrat" w:hAnsi="Montserrat"/>
          <w:sz w:val="24"/>
        </w:rPr>
        <w:tab/>
        <w:t>She closed her fist around the film like substance of the screen. The pseudo material would give for as long as she had the leverage to assault it. She could shoot at it, throw objects, or people at it and it would give and give and give</w:t>
      </w:r>
      <w:r w:rsidR="00295153" w:rsidRPr="00471595">
        <w:rPr>
          <w:rFonts w:ascii="Montserrat" w:hAnsi="Montserrat"/>
          <w:sz w:val="24"/>
        </w:rPr>
        <w:t xml:space="preserve"> and</w:t>
      </w:r>
      <w:r w:rsidRPr="00471595">
        <w:rPr>
          <w:rFonts w:ascii="Montserrat" w:hAnsi="Montserrat"/>
          <w:sz w:val="24"/>
        </w:rPr>
        <w:t xml:space="preserve"> then when no more force could be exerted, it would contract and quietly deposit the offending body on the decksole. Like always, it absorbed the venting of her temper. Whatever the designers had intended, it was the perfect punching bag.</w:t>
      </w:r>
    </w:p>
    <w:p w14:paraId="5BD4993E" w14:textId="598759DA" w:rsidR="00AD35EB" w:rsidRPr="00471595" w:rsidRDefault="00AD35EB" w:rsidP="00515B04">
      <w:pPr>
        <w:numPr>
          <w:ins w:id="1573" w:author="Unknown"/>
        </w:numPr>
        <w:rPr>
          <w:rFonts w:ascii="Montserrat" w:hAnsi="Montserrat"/>
          <w:sz w:val="24"/>
        </w:rPr>
      </w:pPr>
      <w:r w:rsidRPr="00471595">
        <w:rPr>
          <w:rFonts w:ascii="Montserrat" w:hAnsi="Montserrat"/>
          <w:sz w:val="24"/>
        </w:rPr>
        <w:tab/>
        <w:t>Now, however, the gentle torment of simple contact was enough to dispell the memory of her frustration. Her hand relaxed</w:t>
      </w:r>
      <w:r w:rsidR="00295153" w:rsidRPr="00471595">
        <w:rPr>
          <w:rFonts w:ascii="Montserrat" w:hAnsi="Montserrat"/>
          <w:sz w:val="24"/>
        </w:rPr>
        <w:t xml:space="preserve"> but</w:t>
      </w:r>
      <w:r w:rsidRPr="00471595">
        <w:rPr>
          <w:rFonts w:ascii="Montserrat" w:hAnsi="Montserrat"/>
          <w:sz w:val="24"/>
        </w:rPr>
        <w:t xml:space="preserve">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14:paraId="0607D59D" w14:textId="5AFC00B1" w:rsidR="00AD35EB" w:rsidRPr="00471595" w:rsidRDefault="00AD35EB" w:rsidP="00515B04">
      <w:pPr>
        <w:numPr>
          <w:ins w:id="1574" w:author="Unknown"/>
        </w:numPr>
        <w:rPr>
          <w:rFonts w:ascii="Montserrat" w:hAnsi="Montserrat"/>
          <w:sz w:val="24"/>
        </w:rPr>
      </w:pPr>
      <w:r w:rsidRPr="00471595">
        <w:rPr>
          <w:rFonts w:ascii="Montserrat" w:hAnsi="Montserrat"/>
          <w:sz w:val="24"/>
        </w:rPr>
        <w:tab/>
        <w:t>Not, she had realized, because it could take whatever she could dish out</w:t>
      </w:r>
      <w:r w:rsidR="00295153" w:rsidRPr="00471595">
        <w:rPr>
          <w:rFonts w:ascii="Montserrat" w:hAnsi="Montserrat"/>
          <w:sz w:val="24"/>
        </w:rPr>
        <w:t xml:space="preserve"> but</w:t>
      </w:r>
      <w:r w:rsidRPr="00471595">
        <w:rPr>
          <w:rFonts w:ascii="Montserrat" w:hAnsi="Montserrat"/>
          <w:sz w:val="24"/>
        </w:rPr>
        <w:t xml:space="preserve"> because if it had ever failed, space lay beyond. More than any other, she had come to respect the technology. To count on it for the salvation of a small part of her soul. Respecting it, she had come to appreciate the touch of it and its reletives. Following that, the change had been inevitable. For most a sensation that would be disturbing, perhaps even painful, she found sensual. Arousing.</w:t>
      </w:r>
    </w:p>
    <w:p w14:paraId="759AA5B3" w14:textId="4D146FE5" w:rsidR="00AD35EB" w:rsidRPr="00471595" w:rsidRDefault="00AD35EB" w:rsidP="00515B04">
      <w:pPr>
        <w:numPr>
          <w:ins w:id="1575" w:author="Unknown"/>
        </w:numPr>
        <w:rPr>
          <w:rFonts w:ascii="Montserrat" w:hAnsi="Montserrat"/>
          <w:sz w:val="24"/>
        </w:rPr>
      </w:pPr>
      <w:r w:rsidRPr="00471595">
        <w:rPr>
          <w:rFonts w:ascii="Montserrat" w:hAnsi="Montserrat"/>
          <w:sz w:val="24"/>
        </w:rPr>
        <w:tab/>
        <w:t>Kinky. Maybe even wierd</w:t>
      </w:r>
      <w:r w:rsidR="00295153" w:rsidRPr="00471595">
        <w:rPr>
          <w:rFonts w:ascii="Montserrat" w:hAnsi="Montserrat"/>
          <w:sz w:val="24"/>
        </w:rPr>
        <w:t xml:space="preserve"> but</w:t>
      </w:r>
      <w:r w:rsidRPr="00471595">
        <w:rPr>
          <w:rFonts w:ascii="Montserrat" w:hAnsi="Montserrat"/>
          <w:sz w:val="24"/>
        </w:rPr>
        <w:t xml:space="preserve"> it had replaced a self destructive impulse with something a little more survival oriented. She gazed past the waxing light of the Earth for a time. A female voice broke in over the com to announce an incoming ship. At last, the end of the waiting. A kind of stillness held her as the Allied Earth Ship </w:t>
      </w:r>
      <w:r w:rsidR="00201AA5" w:rsidRPr="00471595">
        <w:rPr>
          <w:rFonts w:ascii="Montserrat" w:hAnsi="Montserrat"/>
          <w:sz w:val="24"/>
        </w:rPr>
        <w:t>Alexander</w:t>
      </w:r>
      <w:r w:rsidRPr="00471595">
        <w:rPr>
          <w:rFonts w:ascii="Montserrat" w:hAnsi="Montserrat"/>
          <w:sz w:val="24"/>
        </w:rPr>
        <w:t xml:space="preserve"> prowled towards the station's embrace. Her eyes locked on the closing vessel, devouring the vast sweeping lines of a deep space carrier.</w:t>
      </w:r>
    </w:p>
    <w:p w14:paraId="48D3B0AC" w14:textId="5538C6DB" w:rsidR="00AD35EB" w:rsidRPr="00471595" w:rsidRDefault="00AD35EB" w:rsidP="00515B04">
      <w:pPr>
        <w:numPr>
          <w:ins w:id="1576" w:author="Unknown"/>
        </w:numPr>
        <w:rPr>
          <w:rFonts w:ascii="Montserrat" w:hAnsi="Montserrat"/>
          <w:sz w:val="24"/>
        </w:rPr>
      </w:pPr>
      <w:r w:rsidRPr="00471595">
        <w:rPr>
          <w:rFonts w:ascii="Montserrat" w:hAnsi="Montserrat"/>
          <w:sz w:val="24"/>
        </w:rPr>
        <w:tab/>
        <w:t xml:space="preserve">A small grin lit up her face. The only outward sign she allowed of her excitement. The </w:t>
      </w:r>
      <w:r w:rsidR="00201AA5" w:rsidRPr="00471595">
        <w:rPr>
          <w:rFonts w:ascii="Montserrat" w:hAnsi="Montserrat"/>
          <w:sz w:val="24"/>
        </w:rPr>
        <w:t>Alexander</w:t>
      </w:r>
      <w:r w:rsidRPr="00471595">
        <w:rPr>
          <w:rFonts w:ascii="Montserrat" w:hAnsi="Montserrat"/>
          <w:sz w:val="24"/>
        </w:rPr>
        <w:t xml:space="preserve"> slowly grew to eclipse the distant Earth and fill the emptiness of the docking slip. She was huge. Fast and lethal. So different from the first ships, the Explorers. This ship was a Conqueror, because what humans had discovered had made space a military concern. And ships like this needed people like Aeslyn, who would not be deterred from pursuing their dreams of space.</w:t>
      </w:r>
    </w:p>
    <w:p w14:paraId="7C2D9F02" w14:textId="6942D70C" w:rsidR="00AD35EB" w:rsidRPr="00471595" w:rsidRDefault="00AD35EB" w:rsidP="00515B04">
      <w:pPr>
        <w:numPr>
          <w:ins w:id="1577" w:author="Unknown"/>
        </w:numPr>
        <w:rPr>
          <w:rFonts w:ascii="Montserrat" w:hAnsi="Montserrat"/>
          <w:sz w:val="24"/>
        </w:rPr>
      </w:pPr>
      <w:r w:rsidRPr="00471595">
        <w:rPr>
          <w:rFonts w:ascii="Montserrat" w:hAnsi="Montserrat"/>
          <w:sz w:val="24"/>
        </w:rPr>
        <w:tab/>
        <w:t>Reluctantly, she stepped back a pace. There was still some distance to cover on her part before it could be over. She reflexively tugged on the tapered waist of her duty jacket, hoping her appearance was in order. Force glass did not reflect light</w:t>
      </w:r>
      <w:r w:rsidR="00295153" w:rsidRPr="00471595">
        <w:rPr>
          <w:rFonts w:ascii="Montserrat" w:hAnsi="Montserrat"/>
          <w:sz w:val="24"/>
        </w:rPr>
        <w:t xml:space="preserve"> but</w:t>
      </w:r>
      <w:r w:rsidRPr="00471595">
        <w:rPr>
          <w:rFonts w:ascii="Montserrat" w:hAnsi="Montserrat"/>
          <w:sz w:val="24"/>
        </w:rPr>
        <w:t xml:space="preserve"> she could picture herself easily enough. </w:t>
      </w:r>
    </w:p>
    <w:p w14:paraId="7D39F879" w14:textId="7390F948" w:rsidR="00AD35EB" w:rsidRPr="00471595" w:rsidRDefault="00AD35EB" w:rsidP="00515B04">
      <w:pPr>
        <w:numPr>
          <w:ins w:id="1578" w:author="Unknown"/>
        </w:numPr>
        <w:rPr>
          <w:rFonts w:ascii="Montserrat" w:hAnsi="Montserrat"/>
          <w:sz w:val="24"/>
        </w:rPr>
      </w:pPr>
      <w:r w:rsidRPr="00471595">
        <w:rPr>
          <w:rFonts w:ascii="Montserrat" w:hAnsi="Montserrat"/>
          <w:sz w:val="24"/>
        </w:rPr>
        <w:tab/>
        <w:t>Military fashion had adapted to space. The uniform was a clinging black and dark gray single-suit. An obscenely high tech bodyglove covering her to the tips of her fingers and toes. Fortunately, impossible to wrinkle. That, molded to her body's curves, did not leave much to the imagination perhaps</w:t>
      </w:r>
      <w:r w:rsidR="00295153" w:rsidRPr="00471595">
        <w:rPr>
          <w:rFonts w:ascii="Montserrat" w:hAnsi="Montserrat"/>
          <w:sz w:val="24"/>
        </w:rPr>
        <w:t xml:space="preserve"> but</w:t>
      </w:r>
      <w:r w:rsidRPr="00471595">
        <w:rPr>
          <w:rFonts w:ascii="Montserrat" w:hAnsi="Montserrat"/>
          <w:sz w:val="24"/>
        </w:rPr>
        <w:t xml:space="preserve"> it allowed an athletic freedom of movement. Her hair, a blood red braid, made a stunning contrast to the devouring dark of her uniform. A strange inheritance from having a Japanese-Irish mother and Scottish father. Celtic coloring, temper and height, melded to Asian bone structure, complexion and body tone. She was, altogether, a striking collection of exotic compromises. She had her doubts whether the total effect was what she would call attractive</w:t>
      </w:r>
      <w:r w:rsidR="00295153" w:rsidRPr="00471595">
        <w:rPr>
          <w:rFonts w:ascii="Montserrat" w:hAnsi="Montserrat"/>
          <w:sz w:val="24"/>
        </w:rPr>
        <w:t xml:space="preserve"> but</w:t>
      </w:r>
      <w:r w:rsidRPr="00471595">
        <w:rPr>
          <w:rFonts w:ascii="Montserrat" w:hAnsi="Montserrat"/>
          <w:sz w:val="24"/>
        </w:rPr>
        <w:t xml:space="preserve"> she had to admit it was unique.</w:t>
      </w:r>
    </w:p>
    <w:p w14:paraId="33FE37C3" w14:textId="7363CAD8" w:rsidR="00AD35EB" w:rsidRPr="00471595" w:rsidRDefault="00AD35EB" w:rsidP="00515B04">
      <w:pPr>
        <w:numPr>
          <w:ins w:id="1579" w:author="Unknown"/>
        </w:numPr>
        <w:rPr>
          <w:rFonts w:ascii="Montserrat" w:hAnsi="Montserrat"/>
          <w:sz w:val="24"/>
        </w:rPr>
      </w:pPr>
      <w:r w:rsidRPr="00471595">
        <w:rPr>
          <w:rFonts w:ascii="Montserrat" w:hAnsi="Montserrat"/>
          <w:sz w:val="24"/>
        </w:rPr>
        <w:tab/>
        <w:t xml:space="preserve">The </w:t>
      </w:r>
      <w:r w:rsidR="00201AA5" w:rsidRPr="00471595">
        <w:rPr>
          <w:rFonts w:ascii="Montserrat" w:hAnsi="Montserrat"/>
          <w:sz w:val="24"/>
        </w:rPr>
        <w:t>Alexander</w:t>
      </w:r>
      <w:r w:rsidRPr="00471595">
        <w:rPr>
          <w:rFonts w:ascii="Montserrat" w:hAnsi="Montserrat"/>
          <w:sz w:val="24"/>
        </w:rPr>
        <w:t>, having finally come to rest, utterly filled the huge observation window. As much as she would have liked to have lingered and examined her hull in detail, she had idled here too long. Aeslyn stepped over to retreive her duffle, checked her inside pocket to be sure her orders were still there</w:t>
      </w:r>
      <w:r w:rsidR="00295153" w:rsidRPr="00471595">
        <w:rPr>
          <w:rFonts w:ascii="Montserrat" w:hAnsi="Montserrat"/>
          <w:sz w:val="24"/>
        </w:rPr>
        <w:t xml:space="preserve"> and</w:t>
      </w:r>
      <w:r w:rsidRPr="00471595">
        <w:rPr>
          <w:rFonts w:ascii="Montserrat" w:hAnsi="Montserrat"/>
          <w:sz w:val="24"/>
        </w:rPr>
        <w:t xml:space="preserve"> headed down to the announced boarding gate.</w:t>
      </w:r>
    </w:p>
    <w:p w14:paraId="3AAE0CC8" w14:textId="0CF3FF3F" w:rsidR="00AD35EB" w:rsidRPr="00471595" w:rsidRDefault="00AD35EB" w:rsidP="00515B04">
      <w:pPr>
        <w:numPr>
          <w:ins w:id="1580" w:author="Unknown"/>
        </w:numPr>
        <w:rPr>
          <w:rFonts w:ascii="Montserrat" w:hAnsi="Montserrat"/>
          <w:sz w:val="24"/>
        </w:rPr>
      </w:pPr>
      <w:r w:rsidRPr="00471595">
        <w:rPr>
          <w:rFonts w:ascii="Montserrat" w:hAnsi="Montserrat"/>
          <w:sz w:val="24"/>
        </w:rPr>
        <w:tab/>
        <w:t xml:space="preserve">There were already half a dozen transfers waiting in the receiving area off to the side of the sealed ship's access when she arrived. One of them looked up as she dumped her bag on the pile the others had made. He greeted her with a nod, </w:t>
      </w:r>
      <w:r w:rsidR="000264CD" w:rsidRPr="00471595">
        <w:rPr>
          <w:rFonts w:ascii="Montserrat" w:hAnsi="Montserrat"/>
          <w:sz w:val="24"/>
        </w:rPr>
        <w:t>“</w:t>
      </w:r>
      <w:r w:rsidRPr="00471595">
        <w:rPr>
          <w:rFonts w:ascii="Montserrat" w:hAnsi="Montserrat"/>
          <w:sz w:val="24"/>
        </w:rPr>
        <w:t>Leiutennant, now, is it? Looks good on you.</w:t>
      </w:r>
      <w:r w:rsidR="000264CD" w:rsidRPr="00471595">
        <w:rPr>
          <w:rFonts w:ascii="Montserrat" w:hAnsi="Montserrat"/>
          <w:sz w:val="24"/>
        </w:rPr>
        <w:t>”</w:t>
      </w:r>
      <w:r w:rsidRPr="00471595">
        <w:rPr>
          <w:rFonts w:ascii="Montserrat" w:hAnsi="Montserrat"/>
          <w:sz w:val="24"/>
        </w:rPr>
        <w:t xml:space="preserve"> He flicked the single silver bar on her collar.</w:t>
      </w:r>
    </w:p>
    <w:p w14:paraId="422D1F6F" w14:textId="159D69D0" w:rsidR="00AD35EB" w:rsidRPr="00471595" w:rsidRDefault="00AD35EB" w:rsidP="00515B04">
      <w:pPr>
        <w:numPr>
          <w:ins w:id="1581"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Junior grade,</w:t>
      </w:r>
      <w:r w:rsidR="000264CD" w:rsidRPr="00471595">
        <w:rPr>
          <w:rFonts w:ascii="Montserrat" w:hAnsi="Montserrat"/>
          <w:sz w:val="24"/>
        </w:rPr>
        <w:t>”</w:t>
      </w:r>
      <w:r w:rsidRPr="00471595">
        <w:rPr>
          <w:rFonts w:ascii="Montserrat" w:hAnsi="Montserrat"/>
          <w:sz w:val="24"/>
        </w:rPr>
        <w:t xml:space="preserve"> she admitted redundantly, she couldn't help but scowl back at his open smile, </w:t>
      </w:r>
      <w:r w:rsidR="000264CD" w:rsidRPr="00471595">
        <w:rPr>
          <w:rFonts w:ascii="Montserrat" w:hAnsi="Montserrat"/>
          <w:sz w:val="24"/>
        </w:rPr>
        <w:t>“</w:t>
      </w:r>
      <w:r w:rsidRPr="00471595">
        <w:rPr>
          <w:rFonts w:ascii="Montserrat" w:hAnsi="Montserrat"/>
          <w:sz w:val="24"/>
        </w:rPr>
        <w:t>Dammit, Parks, I can't believe you're already getting your ride.</w:t>
      </w:r>
      <w:r w:rsidR="000264CD" w:rsidRPr="00471595">
        <w:rPr>
          <w:rFonts w:ascii="Montserrat" w:hAnsi="Montserrat"/>
          <w:sz w:val="24"/>
        </w:rPr>
        <w:t>”</w:t>
      </w:r>
      <w:r w:rsidRPr="00471595">
        <w:rPr>
          <w:rFonts w:ascii="Montserrat" w:hAnsi="Montserrat"/>
          <w:sz w:val="24"/>
        </w:rPr>
        <w:t xml:space="preserve"> Here she was, beached with the home fleet since graduation and Michael Parks was going out to the frontier after just one year.</w:t>
      </w:r>
    </w:p>
    <w:p w14:paraId="581BC9CD" w14:textId="64B45D5D" w:rsidR="00AD35EB" w:rsidRPr="00471595" w:rsidRDefault="00AD35EB" w:rsidP="00515B04">
      <w:pPr>
        <w:numPr>
          <w:ins w:id="1582" w:author="Unknown"/>
        </w:numPr>
        <w:rPr>
          <w:rFonts w:ascii="Montserrat" w:hAnsi="Montserrat"/>
          <w:sz w:val="24"/>
        </w:rPr>
      </w:pPr>
      <w:r w:rsidRPr="00471595">
        <w:rPr>
          <w:rFonts w:ascii="Montserrat" w:hAnsi="Montserrat"/>
          <w:sz w:val="24"/>
        </w:rPr>
        <w:tab/>
        <w:t xml:space="preserve">Ensign Parks just grinned and shook his head, </w:t>
      </w:r>
      <w:r w:rsidR="000264CD" w:rsidRPr="00471595">
        <w:rPr>
          <w:rFonts w:ascii="Montserrat" w:hAnsi="Montserrat"/>
          <w:sz w:val="24"/>
        </w:rPr>
        <w:t>“</w:t>
      </w:r>
      <w:r w:rsidRPr="00471595">
        <w:rPr>
          <w:rFonts w:ascii="Montserrat" w:hAnsi="Montserrat"/>
          <w:sz w:val="24"/>
        </w:rPr>
        <w:t>It was the only way Admiral Parks could think of to get rid of me,</w:t>
      </w:r>
      <w:r w:rsidR="000264CD" w:rsidRPr="00471595">
        <w:rPr>
          <w:rFonts w:ascii="Montserrat" w:hAnsi="Montserrat"/>
          <w:sz w:val="24"/>
        </w:rPr>
        <w:t>”</w:t>
      </w:r>
      <w:r w:rsidRPr="00471595">
        <w:rPr>
          <w:rFonts w:ascii="Montserrat" w:hAnsi="Montserrat"/>
          <w:sz w:val="24"/>
        </w:rPr>
        <w:t xml:space="preserve"> he joked. Aeslyn called to mind Michael's uncle. It wasn't too hard to envision him saying that as he pulled strings to keep his nephew out of his hair. Not that she believed for a minute that the Admiral actually had. She already knew why both of them were getting this chance right now.</w:t>
      </w:r>
    </w:p>
    <w:p w14:paraId="3D19AD91" w14:textId="1A0EBB58" w:rsidR="00AD35EB" w:rsidRPr="00471595" w:rsidRDefault="00AD35EB" w:rsidP="00515B04">
      <w:pPr>
        <w:numPr>
          <w:ins w:id="1583" w:author="Unknown"/>
        </w:numPr>
        <w:rPr>
          <w:rFonts w:ascii="Montserrat" w:hAnsi="Montserrat"/>
          <w:sz w:val="24"/>
        </w:rPr>
      </w:pPr>
      <w:r w:rsidRPr="00471595">
        <w:rPr>
          <w:rFonts w:ascii="Montserrat" w:hAnsi="Montserrat"/>
          <w:sz w:val="24"/>
        </w:rPr>
        <w:tab/>
        <w:t xml:space="preserve">She gave up ths scowl and asked, </w:t>
      </w:r>
      <w:r w:rsidR="000264CD" w:rsidRPr="00471595">
        <w:rPr>
          <w:rFonts w:ascii="Montserrat" w:hAnsi="Montserrat"/>
          <w:sz w:val="24"/>
        </w:rPr>
        <w:t>“</w:t>
      </w:r>
      <w:r w:rsidRPr="00471595">
        <w:rPr>
          <w:rFonts w:ascii="Montserrat" w:hAnsi="Montserrat"/>
          <w:sz w:val="24"/>
        </w:rPr>
        <w:t>So, how is the old dog, anyway?</w:t>
      </w:r>
      <w:r w:rsidR="000264CD" w:rsidRPr="00471595">
        <w:rPr>
          <w:rFonts w:ascii="Montserrat" w:hAnsi="Montserrat"/>
          <w:sz w:val="24"/>
        </w:rPr>
        <w:t>”</w:t>
      </w:r>
    </w:p>
    <w:p w14:paraId="1D246354" w14:textId="2F126819" w:rsidR="00AD35EB" w:rsidRPr="00471595" w:rsidRDefault="00AD35EB" w:rsidP="00515B04">
      <w:pPr>
        <w:numPr>
          <w:ins w:id="158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Chewing at the bit again,</w:t>
      </w:r>
      <w:r w:rsidR="000264CD" w:rsidRPr="00471595">
        <w:rPr>
          <w:rFonts w:ascii="Montserrat" w:hAnsi="Montserrat"/>
          <w:sz w:val="24"/>
        </w:rPr>
        <w:t>”</w:t>
      </w:r>
      <w:r w:rsidRPr="00471595">
        <w:rPr>
          <w:rFonts w:ascii="Montserrat" w:hAnsi="Montserrat"/>
          <w:sz w:val="24"/>
        </w:rPr>
        <w:t xml:space="preserve"> he answered, </w:t>
      </w:r>
      <w:r w:rsidR="000264CD" w:rsidRPr="00471595">
        <w:rPr>
          <w:rFonts w:ascii="Montserrat" w:hAnsi="Montserrat"/>
          <w:sz w:val="24"/>
        </w:rPr>
        <w:t>“</w:t>
      </w:r>
      <w:r w:rsidRPr="00471595">
        <w:rPr>
          <w:rFonts w:ascii="Montserrat" w:hAnsi="Montserrat"/>
          <w:sz w:val="24"/>
        </w:rPr>
        <w:t>He's woried. He broke Vice Admiral too young and has grown old waiting to move up. He turned down an Academy posting again this quarter holding out for one of the slots on the new Avatars they're building.</w:t>
      </w:r>
      <w:r w:rsidR="000264CD" w:rsidRPr="00471595">
        <w:rPr>
          <w:rFonts w:ascii="Montserrat" w:hAnsi="Montserrat"/>
          <w:sz w:val="24"/>
        </w:rPr>
        <w:t>”</w:t>
      </w:r>
    </w:p>
    <w:p w14:paraId="18034437" w14:textId="142A75A8" w:rsidR="00AD35EB" w:rsidRPr="00471595" w:rsidRDefault="00AD35EB" w:rsidP="00515B04">
      <w:pPr>
        <w:numPr>
          <w:ins w:id="1585" w:author="Unknown"/>
        </w:numPr>
        <w:rPr>
          <w:rFonts w:ascii="Montserrat" w:hAnsi="Montserrat"/>
          <w:sz w:val="24"/>
        </w:rPr>
      </w:pPr>
      <w:r w:rsidRPr="00471595">
        <w:rPr>
          <w:rFonts w:ascii="Montserrat" w:hAnsi="Montserrat"/>
          <w:sz w:val="24"/>
        </w:rPr>
        <w:tab/>
        <w:t xml:space="preserve">Aeslyn grinned sympathetically. There was a reason that Old Parks had stood on her side throughout her campaign to transfer out of Home Fleet. Her chance had come, it would be nice if it his did too. </w:t>
      </w:r>
      <w:r w:rsidR="000264CD" w:rsidRPr="00471595">
        <w:rPr>
          <w:rFonts w:ascii="Montserrat" w:hAnsi="Montserrat"/>
          <w:sz w:val="24"/>
        </w:rPr>
        <w:t>“</w:t>
      </w:r>
      <w:r w:rsidRPr="00471595">
        <w:rPr>
          <w:rFonts w:ascii="Montserrat" w:hAnsi="Montserrat"/>
          <w:sz w:val="24"/>
        </w:rPr>
        <w:t>Hell,</w:t>
      </w:r>
      <w:r w:rsidR="000264CD" w:rsidRPr="00471595">
        <w:rPr>
          <w:rFonts w:ascii="Montserrat" w:hAnsi="Montserrat"/>
          <w:sz w:val="24"/>
        </w:rPr>
        <w:t>”</w:t>
      </w:r>
      <w:r w:rsidRPr="00471595">
        <w:rPr>
          <w:rFonts w:ascii="Montserrat" w:hAnsi="Montserrat"/>
          <w:sz w:val="24"/>
        </w:rPr>
        <w:t xml:space="preserve"> she thought, voicing her conclusions aloud, </w:t>
      </w:r>
      <w:r w:rsidR="000264CD" w:rsidRPr="00471595">
        <w:rPr>
          <w:rFonts w:ascii="Montserrat" w:hAnsi="Montserrat"/>
          <w:sz w:val="24"/>
        </w:rPr>
        <w:t>“</w:t>
      </w:r>
      <w:r w:rsidRPr="00471595">
        <w:rPr>
          <w:rFonts w:ascii="Montserrat" w:hAnsi="Montserrat"/>
          <w:sz w:val="24"/>
        </w:rPr>
        <w:t xml:space="preserve">he's not the only one throwing weight around to get those ships. Look at </w:t>
      </w:r>
      <w:r w:rsidR="00201AA5" w:rsidRPr="00471595">
        <w:rPr>
          <w:rFonts w:ascii="Montserrat" w:hAnsi="Montserrat"/>
          <w:sz w:val="24"/>
        </w:rPr>
        <w:t>Alexander</w:t>
      </w:r>
      <w:r w:rsidRPr="00471595">
        <w:rPr>
          <w:rFonts w:ascii="Montserrat" w:hAnsi="Montserrat"/>
          <w:sz w:val="24"/>
        </w:rPr>
        <w:t>. You just know the only reason fleet command is giving you and me this ride is because her officers are calling in all their debts to get in those slots. You bet your ass I'd be right beside them if I had any pull.</w:t>
      </w:r>
      <w:r w:rsidR="000264CD" w:rsidRPr="00471595">
        <w:rPr>
          <w:rFonts w:ascii="Montserrat" w:hAnsi="Montserrat"/>
          <w:sz w:val="24"/>
        </w:rPr>
        <w:t>”</w:t>
      </w:r>
    </w:p>
    <w:p w14:paraId="505CBC62" w14:textId="06E18ED1" w:rsidR="00AD35EB" w:rsidRPr="00471595" w:rsidRDefault="00AD35EB" w:rsidP="00515B04">
      <w:pPr>
        <w:numPr>
          <w:ins w:id="158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Yeah,</w:t>
      </w:r>
      <w:r w:rsidR="000264CD" w:rsidRPr="00471595">
        <w:rPr>
          <w:rFonts w:ascii="Montserrat" w:hAnsi="Montserrat"/>
          <w:sz w:val="24"/>
        </w:rPr>
        <w:t>”</w:t>
      </w:r>
      <w:r w:rsidRPr="00471595">
        <w:rPr>
          <w:rFonts w:ascii="Montserrat" w:hAnsi="Montserrat"/>
          <w:sz w:val="24"/>
        </w:rPr>
        <w:t xml:space="preserve"> he said, </w:t>
      </w:r>
      <w:r w:rsidR="000264CD" w:rsidRPr="00471595">
        <w:rPr>
          <w:rFonts w:ascii="Montserrat" w:hAnsi="Montserrat"/>
          <w:sz w:val="24"/>
        </w:rPr>
        <w:t>“</w:t>
      </w:r>
      <w:r w:rsidRPr="00471595">
        <w:rPr>
          <w:rFonts w:ascii="Montserrat" w:hAnsi="Montserrat"/>
          <w:sz w:val="24"/>
        </w:rPr>
        <w:t>but somehow I think you're happy enough getting a tour on one of these old Conquerors.</w:t>
      </w:r>
      <w:r w:rsidR="000264CD" w:rsidRPr="00471595">
        <w:rPr>
          <w:rFonts w:ascii="Montserrat" w:hAnsi="Montserrat"/>
          <w:sz w:val="24"/>
        </w:rPr>
        <w:t>”</w:t>
      </w:r>
    </w:p>
    <w:p w14:paraId="10B3E39B" w14:textId="3B9765EC" w:rsidR="00AD35EB" w:rsidRPr="00471595" w:rsidRDefault="00AD35EB" w:rsidP="00515B04">
      <w:pPr>
        <w:numPr>
          <w:ins w:id="1587" w:author="Unknown"/>
        </w:numPr>
        <w:rPr>
          <w:rFonts w:ascii="Montserrat" w:hAnsi="Montserrat"/>
          <w:sz w:val="24"/>
        </w:rPr>
      </w:pPr>
      <w:r w:rsidRPr="00471595">
        <w:rPr>
          <w:rFonts w:ascii="Montserrat" w:hAnsi="Montserrat"/>
          <w:sz w:val="24"/>
        </w:rPr>
        <w:tab/>
        <w:t xml:space="preserve">She wrinkled her nose, </w:t>
      </w:r>
      <w:r w:rsidR="000264CD" w:rsidRPr="00471595">
        <w:rPr>
          <w:rFonts w:ascii="Montserrat" w:hAnsi="Montserrat"/>
          <w:sz w:val="24"/>
        </w:rPr>
        <w:t>“</w:t>
      </w:r>
      <w:r w:rsidRPr="00471595">
        <w:rPr>
          <w:rFonts w:ascii="Montserrat" w:hAnsi="Montserrat"/>
          <w:sz w:val="24"/>
        </w:rPr>
        <w:t>After this long, I was starting to think I'd be happy to be strapped into a probe and fired off blind. At least I'd have the satisfaction of knowing I was finally going where no one had ever gone before.</w:t>
      </w:r>
      <w:r w:rsidR="000264CD" w:rsidRPr="00471595">
        <w:rPr>
          <w:rFonts w:ascii="Montserrat" w:hAnsi="Montserrat"/>
          <w:sz w:val="24"/>
        </w:rPr>
        <w:t>”</w:t>
      </w:r>
    </w:p>
    <w:p w14:paraId="602F6947" w14:textId="315C6B65" w:rsidR="00AD35EB" w:rsidRPr="00471595" w:rsidRDefault="00AD35EB" w:rsidP="00515B04">
      <w:pPr>
        <w:numPr>
          <w:ins w:id="1588" w:author="Unknown"/>
        </w:numPr>
        <w:rPr>
          <w:rFonts w:ascii="Montserrat" w:hAnsi="Montserrat"/>
          <w:sz w:val="24"/>
        </w:rPr>
      </w:pPr>
      <w:r w:rsidRPr="00471595">
        <w:rPr>
          <w:rFonts w:ascii="Montserrat" w:hAnsi="Montserrat"/>
          <w:sz w:val="24"/>
        </w:rPr>
        <w:tab/>
        <w:t xml:space="preserve">Michael cocked his head to the side, </w:t>
      </w:r>
      <w:r w:rsidR="000264CD" w:rsidRPr="00471595">
        <w:rPr>
          <w:rFonts w:ascii="Montserrat" w:hAnsi="Montserrat"/>
          <w:sz w:val="24"/>
        </w:rPr>
        <w:t>“</w:t>
      </w:r>
      <w:r w:rsidRPr="00471595">
        <w:rPr>
          <w:rFonts w:ascii="Montserrat" w:hAnsi="Montserrat"/>
          <w:sz w:val="24"/>
        </w:rPr>
        <w:t xml:space="preserve">That has got to be a quote from somewhere. </w:t>
      </w:r>
      <w:r w:rsidR="000264CD" w:rsidRPr="00471595">
        <w:rPr>
          <w:rFonts w:ascii="Montserrat" w:hAnsi="Montserrat"/>
          <w:sz w:val="24"/>
        </w:rPr>
        <w:t>“</w:t>
      </w:r>
    </w:p>
    <w:p w14:paraId="15E6BCEF" w14:textId="77777777" w:rsidR="00AD35EB" w:rsidRPr="00471595" w:rsidRDefault="00AD35EB" w:rsidP="00515B04">
      <w:pPr>
        <w:numPr>
          <w:ins w:id="1589" w:author="Unknown"/>
        </w:numPr>
        <w:rPr>
          <w:rFonts w:ascii="Montserrat" w:hAnsi="Montserrat"/>
          <w:sz w:val="24"/>
        </w:rPr>
      </w:pPr>
      <w:r w:rsidRPr="00471595">
        <w:rPr>
          <w:rFonts w:ascii="Montserrat" w:hAnsi="Montserrat"/>
          <w:sz w:val="24"/>
        </w:rPr>
        <w:tab/>
        <w:t>Aeslyn turned and stared at him incredulously for a moment before shaking her head and walking away.</w:t>
      </w:r>
    </w:p>
    <w:p w14:paraId="4FEAE521" w14:textId="6561C2C4" w:rsidR="00AD35EB" w:rsidRPr="00471595" w:rsidRDefault="00AD35EB" w:rsidP="00515B04">
      <w:pPr>
        <w:numPr>
          <w:ins w:id="159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What?</w:t>
      </w:r>
      <w:r w:rsidR="000264CD" w:rsidRPr="00471595">
        <w:rPr>
          <w:rFonts w:ascii="Montserrat" w:hAnsi="Montserrat"/>
          <w:sz w:val="24"/>
        </w:rPr>
        <w:t>”</w:t>
      </w:r>
      <w:r w:rsidRPr="00471595">
        <w:rPr>
          <w:rFonts w:ascii="Montserrat" w:hAnsi="Montserrat"/>
          <w:sz w:val="24"/>
        </w:rPr>
        <w:t xml:space="preserve"> He called after her.</w:t>
      </w:r>
    </w:p>
    <w:p w14:paraId="016507B2" w14:textId="03D6FB74" w:rsidR="00AD35EB" w:rsidRPr="00471595" w:rsidRDefault="00AD35EB" w:rsidP="00515B04">
      <w:pPr>
        <w:numPr>
          <w:ins w:id="1591" w:author="Unknown"/>
        </w:numPr>
        <w:rPr>
          <w:rFonts w:ascii="Montserrat" w:hAnsi="Montserrat"/>
          <w:sz w:val="24"/>
        </w:rPr>
      </w:pPr>
      <w:r w:rsidRPr="00471595">
        <w:rPr>
          <w:rFonts w:ascii="Montserrat" w:hAnsi="Montserrat"/>
          <w:sz w:val="24"/>
        </w:rPr>
        <w:tab/>
        <w:t>She almost turned back to explain, when her stomach decided to remind her of its existence. Should've taken care of that,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settled enough to eat yet</w:t>
      </w:r>
      <w:r w:rsidR="00295153" w:rsidRPr="00471595">
        <w:rPr>
          <w:rFonts w:ascii="Montserrat" w:hAnsi="Montserrat"/>
          <w:sz w:val="24"/>
        </w:rPr>
        <w:t xml:space="preserve"> but</w:t>
      </w:r>
      <w:r w:rsidRPr="00471595">
        <w:rPr>
          <w:rFonts w:ascii="Montserrat" w:hAnsi="Montserrat"/>
          <w:sz w:val="24"/>
        </w:rPr>
        <w:t xml:space="preserve"> the reality was sinking in and she didn't want to faint when she reported in to the captain. She stood and surveyed the activity on the docks while her thoughts ran off in other directions.</w:t>
      </w:r>
    </w:p>
    <w:p w14:paraId="1BE4EFF0" w14:textId="66C6B2AB" w:rsidR="00AD35EB" w:rsidRPr="00471595" w:rsidRDefault="00AD35EB" w:rsidP="00515B04">
      <w:pPr>
        <w:numPr>
          <w:ins w:id="1592" w:author="Unknown"/>
        </w:numPr>
        <w:rPr>
          <w:rFonts w:ascii="Montserrat" w:hAnsi="Montserrat"/>
          <w:sz w:val="24"/>
        </w:rPr>
      </w:pPr>
      <w:r w:rsidRPr="00471595">
        <w:rPr>
          <w:rFonts w:ascii="Montserrat" w:hAnsi="Montserrat"/>
          <w:sz w:val="24"/>
        </w:rPr>
        <w:tab/>
        <w:t xml:space="preserve">In typical military fashion, the order of the day seemed to be hurry up and wait. She wandered astray a bit and perched on a railing while she chewed her way through breakfast. She hadn't been aware how tense she was until it started to ease off. Naturally, just as she was finally relaxed, she looked up to discover that </w:t>
      </w:r>
      <w:r w:rsidR="00201AA5" w:rsidRPr="00471595">
        <w:rPr>
          <w:rFonts w:ascii="Montserrat" w:hAnsi="Montserrat"/>
          <w:sz w:val="24"/>
        </w:rPr>
        <w:t>Alexander</w:t>
      </w:r>
      <w:r w:rsidRPr="00471595">
        <w:rPr>
          <w:rFonts w:ascii="Montserrat" w:hAnsi="Montserrat"/>
          <w:sz w:val="24"/>
        </w:rPr>
        <w:t>'s dock status lights had somehow skipped to green across the board. She stuffed the end of the roll in her mouth and hopped to her feet. Thankfully, she didn't choke on the last of her tea while running back to her group—which had grown to a full dozen in her absence.</w:t>
      </w:r>
    </w:p>
    <w:p w14:paraId="38D58D7A" w14:textId="77777777" w:rsidR="00AD35EB" w:rsidRPr="00471595" w:rsidRDefault="00AD35EB" w:rsidP="00515B04">
      <w:pPr>
        <w:numPr>
          <w:ins w:id="1593" w:author="Unknown"/>
        </w:numPr>
        <w:rPr>
          <w:rFonts w:ascii="Montserrat" w:hAnsi="Montserrat"/>
          <w:sz w:val="24"/>
        </w:rPr>
      </w:pPr>
      <w:r w:rsidRPr="00471595">
        <w:rPr>
          <w:rFonts w:ascii="Montserrat" w:hAnsi="Montserrat"/>
          <w:sz w:val="24"/>
        </w:rPr>
        <w:tab/>
        <w:t>She silently cursed herself as the seals popped and the gate split open. Sure enough, bodies began pouring out of the gangway as she tried to close the distance. She lost a precious few seconds disposing of her trash at the waste recepticle on the edge of the boarding area. She felt eyes on her as she slipped into formation and came to attention.</w:t>
      </w:r>
    </w:p>
    <w:p w14:paraId="73A144A4" w14:textId="6E6F3A5E" w:rsidR="00AD35EB" w:rsidRPr="00471595" w:rsidRDefault="00AD35EB" w:rsidP="00515B04">
      <w:pPr>
        <w:numPr>
          <w:ins w:id="1594" w:author="Unknown"/>
        </w:numPr>
        <w:rPr>
          <w:rFonts w:ascii="Montserrat" w:hAnsi="Montserrat"/>
          <w:sz w:val="24"/>
        </w:rPr>
      </w:pPr>
      <w:r w:rsidRPr="00471595">
        <w:rPr>
          <w:rFonts w:ascii="Montserrat" w:hAnsi="Montserrat"/>
          <w:sz w:val="24"/>
        </w:rPr>
        <w:tab/>
        <w:t xml:space="preserve">The group off the </w:t>
      </w:r>
      <w:r w:rsidR="00201AA5" w:rsidRPr="00471595">
        <w:rPr>
          <w:rFonts w:ascii="Montserrat" w:hAnsi="Montserrat"/>
          <w:sz w:val="24"/>
        </w:rPr>
        <w:t>Alexander</w:t>
      </w:r>
      <w:r w:rsidRPr="00471595">
        <w:rPr>
          <w:rFonts w:ascii="Montserrat" w:hAnsi="Montserrat"/>
          <w:sz w:val="24"/>
        </w:rPr>
        <w:t xml:space="preserve"> had gathered off at the very edge of her vision. Some of them came past in front of her to collect their duffles off the pile and began to carry them aboard. The rest she could hear taking their leave, having been cleared to transfer off the ship. One remained</w:t>
      </w:r>
      <w:r w:rsidR="00295153" w:rsidRPr="00471595">
        <w:rPr>
          <w:rFonts w:ascii="Montserrat" w:hAnsi="Montserrat"/>
          <w:sz w:val="24"/>
        </w:rPr>
        <w:t xml:space="preserve"> and</w:t>
      </w:r>
      <w:r w:rsidRPr="00471595">
        <w:rPr>
          <w:rFonts w:ascii="Montserrat" w:hAnsi="Montserrat"/>
          <w:sz w:val="24"/>
        </w:rPr>
        <w:t xml:space="preserve"> she had little doubt who that whould have to be. She was of the same height as Aeslyn. Identifiable by her pride, a sheer length of raven black hair. Officially, unusually long hair was not smiled on</w:t>
      </w:r>
      <w:r w:rsidR="00295153" w:rsidRPr="00471595">
        <w:rPr>
          <w:rFonts w:ascii="Montserrat" w:hAnsi="Montserrat"/>
          <w:sz w:val="24"/>
        </w:rPr>
        <w:t xml:space="preserve"> but</w:t>
      </w:r>
      <w:r w:rsidRPr="00471595">
        <w:rPr>
          <w:rFonts w:ascii="Montserrat" w:hAnsi="Montserrat"/>
          <w:sz w:val="24"/>
        </w:rPr>
        <w:t xml:space="preserve"> hers was so obedient that a simple clasp at the small of her back was all she needed to rule it. Meggan India Alt. Once an Academy uppersclassman who had befriended a zelous young cadet and taught her how to toe the line. Now, the ship's executive officer. The one who had held a fixed stare on her since she had dashed pell mell across the dock. </w:t>
      </w:r>
    </w:p>
    <w:p w14:paraId="0CD33C78" w14:textId="77777777" w:rsidR="00AD35EB" w:rsidRPr="00471595" w:rsidRDefault="00AD35EB" w:rsidP="00515B04">
      <w:pPr>
        <w:numPr>
          <w:ins w:id="1595" w:author="Unknown"/>
        </w:numPr>
        <w:rPr>
          <w:rFonts w:ascii="Montserrat" w:hAnsi="Montserrat"/>
          <w:sz w:val="24"/>
        </w:rPr>
      </w:pPr>
      <w:r w:rsidRPr="00471595">
        <w:rPr>
          <w:rFonts w:ascii="Montserrat" w:hAnsi="Montserrat"/>
          <w:sz w:val="24"/>
        </w:rPr>
        <w:tab/>
        <w:t>Alt's last act as a friend had been to inform her that she could expect no favors if she ever ended up under her command. Aeslyn glanced directly into that glare for an instant in which it occurred to her that her heritage gave her the right to commit seppuku. When Alt stepped up to her shoulder and spoke, it almost seemed like an attractive proposition.</w:t>
      </w:r>
    </w:p>
    <w:p w14:paraId="1EC388DC" w14:textId="772D6AA1" w:rsidR="00AD35EB" w:rsidRPr="00471595" w:rsidRDefault="00AD35EB" w:rsidP="00515B04">
      <w:pPr>
        <w:numPr>
          <w:ins w:id="159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Lieutennant Sinclair,</w:t>
      </w:r>
      <w:r w:rsidR="000264CD" w:rsidRPr="00471595">
        <w:rPr>
          <w:rFonts w:ascii="Montserrat" w:hAnsi="Montserrat"/>
          <w:sz w:val="24"/>
        </w:rPr>
        <w:t>”</w:t>
      </w:r>
      <w:r w:rsidRPr="00471595">
        <w:rPr>
          <w:rFonts w:ascii="Montserrat" w:hAnsi="Montserrat"/>
          <w:sz w:val="24"/>
        </w:rPr>
        <w:t xml:space="preserve"> Alt snapped, while Aeslyn cringed inwardly. </w:t>
      </w:r>
      <w:r w:rsidR="000264CD" w:rsidRPr="00471595">
        <w:rPr>
          <w:rFonts w:ascii="Montserrat" w:hAnsi="Montserrat"/>
          <w:sz w:val="24"/>
        </w:rPr>
        <w:t>“</w:t>
      </w:r>
      <w:r w:rsidRPr="00471595">
        <w:rPr>
          <w:rFonts w:ascii="Montserrat" w:hAnsi="Montserrat"/>
          <w:sz w:val="24"/>
        </w:rPr>
        <w:t>Nice of you to join us.</w:t>
      </w:r>
      <w:r w:rsidR="000264CD" w:rsidRPr="00471595">
        <w:rPr>
          <w:rFonts w:ascii="Montserrat" w:hAnsi="Montserrat"/>
          <w:sz w:val="24"/>
        </w:rPr>
        <w:t>”</w:t>
      </w:r>
      <w:r w:rsidRPr="00471595">
        <w:rPr>
          <w:rFonts w:ascii="Montserrat" w:hAnsi="Montserrat"/>
          <w:sz w:val="24"/>
        </w:rPr>
        <w:t xml:space="preserve"> Between them, it was a slap. But Alt didn't add anything else. She just turned and paced down the line behind the transfers.</w:t>
      </w:r>
    </w:p>
    <w:p w14:paraId="4E661B6A" w14:textId="2BAFC238" w:rsidR="00AD35EB" w:rsidRPr="00471595" w:rsidRDefault="00AD35EB" w:rsidP="00515B04">
      <w:pPr>
        <w:numPr>
          <w:ins w:id="159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 xml:space="preserve">Goodmorning gentlemen, I am your new XO, Commander Alt. </w:t>
      </w:r>
    </w:p>
    <w:p w14:paraId="3E3693E4" w14:textId="33B8EA67" w:rsidR="00AD35EB" w:rsidRPr="00471595" w:rsidRDefault="00AD35EB" w:rsidP="00515B04">
      <w:pPr>
        <w:numPr>
          <w:ins w:id="159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Many of you are probably aware,</w:t>
      </w:r>
      <w:r w:rsidR="000264CD" w:rsidRPr="00471595">
        <w:rPr>
          <w:rFonts w:ascii="Montserrat" w:hAnsi="Montserrat"/>
          <w:sz w:val="24"/>
        </w:rPr>
        <w:t>”</w:t>
      </w:r>
      <w:r w:rsidRPr="00471595">
        <w:rPr>
          <w:rFonts w:ascii="Montserrat" w:hAnsi="Montserrat"/>
          <w:sz w:val="24"/>
        </w:rPr>
        <w:t xml:space="preserve"> she continued after a pause, </w:t>
      </w:r>
      <w:r w:rsidR="000264CD" w:rsidRPr="00471595">
        <w:rPr>
          <w:rFonts w:ascii="Montserrat" w:hAnsi="Montserrat"/>
          <w:sz w:val="24"/>
        </w:rPr>
        <w:t>“</w:t>
      </w:r>
      <w:r w:rsidRPr="00471595">
        <w:rPr>
          <w:rFonts w:ascii="Montserrat" w:hAnsi="Montserrat"/>
          <w:sz w:val="24"/>
        </w:rPr>
        <w:t xml:space="preserve">that the Fleet is going through a period of reorganization. As a result, </w:t>
      </w:r>
      <w:r w:rsidR="00201AA5" w:rsidRPr="00471595">
        <w:rPr>
          <w:rFonts w:ascii="Montserrat" w:hAnsi="Montserrat"/>
          <w:sz w:val="24"/>
        </w:rPr>
        <w:t>Alexander</w:t>
      </w:r>
      <w:r w:rsidRPr="00471595">
        <w:rPr>
          <w:rFonts w:ascii="Montserrat" w:hAnsi="Montserrat"/>
          <w:sz w:val="24"/>
        </w:rPr>
        <w:t xml:space="preserve"> lost a lot of fine people today.</w:t>
      </w:r>
      <w:r w:rsidR="000264CD" w:rsidRPr="00471595">
        <w:rPr>
          <w:rFonts w:ascii="Montserrat" w:hAnsi="Montserrat"/>
          <w:sz w:val="24"/>
        </w:rPr>
        <w:t>”</w:t>
      </w:r>
      <w:r w:rsidRPr="00471595">
        <w:rPr>
          <w:rFonts w:ascii="Montserrat" w:hAnsi="Montserrat"/>
          <w:sz w:val="24"/>
        </w:rPr>
        <w:t xml:space="preserve"> Alt came around the other end of the line and swept them up in a glance, </w:t>
      </w:r>
      <w:r w:rsidR="000264CD" w:rsidRPr="00471595">
        <w:rPr>
          <w:rFonts w:ascii="Montserrat" w:hAnsi="Montserrat"/>
          <w:sz w:val="24"/>
        </w:rPr>
        <w:t>“</w:t>
      </w:r>
      <w:r w:rsidRPr="00471595">
        <w:rPr>
          <w:rFonts w:ascii="Montserrat" w:hAnsi="Montserrat"/>
          <w:sz w:val="24"/>
        </w:rPr>
        <w:t>In exchange, the Fleet gave us you. I have assured the Captain that he won't have to notice any difference in the crew's performance. I'm sure I don't have to tell you what that means.</w:t>
      </w:r>
    </w:p>
    <w:p w14:paraId="4ED45843" w14:textId="332B761D" w:rsidR="00AD35EB" w:rsidRPr="00471595" w:rsidRDefault="00AD35EB" w:rsidP="00515B04">
      <w:pPr>
        <w:numPr>
          <w:ins w:id="159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Some of you,</w:t>
      </w:r>
      <w:r w:rsidR="000264CD" w:rsidRPr="00471595">
        <w:rPr>
          <w:rFonts w:ascii="Montserrat" w:hAnsi="Montserrat"/>
          <w:sz w:val="24"/>
        </w:rPr>
        <w:t>”</w:t>
      </w:r>
      <w:r w:rsidRPr="00471595">
        <w:rPr>
          <w:rFonts w:ascii="Montserrat" w:hAnsi="Montserrat"/>
          <w:sz w:val="24"/>
        </w:rPr>
        <w:t xml:space="preserve"> and at this, she looked directly at Aeslyn, </w:t>
      </w:r>
      <w:r w:rsidR="000264CD" w:rsidRPr="00471595">
        <w:rPr>
          <w:rFonts w:ascii="Montserrat" w:hAnsi="Montserrat"/>
          <w:sz w:val="24"/>
        </w:rPr>
        <w:t>“</w:t>
      </w:r>
      <w:r w:rsidRPr="00471595">
        <w:rPr>
          <w:rFonts w:ascii="Montserrat" w:hAnsi="Montserrat"/>
          <w:sz w:val="24"/>
        </w:rPr>
        <w:t xml:space="preserve">have already picked up a lot of experience here at Sol. I'm sorry to say you've still got a lot to learn in a short space of time. </w:t>
      </w:r>
    </w:p>
    <w:p w14:paraId="434AD24A" w14:textId="498E555C" w:rsidR="00AD35EB" w:rsidRPr="00471595" w:rsidRDefault="00AD35EB" w:rsidP="00515B04">
      <w:pPr>
        <w:numPr>
          <w:ins w:id="160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Advanced Reconnissance is the most vital and dangerous part of our space effort. We are not alone out there</w:t>
      </w:r>
      <w:r w:rsidR="00295153" w:rsidRPr="00471595">
        <w:rPr>
          <w:rFonts w:ascii="Montserrat" w:hAnsi="Montserrat"/>
          <w:sz w:val="24"/>
        </w:rPr>
        <w:t xml:space="preserve"> and</w:t>
      </w:r>
      <w:r w:rsidRPr="00471595">
        <w:rPr>
          <w:rFonts w:ascii="Montserrat" w:hAnsi="Montserrat"/>
          <w:sz w:val="24"/>
        </w:rPr>
        <w:t xml:space="preserve"> we know absolutely nothing about the competition—except, that they want us to leave them alone. Our mission, broadly put, it to make sure that they understand that we will not be intimidated or turned from our objectives in space. So, it can get hairy out there on occasions.</w:t>
      </w:r>
    </w:p>
    <w:p w14:paraId="28723375" w14:textId="2832D31E" w:rsidR="00AD35EB" w:rsidRPr="00471595" w:rsidRDefault="00AD35EB" w:rsidP="00515B04">
      <w:pPr>
        <w:numPr>
          <w:ins w:id="1601"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If, when we redeploy, we come across hostiles—and trust me, it likely enough to happen—you don't want to have any questions what the right thing to do is. If you got a question, don't wait for me or your direct superiors to come around before asking. Don't be picky, the Fringe is no place to be shy or political.</w:t>
      </w:r>
    </w:p>
    <w:p w14:paraId="402CC96C" w14:textId="13C4DFD4" w:rsidR="00AD35EB" w:rsidRPr="00471595" w:rsidRDefault="00AD35EB" w:rsidP="00515B04">
      <w:pPr>
        <w:numPr>
          <w:ins w:id="160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Now,</w:t>
      </w:r>
      <w:r w:rsidR="000264CD" w:rsidRPr="00471595">
        <w:rPr>
          <w:rFonts w:ascii="Montserrat" w:hAnsi="Montserrat"/>
          <w:sz w:val="24"/>
        </w:rPr>
        <w:t>”</w:t>
      </w:r>
      <w:r w:rsidRPr="00471595">
        <w:rPr>
          <w:rFonts w:ascii="Montserrat" w:hAnsi="Montserrat"/>
          <w:sz w:val="24"/>
        </w:rPr>
        <w:t xml:space="preserve"> she stopped in front of the line and paused for emphasis, </w:t>
      </w:r>
      <w:r w:rsidR="000264CD" w:rsidRPr="00471595">
        <w:rPr>
          <w:rFonts w:ascii="Montserrat" w:hAnsi="Montserrat"/>
          <w:sz w:val="24"/>
        </w:rPr>
        <w:t>“</w:t>
      </w:r>
      <w:r w:rsidRPr="00471595">
        <w:rPr>
          <w:rFonts w:ascii="Montserrat" w:hAnsi="Montserrat"/>
          <w:sz w:val="24"/>
        </w:rPr>
        <w:t>if you've all got your papers, you know who you need to report to. If you have or develop any preferences for bunkmates you can apply at any time for reaccommodation.</w:t>
      </w:r>
      <w:r w:rsidR="000264CD" w:rsidRPr="00471595">
        <w:rPr>
          <w:rFonts w:ascii="Montserrat" w:hAnsi="Montserrat"/>
          <w:sz w:val="24"/>
        </w:rPr>
        <w:t>”</w:t>
      </w:r>
    </w:p>
    <w:p w14:paraId="11381DBD" w14:textId="5763B35F" w:rsidR="00AD35EB" w:rsidRPr="00471595" w:rsidRDefault="00AD35EB" w:rsidP="00515B04">
      <w:pPr>
        <w:numPr>
          <w:ins w:id="1603" w:author="Unknown"/>
        </w:numPr>
        <w:rPr>
          <w:rFonts w:ascii="Montserrat" w:hAnsi="Montserrat"/>
          <w:sz w:val="24"/>
        </w:rPr>
      </w:pPr>
      <w:r w:rsidRPr="00471595">
        <w:rPr>
          <w:rFonts w:ascii="Montserrat" w:hAnsi="Montserrat"/>
          <w:sz w:val="24"/>
        </w:rPr>
        <w:tab/>
        <w:t xml:space="preserve">As the group pulled out their orders, Alt smiled wryly and added, </w:t>
      </w:r>
      <w:r w:rsidR="000264CD" w:rsidRPr="00471595">
        <w:rPr>
          <w:rFonts w:ascii="Montserrat" w:hAnsi="Montserrat"/>
          <w:sz w:val="24"/>
        </w:rPr>
        <w:t>“</w:t>
      </w:r>
      <w:r w:rsidRPr="00471595">
        <w:rPr>
          <w:rFonts w:ascii="Montserrat" w:hAnsi="Montserrat"/>
          <w:sz w:val="24"/>
        </w:rPr>
        <w:t>One more thing, gentlemen. You are going to be a long way from home on this tour. Neither the Captain, nor I have any particular interest in what you do with your free time</w:t>
      </w:r>
      <w:r w:rsidR="00295153" w:rsidRPr="00471595">
        <w:rPr>
          <w:rFonts w:ascii="Montserrat" w:hAnsi="Montserrat"/>
          <w:sz w:val="24"/>
        </w:rPr>
        <w:t xml:space="preserve"> but</w:t>
      </w:r>
      <w:r w:rsidRPr="00471595">
        <w:rPr>
          <w:rFonts w:ascii="Montserrat" w:hAnsi="Montserrat"/>
          <w:sz w:val="24"/>
        </w:rPr>
        <w:t xml:space="preserve"> I remind you that where you're going is no place for pregnancies. You get a situation started, you take it to medical and get it transfered into storage. She reminded them soberingly.</w:t>
      </w:r>
    </w:p>
    <w:p w14:paraId="30D9858C" w14:textId="6E1F9DD0" w:rsidR="00AD35EB" w:rsidRPr="00471595" w:rsidRDefault="00AD35EB" w:rsidP="00515B04">
      <w:pPr>
        <w:numPr>
          <w:ins w:id="1604" w:author="Unknown"/>
        </w:numPr>
        <w:rPr>
          <w:rFonts w:ascii="Montserrat" w:hAnsi="Montserrat"/>
          <w:sz w:val="24"/>
        </w:rPr>
      </w:pPr>
      <w:r w:rsidRPr="00471595">
        <w:rPr>
          <w:rFonts w:ascii="Montserrat" w:hAnsi="Montserrat"/>
          <w:sz w:val="24"/>
        </w:rPr>
        <w:tab/>
        <w:t>One by one, she took each person's papers and checked them. I have, of course, already reviewied your jackets</w:t>
      </w:r>
      <w:r w:rsidR="00295153" w:rsidRPr="00471595">
        <w:rPr>
          <w:rFonts w:ascii="Montserrat" w:hAnsi="Montserrat"/>
          <w:sz w:val="24"/>
        </w:rPr>
        <w:t xml:space="preserve"> and</w:t>
      </w:r>
      <w:r w:rsidRPr="00471595">
        <w:rPr>
          <w:rFonts w:ascii="Montserrat" w:hAnsi="Montserrat"/>
          <w:sz w:val="24"/>
        </w:rPr>
        <w:t xml:space="preserve"> I just want to say I have every confidence in your abilities. She added, holding out an arm to block her way, </w:t>
      </w:r>
      <w:r w:rsidR="000264CD" w:rsidRPr="00471595">
        <w:rPr>
          <w:rFonts w:ascii="Montserrat" w:hAnsi="Montserrat"/>
          <w:sz w:val="24"/>
        </w:rPr>
        <w:t>“</w:t>
      </w:r>
      <w:r w:rsidRPr="00471595">
        <w:rPr>
          <w:rFonts w:ascii="Montserrat" w:hAnsi="Montserrat"/>
          <w:sz w:val="24"/>
        </w:rPr>
        <w:t>you're with me.</w:t>
      </w:r>
      <w:r w:rsidR="000264CD" w:rsidRPr="00471595">
        <w:rPr>
          <w:rFonts w:ascii="Montserrat" w:hAnsi="Montserrat"/>
          <w:sz w:val="24"/>
        </w:rPr>
        <w:t>”</w:t>
      </w:r>
      <w:r w:rsidRPr="00471595">
        <w:rPr>
          <w:rFonts w:ascii="Montserrat" w:hAnsi="Montserrat"/>
          <w:sz w:val="24"/>
        </w:rPr>
        <w:t xml:space="preserve"> Parks and a few others looked back at this and then discreetly followed the rest up the gangway. Aeslyn raised an eyebrow when they were alone on the dock. Alt smiled and pointed out, </w:t>
      </w:r>
      <w:r w:rsidR="000264CD" w:rsidRPr="00471595">
        <w:rPr>
          <w:rFonts w:ascii="Montserrat" w:hAnsi="Montserrat"/>
          <w:sz w:val="24"/>
        </w:rPr>
        <w:t>“</w:t>
      </w:r>
      <w:r w:rsidRPr="00471595">
        <w:rPr>
          <w:rFonts w:ascii="Montserrat" w:hAnsi="Montserrat"/>
          <w:sz w:val="24"/>
        </w:rPr>
        <w:t>You've got orders to report to the Captain. Don't want you getting lost on the way.</w:t>
      </w:r>
      <w:r w:rsidR="000264CD" w:rsidRPr="00471595">
        <w:rPr>
          <w:rFonts w:ascii="Montserrat" w:hAnsi="Montserrat"/>
          <w:sz w:val="24"/>
        </w:rPr>
        <w:t>”</w:t>
      </w:r>
    </w:p>
    <w:p w14:paraId="23E513F1" w14:textId="7FC1273B" w:rsidR="00AD35EB" w:rsidRPr="00471595" w:rsidRDefault="00AD35EB" w:rsidP="00515B04">
      <w:pPr>
        <w:numPr>
          <w:ins w:id="1605"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Thanks,</w:t>
      </w:r>
      <w:r w:rsidR="000264CD" w:rsidRPr="00471595">
        <w:rPr>
          <w:rFonts w:ascii="Montserrat" w:hAnsi="Montserrat"/>
          <w:sz w:val="24"/>
        </w:rPr>
        <w:t>”</w:t>
      </w:r>
      <w:r w:rsidRPr="00471595">
        <w:rPr>
          <w:rFonts w:ascii="Montserrat" w:hAnsi="Montserrat"/>
          <w:sz w:val="24"/>
        </w:rPr>
        <w:t xml:space="preserve"> Aeslyn said wryly, following Alt up through the ship's access. At the top of the gangway, she turned to the Cheif Petty Officer, </w:t>
      </w:r>
      <w:r w:rsidR="000264CD" w:rsidRPr="00471595">
        <w:rPr>
          <w:rFonts w:ascii="Montserrat" w:hAnsi="Montserrat"/>
          <w:sz w:val="24"/>
        </w:rPr>
        <w:t>“</w:t>
      </w:r>
      <w:r w:rsidRPr="00471595">
        <w:rPr>
          <w:rFonts w:ascii="Montserrat" w:hAnsi="Montserrat"/>
          <w:sz w:val="24"/>
        </w:rPr>
        <w:t>Lieutennant Sinclair reporting, permission to come aboard.</w:t>
      </w:r>
      <w:r w:rsidR="000264CD" w:rsidRPr="00471595">
        <w:rPr>
          <w:rFonts w:ascii="Montserrat" w:hAnsi="Montserrat"/>
          <w:sz w:val="24"/>
        </w:rPr>
        <w:t>”</w:t>
      </w:r>
    </w:p>
    <w:p w14:paraId="263AD45A" w14:textId="0DC623A9" w:rsidR="00AD35EB" w:rsidRPr="00471595" w:rsidRDefault="00AD35EB" w:rsidP="00515B04">
      <w:pPr>
        <w:numPr>
          <w:ins w:id="1606" w:author="Unknown"/>
        </w:numPr>
        <w:rPr>
          <w:rFonts w:ascii="Montserrat" w:hAnsi="Montserrat"/>
          <w:sz w:val="24"/>
        </w:rPr>
      </w:pPr>
      <w:r w:rsidRPr="00471595">
        <w:rPr>
          <w:rFonts w:ascii="Montserrat" w:hAnsi="Montserrat"/>
          <w:sz w:val="24"/>
        </w:rPr>
        <w:tab/>
        <w:t>The CPO glanced at her, opening his mouth to respond</w:t>
      </w:r>
      <w:r w:rsidR="00295153" w:rsidRPr="00471595">
        <w:rPr>
          <w:rFonts w:ascii="Montserrat" w:hAnsi="Montserrat"/>
          <w:sz w:val="24"/>
        </w:rPr>
        <w:t xml:space="preserve"> and</w:t>
      </w:r>
      <w:r w:rsidRPr="00471595">
        <w:rPr>
          <w:rFonts w:ascii="Montserrat" w:hAnsi="Montserrat"/>
          <w:sz w:val="24"/>
        </w:rPr>
        <w:t xml:space="preserve"> froze. He scanned down her body and then back to her face</w:t>
      </w:r>
      <w:r w:rsidRPr="00471595">
        <w:rPr>
          <w:rFonts w:ascii="Montserrat" w:hAnsi="Montserrat"/>
          <w:sz w:val="24"/>
        </w:rPr>
        <w:tab/>
        <w:t xml:space="preserve">After a quick glance at Alt, he reclaimed his voice. His eyes snapped back to Alt, </w:t>
      </w:r>
      <w:r w:rsidR="000264CD" w:rsidRPr="00471595">
        <w:rPr>
          <w:rFonts w:ascii="Montserrat" w:hAnsi="Montserrat"/>
          <w:sz w:val="24"/>
        </w:rPr>
        <w:t>“</w:t>
      </w:r>
      <w:r w:rsidRPr="00471595">
        <w:rPr>
          <w:rFonts w:ascii="Montserrat" w:hAnsi="Montserrat"/>
          <w:sz w:val="24"/>
        </w:rPr>
        <w:t>This some kind of joke, XO?</w:t>
      </w:r>
      <w:r w:rsidR="000264CD" w:rsidRPr="00471595">
        <w:rPr>
          <w:rFonts w:ascii="Montserrat" w:hAnsi="Montserrat"/>
          <w:sz w:val="24"/>
        </w:rPr>
        <w:t>”</w:t>
      </w:r>
      <w:r w:rsidRPr="00471595">
        <w:rPr>
          <w:rFonts w:ascii="Montserrat" w:hAnsi="Montserrat"/>
          <w:sz w:val="24"/>
        </w:rPr>
        <w:t xml:space="preserve"> Alt countered taking Aeslyn's arm arm guiding her past. Aside, she murmured, </w:t>
      </w:r>
      <w:r w:rsidR="000264CD" w:rsidRPr="00471595">
        <w:rPr>
          <w:rFonts w:ascii="Montserrat" w:hAnsi="Montserrat"/>
          <w:sz w:val="24"/>
        </w:rPr>
        <w:t>“</w:t>
      </w:r>
      <w:r w:rsidRPr="00471595">
        <w:rPr>
          <w:rFonts w:ascii="Montserrat" w:hAnsi="Montserrat"/>
          <w:sz w:val="24"/>
        </w:rPr>
        <w:t>Lieutennant, please disregard that remark.</w:t>
      </w:r>
      <w:r w:rsidR="000264CD" w:rsidRPr="00471595">
        <w:rPr>
          <w:rFonts w:ascii="Montserrat" w:hAnsi="Montserrat"/>
          <w:sz w:val="24"/>
        </w:rPr>
        <w:t>”</w:t>
      </w:r>
      <w:r w:rsidRPr="00471595">
        <w:rPr>
          <w:rFonts w:ascii="Montserrat" w:hAnsi="Montserrat"/>
          <w:sz w:val="24"/>
        </w:rPr>
        <w:t xml:space="preserve"> She pushed Aeslyn into the cross corridor ahead of her and turned a sharp eye on Grant. Aeslyn stood there in confusion. Grant was looking between the two women with much the same expression. Alt waved her on with, </w:t>
      </w:r>
      <w:r w:rsidR="000264CD" w:rsidRPr="00471595">
        <w:rPr>
          <w:rFonts w:ascii="Montserrat" w:hAnsi="Montserrat"/>
          <w:sz w:val="24"/>
        </w:rPr>
        <w:t>“</w:t>
      </w:r>
      <w:r w:rsidRPr="00471595">
        <w:rPr>
          <w:rFonts w:ascii="Montserrat" w:hAnsi="Montserrat"/>
          <w:sz w:val="24"/>
        </w:rPr>
        <w:t>Go on Lieutennant, I'll catch up with you at the lift.</w:t>
      </w:r>
      <w:r w:rsidR="000264CD" w:rsidRPr="00471595">
        <w:rPr>
          <w:rFonts w:ascii="Montserrat" w:hAnsi="Montserrat"/>
          <w:sz w:val="24"/>
        </w:rPr>
        <w:t>”</w:t>
      </w:r>
      <w:r w:rsidRPr="00471595">
        <w:rPr>
          <w:rFonts w:ascii="Montserrat" w:hAnsi="Montserrat"/>
          <w:sz w:val="24"/>
        </w:rPr>
        <w:t xml:space="preserve"> She hesitated for a second, not sure what was going on. Turning on her heel, she headed alone down the corridor. It was not as if she could get lost. She had memorized the layout of every ship in service her first year in the Academy.</w:t>
      </w:r>
    </w:p>
    <w:p w14:paraId="39F14555" w14:textId="77777777" w:rsidR="00AD35EB" w:rsidRPr="00471595" w:rsidRDefault="00AD35EB" w:rsidP="00515B04">
      <w:pPr>
        <w:numPr>
          <w:ins w:id="1607" w:author="Unknown"/>
        </w:numPr>
        <w:rPr>
          <w:rFonts w:ascii="Montserrat" w:hAnsi="Montserrat"/>
          <w:sz w:val="24"/>
        </w:rPr>
      </w:pPr>
      <w:r w:rsidRPr="00471595">
        <w:rPr>
          <w:rFonts w:ascii="Montserrat" w:hAnsi="Montserrat"/>
          <w:sz w:val="24"/>
        </w:rPr>
        <w:tab/>
        <w:t>She heard the XO talking quietly to Grant behind her as she moved further away. She made a note to look up CPO Grant later and find out what that had been about. She was engaged in thought, not really looking where she was going when she bumped into a man at the next corner.</w:t>
      </w:r>
    </w:p>
    <w:p w14:paraId="77FD900A" w14:textId="77777777" w:rsidR="00AD35EB" w:rsidRPr="00471595" w:rsidRDefault="00AD35EB" w:rsidP="00515B04">
      <w:pPr>
        <w:numPr>
          <w:ins w:id="1608" w:author="Unknown"/>
        </w:numPr>
        <w:rPr>
          <w:rFonts w:ascii="Montserrat" w:hAnsi="Montserrat"/>
          <w:sz w:val="24"/>
        </w:rPr>
      </w:pPr>
      <w:r w:rsidRPr="00471595">
        <w:rPr>
          <w:rFonts w:ascii="Montserrat" w:hAnsi="Montserrat"/>
          <w:sz w:val="24"/>
        </w:rPr>
        <w:tab/>
        <w:t>He caught her, absorbing the impact; she ended up held in a loose embrace. His hands rested familiarly on her hips; his eyes locked warmly on her own. Before she could say a word, he had disengaged and was off around the corner.</w:t>
      </w:r>
    </w:p>
    <w:p w14:paraId="558BB862" w14:textId="23911A65" w:rsidR="00AD35EB" w:rsidRPr="00471595" w:rsidRDefault="00AD35EB" w:rsidP="00515B04">
      <w:pPr>
        <w:numPr>
          <w:ins w:id="1609" w:author="Unknown"/>
        </w:numPr>
        <w:rPr>
          <w:rFonts w:ascii="Montserrat" w:hAnsi="Montserrat"/>
          <w:sz w:val="24"/>
        </w:rPr>
      </w:pPr>
      <w:r w:rsidRPr="00471595">
        <w:rPr>
          <w:rFonts w:ascii="Montserrat" w:hAnsi="Montserrat"/>
          <w:sz w:val="24"/>
        </w:rPr>
        <w:tab/>
        <w:t>She turned, completely off balance. She looked after him</w:t>
      </w:r>
      <w:r w:rsidR="00295153" w:rsidRPr="00471595">
        <w:rPr>
          <w:rFonts w:ascii="Montserrat" w:hAnsi="Montserrat"/>
          <w:sz w:val="24"/>
        </w:rPr>
        <w:t xml:space="preserve"> but</w:t>
      </w:r>
      <w:r w:rsidRPr="00471595">
        <w:rPr>
          <w:rFonts w:ascii="Montserrat" w:hAnsi="Montserrat"/>
          <w:sz w:val="24"/>
        </w:rPr>
        <w:t xml:space="preserve"> he had vanished. She shook her head, vaguely alarmed. The man had hands that knew just where to go to disarm her</w:t>
      </w:r>
      <w:r w:rsidR="00295153" w:rsidRPr="00471595">
        <w:rPr>
          <w:rFonts w:ascii="Montserrat" w:hAnsi="Montserrat"/>
          <w:sz w:val="24"/>
        </w:rPr>
        <w:t xml:space="preserve"> and</w:t>
      </w:r>
      <w:r w:rsidRPr="00471595">
        <w:rPr>
          <w:rFonts w:ascii="Montserrat" w:hAnsi="Montserrat"/>
          <w:sz w:val="24"/>
        </w:rPr>
        <w:t xml:space="preserve"> she didn't have a clue who he was. She tried to shrug it off and continued on. To add to her confusion, a man in a small group that passed brightened as he saw her. </w:t>
      </w:r>
      <w:r w:rsidR="000264CD" w:rsidRPr="00471595">
        <w:rPr>
          <w:rFonts w:ascii="Montserrat" w:hAnsi="Montserrat"/>
          <w:sz w:val="24"/>
        </w:rPr>
        <w:t>“</w:t>
      </w:r>
      <w:r w:rsidRPr="00471595">
        <w:rPr>
          <w:rFonts w:ascii="Montserrat" w:hAnsi="Montserrat"/>
          <w:sz w:val="24"/>
        </w:rPr>
        <w:t>Good morning, Red,</w:t>
      </w:r>
      <w:r w:rsidR="000264CD" w:rsidRPr="00471595">
        <w:rPr>
          <w:rFonts w:ascii="Montserrat" w:hAnsi="Montserrat"/>
          <w:sz w:val="24"/>
        </w:rPr>
        <w:t>”</w:t>
      </w:r>
      <w:r w:rsidRPr="00471595">
        <w:rPr>
          <w:rFonts w:ascii="Montserrat" w:hAnsi="Montserrat"/>
          <w:sz w:val="24"/>
        </w:rPr>
        <w:t xml:space="preserve"> he in much the same intimate but innocent manner. He grinned at her blank look and passed on with no other comment. She walked on in deeper confusion. The last ship she had served on, it had taken months before she had gotten that casual and familiar a greeting from a member of the crew. And that only after having spent a lot of time at close quarters.</w:t>
      </w:r>
    </w:p>
    <w:p w14:paraId="6C2D5F0A" w14:textId="3015A916" w:rsidR="00AD35EB" w:rsidRPr="00471595" w:rsidRDefault="00AD35EB" w:rsidP="00515B04">
      <w:pPr>
        <w:numPr>
          <w:ins w:id="1610" w:author="Unknown"/>
        </w:numPr>
        <w:rPr>
          <w:rFonts w:ascii="Montserrat" w:hAnsi="Montserrat"/>
          <w:sz w:val="24"/>
        </w:rPr>
      </w:pPr>
      <w:r w:rsidRPr="00471595">
        <w:rPr>
          <w:rFonts w:ascii="Montserrat" w:hAnsi="Montserrat"/>
          <w:sz w:val="24"/>
        </w:rPr>
        <w:tab/>
        <w:t xml:space="preserve">The mystery only grew as she walked. By the time she had reached the lift, half of the men and a few of the women she encountered had marked her passing with some small, personal exchange. She didn't know what to make of it. She waited beside the lift controls, turning the matter over in her mind. Another man, coming up behind her, greeted her with a pat on the back, that slid down to rest at the small of her back as he asked courteously, </w:t>
      </w:r>
      <w:r w:rsidR="000264CD" w:rsidRPr="00471595">
        <w:rPr>
          <w:rFonts w:ascii="Montserrat" w:hAnsi="Montserrat"/>
          <w:sz w:val="24"/>
        </w:rPr>
        <w:t>“</w:t>
      </w:r>
      <w:r w:rsidRPr="00471595">
        <w:rPr>
          <w:rFonts w:ascii="Montserrat" w:hAnsi="Montserrat"/>
          <w:sz w:val="24"/>
        </w:rPr>
        <w:t>Going up?</w:t>
      </w:r>
      <w:r w:rsidR="000264CD" w:rsidRPr="00471595">
        <w:rPr>
          <w:rFonts w:ascii="Montserrat" w:hAnsi="Montserrat"/>
          <w:sz w:val="24"/>
        </w:rPr>
        <w:t>”</w:t>
      </w:r>
      <w:r w:rsidRPr="00471595">
        <w:rPr>
          <w:rFonts w:ascii="Montserrat" w:hAnsi="Montserrat"/>
          <w:sz w:val="24"/>
        </w:rPr>
        <w:t xml:space="preserve"> This time she made sure to glance at the name embossed over his heart. Carlson. Her eyes then lighted on his collar insignia.</w:t>
      </w:r>
    </w:p>
    <w:p w14:paraId="23A401DD" w14:textId="77777777" w:rsidR="00AD35EB" w:rsidRPr="00471595" w:rsidRDefault="00AD35EB" w:rsidP="00515B04">
      <w:pPr>
        <w:numPr>
          <w:ins w:id="1611" w:author="Unknown"/>
        </w:numPr>
        <w:rPr>
          <w:rFonts w:ascii="Montserrat" w:hAnsi="Montserrat"/>
          <w:sz w:val="24"/>
        </w:rPr>
      </w:pPr>
      <w:r w:rsidRPr="00471595">
        <w:rPr>
          <w:rFonts w:ascii="Montserrat" w:hAnsi="Montserrat"/>
          <w:sz w:val="24"/>
        </w:rPr>
        <w:tab/>
        <w:t>She managed not to show her dismay.</w:t>
      </w:r>
    </w:p>
    <w:p w14:paraId="65E83F3E" w14:textId="4E26B2DE" w:rsidR="00AD35EB" w:rsidRPr="00471595" w:rsidRDefault="00AD35EB" w:rsidP="00515B04">
      <w:pPr>
        <w:numPr>
          <w:ins w:id="1612" w:author="Unknown"/>
        </w:numPr>
        <w:rPr>
          <w:rFonts w:ascii="Montserrat" w:hAnsi="Montserrat"/>
          <w:sz w:val="24"/>
        </w:rPr>
      </w:pPr>
      <w:r w:rsidRPr="00471595">
        <w:rPr>
          <w:rFonts w:ascii="Montserrat" w:hAnsi="Montserrat"/>
          <w:sz w:val="24"/>
        </w:rPr>
        <w:tab/>
        <w:t>She felt way out of her element</w:t>
      </w:r>
      <w:r w:rsidR="00295153" w:rsidRPr="00471595">
        <w:rPr>
          <w:rFonts w:ascii="Montserrat" w:hAnsi="Montserrat"/>
          <w:sz w:val="24"/>
        </w:rPr>
        <w:t xml:space="preserve"> and</w:t>
      </w:r>
      <w:r w:rsidRPr="00471595">
        <w:rPr>
          <w:rFonts w:ascii="Montserrat" w:hAnsi="Montserrat"/>
          <w:sz w:val="24"/>
        </w:rPr>
        <w:t xml:space="preserve"> she wasn't about to take the matter up with a Lieutennant Commander. She just turned about, breaking the contact and said, all professionalism, </w:t>
      </w:r>
      <w:r w:rsidR="000264CD" w:rsidRPr="00471595">
        <w:rPr>
          <w:rFonts w:ascii="Montserrat" w:hAnsi="Montserrat"/>
          <w:sz w:val="24"/>
        </w:rPr>
        <w:t>“</w:t>
      </w:r>
      <w:r w:rsidRPr="00471595">
        <w:rPr>
          <w:rFonts w:ascii="Montserrat" w:hAnsi="Montserrat"/>
          <w:sz w:val="24"/>
        </w:rPr>
        <w:t>No, Mr. Grant, I'm waiting here for the XO.</w:t>
      </w:r>
      <w:r w:rsidR="000264CD" w:rsidRPr="00471595">
        <w:rPr>
          <w:rFonts w:ascii="Montserrat" w:hAnsi="Montserrat"/>
          <w:sz w:val="24"/>
        </w:rPr>
        <w:t>”</w:t>
      </w:r>
    </w:p>
    <w:p w14:paraId="19CF2410" w14:textId="50701659" w:rsidR="00AD35EB" w:rsidRPr="00471595" w:rsidRDefault="00AD35EB" w:rsidP="00515B04">
      <w:pPr>
        <w:numPr>
          <w:ins w:id="1613" w:author="Unknown"/>
        </w:numPr>
        <w:rPr>
          <w:rFonts w:ascii="Montserrat" w:hAnsi="Montserrat"/>
          <w:sz w:val="24"/>
        </w:rPr>
      </w:pPr>
      <w:r w:rsidRPr="00471595">
        <w:rPr>
          <w:rFonts w:ascii="Montserrat" w:hAnsi="Montserrat"/>
          <w:sz w:val="24"/>
        </w:rPr>
        <w:tab/>
        <w:t xml:space="preserve">He didn't react to the brush off. </w:t>
      </w:r>
      <w:r w:rsidR="000264CD" w:rsidRPr="00471595">
        <w:rPr>
          <w:rFonts w:ascii="Montserrat" w:hAnsi="Montserrat"/>
          <w:sz w:val="24"/>
        </w:rPr>
        <w:t>“</w:t>
      </w:r>
      <w:r w:rsidRPr="00471595">
        <w:rPr>
          <w:rFonts w:ascii="Montserrat" w:hAnsi="Montserrat"/>
          <w:sz w:val="24"/>
        </w:rPr>
        <w:t>Alt is finished on the dock, then?</w:t>
      </w:r>
      <w:r w:rsidR="000264CD" w:rsidRPr="00471595">
        <w:rPr>
          <w:rFonts w:ascii="Montserrat" w:hAnsi="Montserrat"/>
          <w:sz w:val="24"/>
        </w:rPr>
        <w:t>”</w:t>
      </w:r>
      <w:r w:rsidRPr="00471595">
        <w:rPr>
          <w:rFonts w:ascii="Montserrat" w:hAnsi="Montserrat"/>
          <w:sz w:val="24"/>
        </w:rPr>
        <w:t xml:space="preserve"> He asked, pressing the call button. She nodded and turned her shoulder toward him and stared down the way Alt would have to come. His car came</w:t>
      </w:r>
      <w:r w:rsidR="00295153" w:rsidRPr="00471595">
        <w:rPr>
          <w:rFonts w:ascii="Montserrat" w:hAnsi="Montserrat"/>
          <w:sz w:val="24"/>
        </w:rPr>
        <w:t xml:space="preserve"> and</w:t>
      </w:r>
      <w:r w:rsidRPr="00471595">
        <w:rPr>
          <w:rFonts w:ascii="Montserrat" w:hAnsi="Montserrat"/>
          <w:sz w:val="24"/>
        </w:rPr>
        <w:t xml:space="preserve"> he parted with, </w:t>
      </w:r>
      <w:r w:rsidR="000264CD" w:rsidRPr="00471595">
        <w:rPr>
          <w:rFonts w:ascii="Montserrat" w:hAnsi="Montserrat"/>
          <w:sz w:val="24"/>
        </w:rPr>
        <w:t>“</w:t>
      </w:r>
      <w:r w:rsidRPr="00471595">
        <w:rPr>
          <w:rFonts w:ascii="Montserrat" w:hAnsi="Montserrat"/>
          <w:sz w:val="24"/>
        </w:rPr>
        <w:t>Catch you later, Red.</w:t>
      </w:r>
      <w:r w:rsidR="000264CD" w:rsidRPr="00471595">
        <w:rPr>
          <w:rFonts w:ascii="Montserrat" w:hAnsi="Montserrat"/>
          <w:sz w:val="24"/>
        </w:rPr>
        <w:t>”</w:t>
      </w:r>
    </w:p>
    <w:p w14:paraId="3AA73AED" w14:textId="6315BE71" w:rsidR="00AD35EB" w:rsidRPr="00471595" w:rsidRDefault="00AD35EB" w:rsidP="00515B04">
      <w:pPr>
        <w:numPr>
          <w:ins w:id="1614" w:author="Unknown"/>
        </w:numPr>
        <w:rPr>
          <w:rFonts w:ascii="Montserrat" w:hAnsi="Montserrat"/>
          <w:sz w:val="24"/>
        </w:rPr>
      </w:pPr>
      <w:r w:rsidRPr="00471595">
        <w:rPr>
          <w:rFonts w:ascii="Montserrat" w:hAnsi="Montserrat"/>
          <w:sz w:val="24"/>
        </w:rPr>
        <w:tab/>
        <w:t xml:space="preserve">Shortly, Alt came up and punched the call button. Aeslyn waited until they were alone in the lift to enquire, </w:t>
      </w:r>
      <w:r w:rsidR="000264CD" w:rsidRPr="00471595">
        <w:rPr>
          <w:rFonts w:ascii="Montserrat" w:hAnsi="Montserrat"/>
          <w:sz w:val="24"/>
        </w:rPr>
        <w:t>“</w:t>
      </w:r>
      <w:r w:rsidRPr="00471595">
        <w:rPr>
          <w:rFonts w:ascii="Montserrat" w:hAnsi="Montserrat"/>
          <w:sz w:val="24"/>
        </w:rPr>
        <w:t>Discipline gets a little relaxed out in the Deep, does it?</w:t>
      </w:r>
      <w:r w:rsidR="000264CD" w:rsidRPr="00471595">
        <w:rPr>
          <w:rFonts w:ascii="Montserrat" w:hAnsi="Montserrat"/>
          <w:sz w:val="24"/>
        </w:rPr>
        <w:t>”</w:t>
      </w:r>
      <w:r w:rsidRPr="00471595">
        <w:rPr>
          <w:rFonts w:ascii="Montserrat" w:hAnsi="Montserrat"/>
          <w:sz w:val="24"/>
        </w:rPr>
        <w:t xml:space="preserve"> She didn't know how else to air her thoughts. She didn't want to make the wrong call. It seemed perfectly reasonable that a reletively small group of people confined together for long periods of time would be a little more casual with one another, if one thought about the right way. After all, there had been nothing hostile in the attention she had gotten.</w:t>
      </w:r>
    </w:p>
    <w:p w14:paraId="3C8C6A05" w14:textId="160D62E3" w:rsidR="00AD35EB" w:rsidRPr="00471595" w:rsidRDefault="00AD35EB" w:rsidP="00515B04">
      <w:pPr>
        <w:numPr>
          <w:ins w:id="1615" w:author="Unknown"/>
        </w:numPr>
        <w:rPr>
          <w:rFonts w:ascii="Montserrat" w:hAnsi="Montserrat"/>
          <w:sz w:val="24"/>
        </w:rPr>
      </w:pPr>
      <w:r w:rsidRPr="00471595">
        <w:rPr>
          <w:rFonts w:ascii="Montserrat" w:hAnsi="Montserrat"/>
          <w:sz w:val="24"/>
        </w:rPr>
        <w:tab/>
        <w:t xml:space="preserve">Alt shrugged slightly. </w:t>
      </w:r>
      <w:r w:rsidR="000264CD" w:rsidRPr="00471595">
        <w:rPr>
          <w:rFonts w:ascii="Montserrat" w:hAnsi="Montserrat"/>
          <w:sz w:val="24"/>
        </w:rPr>
        <w:t>“</w:t>
      </w:r>
      <w:r w:rsidRPr="00471595">
        <w:rPr>
          <w:rFonts w:ascii="Montserrat" w:hAnsi="Montserrat"/>
          <w:sz w:val="24"/>
        </w:rPr>
        <w:t>There's discipline and there is discipline. I don't tolerate any slacking</w:t>
      </w:r>
      <w:r w:rsidR="00295153" w:rsidRPr="00471595">
        <w:rPr>
          <w:rFonts w:ascii="Montserrat" w:hAnsi="Montserrat"/>
          <w:sz w:val="24"/>
        </w:rPr>
        <w:t xml:space="preserve"> but</w:t>
      </w:r>
      <w:r w:rsidRPr="00471595">
        <w:rPr>
          <w:rFonts w:ascii="Montserrat" w:hAnsi="Montserrat"/>
          <w:sz w:val="24"/>
        </w:rPr>
        <w:t xml:space="preserve"> like I said, the Captain and I do not object healthy and responsible socializing. You can't order people to turn off parts of themselves without creating worse problems. In all, it is good for morale</w:t>
      </w:r>
      <w:r w:rsidR="00295153" w:rsidRPr="00471595">
        <w:rPr>
          <w:rFonts w:ascii="Montserrat" w:hAnsi="Montserrat"/>
          <w:sz w:val="24"/>
        </w:rPr>
        <w:t xml:space="preserve"> and</w:t>
      </w:r>
      <w:r w:rsidRPr="00471595">
        <w:rPr>
          <w:rFonts w:ascii="Montserrat" w:hAnsi="Montserrat"/>
          <w:sz w:val="24"/>
        </w:rPr>
        <w:t xml:space="preserve"> it knits the crew together. The Spartans had the right idea, if in a more limited scope.</w:t>
      </w:r>
      <w:r w:rsidR="000264CD" w:rsidRPr="00471595">
        <w:rPr>
          <w:rFonts w:ascii="Montserrat" w:hAnsi="Montserrat"/>
          <w:sz w:val="24"/>
        </w:rPr>
        <w:t>”</w:t>
      </w:r>
    </w:p>
    <w:p w14:paraId="71CC0613" w14:textId="53A953CC" w:rsidR="00AD35EB" w:rsidRPr="00471595" w:rsidRDefault="00AD35EB" w:rsidP="00515B04">
      <w:pPr>
        <w:numPr>
          <w:ins w:id="1616" w:author="Unknown"/>
        </w:numPr>
        <w:rPr>
          <w:rFonts w:ascii="Montserrat" w:hAnsi="Montserrat"/>
          <w:sz w:val="24"/>
        </w:rPr>
      </w:pPr>
      <w:r w:rsidRPr="00471595">
        <w:rPr>
          <w:rFonts w:ascii="Montserrat" w:hAnsi="Montserrat"/>
          <w:sz w:val="24"/>
        </w:rPr>
        <w:tab/>
        <w:t>Aeslyn nodded</w:t>
      </w:r>
      <w:r w:rsidR="00295153" w:rsidRPr="00471595">
        <w:rPr>
          <w:rFonts w:ascii="Montserrat" w:hAnsi="Montserrat"/>
          <w:sz w:val="24"/>
        </w:rPr>
        <w:t xml:space="preserve"> and</w:t>
      </w:r>
      <w:r w:rsidRPr="00471595">
        <w:rPr>
          <w:rFonts w:ascii="Montserrat" w:hAnsi="Montserrat"/>
          <w:sz w:val="24"/>
        </w:rPr>
        <w:t xml:space="preserve"> resolved not to make an issue out of her first experience of the crew. There were probably respectible limits. It was just one of those things Alt had warned the group they would have to learn. When they reached their level and got off, she took the nods of greeting and the occasional familiar gaze in stride. She even smiled at the sense of welcome those gestures inspired. She had not been aboard for more than twenty minutes and she already felt like she belonged. In due course, she and Alt arrived at the bridge.</w:t>
      </w:r>
    </w:p>
    <w:p w14:paraId="3B11F2F3" w14:textId="50043707" w:rsidR="00AD35EB" w:rsidRPr="00471595" w:rsidRDefault="00AD35EB" w:rsidP="00515B04">
      <w:pPr>
        <w:numPr>
          <w:ins w:id="1617" w:author="Unknown"/>
        </w:numPr>
        <w:rPr>
          <w:rFonts w:ascii="Montserrat" w:hAnsi="Montserrat"/>
          <w:sz w:val="24"/>
        </w:rPr>
      </w:pPr>
      <w:r w:rsidRPr="00471595">
        <w:rPr>
          <w:rFonts w:ascii="Montserrat" w:hAnsi="Montserrat"/>
          <w:sz w:val="24"/>
        </w:rPr>
        <w:tab/>
        <w:t>She looked slowly over the bridge, taking in the multitude of work stations and the quiet murmur of a busy third watch crew. The helm section was opened up under the ministrations of ship's technicians. The com section was busy dealing with the station and Fleet transmissions. Carlson was there, the officer of the watch. Whatever had called him away from the bridge she couldn't guess</w:t>
      </w:r>
      <w:r w:rsidR="00295153" w:rsidRPr="00471595">
        <w:rPr>
          <w:rFonts w:ascii="Montserrat" w:hAnsi="Montserrat"/>
          <w:sz w:val="24"/>
        </w:rPr>
        <w:t xml:space="preserve"> but</w:t>
      </w:r>
      <w:r w:rsidRPr="00471595">
        <w:rPr>
          <w:rFonts w:ascii="Montserrat" w:hAnsi="Montserrat"/>
          <w:sz w:val="24"/>
        </w:rPr>
        <w:t xml:space="preserve"> he had gotten here ahead of them. She glanced over at tactical and was pleased to see another familiar face from her academy days. A tall woman with short, dirty blond hair. She excused herself from Alt's side with a small gesture and walked over to Daron Medea. Daron looked up as she approached. </w:t>
      </w:r>
      <w:r w:rsidR="000264CD" w:rsidRPr="00471595">
        <w:rPr>
          <w:rFonts w:ascii="Montserrat" w:hAnsi="Montserrat"/>
          <w:sz w:val="24"/>
        </w:rPr>
        <w:t>“</w:t>
      </w:r>
      <w:r w:rsidRPr="00471595">
        <w:rPr>
          <w:rFonts w:ascii="Montserrat" w:hAnsi="Montserrat"/>
          <w:sz w:val="24"/>
        </w:rPr>
        <w:t>Hey, Daron,</w:t>
      </w:r>
      <w:r w:rsidR="000264CD" w:rsidRPr="00471595">
        <w:rPr>
          <w:rFonts w:ascii="Montserrat" w:hAnsi="Montserrat"/>
          <w:sz w:val="24"/>
        </w:rPr>
        <w:t>”</w:t>
      </w:r>
      <w:r w:rsidRPr="00471595">
        <w:rPr>
          <w:rFonts w:ascii="Montserrat" w:hAnsi="Montserrat"/>
          <w:sz w:val="24"/>
        </w:rPr>
        <w:t xml:space="preserve"> she smiled against the other's expressionless greeting, </w:t>
      </w:r>
      <w:r w:rsidR="000264CD" w:rsidRPr="00471595">
        <w:rPr>
          <w:rFonts w:ascii="Montserrat" w:hAnsi="Montserrat"/>
          <w:sz w:val="24"/>
        </w:rPr>
        <w:t>“</w:t>
      </w:r>
      <w:r w:rsidRPr="00471595">
        <w:rPr>
          <w:rFonts w:ascii="Montserrat" w:hAnsi="Montserrat"/>
          <w:sz w:val="24"/>
        </w:rPr>
        <w:t>it's me, Aeslyn. Don't tell me you've forgotten me.</w:t>
      </w:r>
      <w:r w:rsidR="000264CD" w:rsidRPr="00471595">
        <w:rPr>
          <w:rFonts w:ascii="Montserrat" w:hAnsi="Montserrat"/>
          <w:sz w:val="24"/>
        </w:rPr>
        <w:t>”</w:t>
      </w:r>
    </w:p>
    <w:p w14:paraId="3AA22B6B" w14:textId="1399E3F9" w:rsidR="00AD35EB" w:rsidRPr="00471595" w:rsidRDefault="00AD35EB" w:rsidP="00515B04">
      <w:pPr>
        <w:numPr>
          <w:ins w:id="1618" w:author="Unknown"/>
        </w:numPr>
        <w:rPr>
          <w:rFonts w:ascii="Montserrat" w:hAnsi="Montserrat"/>
          <w:sz w:val="24"/>
        </w:rPr>
      </w:pPr>
      <w:r w:rsidRPr="00471595">
        <w:rPr>
          <w:rFonts w:ascii="Montserrat" w:hAnsi="Montserrat"/>
          <w:sz w:val="24"/>
        </w:rPr>
        <w:tab/>
        <w:t xml:space="preserve">Daron's face brightened, </w:t>
      </w:r>
      <w:r w:rsidR="000264CD" w:rsidRPr="00471595">
        <w:rPr>
          <w:rFonts w:ascii="Montserrat" w:hAnsi="Montserrat"/>
          <w:sz w:val="24"/>
        </w:rPr>
        <w:t>“</w:t>
      </w:r>
      <w:r w:rsidRPr="00471595">
        <w:rPr>
          <w:rFonts w:ascii="Montserrat" w:hAnsi="Montserrat"/>
          <w:sz w:val="24"/>
        </w:rPr>
        <w:t>Hey kid, been a long time. Welcome aboard.</w:t>
      </w:r>
      <w:r w:rsidR="000264CD" w:rsidRPr="00471595">
        <w:rPr>
          <w:rFonts w:ascii="Montserrat" w:hAnsi="Montserrat"/>
          <w:sz w:val="24"/>
        </w:rPr>
        <w:t>”</w:t>
      </w:r>
      <w:r w:rsidRPr="00471595">
        <w:rPr>
          <w:rFonts w:ascii="Montserrat" w:hAnsi="Montserrat"/>
          <w:sz w:val="24"/>
        </w:rPr>
        <w:t xml:space="preserve"> They shook hands and embraced. Alt had introduced them almost a decade ago, having talked Daron into toutering Aeslyn in tactics. A look passed between Daron and Alt</w:t>
      </w:r>
      <w:r w:rsidR="00295153" w:rsidRPr="00471595">
        <w:rPr>
          <w:rFonts w:ascii="Montserrat" w:hAnsi="Montserrat"/>
          <w:sz w:val="24"/>
        </w:rPr>
        <w:t xml:space="preserve"> but</w:t>
      </w:r>
      <w:r w:rsidRPr="00471595">
        <w:rPr>
          <w:rFonts w:ascii="Montserrat" w:hAnsi="Montserrat"/>
          <w:sz w:val="24"/>
        </w:rPr>
        <w:t xml:space="preserve"> Aeslyn could not read it. Alt shook her head lightly and Daron shrugged, turning back to Aeslyn. </w:t>
      </w:r>
      <w:r w:rsidR="000264CD" w:rsidRPr="00471595">
        <w:rPr>
          <w:rFonts w:ascii="Montserrat" w:hAnsi="Montserrat"/>
          <w:sz w:val="24"/>
        </w:rPr>
        <w:t>“</w:t>
      </w:r>
      <w:r w:rsidRPr="00471595">
        <w:rPr>
          <w:rFonts w:ascii="Montserrat" w:hAnsi="Montserrat"/>
          <w:sz w:val="24"/>
        </w:rPr>
        <w:t>Been letting your hair grow out, I see,</w:t>
      </w:r>
      <w:r w:rsidR="000264CD" w:rsidRPr="00471595">
        <w:rPr>
          <w:rFonts w:ascii="Montserrat" w:hAnsi="Montserrat"/>
          <w:sz w:val="24"/>
        </w:rPr>
        <w:t>”</w:t>
      </w:r>
      <w:r w:rsidRPr="00471595">
        <w:rPr>
          <w:rFonts w:ascii="Montserrat" w:hAnsi="Montserrat"/>
          <w:sz w:val="24"/>
        </w:rPr>
        <w:t xml:space="preserve"> she grinned.</w:t>
      </w:r>
    </w:p>
    <w:p w14:paraId="7A688B39" w14:textId="7DF6170A" w:rsidR="00AD35EB" w:rsidRPr="00471595" w:rsidRDefault="00AD35EB" w:rsidP="00515B04">
      <w:pPr>
        <w:numPr>
          <w:ins w:id="1619" w:author="Unknown"/>
        </w:numPr>
        <w:rPr>
          <w:rFonts w:ascii="Montserrat" w:hAnsi="Montserrat"/>
          <w:sz w:val="24"/>
        </w:rPr>
      </w:pPr>
      <w:r w:rsidRPr="00471595">
        <w:rPr>
          <w:rFonts w:ascii="Montserrat" w:hAnsi="Montserrat"/>
          <w:sz w:val="24"/>
        </w:rPr>
        <w:tab/>
        <w:t xml:space="preserve">Aeslyn returned a small smile. </w:t>
      </w:r>
      <w:r w:rsidR="000264CD" w:rsidRPr="00471595">
        <w:rPr>
          <w:rFonts w:ascii="Montserrat" w:hAnsi="Montserrat"/>
          <w:sz w:val="24"/>
        </w:rPr>
        <w:t>“</w:t>
      </w:r>
      <w:r w:rsidRPr="00471595">
        <w:rPr>
          <w:rFonts w:ascii="Montserrat" w:hAnsi="Montserrat"/>
          <w:sz w:val="24"/>
        </w:rPr>
        <w:t>For a while I worried that it wouldn't recover from the butchering it got in the Academy. I don't know how Alt ever escaped the knife,</w:t>
      </w:r>
      <w:r w:rsidR="000264CD" w:rsidRPr="00471595">
        <w:rPr>
          <w:rFonts w:ascii="Montserrat" w:hAnsi="Montserrat"/>
          <w:sz w:val="24"/>
        </w:rPr>
        <w:t>”</w:t>
      </w:r>
      <w:r w:rsidRPr="00471595">
        <w:rPr>
          <w:rFonts w:ascii="Montserrat" w:hAnsi="Montserrat"/>
          <w:sz w:val="24"/>
        </w:rPr>
        <w:t xml:space="preserve"> she declared with a mock jelous glare.</w:t>
      </w:r>
    </w:p>
    <w:p w14:paraId="17B2045E" w14:textId="2E7965F3" w:rsidR="00AD35EB" w:rsidRPr="00471595" w:rsidRDefault="00AD35EB" w:rsidP="00515B04">
      <w:pPr>
        <w:numPr>
          <w:ins w:id="1620" w:author="Unknown"/>
        </w:numPr>
        <w:rPr>
          <w:rFonts w:ascii="Montserrat" w:hAnsi="Montserrat"/>
          <w:sz w:val="24"/>
        </w:rPr>
      </w:pPr>
      <w:r w:rsidRPr="00471595">
        <w:rPr>
          <w:rFonts w:ascii="Montserrat" w:hAnsi="Montserrat"/>
          <w:sz w:val="24"/>
        </w:rPr>
        <w:tab/>
        <w:t xml:space="preserve">The XO just smiled engimatically, not offering to explain. With a tap on Aeslyn's flank, she reminded her of her business on the bridge and pointed her chin at the hatch leading to the Captain's ready room. </w:t>
      </w:r>
      <w:r w:rsidR="000264CD" w:rsidRPr="00471595">
        <w:rPr>
          <w:rFonts w:ascii="Montserrat" w:hAnsi="Montserrat"/>
          <w:sz w:val="24"/>
        </w:rPr>
        <w:t>“</w:t>
      </w:r>
      <w:r w:rsidRPr="00471595">
        <w:rPr>
          <w:rFonts w:ascii="Montserrat" w:hAnsi="Montserrat"/>
          <w:sz w:val="24"/>
        </w:rPr>
        <w:t>You two can catch up on old times later, Aeslyn has an appointment to keep.</w:t>
      </w:r>
      <w:r w:rsidR="000264CD" w:rsidRPr="00471595">
        <w:rPr>
          <w:rFonts w:ascii="Montserrat" w:hAnsi="Montserrat"/>
          <w:sz w:val="24"/>
        </w:rPr>
        <w:t>”</w:t>
      </w:r>
    </w:p>
    <w:p w14:paraId="235E4AF7" w14:textId="7932BF31" w:rsidR="00AD35EB" w:rsidRPr="00471595" w:rsidRDefault="00AD35EB" w:rsidP="00515B04">
      <w:pPr>
        <w:numPr>
          <w:ins w:id="1621" w:author="Unknown"/>
        </w:numPr>
        <w:rPr>
          <w:rFonts w:ascii="Montserrat" w:hAnsi="Montserrat"/>
          <w:sz w:val="24"/>
        </w:rPr>
      </w:pPr>
      <w:r w:rsidRPr="00471595">
        <w:rPr>
          <w:rFonts w:ascii="Montserrat" w:hAnsi="Montserrat"/>
          <w:sz w:val="24"/>
        </w:rPr>
        <w:tab/>
        <w:t xml:space="preserve">Aeslyn turned to face that access and squared her shoulders. As she accompanied Alt to the hatch, its sensors announced their presence to the man within. Like all interior hatches, it was a secondary pressure seal. It hissed back a few inches and then slid to the side to clear the way. Alt stepped in and announced, </w:t>
      </w:r>
      <w:r w:rsidR="000264CD" w:rsidRPr="00471595">
        <w:rPr>
          <w:rFonts w:ascii="Montserrat" w:hAnsi="Montserrat"/>
          <w:sz w:val="24"/>
        </w:rPr>
        <w:t>“</w:t>
      </w:r>
      <w:r w:rsidRPr="00471595">
        <w:rPr>
          <w:rFonts w:ascii="Montserrat" w:hAnsi="Montserrat"/>
          <w:sz w:val="24"/>
        </w:rPr>
        <w:t>Captain, I've got Lieutennant Sinclair for you.</w:t>
      </w:r>
      <w:r w:rsidR="000264CD" w:rsidRPr="00471595">
        <w:rPr>
          <w:rFonts w:ascii="Montserrat" w:hAnsi="Montserrat"/>
          <w:sz w:val="24"/>
        </w:rPr>
        <w:t>”</w:t>
      </w:r>
    </w:p>
    <w:p w14:paraId="736E9DC6" w14:textId="5DF7A309" w:rsidR="00AD35EB" w:rsidRPr="00471595" w:rsidRDefault="00AD35EB" w:rsidP="00515B04">
      <w:pPr>
        <w:numPr>
          <w:ins w:id="1622" w:author="Unknown"/>
        </w:numPr>
        <w:rPr>
          <w:rFonts w:ascii="Montserrat" w:hAnsi="Montserrat"/>
          <w:sz w:val="24"/>
        </w:rPr>
      </w:pPr>
      <w:r w:rsidRPr="00471595">
        <w:rPr>
          <w:rFonts w:ascii="Montserrat" w:hAnsi="Montserrat"/>
          <w:sz w:val="24"/>
        </w:rPr>
        <w:tab/>
        <w:t xml:space="preserve">Captain Richard Stewart glanced up at them from his desk as Aeslyn saluted and waved them in to a couple of awaiting chairs. He was an average looking man with hard features and a sharp eye. He had taken Aeslyn's measure while she came in and sat down. They exchanged formalities quickly as he fished a data jacket out of the rack on his desk and fed it into the reader. While he scanned her file through the polarized surface of the desk top, he asked casually, </w:t>
      </w:r>
      <w:r w:rsidR="000264CD" w:rsidRPr="00471595">
        <w:rPr>
          <w:rFonts w:ascii="Montserrat" w:hAnsi="Montserrat"/>
          <w:sz w:val="24"/>
        </w:rPr>
        <w:t>“</w:t>
      </w:r>
      <w:r w:rsidRPr="00471595">
        <w:rPr>
          <w:rFonts w:ascii="Montserrat" w:hAnsi="Montserrat"/>
          <w:sz w:val="24"/>
        </w:rPr>
        <w:t>Alt tells me you have been requesting AR posting since you came out of the Academy. You must be very excited right now.</w:t>
      </w:r>
      <w:r w:rsidR="000264CD" w:rsidRPr="00471595">
        <w:rPr>
          <w:rFonts w:ascii="Montserrat" w:hAnsi="Montserrat"/>
          <w:sz w:val="24"/>
        </w:rPr>
        <w:t>”</w:t>
      </w:r>
    </w:p>
    <w:p w14:paraId="75A7B009" w14:textId="575C8C23" w:rsidR="00AD35EB" w:rsidRPr="00471595" w:rsidRDefault="00AD35EB" w:rsidP="00515B04">
      <w:pPr>
        <w:numPr>
          <w:ins w:id="1623"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Aye, Captain,</w:t>
      </w:r>
      <w:r w:rsidR="000264CD" w:rsidRPr="00471595">
        <w:rPr>
          <w:rFonts w:ascii="Montserrat" w:hAnsi="Montserrat"/>
          <w:sz w:val="24"/>
        </w:rPr>
        <w:t>”</w:t>
      </w:r>
      <w:r w:rsidRPr="00471595">
        <w:rPr>
          <w:rFonts w:ascii="Montserrat" w:hAnsi="Montserrat"/>
          <w:sz w:val="24"/>
        </w:rPr>
        <w:t xml:space="preserve"> she responded, </w:t>
      </w:r>
      <w:r w:rsidR="000264CD" w:rsidRPr="00471595">
        <w:rPr>
          <w:rFonts w:ascii="Montserrat" w:hAnsi="Montserrat"/>
          <w:sz w:val="24"/>
        </w:rPr>
        <w:t>“</w:t>
      </w:r>
      <w:r w:rsidRPr="00471595">
        <w:rPr>
          <w:rFonts w:ascii="Montserrat" w:hAnsi="Montserrat"/>
          <w:sz w:val="24"/>
        </w:rPr>
        <w:t>This is the duty I signed up for, Sir.</w:t>
      </w:r>
      <w:r w:rsidR="000264CD" w:rsidRPr="00471595">
        <w:rPr>
          <w:rFonts w:ascii="Montserrat" w:hAnsi="Montserrat"/>
          <w:sz w:val="24"/>
        </w:rPr>
        <w:t>”</w:t>
      </w:r>
    </w:p>
    <w:p w14:paraId="3D1933E5" w14:textId="48F76F2B" w:rsidR="00AD35EB" w:rsidRPr="00471595" w:rsidRDefault="00AD35EB" w:rsidP="00515B04">
      <w:pPr>
        <w:numPr>
          <w:ins w:id="1624" w:author="Unknown"/>
        </w:numPr>
        <w:rPr>
          <w:rFonts w:ascii="Montserrat" w:hAnsi="Montserrat"/>
          <w:sz w:val="24"/>
        </w:rPr>
      </w:pPr>
      <w:r w:rsidRPr="00471595">
        <w:rPr>
          <w:rFonts w:ascii="Montserrat" w:hAnsi="Montserrat"/>
          <w:sz w:val="24"/>
        </w:rPr>
        <w:tab/>
        <w:t xml:space="preserve">He nodded, still looking at the display which was opaque from her side of the desk. </w:t>
      </w:r>
      <w:r w:rsidR="000264CD" w:rsidRPr="00471595">
        <w:rPr>
          <w:rFonts w:ascii="Montserrat" w:hAnsi="Montserrat"/>
          <w:sz w:val="24"/>
        </w:rPr>
        <w:t>“</w:t>
      </w:r>
      <w:r w:rsidRPr="00471595">
        <w:rPr>
          <w:rFonts w:ascii="Montserrat" w:hAnsi="Montserrat"/>
          <w:sz w:val="24"/>
        </w:rPr>
        <w:t>I'm sure many officers have told you that there is no significant difference between recon and patrol operations. There some specific reason why you're so hot to be out on the Fringe, Lieutennant?</w:t>
      </w:r>
      <w:r w:rsidR="000264CD" w:rsidRPr="00471595">
        <w:rPr>
          <w:rFonts w:ascii="Montserrat" w:hAnsi="Montserrat"/>
          <w:sz w:val="24"/>
        </w:rPr>
        <w:t>”</w:t>
      </w:r>
    </w:p>
    <w:p w14:paraId="0AE89DF4" w14:textId="6F2D6A97" w:rsidR="00AD35EB" w:rsidRPr="00471595" w:rsidRDefault="00AD35EB" w:rsidP="00515B04">
      <w:pPr>
        <w:numPr>
          <w:ins w:id="1625"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Sir,</w:t>
      </w:r>
      <w:r w:rsidR="000264CD" w:rsidRPr="00471595">
        <w:rPr>
          <w:rFonts w:ascii="Montserrat" w:hAnsi="Montserrat"/>
          <w:sz w:val="24"/>
        </w:rPr>
        <w:t>”</w:t>
      </w:r>
      <w:r w:rsidRPr="00471595">
        <w:rPr>
          <w:rFonts w:ascii="Montserrat" w:hAnsi="Montserrat"/>
          <w:sz w:val="24"/>
        </w:rPr>
        <w:t xml:space="preserve"> she began, paused to think it through, </w:t>
      </w:r>
      <w:r w:rsidR="000264CD" w:rsidRPr="00471595">
        <w:rPr>
          <w:rFonts w:ascii="Montserrat" w:hAnsi="Montserrat"/>
          <w:sz w:val="24"/>
        </w:rPr>
        <w:t>“</w:t>
      </w:r>
      <w:r w:rsidRPr="00471595">
        <w:rPr>
          <w:rFonts w:ascii="Montserrat" w:hAnsi="Montserrat"/>
          <w:sz w:val="24"/>
        </w:rPr>
        <w:t>Begging your pardon</w:t>
      </w:r>
      <w:r w:rsidR="00295153" w:rsidRPr="00471595">
        <w:rPr>
          <w:rFonts w:ascii="Montserrat" w:hAnsi="Montserrat"/>
          <w:sz w:val="24"/>
        </w:rPr>
        <w:t xml:space="preserve"> but</w:t>
      </w:r>
      <w:r w:rsidRPr="00471595">
        <w:rPr>
          <w:rFonts w:ascii="Montserrat" w:hAnsi="Montserrat"/>
          <w:sz w:val="24"/>
        </w:rPr>
        <w:t xml:space="preserve"> patrol routes don't actually go anywhere Sir.</w:t>
      </w:r>
      <w:r w:rsidR="000264CD" w:rsidRPr="00471595">
        <w:rPr>
          <w:rFonts w:ascii="Montserrat" w:hAnsi="Montserrat"/>
          <w:sz w:val="24"/>
        </w:rPr>
        <w:t>”</w:t>
      </w:r>
      <w:r w:rsidRPr="00471595">
        <w:rPr>
          <w:rFonts w:ascii="Montserrat" w:hAnsi="Montserrat"/>
          <w:sz w:val="24"/>
        </w:rPr>
        <w:t xml:space="preserve"> He looked up at her, then back to the report, not totally satisfied by her answer.</w:t>
      </w:r>
    </w:p>
    <w:p w14:paraId="1900513D" w14:textId="14F23393" w:rsidR="00AD35EB" w:rsidRPr="00471595" w:rsidRDefault="00AD35EB" w:rsidP="00515B04">
      <w:pPr>
        <w:numPr>
          <w:ins w:id="162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You have an excellent record, Lieutennant. I would expect an officer of your calibur to be more interested in moving up in the Home Fleet. Working for her own command.</w:t>
      </w:r>
      <w:r w:rsidR="000264CD" w:rsidRPr="00471595">
        <w:rPr>
          <w:rFonts w:ascii="Montserrat" w:hAnsi="Montserrat"/>
          <w:sz w:val="24"/>
        </w:rPr>
        <w:t>”</w:t>
      </w:r>
      <w:r w:rsidRPr="00471595">
        <w:rPr>
          <w:rFonts w:ascii="Montserrat" w:hAnsi="Montserrat"/>
          <w:sz w:val="24"/>
        </w:rPr>
        <w:t xml:space="preserve"> Aeslyn didn't comment in the pause he gave her. He went on, </w:t>
      </w:r>
      <w:r w:rsidR="000264CD" w:rsidRPr="00471595">
        <w:rPr>
          <w:rFonts w:ascii="Montserrat" w:hAnsi="Montserrat"/>
          <w:sz w:val="24"/>
        </w:rPr>
        <w:t>“</w:t>
      </w:r>
      <w:r w:rsidRPr="00471595">
        <w:rPr>
          <w:rFonts w:ascii="Montserrat" w:hAnsi="Montserrat"/>
          <w:sz w:val="24"/>
        </w:rPr>
        <w:t>Everyone who serves on a Conqueror knows that they're taking a big risk. Not too many people look forward to getting posted out there. So what makes you so different, Lieutennant? Do you like taking risks? Do you hope to see some action out in the Deep? Maybe move up the ladder a little faster under fire?</w:t>
      </w:r>
      <w:r w:rsidR="000264CD" w:rsidRPr="00471595">
        <w:rPr>
          <w:rFonts w:ascii="Montserrat" w:hAnsi="Montserrat"/>
          <w:sz w:val="24"/>
        </w:rPr>
        <w:t>”</w:t>
      </w:r>
    </w:p>
    <w:p w14:paraId="3C396275" w14:textId="5E3CB9B7" w:rsidR="00AD35EB" w:rsidRPr="00471595" w:rsidRDefault="00AD35EB" w:rsidP="00515B04">
      <w:pPr>
        <w:numPr>
          <w:ins w:id="1627" w:author="Unknown"/>
        </w:numPr>
        <w:rPr>
          <w:rFonts w:ascii="Montserrat" w:hAnsi="Montserrat"/>
          <w:sz w:val="24"/>
        </w:rPr>
      </w:pPr>
      <w:r w:rsidRPr="00471595">
        <w:rPr>
          <w:rFonts w:ascii="Montserrat" w:hAnsi="Montserrat"/>
          <w:sz w:val="24"/>
        </w:rPr>
        <w:tab/>
        <w:t xml:space="preserve">Aeslyn frowned, </w:t>
      </w:r>
      <w:r w:rsidR="000264CD" w:rsidRPr="00471595">
        <w:rPr>
          <w:rFonts w:ascii="Montserrat" w:hAnsi="Montserrat"/>
          <w:sz w:val="24"/>
        </w:rPr>
        <w:t>“</w:t>
      </w:r>
      <w:r w:rsidRPr="00471595">
        <w:rPr>
          <w:rFonts w:ascii="Montserrat" w:hAnsi="Montserrat"/>
          <w:sz w:val="24"/>
        </w:rPr>
        <w:t>No, Sir. I'm no more anxious to see hostiles than Fleet Command. I just believe that man has a right to be out there</w:t>
      </w:r>
      <w:r w:rsidR="00295153" w:rsidRPr="00471595">
        <w:rPr>
          <w:rFonts w:ascii="Montserrat" w:hAnsi="Montserrat"/>
          <w:sz w:val="24"/>
        </w:rPr>
        <w:t xml:space="preserve"> and</w:t>
      </w:r>
      <w:r w:rsidRPr="00471595">
        <w:rPr>
          <w:rFonts w:ascii="Montserrat" w:hAnsi="Montserrat"/>
          <w:sz w:val="24"/>
        </w:rPr>
        <w:t xml:space="preserve"> I want to be out there exercising that right.</w:t>
      </w:r>
      <w:r w:rsidR="000264CD" w:rsidRPr="00471595">
        <w:rPr>
          <w:rFonts w:ascii="Montserrat" w:hAnsi="Montserrat"/>
          <w:sz w:val="24"/>
        </w:rPr>
        <w:t>”</w:t>
      </w:r>
    </w:p>
    <w:p w14:paraId="0082FF6B" w14:textId="6315302A" w:rsidR="00AD35EB" w:rsidRPr="00471595" w:rsidRDefault="00AD35EB" w:rsidP="00515B04">
      <w:pPr>
        <w:numPr>
          <w:ins w:id="1628" w:author="Unknown"/>
        </w:numPr>
        <w:rPr>
          <w:rFonts w:ascii="Montserrat" w:hAnsi="Montserrat"/>
          <w:sz w:val="24"/>
        </w:rPr>
      </w:pPr>
      <w:r w:rsidRPr="00471595">
        <w:rPr>
          <w:rFonts w:ascii="Montserrat" w:hAnsi="Montserrat"/>
          <w:sz w:val="24"/>
        </w:rPr>
        <w:tab/>
        <w:t>He rubbed a finger over his lower lip</w:t>
      </w:r>
      <w:r w:rsidR="00295153" w:rsidRPr="00471595">
        <w:rPr>
          <w:rFonts w:ascii="Montserrat" w:hAnsi="Montserrat"/>
          <w:sz w:val="24"/>
        </w:rPr>
        <w:t xml:space="preserve"> and</w:t>
      </w:r>
      <w:r w:rsidRPr="00471595">
        <w:rPr>
          <w:rFonts w:ascii="Montserrat" w:hAnsi="Montserrat"/>
          <w:sz w:val="24"/>
        </w:rPr>
        <w:t xml:space="preserve"> rested his chin on his braced fist. She didn't like the tone of this interview</w:t>
      </w:r>
      <w:r w:rsidR="00295153" w:rsidRPr="00471595">
        <w:rPr>
          <w:rFonts w:ascii="Montserrat" w:hAnsi="Montserrat"/>
          <w:sz w:val="24"/>
        </w:rPr>
        <w:t xml:space="preserve"> but</w:t>
      </w:r>
      <w:r w:rsidRPr="00471595">
        <w:rPr>
          <w:rFonts w:ascii="Montserrat" w:hAnsi="Montserrat"/>
          <w:sz w:val="24"/>
        </w:rPr>
        <w:t xml:space="preserve"> she had expected no less given the facts. When a person who asked for something was told no for six years</w:t>
      </w:r>
      <w:r w:rsidR="00295153" w:rsidRPr="00471595">
        <w:rPr>
          <w:rFonts w:ascii="Montserrat" w:hAnsi="Montserrat"/>
          <w:sz w:val="24"/>
        </w:rPr>
        <w:t xml:space="preserve"> but</w:t>
      </w:r>
      <w:r w:rsidRPr="00471595">
        <w:rPr>
          <w:rFonts w:ascii="Montserrat" w:hAnsi="Montserrat"/>
          <w:sz w:val="24"/>
        </w:rPr>
        <w:t xml:space="preserve"> still kept asking, people got the idea that there must be a good reason for saying no to her. Even if she herself never knew what that reason might be. He tried another angle, </w:t>
      </w:r>
      <w:r w:rsidR="000264CD" w:rsidRPr="00471595">
        <w:rPr>
          <w:rFonts w:ascii="Montserrat" w:hAnsi="Montserrat"/>
          <w:sz w:val="24"/>
        </w:rPr>
        <w:t>“</w:t>
      </w:r>
      <w:r w:rsidRPr="00471595">
        <w:rPr>
          <w:rFonts w:ascii="Montserrat" w:hAnsi="Montserrat"/>
          <w:sz w:val="24"/>
        </w:rPr>
        <w:t>According to your psyche evaluation, you're something of a loner. Keep to yourself a lot of the time, leave it to other people to draw you out before making friends. Solo's don't work very well on a ship this big operating so far away from civilization. I know you have a few old Academy buddies here on the ship</w:t>
      </w:r>
      <w:r w:rsidR="00295153" w:rsidRPr="00471595">
        <w:rPr>
          <w:rFonts w:ascii="Montserrat" w:hAnsi="Montserrat"/>
          <w:sz w:val="24"/>
        </w:rPr>
        <w:t xml:space="preserve"> but</w:t>
      </w:r>
      <w:r w:rsidRPr="00471595">
        <w:rPr>
          <w:rFonts w:ascii="Montserrat" w:hAnsi="Montserrat"/>
          <w:sz w:val="24"/>
        </w:rPr>
        <w:t xml:space="preserve"> being tight with a few people at the top... You're real likely to be shut out by the crew and create trouble between people who have worked together for a long time.</w:t>
      </w:r>
      <w:r w:rsidR="000264CD" w:rsidRPr="00471595">
        <w:rPr>
          <w:rFonts w:ascii="Montserrat" w:hAnsi="Montserrat"/>
          <w:sz w:val="24"/>
        </w:rPr>
        <w:t>”</w:t>
      </w:r>
    </w:p>
    <w:p w14:paraId="3C8D6857" w14:textId="51A0EDB4" w:rsidR="00AD35EB" w:rsidRPr="00471595" w:rsidRDefault="00AD35EB" w:rsidP="00515B04">
      <w:pPr>
        <w:numPr>
          <w:ins w:id="1629" w:author="Unknown"/>
        </w:numPr>
        <w:rPr>
          <w:rFonts w:ascii="Montserrat" w:hAnsi="Montserrat"/>
          <w:sz w:val="24"/>
        </w:rPr>
      </w:pPr>
      <w:r w:rsidRPr="00471595">
        <w:rPr>
          <w:rFonts w:ascii="Montserrat" w:hAnsi="Montserrat"/>
          <w:sz w:val="24"/>
        </w:rPr>
        <w:tab/>
        <w:t xml:space="preserve">Aeslyn shook her head and said bluntly, </w:t>
      </w:r>
      <w:r w:rsidR="000264CD" w:rsidRPr="00471595">
        <w:rPr>
          <w:rFonts w:ascii="Montserrat" w:hAnsi="Montserrat"/>
          <w:sz w:val="24"/>
        </w:rPr>
        <w:t>“</w:t>
      </w:r>
      <w:r w:rsidRPr="00471595">
        <w:rPr>
          <w:rFonts w:ascii="Montserrat" w:hAnsi="Montserrat"/>
          <w:sz w:val="24"/>
        </w:rPr>
        <w:t>I'm sorry, Sir</w:t>
      </w:r>
      <w:r w:rsidR="00295153" w:rsidRPr="00471595">
        <w:rPr>
          <w:rFonts w:ascii="Montserrat" w:hAnsi="Montserrat"/>
          <w:sz w:val="24"/>
        </w:rPr>
        <w:t xml:space="preserve"> but</w:t>
      </w:r>
      <w:r w:rsidRPr="00471595">
        <w:rPr>
          <w:rFonts w:ascii="Montserrat" w:hAnsi="Montserrat"/>
          <w:sz w:val="24"/>
        </w:rPr>
        <w:t xml:space="preserve"> I don't buy that. There's a difference between minding my own business and being anti-social. Besides, I've already met some of the crew on my way in here,</w:t>
      </w:r>
      <w:r w:rsidR="000264CD" w:rsidRPr="00471595">
        <w:rPr>
          <w:rFonts w:ascii="Montserrat" w:hAnsi="Montserrat"/>
          <w:sz w:val="24"/>
        </w:rPr>
        <w:t>”</w:t>
      </w:r>
      <w:r w:rsidRPr="00471595">
        <w:rPr>
          <w:rFonts w:ascii="Montserrat" w:hAnsi="Montserrat"/>
          <w:sz w:val="24"/>
        </w:rPr>
        <w:t xml:space="preserve"> she recalled the feeling she had walking onto the bridge, </w:t>
      </w:r>
      <w:r w:rsidR="000264CD" w:rsidRPr="00471595">
        <w:rPr>
          <w:rFonts w:ascii="Montserrat" w:hAnsi="Montserrat"/>
          <w:sz w:val="24"/>
        </w:rPr>
        <w:t>“</w:t>
      </w:r>
      <w:r w:rsidRPr="00471595">
        <w:rPr>
          <w:rFonts w:ascii="Montserrat" w:hAnsi="Montserrat"/>
          <w:sz w:val="24"/>
        </w:rPr>
        <w:t>you have a, ah, real friendly crew. I am confident enough that I'll be able to fit in, Captain.</w:t>
      </w:r>
      <w:r w:rsidR="000264CD" w:rsidRPr="00471595">
        <w:rPr>
          <w:rFonts w:ascii="Montserrat" w:hAnsi="Montserrat"/>
          <w:sz w:val="24"/>
        </w:rPr>
        <w:t>”</w:t>
      </w:r>
    </w:p>
    <w:p w14:paraId="17E89B7D" w14:textId="26889B9C" w:rsidR="00AD35EB" w:rsidRPr="00471595" w:rsidRDefault="00AD35EB" w:rsidP="00515B04">
      <w:pPr>
        <w:numPr>
          <w:ins w:id="1630" w:author="Unknown"/>
        </w:numPr>
        <w:rPr>
          <w:rFonts w:ascii="Montserrat" w:hAnsi="Montserrat"/>
          <w:sz w:val="24"/>
        </w:rPr>
      </w:pPr>
      <w:r w:rsidRPr="00471595">
        <w:rPr>
          <w:rFonts w:ascii="Montserrat" w:hAnsi="Montserrat"/>
          <w:sz w:val="24"/>
        </w:rPr>
        <w:tab/>
        <w:t xml:space="preserve">He smiled then and keyed off the display. Aeslyn glanced down as he and the XO exchanged a look. </w:t>
      </w:r>
      <w:r w:rsidR="000264CD" w:rsidRPr="00471595">
        <w:rPr>
          <w:rFonts w:ascii="Montserrat" w:hAnsi="Montserrat"/>
          <w:sz w:val="24"/>
        </w:rPr>
        <w:t>“</w:t>
      </w:r>
      <w:r w:rsidRPr="00471595">
        <w:rPr>
          <w:rFonts w:ascii="Montserrat" w:hAnsi="Montserrat"/>
          <w:sz w:val="24"/>
        </w:rPr>
        <w:t>Maybe so,</w:t>
      </w:r>
      <w:r w:rsidR="000264CD" w:rsidRPr="00471595">
        <w:rPr>
          <w:rFonts w:ascii="Montserrat" w:hAnsi="Montserrat"/>
          <w:sz w:val="24"/>
        </w:rPr>
        <w:t>”</w:t>
      </w:r>
      <w:r w:rsidRPr="00471595">
        <w:rPr>
          <w:rFonts w:ascii="Montserrat" w:hAnsi="Montserrat"/>
          <w:sz w:val="24"/>
        </w:rPr>
        <w:t xml:space="preserve"> he allowed, </w:t>
      </w:r>
      <w:r w:rsidR="000264CD" w:rsidRPr="00471595">
        <w:rPr>
          <w:rFonts w:ascii="Montserrat" w:hAnsi="Montserrat"/>
          <w:sz w:val="24"/>
        </w:rPr>
        <w:t>“</w:t>
      </w:r>
      <w:r w:rsidRPr="00471595">
        <w:rPr>
          <w:rFonts w:ascii="Montserrat" w:hAnsi="Montserrat"/>
          <w:sz w:val="24"/>
        </w:rPr>
        <w:t>maybe so.</w:t>
      </w:r>
      <w:r w:rsidR="000264CD" w:rsidRPr="00471595">
        <w:rPr>
          <w:rFonts w:ascii="Montserrat" w:hAnsi="Montserrat"/>
          <w:sz w:val="24"/>
        </w:rPr>
        <w:t>”</w:t>
      </w:r>
      <w:r w:rsidRPr="00471595">
        <w:rPr>
          <w:rFonts w:ascii="Montserrat" w:hAnsi="Montserrat"/>
          <w:sz w:val="24"/>
        </w:rPr>
        <w:t xml:space="preserve"> She looked back at him as he commented, </w:t>
      </w:r>
      <w:r w:rsidR="000264CD" w:rsidRPr="00471595">
        <w:rPr>
          <w:rFonts w:ascii="Montserrat" w:hAnsi="Montserrat"/>
          <w:sz w:val="24"/>
        </w:rPr>
        <w:t>“</w:t>
      </w:r>
      <w:r w:rsidRPr="00471595">
        <w:rPr>
          <w:rFonts w:ascii="Montserrat" w:hAnsi="Montserrat"/>
          <w:sz w:val="24"/>
        </w:rPr>
        <w:t>I hear you're a real good pilot, Lieutennant. Made the top ten in performance ratings each time you've had the helm during engagements in fleet maneuvers.</w:t>
      </w:r>
      <w:r w:rsidR="000264CD" w:rsidRPr="00471595">
        <w:rPr>
          <w:rFonts w:ascii="Montserrat" w:hAnsi="Montserrat"/>
          <w:sz w:val="24"/>
        </w:rPr>
        <w:t>”</w:t>
      </w:r>
    </w:p>
    <w:p w14:paraId="51A1CD18" w14:textId="598D03EE" w:rsidR="00AD35EB" w:rsidRPr="00471595" w:rsidRDefault="00AD35EB" w:rsidP="00515B04">
      <w:pPr>
        <w:numPr>
          <w:ins w:id="1631" w:author="Unknown"/>
        </w:numPr>
        <w:rPr>
          <w:rFonts w:ascii="Montserrat" w:hAnsi="Montserrat"/>
          <w:sz w:val="24"/>
        </w:rPr>
      </w:pPr>
      <w:r w:rsidRPr="00471595">
        <w:rPr>
          <w:rFonts w:ascii="Montserrat" w:hAnsi="Montserrat"/>
          <w:sz w:val="24"/>
        </w:rPr>
        <w:tab/>
        <w:t xml:space="preserve">Aeslyn shrugged, </w:t>
      </w:r>
      <w:r w:rsidR="000264CD" w:rsidRPr="00471595">
        <w:rPr>
          <w:rFonts w:ascii="Montserrat" w:hAnsi="Montserrat"/>
          <w:sz w:val="24"/>
        </w:rPr>
        <w:t>“</w:t>
      </w:r>
      <w:r w:rsidRPr="00471595">
        <w:rPr>
          <w:rFonts w:ascii="Montserrat" w:hAnsi="Montserrat"/>
          <w:sz w:val="24"/>
        </w:rPr>
        <w:t>Flying's in my blood, Sir.</w:t>
      </w:r>
      <w:r w:rsidR="000264CD" w:rsidRPr="00471595">
        <w:rPr>
          <w:rFonts w:ascii="Montserrat" w:hAnsi="Montserrat"/>
          <w:sz w:val="24"/>
        </w:rPr>
        <w:t>”</w:t>
      </w:r>
    </w:p>
    <w:p w14:paraId="474604E2" w14:textId="7CB536C4" w:rsidR="00AD35EB" w:rsidRPr="00471595" w:rsidRDefault="00AD35EB" w:rsidP="00515B04">
      <w:pPr>
        <w:numPr>
          <w:ins w:id="163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So it would seem,</w:t>
      </w:r>
      <w:r w:rsidR="000264CD" w:rsidRPr="00471595">
        <w:rPr>
          <w:rFonts w:ascii="Montserrat" w:hAnsi="Montserrat"/>
          <w:sz w:val="24"/>
        </w:rPr>
        <w:t>”</w:t>
      </w:r>
      <w:r w:rsidRPr="00471595">
        <w:rPr>
          <w:rFonts w:ascii="Montserrat" w:hAnsi="Montserrat"/>
          <w:sz w:val="24"/>
        </w:rPr>
        <w:t xml:space="preserve"> he replied. </w:t>
      </w:r>
      <w:r w:rsidR="000264CD" w:rsidRPr="00471595">
        <w:rPr>
          <w:rFonts w:ascii="Montserrat" w:hAnsi="Montserrat"/>
          <w:sz w:val="24"/>
        </w:rPr>
        <w:t>“</w:t>
      </w:r>
      <w:r w:rsidRPr="00471595">
        <w:rPr>
          <w:rFonts w:ascii="Montserrat" w:hAnsi="Montserrat"/>
          <w:sz w:val="24"/>
        </w:rPr>
        <w:t>Do you mind if I ask, why did you go in for command training and not fighter training at the Academy? I mean, I am aware that Fleet Command is leery about putting civs on the flight deck</w:t>
      </w:r>
      <w:r w:rsidR="00295153" w:rsidRPr="00471595">
        <w:rPr>
          <w:rFonts w:ascii="Montserrat" w:hAnsi="Montserrat"/>
          <w:sz w:val="24"/>
        </w:rPr>
        <w:t xml:space="preserve"> but</w:t>
      </w:r>
      <w:r w:rsidRPr="00471595">
        <w:rPr>
          <w:rFonts w:ascii="Montserrat" w:hAnsi="Montserrat"/>
          <w:sz w:val="24"/>
        </w:rPr>
        <w:t xml:space="preserve"> for someone with your aptitude, they would have made an exception.</w:t>
      </w:r>
      <w:r w:rsidR="000264CD" w:rsidRPr="00471595">
        <w:rPr>
          <w:rFonts w:ascii="Montserrat" w:hAnsi="Montserrat"/>
          <w:sz w:val="24"/>
        </w:rPr>
        <w:t>”</w:t>
      </w:r>
    </w:p>
    <w:p w14:paraId="643632E8" w14:textId="15E021FE" w:rsidR="00AD35EB" w:rsidRPr="00471595" w:rsidRDefault="00AD35EB" w:rsidP="00515B04">
      <w:pPr>
        <w:numPr>
          <w:ins w:id="1633"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Well, part of it was Alt's influence,</w:t>
      </w:r>
      <w:r w:rsidR="000264CD" w:rsidRPr="00471595">
        <w:rPr>
          <w:rFonts w:ascii="Montserrat" w:hAnsi="Montserrat"/>
          <w:sz w:val="24"/>
        </w:rPr>
        <w:t>”</w:t>
      </w:r>
      <w:r w:rsidRPr="00471595">
        <w:rPr>
          <w:rFonts w:ascii="Montserrat" w:hAnsi="Montserrat"/>
          <w:sz w:val="24"/>
        </w:rPr>
        <w:t xml:space="preserve"> </w:t>
      </w:r>
      <w:r w:rsidR="000264CD" w:rsidRPr="00471595">
        <w:rPr>
          <w:rFonts w:ascii="Montserrat" w:hAnsi="Montserrat"/>
          <w:sz w:val="24"/>
        </w:rPr>
        <w:t>“</w:t>
      </w:r>
      <w:r w:rsidRPr="00471595">
        <w:rPr>
          <w:rFonts w:ascii="Montserrat" w:hAnsi="Montserrat"/>
          <w:sz w:val="24"/>
        </w:rPr>
        <w:t>She believed that my spatial awareness would be an asset on the bridge. She drafted me onto her command training team, at first to fly the simulator.</w:t>
      </w:r>
      <w:r w:rsidR="000264CD" w:rsidRPr="00471595">
        <w:rPr>
          <w:rFonts w:ascii="Montserrat" w:hAnsi="Montserrat"/>
          <w:sz w:val="24"/>
        </w:rPr>
        <w:t>”</w:t>
      </w:r>
      <w:r w:rsidRPr="00471595">
        <w:rPr>
          <w:rFonts w:ascii="Montserrat" w:hAnsi="Montserrat"/>
          <w:sz w:val="24"/>
        </w:rPr>
        <w:t xml:space="preserve"> </w:t>
      </w:r>
    </w:p>
    <w:p w14:paraId="0E4BE233" w14:textId="29D69132" w:rsidR="00AD35EB" w:rsidRPr="00471595" w:rsidRDefault="00AD35EB" w:rsidP="00515B04">
      <w:pPr>
        <w:numPr>
          <w:ins w:id="1634" w:author="Unknown"/>
        </w:numPr>
        <w:rPr>
          <w:rFonts w:ascii="Montserrat" w:hAnsi="Montserrat"/>
          <w:sz w:val="24"/>
        </w:rPr>
      </w:pPr>
      <w:r w:rsidRPr="00471595">
        <w:rPr>
          <w:rFonts w:ascii="Montserrat" w:hAnsi="Montserrat"/>
          <w:sz w:val="24"/>
        </w:rPr>
        <w:tab/>
        <w:t xml:space="preserve">Alt interrupted, </w:t>
      </w:r>
      <w:r w:rsidR="000264CD" w:rsidRPr="00471595">
        <w:rPr>
          <w:rFonts w:ascii="Montserrat" w:hAnsi="Montserrat"/>
          <w:sz w:val="24"/>
        </w:rPr>
        <w:t>“</w:t>
      </w:r>
      <w:r w:rsidRPr="00471595">
        <w:rPr>
          <w:rFonts w:ascii="Montserrat" w:hAnsi="Montserrat"/>
          <w:sz w:val="24"/>
        </w:rPr>
        <w:t>She was two years behind me at the Academy. I picked her up out of fighter training. I thought it would be a good idea to get a hot pilot on the team</w:t>
      </w:r>
      <w:r w:rsidR="00295153" w:rsidRPr="00471595">
        <w:rPr>
          <w:rFonts w:ascii="Montserrat" w:hAnsi="Montserrat"/>
          <w:sz w:val="24"/>
        </w:rPr>
        <w:t xml:space="preserve"> and</w:t>
      </w:r>
      <w:r w:rsidRPr="00471595">
        <w:rPr>
          <w:rFonts w:ascii="Montserrat" w:hAnsi="Montserrat"/>
          <w:sz w:val="24"/>
        </w:rPr>
        <w:t xml:space="preserve"> I paid the price. In combat sims she tended to ignore my commands taking her own initiative to acheive a superior tactical position. At some point I stopped giving the orders and I started paying more attention. The girl flew a ship as if it were her own personal fighter. By herself, backed up by the ship's mind, she could run an engagement by herself against a full crew and come up even at least half the time. Purely on gut instinct.</w:t>
      </w:r>
      <w:r w:rsidR="000264CD" w:rsidRPr="00471595">
        <w:rPr>
          <w:rFonts w:ascii="Montserrat" w:hAnsi="Montserrat"/>
          <w:sz w:val="24"/>
        </w:rPr>
        <w:t>”</w:t>
      </w:r>
    </w:p>
    <w:p w14:paraId="103171EE" w14:textId="03B2AE65" w:rsidR="00AD35EB" w:rsidRPr="00471595" w:rsidRDefault="00AD35EB" w:rsidP="00515B04">
      <w:pPr>
        <w:numPr>
          <w:ins w:id="1635"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Unaugmented and over a sensor web?</w:t>
      </w:r>
      <w:r w:rsidR="000264CD" w:rsidRPr="00471595">
        <w:rPr>
          <w:rFonts w:ascii="Montserrat" w:hAnsi="Montserrat"/>
          <w:sz w:val="24"/>
        </w:rPr>
        <w:t>”</w:t>
      </w:r>
      <w:r w:rsidRPr="00471595">
        <w:rPr>
          <w:rFonts w:ascii="Montserrat" w:hAnsi="Montserrat"/>
          <w:sz w:val="24"/>
        </w:rPr>
        <w:t xml:space="preserve"> The Captain asked in disbelief.</w:t>
      </w:r>
    </w:p>
    <w:p w14:paraId="53EC822A" w14:textId="085B12DE" w:rsidR="00AD35EB" w:rsidRPr="00471595" w:rsidRDefault="00AD35EB" w:rsidP="00515B04">
      <w:pPr>
        <w:numPr>
          <w:ins w:id="1636" w:author="Unknown"/>
        </w:numPr>
        <w:rPr>
          <w:rFonts w:ascii="Montserrat" w:hAnsi="Montserrat"/>
          <w:sz w:val="24"/>
        </w:rPr>
      </w:pPr>
      <w:r w:rsidRPr="00471595">
        <w:rPr>
          <w:rFonts w:ascii="Montserrat" w:hAnsi="Montserrat"/>
          <w:sz w:val="24"/>
        </w:rPr>
        <w:tab/>
        <w:t xml:space="preserve">Alt nodded. </w:t>
      </w:r>
      <w:r w:rsidR="000264CD" w:rsidRPr="00471595">
        <w:rPr>
          <w:rFonts w:ascii="Montserrat" w:hAnsi="Montserrat"/>
          <w:sz w:val="24"/>
        </w:rPr>
        <w:t>“</w:t>
      </w:r>
      <w:r w:rsidRPr="00471595">
        <w:rPr>
          <w:rFonts w:ascii="Montserrat" w:hAnsi="Montserrat"/>
          <w:sz w:val="24"/>
        </w:rPr>
        <w:t>I never got to see her fly after augmentation, though,</w:t>
      </w:r>
      <w:r w:rsidR="000264CD" w:rsidRPr="00471595">
        <w:rPr>
          <w:rFonts w:ascii="Montserrat" w:hAnsi="Montserrat"/>
          <w:sz w:val="24"/>
        </w:rPr>
        <w:t>”</w:t>
      </w:r>
      <w:r w:rsidRPr="00471595">
        <w:rPr>
          <w:rFonts w:ascii="Montserrat" w:hAnsi="Montserrat"/>
          <w:sz w:val="24"/>
        </w:rPr>
        <w:t xml:space="preserve"> she said and turned to Aeslyn, </w:t>
      </w:r>
      <w:r w:rsidR="000264CD" w:rsidRPr="00471595">
        <w:rPr>
          <w:rFonts w:ascii="Montserrat" w:hAnsi="Montserrat"/>
          <w:sz w:val="24"/>
        </w:rPr>
        <w:t>“</w:t>
      </w:r>
      <w:r w:rsidRPr="00471595">
        <w:rPr>
          <w:rFonts w:ascii="Montserrat" w:hAnsi="Montserrat"/>
          <w:sz w:val="24"/>
        </w:rPr>
        <w:t>I told him about all of that years ago</w:t>
      </w:r>
      <w:r w:rsidR="00295153" w:rsidRPr="00471595">
        <w:rPr>
          <w:rFonts w:ascii="Montserrat" w:hAnsi="Montserrat"/>
          <w:sz w:val="24"/>
        </w:rPr>
        <w:t xml:space="preserve"> but</w:t>
      </w:r>
      <w:r w:rsidRPr="00471595">
        <w:rPr>
          <w:rFonts w:ascii="Montserrat" w:hAnsi="Montserrat"/>
          <w:sz w:val="24"/>
        </w:rPr>
        <w:t xml:space="preserve"> he didn't believe me. When he put in his request for a helm transfer, I picked your name off the list and told him to request you specifically.</w:t>
      </w:r>
      <w:r w:rsidR="000264CD" w:rsidRPr="00471595">
        <w:rPr>
          <w:rFonts w:ascii="Montserrat" w:hAnsi="Montserrat"/>
          <w:sz w:val="24"/>
        </w:rPr>
        <w:t>”</w:t>
      </w:r>
    </w:p>
    <w:p w14:paraId="334A62C5" w14:textId="136D37A1" w:rsidR="00AD35EB" w:rsidRPr="00471595" w:rsidRDefault="00AD35EB" w:rsidP="00515B04">
      <w:pPr>
        <w:numPr>
          <w:ins w:id="1637" w:author="Unknown"/>
        </w:numPr>
        <w:rPr>
          <w:rFonts w:ascii="Montserrat" w:hAnsi="Montserrat"/>
          <w:sz w:val="24"/>
        </w:rPr>
      </w:pPr>
      <w:r w:rsidRPr="00471595">
        <w:rPr>
          <w:rFonts w:ascii="Montserrat" w:hAnsi="Montserrat"/>
          <w:sz w:val="24"/>
        </w:rPr>
        <w:tab/>
        <w:t xml:space="preserve">Aeslyn turned to her and raised an eyebrow, </w:t>
      </w:r>
      <w:r w:rsidR="000264CD" w:rsidRPr="00471595">
        <w:rPr>
          <w:rFonts w:ascii="Montserrat" w:hAnsi="Montserrat"/>
          <w:sz w:val="24"/>
        </w:rPr>
        <w:t>“</w:t>
      </w:r>
      <w:r w:rsidRPr="00471595">
        <w:rPr>
          <w:rFonts w:ascii="Montserrat" w:hAnsi="Montserrat"/>
          <w:sz w:val="24"/>
        </w:rPr>
        <w:t>What ever happened to, 'Don't expect any favors'?</w:t>
      </w:r>
      <w:r w:rsidR="000264CD" w:rsidRPr="00471595">
        <w:rPr>
          <w:rFonts w:ascii="Montserrat" w:hAnsi="Montserrat"/>
          <w:sz w:val="24"/>
        </w:rPr>
        <w:t>”</w:t>
      </w:r>
    </w:p>
    <w:p w14:paraId="47BBED6B" w14:textId="548E2322" w:rsidR="00AD35EB" w:rsidRPr="00471595" w:rsidRDefault="00AD35EB" w:rsidP="00515B04">
      <w:pPr>
        <w:numPr>
          <w:ins w:id="1638" w:author="Unknown"/>
        </w:numPr>
        <w:rPr>
          <w:rFonts w:ascii="Montserrat" w:hAnsi="Montserrat"/>
          <w:sz w:val="24"/>
        </w:rPr>
      </w:pPr>
      <w:r w:rsidRPr="00471595">
        <w:rPr>
          <w:rFonts w:ascii="Montserrat" w:hAnsi="Montserrat"/>
          <w:sz w:val="24"/>
        </w:rPr>
        <w:tab/>
        <w:t xml:space="preserve">Alt laughed. </w:t>
      </w:r>
      <w:r w:rsidR="000264CD" w:rsidRPr="00471595">
        <w:rPr>
          <w:rFonts w:ascii="Montserrat" w:hAnsi="Montserrat"/>
          <w:sz w:val="24"/>
        </w:rPr>
        <w:t>“</w:t>
      </w:r>
      <w:r w:rsidRPr="00471595">
        <w:rPr>
          <w:rFonts w:ascii="Montserrat" w:hAnsi="Montserrat"/>
          <w:sz w:val="24"/>
        </w:rPr>
        <w:t>Kid, I didn't do it as a favor to you. I picked up a damn fine officer for the price of an ensign or even an enlisted man.</w:t>
      </w:r>
      <w:r w:rsidR="000264CD" w:rsidRPr="00471595">
        <w:rPr>
          <w:rFonts w:ascii="Montserrat" w:hAnsi="Montserrat"/>
          <w:sz w:val="24"/>
        </w:rPr>
        <w:t>”</w:t>
      </w:r>
      <w:r w:rsidRPr="00471595">
        <w:rPr>
          <w:rFonts w:ascii="Montserrat" w:hAnsi="Montserrat"/>
          <w:sz w:val="24"/>
        </w:rPr>
        <w:t xml:space="preserve"> She turned to the captain, </w:t>
      </w:r>
      <w:r w:rsidR="000264CD" w:rsidRPr="00471595">
        <w:rPr>
          <w:rFonts w:ascii="Montserrat" w:hAnsi="Montserrat"/>
          <w:sz w:val="24"/>
        </w:rPr>
        <w:t>“</w:t>
      </w:r>
      <w:r w:rsidRPr="00471595">
        <w:rPr>
          <w:rFonts w:ascii="Montserrat" w:hAnsi="Montserrat"/>
          <w:sz w:val="24"/>
        </w:rPr>
        <w:t>The other part she mentioned: This knack she has extends to field theory. No one believed her talent could extend to operating in the Fold, until she exploited a bug in the simulator program to banish an opponant's ship in a loop paradox. That's the reason why she's held a helm position for so long. But I have to tell you, that's not all she's good at.</w:t>
      </w:r>
      <w:r w:rsidR="000264CD" w:rsidRPr="00471595">
        <w:rPr>
          <w:rFonts w:ascii="Montserrat" w:hAnsi="Montserrat"/>
          <w:sz w:val="24"/>
        </w:rPr>
        <w:t>”</w:t>
      </w:r>
    </w:p>
    <w:p w14:paraId="0F8FF126" w14:textId="0A49163C" w:rsidR="00AD35EB" w:rsidRPr="00471595" w:rsidRDefault="00AD35EB" w:rsidP="00515B04">
      <w:pPr>
        <w:numPr>
          <w:ins w:id="1639" w:author="Unknown"/>
        </w:numPr>
        <w:rPr>
          <w:rFonts w:ascii="Montserrat" w:hAnsi="Montserrat"/>
          <w:sz w:val="24"/>
        </w:rPr>
      </w:pPr>
      <w:r w:rsidRPr="00471595">
        <w:rPr>
          <w:rFonts w:ascii="Montserrat" w:hAnsi="Montserrat"/>
          <w:sz w:val="24"/>
        </w:rPr>
        <w:tab/>
        <w:t xml:space="preserve">Stewart chucked at that. </w:t>
      </w:r>
      <w:r w:rsidR="000264CD" w:rsidRPr="00471595">
        <w:rPr>
          <w:rFonts w:ascii="Montserrat" w:hAnsi="Montserrat"/>
          <w:sz w:val="24"/>
        </w:rPr>
        <w:t>“</w:t>
      </w:r>
      <w:r w:rsidRPr="00471595">
        <w:rPr>
          <w:rFonts w:ascii="Montserrat" w:hAnsi="Montserrat"/>
          <w:sz w:val="24"/>
        </w:rPr>
        <w:t>Sinclair, I've worked with a lot of alleged geniuses in my time. Every damn one was a crack pot, or a wild card and a self centered son of a bitch. To be frank, when my XO came on singing your praises, my first impulse was to cross your name off the list and forget I ever heard of you. However, your record is solid</w:t>
      </w:r>
      <w:r w:rsidR="00295153" w:rsidRPr="00471595">
        <w:rPr>
          <w:rFonts w:ascii="Montserrat" w:hAnsi="Montserrat"/>
          <w:sz w:val="24"/>
        </w:rPr>
        <w:t xml:space="preserve"> and</w:t>
      </w:r>
      <w:r w:rsidRPr="00471595">
        <w:rPr>
          <w:rFonts w:ascii="Montserrat" w:hAnsi="Montserrat"/>
          <w:sz w:val="24"/>
        </w:rPr>
        <w:t xml:space="preserve"> you've shown a persistence for getting your way that probably can't be rivaled in the fleet. I have already taken you on</w:t>
      </w:r>
      <w:r w:rsidR="00295153" w:rsidRPr="00471595">
        <w:rPr>
          <w:rFonts w:ascii="Montserrat" w:hAnsi="Montserrat"/>
          <w:sz w:val="24"/>
        </w:rPr>
        <w:t xml:space="preserve"> but</w:t>
      </w:r>
      <w:r w:rsidRPr="00471595">
        <w:rPr>
          <w:rFonts w:ascii="Montserrat" w:hAnsi="Montserrat"/>
          <w:sz w:val="24"/>
        </w:rPr>
        <w:t xml:space="preserve"> don't think you're home free. There is only one way on this ship</w:t>
      </w:r>
      <w:r w:rsidR="00295153" w:rsidRPr="00471595">
        <w:rPr>
          <w:rFonts w:ascii="Montserrat" w:hAnsi="Montserrat"/>
          <w:sz w:val="24"/>
        </w:rPr>
        <w:t xml:space="preserve"> and</w:t>
      </w:r>
      <w:r w:rsidRPr="00471595">
        <w:rPr>
          <w:rFonts w:ascii="Montserrat" w:hAnsi="Montserrat"/>
          <w:sz w:val="24"/>
        </w:rPr>
        <w:t xml:space="preserve"> that's my way. If you can wrap that stubborn little mind of yours around that you have a real future on this ship. However, you're only getting one chance with me</w:t>
      </w:r>
      <w:r w:rsidR="00295153" w:rsidRPr="00471595">
        <w:rPr>
          <w:rFonts w:ascii="Montserrat" w:hAnsi="Montserrat"/>
          <w:sz w:val="24"/>
        </w:rPr>
        <w:t xml:space="preserve"> and</w:t>
      </w:r>
      <w:r w:rsidRPr="00471595">
        <w:rPr>
          <w:rFonts w:ascii="Montserrat" w:hAnsi="Montserrat"/>
          <w:sz w:val="24"/>
        </w:rPr>
        <w:t xml:space="preserve"> that only because it seems you haven't gotten that much from anyone else in the navy.</w:t>
      </w:r>
    </w:p>
    <w:p w14:paraId="2022F907" w14:textId="13AA76ED" w:rsidR="00AD35EB" w:rsidRPr="00471595" w:rsidRDefault="00AD35EB" w:rsidP="00515B04">
      <w:pPr>
        <w:numPr>
          <w:ins w:id="164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You're on my watch, Lieutennant, starting today,</w:t>
      </w:r>
      <w:r w:rsidR="000264CD" w:rsidRPr="00471595">
        <w:rPr>
          <w:rFonts w:ascii="Montserrat" w:hAnsi="Montserrat"/>
          <w:sz w:val="24"/>
        </w:rPr>
        <w:t>”</w:t>
      </w:r>
      <w:r w:rsidRPr="00471595">
        <w:rPr>
          <w:rFonts w:ascii="Montserrat" w:hAnsi="Montserrat"/>
          <w:sz w:val="24"/>
        </w:rPr>
        <w:t xml:space="preserve"> he announced finally. </w:t>
      </w:r>
      <w:r w:rsidR="000264CD" w:rsidRPr="00471595">
        <w:rPr>
          <w:rFonts w:ascii="Montserrat" w:hAnsi="Montserrat"/>
          <w:sz w:val="24"/>
        </w:rPr>
        <w:t>“</w:t>
      </w:r>
      <w:r w:rsidRPr="00471595">
        <w:rPr>
          <w:rFonts w:ascii="Montserrat" w:hAnsi="Montserrat"/>
          <w:sz w:val="24"/>
        </w:rPr>
        <w:t>I'm gonna have my eye on you every minute. Before we break dock, were going to have you checked out and fully rated on every post on the bridge. You are an officer</w:t>
      </w:r>
      <w:r w:rsidR="00295153" w:rsidRPr="00471595">
        <w:rPr>
          <w:rFonts w:ascii="Montserrat" w:hAnsi="Montserrat"/>
          <w:sz w:val="24"/>
        </w:rPr>
        <w:t xml:space="preserve"> and</w:t>
      </w:r>
      <w:r w:rsidRPr="00471595">
        <w:rPr>
          <w:rFonts w:ascii="Montserrat" w:hAnsi="Montserrat"/>
          <w:sz w:val="24"/>
        </w:rPr>
        <w:t xml:space="preserve"> you are going to be carring an officer's duties on this run</w:t>
      </w:r>
      <w:r w:rsidR="00295153" w:rsidRPr="00471595">
        <w:rPr>
          <w:rFonts w:ascii="Montserrat" w:hAnsi="Montserrat"/>
          <w:sz w:val="24"/>
        </w:rPr>
        <w:t xml:space="preserve"> and</w:t>
      </w:r>
      <w:r w:rsidRPr="00471595">
        <w:rPr>
          <w:rFonts w:ascii="Montserrat" w:hAnsi="Montserrat"/>
          <w:sz w:val="24"/>
        </w:rPr>
        <w:t xml:space="preserve"> the first rule of operations on my ship is that if you're on the bridge, you are on duty and you better be able to run whatever station is under your nose when I give an order. If you can't hack it, or if you screw up, just once, you're beached the minute we get back. Do you have any problems with any of that, Lieutennant?</w:t>
      </w:r>
      <w:r w:rsidR="000264CD" w:rsidRPr="00471595">
        <w:rPr>
          <w:rFonts w:ascii="Montserrat" w:hAnsi="Montserrat"/>
          <w:sz w:val="24"/>
        </w:rPr>
        <w:t>”</w:t>
      </w:r>
    </w:p>
    <w:p w14:paraId="78B83A30" w14:textId="496B219C" w:rsidR="00AD35EB" w:rsidRPr="00471595" w:rsidRDefault="00AD35EB" w:rsidP="00515B04">
      <w:pPr>
        <w:numPr>
          <w:ins w:id="1641"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No sir!</w:t>
      </w:r>
      <w:r w:rsidR="000264CD" w:rsidRPr="00471595">
        <w:rPr>
          <w:rFonts w:ascii="Montserrat" w:hAnsi="Montserrat"/>
          <w:sz w:val="24"/>
        </w:rPr>
        <w:t>”</w:t>
      </w:r>
      <w:r w:rsidRPr="00471595">
        <w:rPr>
          <w:rFonts w:ascii="Montserrat" w:hAnsi="Montserrat"/>
          <w:sz w:val="24"/>
        </w:rPr>
        <w:t xml:space="preserve"> She answered crisply, sitting straighter in her chair.</w:t>
      </w:r>
    </w:p>
    <w:p w14:paraId="4E9D2990" w14:textId="7700CD90" w:rsidR="00AD35EB" w:rsidRPr="00471595" w:rsidRDefault="00AD35EB" w:rsidP="00515B04">
      <w:pPr>
        <w:numPr>
          <w:ins w:id="164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Good. I'll give you the full speech with the others at dinner. You've got about forty minutes before first watch. That's just enough to swing by the quartermaster and get your accommodations.</w:t>
      </w:r>
      <w:r w:rsidR="000264CD" w:rsidRPr="00471595">
        <w:rPr>
          <w:rFonts w:ascii="Montserrat" w:hAnsi="Montserrat"/>
          <w:sz w:val="24"/>
        </w:rPr>
        <w:t>”</w:t>
      </w:r>
      <w:r w:rsidRPr="00471595">
        <w:rPr>
          <w:rFonts w:ascii="Montserrat" w:hAnsi="Montserrat"/>
          <w:sz w:val="24"/>
        </w:rPr>
        <w:t xml:space="preserve"> The three of them stood up. The Captain held out his hand over the desk, </w:t>
      </w:r>
      <w:r w:rsidR="000264CD" w:rsidRPr="00471595">
        <w:rPr>
          <w:rFonts w:ascii="Montserrat" w:hAnsi="Montserrat"/>
          <w:sz w:val="24"/>
        </w:rPr>
        <w:t>“</w:t>
      </w:r>
      <w:r w:rsidRPr="00471595">
        <w:rPr>
          <w:rFonts w:ascii="Montserrat" w:hAnsi="Montserrat"/>
          <w:sz w:val="24"/>
        </w:rPr>
        <w:t>Welcome aboard, Sinclair</w:t>
      </w:r>
      <w:r w:rsidR="000264CD" w:rsidRPr="00471595">
        <w:rPr>
          <w:rFonts w:ascii="Montserrat" w:hAnsi="Montserrat"/>
          <w:sz w:val="24"/>
        </w:rPr>
        <w:t>”</w:t>
      </w:r>
    </w:p>
    <w:p w14:paraId="7E506954" w14:textId="6F4F07B8" w:rsidR="00AD35EB" w:rsidRPr="00471595" w:rsidRDefault="00AD35EB" w:rsidP="00515B04">
      <w:pPr>
        <w:numPr>
          <w:ins w:id="1643"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Thank you sir.</w:t>
      </w:r>
      <w:r w:rsidR="000264CD" w:rsidRPr="00471595">
        <w:rPr>
          <w:rFonts w:ascii="Montserrat" w:hAnsi="Montserrat"/>
          <w:sz w:val="24"/>
        </w:rPr>
        <w:t>”</w:t>
      </w:r>
    </w:p>
    <w:p w14:paraId="6DE5AA8F" w14:textId="5E7764CC" w:rsidR="00AD35EB" w:rsidRPr="00471595" w:rsidRDefault="00AD35EB" w:rsidP="00515B04">
      <w:pPr>
        <w:numPr>
          <w:ins w:id="164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Dismissed, Lieutennant.</w:t>
      </w:r>
      <w:r w:rsidR="000264CD" w:rsidRPr="00471595">
        <w:rPr>
          <w:rFonts w:ascii="Montserrat" w:hAnsi="Montserrat"/>
          <w:sz w:val="24"/>
        </w:rPr>
        <w:t>”</w:t>
      </w:r>
    </w:p>
    <w:p w14:paraId="1ECD1149" w14:textId="18487FE7" w:rsidR="00AD35EB" w:rsidRPr="00471595" w:rsidRDefault="00AD35EB" w:rsidP="00515B04">
      <w:pPr>
        <w:numPr>
          <w:ins w:id="1645" w:author="Unknown"/>
        </w:numPr>
        <w:rPr>
          <w:rFonts w:ascii="Montserrat" w:hAnsi="Montserrat"/>
          <w:sz w:val="24"/>
        </w:rPr>
      </w:pPr>
      <w:r w:rsidRPr="00471595">
        <w:rPr>
          <w:rFonts w:ascii="Montserrat" w:hAnsi="Montserrat"/>
          <w:sz w:val="24"/>
        </w:rPr>
        <w:tab/>
        <w:t xml:space="preserve">Aeslyn turned on her heel, stepped around the chair and marched to the hatch. It opened to let her out, then closed behind her leaving the Captain and the XO alone. Alt turned to the captain and asked while they both sat down again, </w:t>
      </w:r>
      <w:r w:rsidR="000264CD" w:rsidRPr="00471595">
        <w:rPr>
          <w:rFonts w:ascii="Montserrat" w:hAnsi="Montserrat"/>
          <w:sz w:val="24"/>
        </w:rPr>
        <w:t>“</w:t>
      </w:r>
      <w:r w:rsidRPr="00471595">
        <w:rPr>
          <w:rFonts w:ascii="Montserrat" w:hAnsi="Montserrat"/>
          <w:sz w:val="24"/>
        </w:rPr>
        <w:t>What was with the third degree, Rick?</w:t>
      </w:r>
      <w:r w:rsidR="000264CD" w:rsidRPr="00471595">
        <w:rPr>
          <w:rFonts w:ascii="Montserrat" w:hAnsi="Montserrat"/>
          <w:sz w:val="24"/>
        </w:rPr>
        <w:t>”</w:t>
      </w:r>
    </w:p>
    <w:p w14:paraId="3C1CCF33" w14:textId="4CBB6DA5" w:rsidR="00AD35EB" w:rsidRPr="00471595" w:rsidRDefault="00AD35EB" w:rsidP="00515B04">
      <w:pPr>
        <w:numPr>
          <w:ins w:id="1646" w:author="Unknown"/>
        </w:numPr>
        <w:rPr>
          <w:rFonts w:ascii="Montserrat" w:hAnsi="Montserrat"/>
          <w:sz w:val="24"/>
        </w:rPr>
      </w:pPr>
      <w:r w:rsidRPr="00471595">
        <w:rPr>
          <w:rFonts w:ascii="Montserrat" w:hAnsi="Montserrat"/>
          <w:sz w:val="24"/>
        </w:rPr>
        <w:tab/>
        <w:t xml:space="preserve">He shrugged, </w:t>
      </w:r>
      <w:r w:rsidR="000264CD" w:rsidRPr="00471595">
        <w:rPr>
          <w:rFonts w:ascii="Montserrat" w:hAnsi="Montserrat"/>
          <w:sz w:val="24"/>
        </w:rPr>
        <w:t>“</w:t>
      </w:r>
      <w:r w:rsidRPr="00471595">
        <w:rPr>
          <w:rFonts w:ascii="Montserrat" w:hAnsi="Montserrat"/>
          <w:sz w:val="24"/>
        </w:rPr>
        <w:t>Somebody high up in Fleet Command has it in for that girl, Meggan. Her jacket is crammed with more trumped up excuses and objections to front line service than I've ever seen in my life. The first time I read it I expected to meet a bitter and defensive woman. Or a dangerous and unstable one. That's not what I just saw, Meggan.</w:t>
      </w:r>
      <w:r w:rsidR="000264CD" w:rsidRPr="00471595">
        <w:rPr>
          <w:rFonts w:ascii="Montserrat" w:hAnsi="Montserrat"/>
          <w:sz w:val="24"/>
        </w:rPr>
        <w:t>”</w:t>
      </w:r>
    </w:p>
    <w:p w14:paraId="38459B6A" w14:textId="2D3FC415" w:rsidR="00AD35EB" w:rsidRPr="00471595" w:rsidRDefault="00AD35EB" w:rsidP="00515B04">
      <w:pPr>
        <w:numPr>
          <w:ins w:id="164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So. What's your point?</w:t>
      </w:r>
      <w:r w:rsidR="000264CD" w:rsidRPr="00471595">
        <w:rPr>
          <w:rFonts w:ascii="Montserrat" w:hAnsi="Montserrat"/>
          <w:sz w:val="24"/>
        </w:rPr>
        <w:t>”</w:t>
      </w:r>
    </w:p>
    <w:p w14:paraId="6167FAB6" w14:textId="0A7F0DDB" w:rsidR="00AD35EB" w:rsidRPr="00471595" w:rsidRDefault="00AD35EB" w:rsidP="00515B04">
      <w:pPr>
        <w:numPr>
          <w:ins w:id="164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 looked at her sealed records, while she was here. Did you know why she was held back in her senior year at the Academy?</w:t>
      </w:r>
      <w:r w:rsidR="000264CD" w:rsidRPr="00471595">
        <w:rPr>
          <w:rFonts w:ascii="Montserrat" w:hAnsi="Montserrat"/>
          <w:sz w:val="24"/>
        </w:rPr>
        <w:t>”</w:t>
      </w:r>
    </w:p>
    <w:p w14:paraId="6D0A03B6" w14:textId="24B3F6A5" w:rsidR="00AD35EB" w:rsidRPr="00471595" w:rsidRDefault="00AD35EB" w:rsidP="00515B04">
      <w:pPr>
        <w:numPr>
          <w:ins w:id="164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The way I heard it, she had a severe reaction to the augmentation process. It took her months to recover. What does that have to do with this?</w:t>
      </w:r>
      <w:r w:rsidR="000264CD" w:rsidRPr="00471595">
        <w:rPr>
          <w:rFonts w:ascii="Montserrat" w:hAnsi="Montserrat"/>
          <w:sz w:val="24"/>
        </w:rPr>
        <w:t>”</w:t>
      </w:r>
    </w:p>
    <w:p w14:paraId="343D5707" w14:textId="6CC47685" w:rsidR="00AD35EB" w:rsidRPr="00471595" w:rsidRDefault="00AD35EB" w:rsidP="00515B04">
      <w:pPr>
        <w:numPr>
          <w:ins w:id="1650" w:author="Unknown"/>
        </w:numPr>
        <w:rPr>
          <w:rFonts w:ascii="Montserrat" w:hAnsi="Montserrat"/>
          <w:sz w:val="24"/>
        </w:rPr>
      </w:pPr>
      <w:r w:rsidRPr="00471595">
        <w:rPr>
          <w:rFonts w:ascii="Montserrat" w:hAnsi="Montserrat"/>
          <w:sz w:val="24"/>
        </w:rPr>
        <w:tab/>
        <w:t xml:space="preserve">Stewart looked at her. </w:t>
      </w:r>
      <w:r w:rsidR="000264CD" w:rsidRPr="00471595">
        <w:rPr>
          <w:rFonts w:ascii="Montserrat" w:hAnsi="Montserrat"/>
          <w:sz w:val="24"/>
        </w:rPr>
        <w:t>“</w:t>
      </w:r>
      <w:r w:rsidRPr="00471595">
        <w:rPr>
          <w:rFonts w:ascii="Montserrat" w:hAnsi="Montserrat"/>
          <w:sz w:val="24"/>
        </w:rPr>
        <w:t>I can't explain it to you in detail</w:t>
      </w:r>
      <w:r w:rsidR="00295153" w:rsidRPr="00471595">
        <w:rPr>
          <w:rFonts w:ascii="Montserrat" w:hAnsi="Montserrat"/>
          <w:sz w:val="24"/>
        </w:rPr>
        <w:t xml:space="preserve"> but</w:t>
      </w:r>
      <w:r w:rsidRPr="00471595">
        <w:rPr>
          <w:rFonts w:ascii="Montserrat" w:hAnsi="Montserrat"/>
          <w:sz w:val="24"/>
        </w:rPr>
        <w:t xml:space="preserve"> what it comes down to, there was a flaw in her recovery. All of the obstacles in her way, all of these years...</w:t>
      </w:r>
      <w:r w:rsidR="000264CD" w:rsidRPr="00471595">
        <w:rPr>
          <w:rFonts w:ascii="Montserrat" w:hAnsi="Montserrat"/>
          <w:sz w:val="24"/>
        </w:rPr>
        <w:t>”</w:t>
      </w:r>
      <w:r w:rsidRPr="00471595">
        <w:rPr>
          <w:rFonts w:ascii="Montserrat" w:hAnsi="Montserrat"/>
          <w:sz w:val="24"/>
        </w:rPr>
        <w:t xml:space="preserve"> He shook his head, </w:t>
      </w:r>
      <w:r w:rsidR="000264CD" w:rsidRPr="00471595">
        <w:rPr>
          <w:rFonts w:ascii="Montserrat" w:hAnsi="Montserrat"/>
          <w:sz w:val="24"/>
        </w:rPr>
        <w:t>“</w:t>
      </w:r>
      <w:r w:rsidRPr="00471595">
        <w:rPr>
          <w:rFonts w:ascii="Montserrat" w:hAnsi="Montserrat"/>
          <w:sz w:val="24"/>
        </w:rPr>
        <w:t>it wasn't people trying to get in her way. It was people trying to protect her.</w:t>
      </w:r>
      <w:r w:rsidR="000264CD" w:rsidRPr="00471595">
        <w:rPr>
          <w:rFonts w:ascii="Montserrat" w:hAnsi="Montserrat"/>
          <w:sz w:val="24"/>
        </w:rPr>
        <w:t>”</w:t>
      </w:r>
      <w:r w:rsidRPr="00471595">
        <w:rPr>
          <w:rFonts w:ascii="Montserrat" w:hAnsi="Montserrat"/>
          <w:sz w:val="24"/>
        </w:rPr>
        <w:t xml:space="preserve"> Alt gave him a puzzled look.</w:t>
      </w:r>
    </w:p>
    <w:p w14:paraId="30406F67" w14:textId="500CD64B" w:rsidR="00AD35EB" w:rsidRPr="00471595" w:rsidRDefault="00AD35EB" w:rsidP="00515B04">
      <w:pPr>
        <w:numPr>
          <w:ins w:id="1651"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 don't understand, if her aug went off why did they return her to duty?</w:t>
      </w:r>
      <w:r w:rsidR="000264CD" w:rsidRPr="00471595">
        <w:rPr>
          <w:rFonts w:ascii="Montserrat" w:hAnsi="Montserrat"/>
          <w:sz w:val="24"/>
        </w:rPr>
        <w:t>”</w:t>
      </w:r>
    </w:p>
    <w:p w14:paraId="32FE7D50" w14:textId="38F608D9" w:rsidR="00AD35EB" w:rsidRPr="00471595" w:rsidRDefault="00AD35EB" w:rsidP="00515B04">
      <w:pPr>
        <w:numPr>
          <w:ins w:id="165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Augmentation is one of the most dangerous medical procedures there are, because it is impossible to predict how the adaptive virus will interact with the host's genetics. Occasionally, a person's body over adapts to the treatment. Interface links become hyper-sensitive, the aging process gets suspended or reversed. Sinclair is one of the few cases I've heard of that stabilized within the optimal interface range, if at the higest end of the scale. There remains, even in her case, a risk of Exposure Syndrome.</w:t>
      </w:r>
      <w:r w:rsidR="000264CD" w:rsidRPr="00471595">
        <w:rPr>
          <w:rFonts w:ascii="Montserrat" w:hAnsi="Montserrat"/>
          <w:sz w:val="24"/>
        </w:rPr>
        <w:t>”</w:t>
      </w:r>
    </w:p>
    <w:p w14:paraId="681A370F" w14:textId="58ADBC26" w:rsidR="00AD35EB" w:rsidRPr="00471595" w:rsidRDefault="00AD35EB" w:rsidP="00515B04">
      <w:pPr>
        <w:numPr>
          <w:ins w:id="1653" w:author="Unknown"/>
        </w:numPr>
        <w:rPr>
          <w:rFonts w:ascii="Montserrat" w:hAnsi="Montserrat"/>
          <w:sz w:val="24"/>
        </w:rPr>
      </w:pPr>
      <w:r w:rsidRPr="00471595">
        <w:rPr>
          <w:rFonts w:ascii="Montserrat" w:hAnsi="Montserrat"/>
          <w:sz w:val="24"/>
        </w:rPr>
        <w:tab/>
        <w:t xml:space="preserve">Alt's eyes went wide. Exposure Syndrome was on the list of restricted subjects. Top secret exclusive access. The captain could not tell her anything more about what had him worried about her friend. She thought for a moment, </w:t>
      </w:r>
      <w:r w:rsidR="000264CD" w:rsidRPr="00471595">
        <w:rPr>
          <w:rFonts w:ascii="Montserrat" w:hAnsi="Montserrat"/>
          <w:sz w:val="24"/>
        </w:rPr>
        <w:t>“</w:t>
      </w:r>
      <w:r w:rsidRPr="00471595">
        <w:rPr>
          <w:rFonts w:ascii="Montserrat" w:hAnsi="Montserrat"/>
          <w:sz w:val="24"/>
        </w:rPr>
        <w:t>You said, somebody in Fleet Command has it in for her, Rick. Just what did you mean by that?</w:t>
      </w:r>
      <w:r w:rsidR="000264CD" w:rsidRPr="00471595">
        <w:rPr>
          <w:rFonts w:ascii="Montserrat" w:hAnsi="Montserrat"/>
          <w:sz w:val="24"/>
        </w:rPr>
        <w:t>”</w:t>
      </w:r>
    </w:p>
    <w:p w14:paraId="50BF21D9" w14:textId="7C1C59D2" w:rsidR="00AD35EB" w:rsidRPr="00471595" w:rsidRDefault="00AD35EB" w:rsidP="00515B04">
      <w:pPr>
        <w:numPr>
          <w:ins w:id="1654" w:author="Unknown"/>
        </w:numPr>
        <w:rPr>
          <w:rFonts w:ascii="Montserrat" w:hAnsi="Montserrat"/>
          <w:sz w:val="24"/>
        </w:rPr>
      </w:pPr>
      <w:r w:rsidRPr="00471595">
        <w:rPr>
          <w:rFonts w:ascii="Montserrat" w:hAnsi="Montserrat"/>
          <w:sz w:val="24"/>
        </w:rPr>
        <w:tab/>
        <w:t xml:space="preserve">He frowned, not sure if he wanted to answer that. After a moment he said, </w:t>
      </w:r>
      <w:r w:rsidR="000264CD" w:rsidRPr="00471595">
        <w:rPr>
          <w:rFonts w:ascii="Montserrat" w:hAnsi="Montserrat"/>
          <w:sz w:val="24"/>
        </w:rPr>
        <w:t>“</w:t>
      </w:r>
      <w:r w:rsidRPr="00471595">
        <w:rPr>
          <w:rFonts w:ascii="Montserrat" w:hAnsi="Montserrat"/>
          <w:sz w:val="24"/>
        </w:rPr>
        <w:t>They never tell high risk graduates about the danger they may face. They just jerk them around on a short leash until they can be safely retired or it becomes necessary for them to dissappear. They stalled her off for six years, Meggan</w:t>
      </w:r>
      <w:r w:rsidR="00295153" w:rsidRPr="00471595">
        <w:rPr>
          <w:rFonts w:ascii="Montserrat" w:hAnsi="Montserrat"/>
          <w:sz w:val="24"/>
        </w:rPr>
        <w:t xml:space="preserve"> and</w:t>
      </w:r>
      <w:r w:rsidRPr="00471595">
        <w:rPr>
          <w:rFonts w:ascii="Montserrat" w:hAnsi="Montserrat"/>
          <w:sz w:val="24"/>
        </w:rPr>
        <w:t xml:space="preserve"> now, just when things are getting touchy out there, somebody approved her request. In a case like hers, that just isn't supposed to happen. So, all I can think is that somebody wants her tipped off the edge and it scares the hell out of me that they put her on my ship.</w:t>
      </w:r>
      <w:r w:rsidR="000264CD" w:rsidRPr="00471595">
        <w:rPr>
          <w:rFonts w:ascii="Montserrat" w:hAnsi="Montserrat"/>
          <w:sz w:val="24"/>
        </w:rPr>
        <w:t>”</w:t>
      </w:r>
    </w:p>
    <w:p w14:paraId="4F827525" w14:textId="6F66D124" w:rsidR="00AD35EB" w:rsidRPr="00471595" w:rsidRDefault="00AD35EB" w:rsidP="00515B04">
      <w:pPr>
        <w:numPr>
          <w:ins w:id="1655"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There has to be something you can tell me, Rick, because this just doesn't make sense.</w:t>
      </w:r>
      <w:r w:rsidR="000264CD" w:rsidRPr="00471595">
        <w:rPr>
          <w:rFonts w:ascii="Montserrat" w:hAnsi="Montserrat"/>
          <w:sz w:val="24"/>
        </w:rPr>
        <w:t>”</w:t>
      </w:r>
      <w:r w:rsidRPr="00471595">
        <w:rPr>
          <w:rFonts w:ascii="Montserrat" w:hAnsi="Montserrat"/>
          <w:sz w:val="24"/>
        </w:rPr>
        <w:t xml:space="preserve"> Alt crossed her arms and stared at him. </w:t>
      </w:r>
      <w:r w:rsidR="000264CD" w:rsidRPr="00471595">
        <w:rPr>
          <w:rFonts w:ascii="Montserrat" w:hAnsi="Montserrat"/>
          <w:sz w:val="24"/>
        </w:rPr>
        <w:t>“</w:t>
      </w:r>
      <w:r w:rsidRPr="00471595">
        <w:rPr>
          <w:rFonts w:ascii="Montserrat" w:hAnsi="Montserrat"/>
          <w:sz w:val="24"/>
        </w:rPr>
        <w:t>I won't ask what ES is</w:t>
      </w:r>
      <w:r w:rsidR="00295153" w:rsidRPr="00471595">
        <w:rPr>
          <w:rFonts w:ascii="Montserrat" w:hAnsi="Montserrat"/>
          <w:sz w:val="24"/>
        </w:rPr>
        <w:t xml:space="preserve"> but</w:t>
      </w:r>
      <w:r w:rsidRPr="00471595">
        <w:rPr>
          <w:rFonts w:ascii="Montserrat" w:hAnsi="Montserrat"/>
          <w:sz w:val="24"/>
        </w:rPr>
        <w:t xml:space="preserve"> I refuse to believe she's at that great a risk to get it this late in the game. She has a stable personality, a cool head in combat situations</w:t>
      </w:r>
      <w:r w:rsidR="00295153" w:rsidRPr="00471595">
        <w:rPr>
          <w:rFonts w:ascii="Montserrat" w:hAnsi="Montserrat"/>
          <w:sz w:val="24"/>
        </w:rPr>
        <w:t xml:space="preserve"> and</w:t>
      </w:r>
      <w:r w:rsidRPr="00471595">
        <w:rPr>
          <w:rFonts w:ascii="Montserrat" w:hAnsi="Montserrat"/>
          <w:sz w:val="24"/>
        </w:rPr>
        <w:t xml:space="preserve"> seven damn years on her interface. If her aug was a danger to her, it would have shown up by now.</w:t>
      </w:r>
      <w:r w:rsidR="000264CD" w:rsidRPr="00471595">
        <w:rPr>
          <w:rFonts w:ascii="Montserrat" w:hAnsi="Montserrat"/>
          <w:sz w:val="24"/>
        </w:rPr>
        <w:t>”</w:t>
      </w:r>
      <w:r w:rsidRPr="00471595">
        <w:rPr>
          <w:rFonts w:ascii="Montserrat" w:hAnsi="Montserrat"/>
          <w:sz w:val="24"/>
        </w:rPr>
        <w:t xml:space="preserve"> Some of the outrage she had always felt about the handling of her friend's career boiled over, </w:t>
      </w:r>
      <w:r w:rsidR="000264CD" w:rsidRPr="00471595">
        <w:rPr>
          <w:rFonts w:ascii="Montserrat" w:hAnsi="Montserrat"/>
          <w:sz w:val="24"/>
        </w:rPr>
        <w:t>“</w:t>
      </w:r>
      <w:r w:rsidRPr="00471595">
        <w:rPr>
          <w:rFonts w:ascii="Montserrat" w:hAnsi="Montserrat"/>
          <w:sz w:val="24"/>
        </w:rPr>
        <w:t>If you ask me, she has been screwed over by incompetent medical evaluation</w:t>
      </w:r>
      <w:r w:rsidR="00295153" w:rsidRPr="00471595">
        <w:rPr>
          <w:rFonts w:ascii="Montserrat" w:hAnsi="Montserrat"/>
          <w:sz w:val="24"/>
        </w:rPr>
        <w:t xml:space="preserve"> and</w:t>
      </w:r>
      <w:r w:rsidRPr="00471595">
        <w:rPr>
          <w:rFonts w:ascii="Montserrat" w:hAnsi="Montserrat"/>
          <w:sz w:val="24"/>
        </w:rPr>
        <w:t xml:space="preserve"> buried in a pile of self righteous bullshit to cover it.</w:t>
      </w:r>
      <w:r w:rsidR="000264CD" w:rsidRPr="00471595">
        <w:rPr>
          <w:rFonts w:ascii="Montserrat" w:hAnsi="Montserrat"/>
          <w:sz w:val="24"/>
        </w:rPr>
        <w:t>”</w:t>
      </w:r>
    </w:p>
    <w:p w14:paraId="4E26BE57" w14:textId="0461B12F" w:rsidR="00276F1C" w:rsidRPr="00471595" w:rsidRDefault="00AD35EB" w:rsidP="00515B04">
      <w:pPr>
        <w:numPr>
          <w:ins w:id="165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Meggan,</w:t>
      </w:r>
      <w:r w:rsidR="000264CD" w:rsidRPr="00471595">
        <w:rPr>
          <w:rFonts w:ascii="Montserrat" w:hAnsi="Montserrat"/>
          <w:sz w:val="24"/>
        </w:rPr>
        <w:t>”</w:t>
      </w:r>
      <w:r w:rsidRPr="00471595">
        <w:rPr>
          <w:rFonts w:ascii="Montserrat" w:hAnsi="Montserrat"/>
          <w:sz w:val="24"/>
        </w:rPr>
        <w:t xml:space="preserve"> he answered with a tired smile, </w:t>
      </w:r>
      <w:r w:rsidR="000264CD" w:rsidRPr="00471595">
        <w:rPr>
          <w:rFonts w:ascii="Montserrat" w:hAnsi="Montserrat"/>
          <w:sz w:val="24"/>
        </w:rPr>
        <w:t>“</w:t>
      </w:r>
      <w:r w:rsidRPr="00471595">
        <w:rPr>
          <w:rFonts w:ascii="Montserrat" w:hAnsi="Montserrat"/>
          <w:sz w:val="24"/>
        </w:rPr>
        <w:t>you're a damn fine officer and a loyal friend</w:t>
      </w:r>
      <w:r w:rsidR="00295153" w:rsidRPr="00471595">
        <w:rPr>
          <w:rFonts w:ascii="Montserrat" w:hAnsi="Montserrat"/>
          <w:sz w:val="24"/>
        </w:rPr>
        <w:t xml:space="preserve"> but</w:t>
      </w:r>
      <w:r w:rsidRPr="00471595">
        <w:rPr>
          <w:rFonts w:ascii="Montserrat" w:hAnsi="Montserrat"/>
          <w:sz w:val="24"/>
        </w:rPr>
        <w:t xml:space="preserve"> in this case, you don't know what the fuck you're talking about. But between you and me,</w:t>
      </w:r>
      <w:r w:rsidR="000264CD" w:rsidRPr="00471595">
        <w:rPr>
          <w:rFonts w:ascii="Montserrat" w:hAnsi="Montserrat"/>
          <w:sz w:val="24"/>
        </w:rPr>
        <w:t>”</w:t>
      </w:r>
      <w:r w:rsidRPr="00471595">
        <w:rPr>
          <w:rFonts w:ascii="Montserrat" w:hAnsi="Montserrat"/>
          <w:sz w:val="24"/>
        </w:rPr>
        <w:t xml:space="preserve"> he added with a hard look, </w:t>
      </w:r>
      <w:r w:rsidR="000264CD" w:rsidRPr="00471595">
        <w:rPr>
          <w:rFonts w:ascii="Montserrat" w:hAnsi="Montserrat"/>
          <w:sz w:val="24"/>
        </w:rPr>
        <w:t>“</w:t>
      </w:r>
      <w:r w:rsidRPr="00471595">
        <w:rPr>
          <w:rFonts w:ascii="Montserrat" w:hAnsi="Montserrat"/>
          <w:sz w:val="24"/>
        </w:rPr>
        <w:t>I hope you're right.</w:t>
      </w:r>
      <w:r w:rsidR="000264CD" w:rsidRPr="00471595">
        <w:rPr>
          <w:rFonts w:ascii="Montserrat" w:hAnsi="Montserrat"/>
          <w:sz w:val="24"/>
        </w:rPr>
        <w:t>”</w:t>
      </w:r>
    </w:p>
    <w:p w14:paraId="2F5E43FD" w14:textId="10920DC3" w:rsidR="00AD35EB" w:rsidRPr="00471595" w:rsidRDefault="00AD35EB" w:rsidP="00515B04">
      <w:pPr>
        <w:numPr>
          <w:ins w:id="1657" w:author="Unknown"/>
        </w:numPr>
        <w:rPr>
          <w:rFonts w:ascii="Montserrat" w:hAnsi="Montserrat"/>
          <w:sz w:val="24"/>
        </w:rPr>
      </w:pPr>
      <w:r w:rsidRPr="00471595">
        <w:rPr>
          <w:rFonts w:ascii="Montserrat" w:hAnsi="Montserrat"/>
          <w:sz w:val="24"/>
        </w:rPr>
        <w:br w:type="page"/>
      </w:r>
    </w:p>
    <w:p w14:paraId="3B75EAE7" w14:textId="198D2939" w:rsidR="00AD35EB" w:rsidRPr="00471595" w:rsidRDefault="00201AA5" w:rsidP="00515B04">
      <w:pPr>
        <w:numPr>
          <w:ins w:id="1658" w:author="Unknown"/>
        </w:numPr>
        <w:rPr>
          <w:rFonts w:ascii="Montserrat" w:hAnsi="Montserrat"/>
          <w:sz w:val="24"/>
        </w:rPr>
      </w:pPr>
      <w:r w:rsidRPr="00471595">
        <w:rPr>
          <w:rFonts w:ascii="Montserrat" w:hAnsi="Montserrat"/>
          <w:sz w:val="24"/>
        </w:rPr>
        <w:t>02</w:t>
      </w:r>
    </w:p>
    <w:p w14:paraId="35C16394" w14:textId="77777777" w:rsidR="00AD35EB" w:rsidRPr="00471595" w:rsidRDefault="00AD35EB" w:rsidP="00515B04">
      <w:pPr>
        <w:numPr>
          <w:ins w:id="1659" w:author="Unknown"/>
        </w:numPr>
        <w:rPr>
          <w:rFonts w:ascii="Montserrat" w:hAnsi="Montserrat"/>
          <w:sz w:val="24"/>
        </w:rPr>
      </w:pPr>
    </w:p>
    <w:p w14:paraId="5715FF6E" w14:textId="77777777" w:rsidR="00AD35EB" w:rsidRPr="00471595" w:rsidRDefault="00AD35EB" w:rsidP="00515B04">
      <w:pPr>
        <w:numPr>
          <w:ins w:id="1660" w:author="Unknown"/>
        </w:numPr>
        <w:rPr>
          <w:rFonts w:ascii="Montserrat" w:hAnsi="Montserrat"/>
          <w:sz w:val="24"/>
        </w:rPr>
      </w:pPr>
      <w:r w:rsidRPr="00471595">
        <w:rPr>
          <w:rFonts w:ascii="Montserrat" w:hAnsi="Montserrat"/>
          <w:sz w:val="24"/>
        </w:rPr>
        <w:t>2096.05.12.0907 TER</w:t>
      </w:r>
    </w:p>
    <w:p w14:paraId="01F4F090" w14:textId="0754D886" w:rsidR="00AD35EB" w:rsidRPr="00471595" w:rsidRDefault="00AD35EB" w:rsidP="00515B04">
      <w:pPr>
        <w:numPr>
          <w:ins w:id="1661" w:author="Unknown"/>
        </w:numPr>
        <w:rPr>
          <w:rFonts w:ascii="Montserrat" w:hAnsi="Montserrat"/>
          <w:sz w:val="24"/>
        </w:rPr>
      </w:pPr>
      <w:r w:rsidRPr="00471595">
        <w:rPr>
          <w:rFonts w:ascii="Montserrat" w:hAnsi="Montserrat"/>
          <w:sz w:val="24"/>
        </w:rPr>
        <w:t>Aeslyn, like the rest of the transfered officers and enlisted men, had worked like a demon the past three days getting her performance up to ship's standard. As she sat at her station this morning, she was still massaging the stiffness out of her lower back and neck. The captain had not been joking about checking her out thoroughly on her cross discipline competence. He had had full shifts on duty running combat sims while they were tied to the station, until her body had gone numb and her thoughts had buzzed with sensory overload from the neural interface. The sims started without warning</w:t>
      </w:r>
      <w:r w:rsidR="00295153" w:rsidRPr="00471595">
        <w:rPr>
          <w:rFonts w:ascii="Montserrat" w:hAnsi="Montserrat"/>
          <w:sz w:val="24"/>
        </w:rPr>
        <w:t xml:space="preserve"> and</w:t>
      </w:r>
      <w:r w:rsidRPr="00471595">
        <w:rPr>
          <w:rFonts w:ascii="Montserrat" w:hAnsi="Montserrat"/>
          <w:sz w:val="24"/>
        </w:rPr>
        <w:t xml:space="preserve"> she had to assume control over whatever station she was closest to. Once, she had been standing on the com when he announced himself and the other high ranking officers casualties. That left her in charge of a bridge of technicians and ensigns.</w:t>
      </w:r>
    </w:p>
    <w:p w14:paraId="2CBD705F" w14:textId="77777777" w:rsidR="00AD35EB" w:rsidRPr="00471595" w:rsidRDefault="00AD35EB" w:rsidP="00515B04">
      <w:pPr>
        <w:numPr>
          <w:ins w:id="1662" w:author="Unknown"/>
        </w:numPr>
        <w:rPr>
          <w:rFonts w:ascii="Montserrat" w:hAnsi="Montserrat"/>
          <w:sz w:val="24"/>
        </w:rPr>
      </w:pPr>
      <w:r w:rsidRPr="00471595">
        <w:rPr>
          <w:rFonts w:ascii="Montserrat" w:hAnsi="Montserrat"/>
          <w:sz w:val="24"/>
        </w:rPr>
        <w:tab/>
        <w:t>She found out only at the end of her watch yesterday that they had been running their exercises against an experienced crew off the secondary bridge.</w:t>
      </w:r>
    </w:p>
    <w:p w14:paraId="7A8CBEDB" w14:textId="77777777" w:rsidR="00AD35EB" w:rsidRPr="00471595" w:rsidRDefault="00AD35EB" w:rsidP="00515B04">
      <w:pPr>
        <w:numPr>
          <w:ins w:id="1663" w:author="Unknown"/>
        </w:numPr>
        <w:rPr>
          <w:rFonts w:ascii="Montserrat" w:hAnsi="Montserrat"/>
          <w:sz w:val="24"/>
        </w:rPr>
      </w:pPr>
      <w:r w:rsidRPr="00471595">
        <w:rPr>
          <w:rFonts w:ascii="Montserrat" w:hAnsi="Montserrat"/>
          <w:sz w:val="24"/>
        </w:rPr>
        <w:tab/>
        <w:t>The muscles in her back complained but would not relax with the captain hovering out of sight behind her. She tried to ignore him as she sat at the helm completing her pre-launch checklist while the ship counted down for undock, thankful that things had settled down to routine operations, finally. When she had run down the list without fault, she patched into navigation and laid in a smart coarse for system egress. She checked the</w:t>
      </w:r>
    </w:p>
    <w:p w14:paraId="0482E04F" w14:textId="77777777" w:rsidR="00AD35EB" w:rsidRPr="00471595" w:rsidRDefault="00AD35EB" w:rsidP="00515B04">
      <w:pPr>
        <w:numPr>
          <w:ins w:id="1664" w:author="Unknown"/>
        </w:numPr>
        <w:rPr>
          <w:rFonts w:ascii="Montserrat" w:hAnsi="Montserrat"/>
          <w:sz w:val="24"/>
        </w:rPr>
      </w:pPr>
    </w:p>
    <w:p w14:paraId="2BE3D6D8" w14:textId="77777777" w:rsidR="00AD35EB" w:rsidRPr="00471595" w:rsidRDefault="00AD35EB" w:rsidP="00515B04">
      <w:pPr>
        <w:numPr>
          <w:ins w:id="1665" w:author="Unknown"/>
        </w:numPr>
        <w:rPr>
          <w:rFonts w:ascii="Montserrat" w:hAnsi="Montserrat"/>
          <w:sz w:val="24"/>
        </w:rPr>
      </w:pPr>
      <w:r w:rsidRPr="00471595">
        <w:rPr>
          <w:rFonts w:ascii="Montserrat" w:hAnsi="Montserrat"/>
          <w:sz w:val="24"/>
        </w:rPr>
        <w:t>But he had arranged to include the ship as the hunter hunted in an unscheduled fleet maneuver</w:t>
      </w:r>
    </w:p>
    <w:p w14:paraId="5EB5F362" w14:textId="77777777" w:rsidR="00AD35EB" w:rsidRPr="00471595" w:rsidRDefault="00AD35EB" w:rsidP="00515B04">
      <w:pPr>
        <w:numPr>
          <w:ins w:id="1666" w:author="Unknown"/>
        </w:numPr>
        <w:rPr>
          <w:rFonts w:ascii="Montserrat" w:hAnsi="Montserrat"/>
          <w:sz w:val="24"/>
        </w:rPr>
      </w:pPr>
      <w:r w:rsidRPr="00471595">
        <w:rPr>
          <w:rFonts w:ascii="Montserrat" w:hAnsi="Montserrat"/>
          <w:sz w:val="24"/>
        </w:rPr>
        <w:t>immediate sim conditions posed an ambush by some of the Home Fleet ships that began without warning while they were in countdown for undock</w:t>
      </w:r>
    </w:p>
    <w:p w14:paraId="0546EB6B" w14:textId="77777777" w:rsidR="00AD35EB" w:rsidRPr="00471595" w:rsidRDefault="00AD35EB" w:rsidP="00515B04">
      <w:pPr>
        <w:numPr>
          <w:ins w:id="1667" w:author="Unknown"/>
        </w:numPr>
        <w:rPr>
          <w:rFonts w:ascii="Montserrat" w:hAnsi="Montserrat"/>
          <w:sz w:val="24"/>
        </w:rPr>
      </w:pPr>
      <w:r w:rsidRPr="00471595">
        <w:rPr>
          <w:rFonts w:ascii="Montserrat" w:hAnsi="Montserrat"/>
          <w:sz w:val="24"/>
        </w:rPr>
        <w:t>To make matters worse, while she was desperately maneuvering to clear station after their emergency undock, they were set on by the Avatar which had arrived unannounced for her trials</w:t>
      </w:r>
    </w:p>
    <w:p w14:paraId="0CC2222B" w14:textId="77777777" w:rsidR="00AD35EB" w:rsidRPr="00471595" w:rsidRDefault="00AD35EB" w:rsidP="00515B04">
      <w:pPr>
        <w:numPr>
          <w:ins w:id="1668" w:author="Unknown"/>
        </w:numPr>
        <w:rPr>
          <w:rFonts w:ascii="Montserrat" w:hAnsi="Montserrat"/>
          <w:sz w:val="24"/>
        </w:rPr>
      </w:pPr>
      <w:r w:rsidRPr="00471595">
        <w:rPr>
          <w:rFonts w:ascii="Montserrat" w:hAnsi="Montserrat"/>
          <w:sz w:val="24"/>
        </w:rPr>
        <w:t>Like most of the crew, Aeslyn didn't have a clue of her capabilities</w:t>
      </w:r>
    </w:p>
    <w:p w14:paraId="0EA58B3D" w14:textId="54B4E195" w:rsidR="00AD35EB" w:rsidRPr="00471595" w:rsidRDefault="00AD35EB" w:rsidP="00515B04">
      <w:pPr>
        <w:numPr>
          <w:ins w:id="1669" w:author="Unknown"/>
        </w:numPr>
        <w:rPr>
          <w:rFonts w:ascii="Montserrat" w:hAnsi="Montserrat"/>
          <w:sz w:val="24"/>
        </w:rPr>
      </w:pPr>
      <w:r w:rsidRPr="00471595">
        <w:rPr>
          <w:rFonts w:ascii="Montserrat" w:hAnsi="Montserrat"/>
          <w:sz w:val="24"/>
        </w:rPr>
        <w:t xml:space="preserve">Avatar descended on them like the angel of death, faster and more maneuverable than the </w:t>
      </w:r>
      <w:r w:rsidR="00201AA5" w:rsidRPr="00471595">
        <w:rPr>
          <w:rFonts w:ascii="Montserrat" w:hAnsi="Montserrat"/>
          <w:sz w:val="24"/>
        </w:rPr>
        <w:t>Alexander</w:t>
      </w:r>
      <w:r w:rsidRPr="00471595">
        <w:rPr>
          <w:rFonts w:ascii="Montserrat" w:hAnsi="Montserrat"/>
          <w:sz w:val="24"/>
        </w:rPr>
        <w:t xml:space="preserve"> had been designed to be</w:t>
      </w:r>
    </w:p>
    <w:p w14:paraId="7FDB5ECD" w14:textId="77777777" w:rsidR="00AD35EB" w:rsidRPr="00471595" w:rsidRDefault="00AD35EB" w:rsidP="00515B04">
      <w:pPr>
        <w:numPr>
          <w:ins w:id="1670" w:author="Unknown"/>
        </w:numPr>
        <w:rPr>
          <w:rFonts w:ascii="Montserrat" w:hAnsi="Montserrat"/>
          <w:sz w:val="24"/>
        </w:rPr>
      </w:pPr>
    </w:p>
    <w:p w14:paraId="1DD0CECB" w14:textId="77777777" w:rsidR="00AD35EB" w:rsidRPr="00471595" w:rsidRDefault="00AD35EB" w:rsidP="00515B04">
      <w:pPr>
        <w:numPr>
          <w:ins w:id="1671" w:author="Unknown"/>
        </w:numPr>
        <w:rPr>
          <w:rFonts w:ascii="Montserrat" w:hAnsi="Montserrat"/>
          <w:sz w:val="24"/>
        </w:rPr>
      </w:pPr>
      <w:r w:rsidRPr="00471595">
        <w:rPr>
          <w:rFonts w:ascii="Montserrat" w:hAnsi="Montserrat"/>
          <w:sz w:val="24"/>
        </w:rPr>
        <w:t>It took everything she had and a few dangerous improvisations on top of that to establish that fact without doubt</w:t>
      </w:r>
    </w:p>
    <w:p w14:paraId="6E9A0002" w14:textId="77777777" w:rsidR="00AD35EB" w:rsidRPr="00471595" w:rsidRDefault="00AD35EB" w:rsidP="00515B04">
      <w:pPr>
        <w:numPr>
          <w:ins w:id="1672" w:author="Unknown"/>
        </w:numPr>
        <w:rPr>
          <w:rFonts w:ascii="Montserrat" w:hAnsi="Montserrat"/>
          <w:sz w:val="24"/>
        </w:rPr>
      </w:pPr>
      <w:r w:rsidRPr="00471595">
        <w:rPr>
          <w:rFonts w:ascii="Montserrat" w:hAnsi="Montserrat"/>
          <w:sz w:val="24"/>
        </w:rPr>
        <w:t>And then the captain had ordered the crew to take her out</w:t>
      </w:r>
    </w:p>
    <w:p w14:paraId="24FF4AC2" w14:textId="5E90896C" w:rsidR="00AD35EB" w:rsidRPr="00471595" w:rsidRDefault="00AD35EB" w:rsidP="00515B04">
      <w:pPr>
        <w:numPr>
          <w:ins w:id="1673" w:author="Unknown"/>
        </w:numPr>
        <w:rPr>
          <w:rFonts w:ascii="Montserrat" w:hAnsi="Montserrat"/>
          <w:sz w:val="24"/>
        </w:rPr>
      </w:pPr>
      <w:r w:rsidRPr="00471595">
        <w:rPr>
          <w:rFonts w:ascii="Montserrat" w:hAnsi="Montserrat"/>
          <w:sz w:val="24"/>
        </w:rPr>
        <w:t>She had turned around and stared at the captain for one long second</w:t>
      </w:r>
      <w:r w:rsidR="00295153" w:rsidRPr="00471595">
        <w:rPr>
          <w:rFonts w:ascii="Montserrat" w:hAnsi="Montserrat"/>
          <w:sz w:val="24"/>
        </w:rPr>
        <w:t xml:space="preserve"> and</w:t>
      </w:r>
      <w:r w:rsidRPr="00471595">
        <w:rPr>
          <w:rFonts w:ascii="Montserrat" w:hAnsi="Montserrat"/>
          <w:sz w:val="24"/>
        </w:rPr>
        <w:t xml:space="preserve"> he had stared implacibly back at her, offering no comment</w:t>
      </w:r>
    </w:p>
    <w:p w14:paraId="70E3BC08" w14:textId="77777777" w:rsidR="00AD35EB" w:rsidRPr="00471595" w:rsidRDefault="00AD35EB" w:rsidP="00515B04">
      <w:pPr>
        <w:numPr>
          <w:ins w:id="1674" w:author="Unknown"/>
        </w:numPr>
        <w:rPr>
          <w:rFonts w:ascii="Montserrat" w:hAnsi="Montserrat"/>
          <w:sz w:val="24"/>
        </w:rPr>
      </w:pPr>
      <w:r w:rsidRPr="00471595">
        <w:rPr>
          <w:rFonts w:ascii="Montserrat" w:hAnsi="Montserrat"/>
          <w:sz w:val="24"/>
        </w:rPr>
        <w:t>She turned back to her post and quietly hacked past the safety interlocks on the fold drive</w:t>
      </w:r>
    </w:p>
    <w:p w14:paraId="6BB16AA7" w14:textId="77777777" w:rsidR="00AD35EB" w:rsidRPr="00471595" w:rsidRDefault="00AD35EB" w:rsidP="00515B04">
      <w:pPr>
        <w:numPr>
          <w:ins w:id="1675" w:author="Unknown"/>
        </w:numPr>
        <w:rPr>
          <w:rFonts w:ascii="Montserrat" w:hAnsi="Montserrat"/>
          <w:sz w:val="24"/>
        </w:rPr>
      </w:pPr>
      <w:r w:rsidRPr="00471595">
        <w:rPr>
          <w:rFonts w:ascii="Montserrat" w:hAnsi="Montserrat"/>
          <w:sz w:val="24"/>
        </w:rPr>
        <w:t>There were few things as dangerous as diving in such close proximity to a mass point</w:t>
      </w:r>
    </w:p>
    <w:p w14:paraId="10556A4E" w14:textId="77777777" w:rsidR="00AD35EB" w:rsidRPr="00471595" w:rsidRDefault="00AD35EB" w:rsidP="00515B04">
      <w:pPr>
        <w:numPr>
          <w:ins w:id="1676" w:author="Unknown"/>
        </w:numPr>
        <w:rPr>
          <w:rFonts w:ascii="Montserrat" w:hAnsi="Montserrat"/>
          <w:sz w:val="24"/>
        </w:rPr>
      </w:pPr>
      <w:r w:rsidRPr="00471595">
        <w:rPr>
          <w:rFonts w:ascii="Montserrat" w:hAnsi="Montserrat"/>
          <w:sz w:val="24"/>
        </w:rPr>
        <w:t>She punched in a seven degree dive angle and whipped along the curve of the planetary gravity well, like a pad of butter flicked into a hot griddle</w:t>
      </w:r>
    </w:p>
    <w:p w14:paraId="37DBD986" w14:textId="77777777" w:rsidR="00AD35EB" w:rsidRPr="00471595" w:rsidRDefault="00AD35EB" w:rsidP="00515B04">
      <w:pPr>
        <w:numPr>
          <w:ins w:id="1677" w:author="Unknown"/>
        </w:numPr>
        <w:rPr>
          <w:rFonts w:ascii="Montserrat" w:hAnsi="Montserrat"/>
          <w:sz w:val="24"/>
        </w:rPr>
      </w:pPr>
      <w:r w:rsidRPr="00471595">
        <w:rPr>
          <w:rFonts w:ascii="Montserrat" w:hAnsi="Montserrat"/>
          <w:sz w:val="24"/>
        </w:rPr>
        <w:t>At that speed, the heavy traffic patterns of near Earth space became a suicidal slalom course where moves were timed in nanoseconds</w:t>
      </w:r>
    </w:p>
    <w:p w14:paraId="0834C373" w14:textId="6231BF87" w:rsidR="00AD35EB" w:rsidRPr="00471595" w:rsidRDefault="00AD35EB" w:rsidP="00515B04">
      <w:pPr>
        <w:numPr>
          <w:ins w:id="1678" w:author="Unknown"/>
        </w:numPr>
        <w:rPr>
          <w:rFonts w:ascii="Montserrat" w:hAnsi="Montserrat"/>
          <w:sz w:val="24"/>
        </w:rPr>
      </w:pPr>
      <w:r w:rsidRPr="00471595">
        <w:rPr>
          <w:rFonts w:ascii="Montserrat" w:hAnsi="Montserrat"/>
          <w:sz w:val="24"/>
        </w:rPr>
        <w:t xml:space="preserve">Realizing that she couldn't pit </w:t>
      </w:r>
      <w:r w:rsidR="00201AA5" w:rsidRPr="00471595">
        <w:rPr>
          <w:rFonts w:ascii="Montserrat" w:hAnsi="Montserrat"/>
          <w:sz w:val="24"/>
        </w:rPr>
        <w:t>Alexander</w:t>
      </w:r>
      <w:r w:rsidRPr="00471595">
        <w:rPr>
          <w:rFonts w:ascii="Montserrat" w:hAnsi="Montserrat"/>
          <w:sz w:val="24"/>
        </w:rPr>
        <w:t xml:space="preserve"> against Avatar and hope to win, her only choice was to pit Avatar against herself</w:t>
      </w:r>
    </w:p>
    <w:p w14:paraId="6B3AB71E" w14:textId="77777777" w:rsidR="00AD35EB" w:rsidRPr="00471595" w:rsidRDefault="00AD35EB" w:rsidP="00515B04">
      <w:pPr>
        <w:numPr>
          <w:ins w:id="1679" w:author="Unknown"/>
        </w:numPr>
        <w:rPr>
          <w:rFonts w:ascii="Montserrat" w:hAnsi="Montserrat"/>
          <w:sz w:val="24"/>
        </w:rPr>
      </w:pPr>
      <w:r w:rsidRPr="00471595">
        <w:rPr>
          <w:rFonts w:ascii="Montserrat" w:hAnsi="Montserrat"/>
          <w:sz w:val="24"/>
        </w:rPr>
        <w:t>When the computer couldn't keep up with the system plot, she started running the calculations by gut instinct and the raw data feed</w:t>
      </w:r>
    </w:p>
    <w:p w14:paraId="468FD769" w14:textId="733CEAEA" w:rsidR="00AD35EB" w:rsidRPr="00471595" w:rsidRDefault="00AD35EB" w:rsidP="00515B04">
      <w:pPr>
        <w:numPr>
          <w:ins w:id="1680" w:author="Unknown"/>
        </w:numPr>
        <w:rPr>
          <w:rFonts w:ascii="Montserrat" w:hAnsi="Montserrat"/>
          <w:sz w:val="24"/>
        </w:rPr>
      </w:pPr>
      <w:r w:rsidRPr="00471595">
        <w:rPr>
          <w:rFonts w:ascii="Montserrat" w:hAnsi="Montserrat"/>
          <w:sz w:val="24"/>
        </w:rPr>
        <w:t>Their attacker tried valiently to keep on her</w:t>
      </w:r>
      <w:r w:rsidR="00295153" w:rsidRPr="00471595">
        <w:rPr>
          <w:rFonts w:ascii="Montserrat" w:hAnsi="Montserrat"/>
          <w:sz w:val="24"/>
        </w:rPr>
        <w:t xml:space="preserve"> but</w:t>
      </w:r>
      <w:r w:rsidRPr="00471595">
        <w:rPr>
          <w:rFonts w:ascii="Montserrat" w:hAnsi="Montserrat"/>
          <w:sz w:val="24"/>
        </w:rPr>
        <w:t xml:space="preserve"> inevitably fell out of position</w:t>
      </w:r>
    </w:p>
    <w:p w14:paraId="1747A4FF" w14:textId="77777777" w:rsidR="00AD35EB" w:rsidRPr="00471595" w:rsidRDefault="00AD35EB" w:rsidP="00515B04">
      <w:pPr>
        <w:numPr>
          <w:ins w:id="1681" w:author="Unknown"/>
        </w:numPr>
        <w:rPr>
          <w:rFonts w:ascii="Montserrat" w:hAnsi="Montserrat"/>
          <w:sz w:val="24"/>
        </w:rPr>
      </w:pPr>
      <w:r w:rsidRPr="00471595">
        <w:rPr>
          <w:rFonts w:ascii="Montserrat" w:hAnsi="Montserrat"/>
          <w:sz w:val="24"/>
        </w:rPr>
        <w:t>She juggled the figures in her head until the right pattern started to form</w:t>
      </w:r>
    </w:p>
    <w:p w14:paraId="329199E9" w14:textId="77777777" w:rsidR="00AD35EB" w:rsidRPr="00471595" w:rsidRDefault="00AD35EB" w:rsidP="00515B04">
      <w:pPr>
        <w:numPr>
          <w:ins w:id="1682" w:author="Unknown"/>
        </w:numPr>
        <w:rPr>
          <w:rFonts w:ascii="Montserrat" w:hAnsi="Montserrat"/>
          <w:sz w:val="24"/>
        </w:rPr>
      </w:pPr>
      <w:r w:rsidRPr="00471595">
        <w:rPr>
          <w:rFonts w:ascii="Montserrat" w:hAnsi="Montserrat"/>
          <w:sz w:val="24"/>
        </w:rPr>
        <w:t>She wrenched a violent command through the fold drive and pulled a reversal that rolled them out of the interface back into real space aimed point-blank at the Avatar's spine</w:t>
      </w:r>
    </w:p>
    <w:p w14:paraId="16CA603B" w14:textId="77777777" w:rsidR="00AD35EB" w:rsidRPr="00471595" w:rsidRDefault="00AD35EB" w:rsidP="00515B04">
      <w:pPr>
        <w:numPr>
          <w:ins w:id="1683" w:author="Unknown"/>
        </w:numPr>
        <w:rPr>
          <w:rFonts w:ascii="Montserrat" w:hAnsi="Montserrat"/>
          <w:sz w:val="24"/>
        </w:rPr>
      </w:pPr>
    </w:p>
    <w:p w14:paraId="6CDA7014" w14:textId="77777777" w:rsidR="00AD35EB" w:rsidRPr="00471595" w:rsidRDefault="00AD35EB" w:rsidP="00515B04">
      <w:pPr>
        <w:numPr>
          <w:ins w:id="1684" w:author="Unknown"/>
        </w:numPr>
        <w:rPr>
          <w:rFonts w:ascii="Montserrat" w:hAnsi="Montserrat"/>
          <w:sz w:val="24"/>
        </w:rPr>
      </w:pPr>
      <w:r w:rsidRPr="00471595">
        <w:rPr>
          <w:rFonts w:ascii="Montserrat" w:hAnsi="Montserrat"/>
          <w:sz w:val="24"/>
        </w:rPr>
        <w:t>It wasn't possible to get better position on a ship that much their superior</w:t>
      </w:r>
    </w:p>
    <w:p w14:paraId="130A9565" w14:textId="77777777" w:rsidR="00AD35EB" w:rsidRPr="00471595" w:rsidRDefault="00AD35EB" w:rsidP="00515B04">
      <w:pPr>
        <w:numPr>
          <w:ins w:id="1685" w:author="Unknown"/>
        </w:numPr>
        <w:rPr>
          <w:rFonts w:ascii="Montserrat" w:hAnsi="Montserrat"/>
          <w:sz w:val="24"/>
        </w:rPr>
      </w:pPr>
      <w:r w:rsidRPr="00471595">
        <w:rPr>
          <w:rFonts w:ascii="Montserrat" w:hAnsi="Montserrat"/>
          <w:sz w:val="24"/>
        </w:rPr>
        <w:t>The rest was in the hands of the gunners</w:t>
      </w:r>
    </w:p>
    <w:p w14:paraId="18120D59" w14:textId="77777777" w:rsidR="00AD35EB" w:rsidRPr="00471595" w:rsidRDefault="00AD35EB" w:rsidP="00515B04">
      <w:pPr>
        <w:numPr>
          <w:ins w:id="1686" w:author="Unknown"/>
        </w:numPr>
        <w:rPr>
          <w:rFonts w:ascii="Montserrat" w:hAnsi="Montserrat"/>
          <w:sz w:val="24"/>
        </w:rPr>
      </w:pPr>
      <w:r w:rsidRPr="00471595">
        <w:rPr>
          <w:rFonts w:ascii="Montserrat" w:hAnsi="Montserrat"/>
          <w:sz w:val="24"/>
        </w:rPr>
        <w:t>During the devestating exchange, she did her best to jilt incoming fire with erratic adjustments on their reletive position</w:t>
      </w:r>
    </w:p>
    <w:p w14:paraId="0796D804" w14:textId="3328CBAE" w:rsidR="00AD35EB" w:rsidRPr="00471595" w:rsidRDefault="00AD35EB" w:rsidP="00515B04">
      <w:pPr>
        <w:numPr>
          <w:ins w:id="1687" w:author="Unknown"/>
        </w:numPr>
        <w:rPr>
          <w:rFonts w:ascii="Montserrat" w:hAnsi="Montserrat"/>
          <w:sz w:val="24"/>
        </w:rPr>
      </w:pPr>
      <w:r w:rsidRPr="00471595">
        <w:rPr>
          <w:rFonts w:ascii="Montserrat" w:hAnsi="Montserrat"/>
          <w:sz w:val="24"/>
        </w:rPr>
        <w:t xml:space="preserve">When the two ships limped apart, it was pure luck that </w:t>
      </w:r>
      <w:r w:rsidR="00201AA5" w:rsidRPr="00471595">
        <w:rPr>
          <w:rFonts w:ascii="Montserrat" w:hAnsi="Montserrat"/>
          <w:sz w:val="24"/>
        </w:rPr>
        <w:t>Alexander</w:t>
      </w:r>
      <w:r w:rsidRPr="00471595">
        <w:rPr>
          <w:rFonts w:ascii="Montserrat" w:hAnsi="Montserrat"/>
          <w:sz w:val="24"/>
        </w:rPr>
        <w:t xml:space="preserve"> was under partial helm control and impulse power</w:t>
      </w:r>
    </w:p>
    <w:p w14:paraId="40E9CC46" w14:textId="77777777" w:rsidR="00AD35EB" w:rsidRPr="00471595" w:rsidRDefault="00AD35EB" w:rsidP="00515B04">
      <w:pPr>
        <w:numPr>
          <w:ins w:id="1688" w:author="Unknown"/>
        </w:numPr>
        <w:rPr>
          <w:rFonts w:ascii="Montserrat" w:hAnsi="Montserrat"/>
          <w:sz w:val="24"/>
        </w:rPr>
      </w:pPr>
      <w:r w:rsidRPr="00471595">
        <w:rPr>
          <w:rFonts w:ascii="Montserrat" w:hAnsi="Montserrat"/>
          <w:sz w:val="24"/>
        </w:rPr>
        <w:t>It wasn't enough to escape the wrath of their original attackers</w:t>
      </w:r>
    </w:p>
    <w:p w14:paraId="644E6375" w14:textId="7BC8F197" w:rsidR="00AD35EB" w:rsidRPr="00471595" w:rsidRDefault="00201AA5" w:rsidP="00515B04">
      <w:pPr>
        <w:numPr>
          <w:ins w:id="1689" w:author="Unknown"/>
        </w:numPr>
        <w:rPr>
          <w:rFonts w:ascii="Montserrat" w:hAnsi="Montserrat"/>
          <w:sz w:val="24"/>
        </w:rPr>
      </w:pPr>
      <w:r w:rsidRPr="00471595">
        <w:rPr>
          <w:rFonts w:ascii="Montserrat" w:hAnsi="Montserrat"/>
          <w:sz w:val="24"/>
        </w:rPr>
        <w:t>Alexander</w:t>
      </w:r>
      <w:r w:rsidR="00AD35EB" w:rsidRPr="00471595">
        <w:rPr>
          <w:rFonts w:ascii="Montserrat" w:hAnsi="Montserrat"/>
          <w:sz w:val="24"/>
        </w:rPr>
        <w:t xml:space="preserve"> had to fight her way out of the system, making repairs on the fly to crippled systems</w:t>
      </w:r>
    </w:p>
    <w:p w14:paraId="2E4A6B07" w14:textId="77777777" w:rsidR="00AD35EB" w:rsidRPr="00471595" w:rsidRDefault="00AD35EB" w:rsidP="00515B04">
      <w:pPr>
        <w:numPr>
          <w:ins w:id="1690" w:author="Unknown"/>
        </w:numPr>
        <w:rPr>
          <w:rFonts w:ascii="Montserrat" w:hAnsi="Montserrat"/>
          <w:sz w:val="24"/>
        </w:rPr>
      </w:pPr>
      <w:r w:rsidRPr="00471595">
        <w:rPr>
          <w:rFonts w:ascii="Montserrat" w:hAnsi="Montserrat"/>
          <w:sz w:val="24"/>
        </w:rPr>
        <w:t>Fourteen hours later at the system fringe, the overminds of the participating ships evaluated the exercise and restored controls locked out to simulate damages</w:t>
      </w:r>
    </w:p>
    <w:p w14:paraId="77F8B81E" w14:textId="77777777" w:rsidR="00AD35EB" w:rsidRPr="00471595" w:rsidRDefault="00AD35EB" w:rsidP="00515B04">
      <w:pPr>
        <w:numPr>
          <w:ins w:id="1691" w:author="Unknown"/>
        </w:numPr>
        <w:rPr>
          <w:rFonts w:ascii="Montserrat" w:hAnsi="Montserrat"/>
          <w:sz w:val="24"/>
        </w:rPr>
      </w:pPr>
      <w:r w:rsidRPr="00471595">
        <w:rPr>
          <w:rFonts w:ascii="Montserrat" w:hAnsi="Montserrat"/>
          <w:sz w:val="24"/>
        </w:rPr>
        <w:t>Stewart blythely remarked as the results came in that that would show Fleet Command that a Conqueror was still a ship to reckon with</w:t>
      </w:r>
    </w:p>
    <w:p w14:paraId="1BBC492B" w14:textId="77777777" w:rsidR="00AD35EB" w:rsidRPr="00471595" w:rsidRDefault="00AD35EB" w:rsidP="00515B04">
      <w:pPr>
        <w:numPr>
          <w:ins w:id="1692" w:author="Unknown"/>
        </w:numPr>
        <w:rPr>
          <w:rFonts w:ascii="Montserrat" w:hAnsi="Montserrat"/>
          <w:sz w:val="24"/>
        </w:rPr>
      </w:pPr>
      <w:r w:rsidRPr="00471595">
        <w:rPr>
          <w:rFonts w:ascii="Montserrat" w:hAnsi="Montserrat"/>
          <w:sz w:val="24"/>
        </w:rPr>
        <w:t>Right after that he had called her into his ready room</w:t>
      </w:r>
    </w:p>
    <w:p w14:paraId="214FAA40" w14:textId="77777777" w:rsidR="00AD35EB" w:rsidRPr="00471595" w:rsidRDefault="00AD35EB" w:rsidP="00515B04">
      <w:pPr>
        <w:numPr>
          <w:ins w:id="1693" w:author="Unknown"/>
        </w:numPr>
        <w:rPr>
          <w:rFonts w:ascii="Montserrat" w:hAnsi="Montserrat"/>
          <w:sz w:val="24"/>
        </w:rPr>
      </w:pPr>
      <w:r w:rsidRPr="00471595">
        <w:rPr>
          <w:rFonts w:ascii="Montserrat" w:hAnsi="Montserrat"/>
          <w:sz w:val="24"/>
        </w:rPr>
        <w:t>When he had finished chewing her head off for her recklessness, she had asked him calmly if she had made a mistake</w:t>
      </w:r>
    </w:p>
    <w:p w14:paraId="08431280" w14:textId="77777777" w:rsidR="00AD35EB" w:rsidRPr="00471595" w:rsidRDefault="00AD35EB" w:rsidP="00515B04">
      <w:pPr>
        <w:numPr>
          <w:ins w:id="1694" w:author="Unknown"/>
        </w:numPr>
        <w:rPr>
          <w:rFonts w:ascii="Montserrat" w:hAnsi="Montserrat"/>
          <w:sz w:val="24"/>
        </w:rPr>
      </w:pPr>
      <w:r w:rsidRPr="00471595">
        <w:rPr>
          <w:rFonts w:ascii="Montserrat" w:hAnsi="Montserrat"/>
          <w:sz w:val="24"/>
        </w:rPr>
        <w:t>He had stared at her for a full minute before admitting that in fact she hadn't, technically speaking</w:t>
      </w:r>
    </w:p>
    <w:p w14:paraId="1029634A" w14:textId="77777777" w:rsidR="00AD35EB" w:rsidRPr="00471595" w:rsidRDefault="00AD35EB" w:rsidP="00515B04">
      <w:pPr>
        <w:numPr>
          <w:ins w:id="1695" w:author="Unknown"/>
        </w:numPr>
        <w:rPr>
          <w:rFonts w:ascii="Montserrat" w:hAnsi="Montserrat"/>
          <w:sz w:val="24"/>
        </w:rPr>
      </w:pPr>
      <w:r w:rsidRPr="00471595">
        <w:rPr>
          <w:rFonts w:ascii="Montserrat" w:hAnsi="Montserrat"/>
          <w:sz w:val="24"/>
        </w:rPr>
        <w:t>She had, however, scared the hell out of everyone, himself included</w:t>
      </w:r>
    </w:p>
    <w:p w14:paraId="1ED2B67F" w14:textId="77777777" w:rsidR="00AD35EB" w:rsidRPr="00471595" w:rsidRDefault="00AD35EB" w:rsidP="00515B04">
      <w:pPr>
        <w:numPr>
          <w:ins w:id="1696" w:author="Unknown"/>
        </w:numPr>
        <w:rPr>
          <w:rFonts w:ascii="Montserrat" w:hAnsi="Montserrat"/>
          <w:sz w:val="24"/>
        </w:rPr>
      </w:pPr>
      <w:r w:rsidRPr="00471595">
        <w:rPr>
          <w:rFonts w:ascii="Montserrat" w:hAnsi="Montserrat"/>
          <w:sz w:val="24"/>
        </w:rPr>
        <w:t>On the other hand, he confided, the exercise had been a satisfying test of the crew's ability to deal with an unknown threat, however much his helmsman had upstaged the engagement</w:t>
      </w:r>
    </w:p>
    <w:p w14:paraId="14AFEAD9" w14:textId="77777777" w:rsidR="00AD35EB" w:rsidRPr="00471595" w:rsidRDefault="00AD35EB" w:rsidP="00515B04">
      <w:pPr>
        <w:numPr>
          <w:ins w:id="1697" w:author="Unknown"/>
        </w:numPr>
        <w:rPr>
          <w:rFonts w:ascii="Montserrat" w:hAnsi="Montserrat"/>
          <w:sz w:val="24"/>
        </w:rPr>
      </w:pPr>
    </w:p>
    <w:p w14:paraId="3BD14FF6" w14:textId="275653FD" w:rsidR="00AD35EB" w:rsidRPr="00471595" w:rsidRDefault="00AD35EB" w:rsidP="00515B04">
      <w:pPr>
        <w:numPr>
          <w:ins w:id="1698" w:author="Unknown"/>
        </w:numPr>
        <w:rPr>
          <w:rFonts w:ascii="Montserrat" w:hAnsi="Montserrat"/>
          <w:sz w:val="24"/>
        </w:rPr>
      </w:pPr>
      <w:r w:rsidRPr="00471595">
        <w:rPr>
          <w:rFonts w:ascii="Montserrat" w:hAnsi="Montserrat"/>
          <w:sz w:val="24"/>
        </w:rPr>
        <w:t>Aeslyn wandered through the lower corridors in the silence of third watch. She had a head of ire built up. After all the years of waiting, she was finally headed out into the deep and she still couldn't get any sleep. When would it end? She worked until she was falling down tired</w:t>
      </w:r>
      <w:r w:rsidR="00295153" w:rsidRPr="00471595">
        <w:rPr>
          <w:rFonts w:ascii="Montserrat" w:hAnsi="Montserrat"/>
          <w:sz w:val="24"/>
        </w:rPr>
        <w:t xml:space="preserve"> but</w:t>
      </w:r>
      <w:r w:rsidRPr="00471595">
        <w:rPr>
          <w:rFonts w:ascii="Montserrat" w:hAnsi="Montserrat"/>
          <w:sz w:val="24"/>
        </w:rPr>
        <w:t xml:space="preserve"> the minute her head hit the pillow, her mind started raveling out toward infinite reaches. Try as she might, there was no easy way to fall asleep with that growing abyss crammed into her skull, swallowing her down like some helpless mote of dust.</w:t>
      </w:r>
    </w:p>
    <w:p w14:paraId="67F574FE" w14:textId="77777777" w:rsidR="00AD35EB" w:rsidRPr="00471595" w:rsidRDefault="00AD35EB" w:rsidP="00515B04">
      <w:pPr>
        <w:numPr>
          <w:ins w:id="1699" w:author="Unknown"/>
        </w:numPr>
        <w:rPr>
          <w:rFonts w:ascii="Montserrat" w:hAnsi="Montserrat"/>
          <w:sz w:val="24"/>
        </w:rPr>
      </w:pPr>
      <w:r w:rsidRPr="00471595">
        <w:rPr>
          <w:rFonts w:ascii="Montserrat" w:hAnsi="Montserrat"/>
          <w:sz w:val="24"/>
        </w:rPr>
        <w:tab/>
        <w:t>...</w:t>
      </w:r>
    </w:p>
    <w:p w14:paraId="4E96324D" w14:textId="77777777" w:rsidR="00AD35EB" w:rsidRPr="00471595" w:rsidRDefault="00AD35EB" w:rsidP="00515B04">
      <w:pPr>
        <w:numPr>
          <w:ins w:id="1700" w:author="Unknown"/>
        </w:numPr>
        <w:rPr>
          <w:rFonts w:ascii="Montserrat" w:hAnsi="Montserrat"/>
          <w:sz w:val="24"/>
        </w:rPr>
      </w:pPr>
      <w:r w:rsidRPr="00471595">
        <w:rPr>
          <w:rFonts w:ascii="Montserrat" w:hAnsi="Montserrat"/>
          <w:sz w:val="24"/>
        </w:rPr>
        <w:tab/>
        <w:t>She mulled these things over in her head as she wandered aimlessly. As busy as she had been since boarding, she really hadn't had much time to deal with the other strange aspect of being broken in to the crew. She suddenly confronted that now.</w:t>
      </w:r>
    </w:p>
    <w:p w14:paraId="7314A1BD" w14:textId="2DE3803C" w:rsidR="00AD35EB" w:rsidRPr="00471595" w:rsidRDefault="00AD35EB" w:rsidP="00515B04">
      <w:pPr>
        <w:numPr>
          <w:ins w:id="1701" w:author="Unknown"/>
        </w:numPr>
        <w:rPr>
          <w:rFonts w:ascii="Montserrat" w:hAnsi="Montserrat"/>
          <w:sz w:val="24"/>
        </w:rPr>
      </w:pPr>
      <w:r w:rsidRPr="00471595">
        <w:rPr>
          <w:rFonts w:ascii="Montserrat" w:hAnsi="Montserrat"/>
          <w:sz w:val="24"/>
        </w:rPr>
        <w:tab/>
        <w:t xml:space="preserve">A man came up behind her and caught her up in his arms. One hand slipped over her hip to hug her belly and the other snaked under her arm to cup firmly over her left breast. She caught sight of dark hair out of the corner of her eye as he bent to kiss her on the side of her neck. She stiffened reflexively and he whispered thickly, </w:t>
      </w:r>
      <w:r w:rsidR="000264CD" w:rsidRPr="00471595">
        <w:rPr>
          <w:rFonts w:ascii="Montserrat" w:hAnsi="Montserrat"/>
          <w:sz w:val="24"/>
        </w:rPr>
        <w:t>“</w:t>
      </w:r>
      <w:r w:rsidRPr="00471595">
        <w:rPr>
          <w:rFonts w:ascii="Montserrat" w:hAnsi="Montserrat"/>
          <w:sz w:val="24"/>
        </w:rPr>
        <w:t>Hey, Red, you in the mood tonight?</w:t>
      </w:r>
      <w:r w:rsidR="000264CD" w:rsidRPr="00471595">
        <w:rPr>
          <w:rFonts w:ascii="Montserrat" w:hAnsi="Montserrat"/>
          <w:sz w:val="24"/>
        </w:rPr>
        <w:t>”</w:t>
      </w:r>
    </w:p>
    <w:p w14:paraId="798DD3D5" w14:textId="77777777" w:rsidR="00AD35EB" w:rsidRPr="00471595" w:rsidRDefault="00AD35EB" w:rsidP="00515B04">
      <w:pPr>
        <w:numPr>
          <w:ins w:id="1702" w:author="Unknown"/>
        </w:numPr>
        <w:rPr>
          <w:rFonts w:ascii="Montserrat" w:hAnsi="Montserrat"/>
          <w:sz w:val="24"/>
        </w:rPr>
      </w:pPr>
      <w:r w:rsidRPr="00471595">
        <w:rPr>
          <w:rFonts w:ascii="Montserrat" w:hAnsi="Montserrat"/>
          <w:sz w:val="24"/>
        </w:rPr>
        <w:tab/>
        <w:t>She slid her left hand over his where it rested over her heart, gripped it and turned about to face him. It was a simple thing to shift his hand into her right, lock his arm up in a painful bind and push him back, hard, into the wall. It was him, the guy with the hands! Unfortunately, he was dressed down for off hours, so she still didn't have a clue who he was.</w:t>
      </w:r>
    </w:p>
    <w:p w14:paraId="51047C1A" w14:textId="2007CE76" w:rsidR="00AD35EB" w:rsidRPr="00471595" w:rsidRDefault="00AD35EB" w:rsidP="00515B04">
      <w:pPr>
        <w:numPr>
          <w:ins w:id="1703" w:author="Unknown"/>
        </w:numPr>
        <w:rPr>
          <w:rFonts w:ascii="Montserrat" w:hAnsi="Montserrat"/>
          <w:sz w:val="24"/>
        </w:rPr>
      </w:pPr>
      <w:r w:rsidRPr="00471595">
        <w:rPr>
          <w:rFonts w:ascii="Montserrat" w:hAnsi="Montserrat"/>
          <w:sz w:val="24"/>
        </w:rPr>
        <w:tab/>
        <w:t>He winced in pain at the bind she had on his arm still. She let go and stepped back. He was good to look at</w:t>
      </w:r>
      <w:r w:rsidR="00295153" w:rsidRPr="00471595">
        <w:rPr>
          <w:rFonts w:ascii="Montserrat" w:hAnsi="Montserrat"/>
          <w:sz w:val="24"/>
        </w:rPr>
        <w:t xml:space="preserve"> and</w:t>
      </w:r>
      <w:r w:rsidRPr="00471595">
        <w:rPr>
          <w:rFonts w:ascii="Montserrat" w:hAnsi="Montserrat"/>
          <w:sz w:val="24"/>
        </w:rPr>
        <w:t xml:space="preserve"> she hastily revised her first inclination to brush him off. It wasn't like she expected to get any sleep</w:t>
      </w:r>
      <w:r w:rsidR="00295153" w:rsidRPr="00471595">
        <w:rPr>
          <w:rFonts w:ascii="Montserrat" w:hAnsi="Montserrat"/>
          <w:sz w:val="24"/>
        </w:rPr>
        <w:t xml:space="preserve"> and</w:t>
      </w:r>
      <w:r w:rsidRPr="00471595">
        <w:rPr>
          <w:rFonts w:ascii="Montserrat" w:hAnsi="Montserrat"/>
          <w:sz w:val="24"/>
        </w:rPr>
        <w:t xml:space="preserve"> reckless at is was, the thought occurred to her that there were better alternatives to haunting the halls. He massaged his wrist as she measured him thoughtfully. Before he could speak, she smiled. </w:t>
      </w:r>
      <w:r w:rsidR="000264CD" w:rsidRPr="00471595">
        <w:rPr>
          <w:rFonts w:ascii="Montserrat" w:hAnsi="Montserrat"/>
          <w:sz w:val="24"/>
        </w:rPr>
        <w:t>“</w:t>
      </w:r>
      <w:r w:rsidRPr="00471595">
        <w:rPr>
          <w:rFonts w:ascii="Montserrat" w:hAnsi="Montserrat"/>
          <w:sz w:val="24"/>
        </w:rPr>
        <w:t>I didn't think so</w:t>
      </w:r>
      <w:r w:rsidR="00295153" w:rsidRPr="00471595">
        <w:rPr>
          <w:rFonts w:ascii="Montserrat" w:hAnsi="Montserrat"/>
          <w:sz w:val="24"/>
        </w:rPr>
        <w:t xml:space="preserve"> but</w:t>
      </w:r>
      <w:r w:rsidRPr="00471595">
        <w:rPr>
          <w:rFonts w:ascii="Montserrat" w:hAnsi="Montserrat"/>
          <w:sz w:val="24"/>
        </w:rPr>
        <w:t xml:space="preserve"> you've changed my mind,</w:t>
      </w:r>
      <w:r w:rsidR="000264CD" w:rsidRPr="00471595">
        <w:rPr>
          <w:rFonts w:ascii="Montserrat" w:hAnsi="Montserrat"/>
          <w:sz w:val="24"/>
        </w:rPr>
        <w:t>”</w:t>
      </w:r>
      <w:r w:rsidRPr="00471595">
        <w:rPr>
          <w:rFonts w:ascii="Montserrat" w:hAnsi="Montserrat"/>
          <w:sz w:val="24"/>
        </w:rPr>
        <w:t xml:space="preserve"> she answered, finally. </w:t>
      </w:r>
      <w:r w:rsidR="000264CD" w:rsidRPr="00471595">
        <w:rPr>
          <w:rFonts w:ascii="Montserrat" w:hAnsi="Montserrat"/>
          <w:sz w:val="24"/>
        </w:rPr>
        <w:t>“</w:t>
      </w:r>
      <w:r w:rsidRPr="00471595">
        <w:rPr>
          <w:rFonts w:ascii="Montserrat" w:hAnsi="Montserrat"/>
          <w:sz w:val="24"/>
        </w:rPr>
        <w:t>Lead on.</w:t>
      </w:r>
      <w:r w:rsidR="000264CD" w:rsidRPr="00471595">
        <w:rPr>
          <w:rFonts w:ascii="Montserrat" w:hAnsi="Montserrat"/>
          <w:sz w:val="24"/>
        </w:rPr>
        <w:t>”</w:t>
      </w:r>
    </w:p>
    <w:p w14:paraId="3419D6AD" w14:textId="77777777" w:rsidR="00AD35EB" w:rsidRPr="00471595" w:rsidRDefault="00AD35EB" w:rsidP="00515B04">
      <w:pPr>
        <w:numPr>
          <w:ins w:id="1704" w:author="Unknown"/>
        </w:numPr>
        <w:rPr>
          <w:rFonts w:ascii="Montserrat" w:hAnsi="Montserrat"/>
          <w:sz w:val="24"/>
        </w:rPr>
      </w:pPr>
      <w:r w:rsidRPr="00471595">
        <w:rPr>
          <w:rFonts w:ascii="Montserrat" w:hAnsi="Montserrat"/>
          <w:sz w:val="24"/>
        </w:rPr>
        <w:tab/>
        <w:t>He shook his head and more carefully pulled her close again. She let him kiss her; his mouth was as gifted as his hands, she decided. Which boded well for the immediate future. He guided her around until they were at his room. He told her to wait, while he went in to drive out his roommate. A few moments later, a stranger came out and winked at her slyly before he wandered away. She smiled at him, grateful of the name displayed on his uniform. Now she knew which of the two names on the hatch belonged to the officer who had inspired this maddness in her.</w:t>
      </w:r>
    </w:p>
    <w:p w14:paraId="5E4D6D88" w14:textId="4B1010D5" w:rsidR="00AD35EB" w:rsidRPr="00471595" w:rsidRDefault="00AD35EB" w:rsidP="00515B04">
      <w:pPr>
        <w:numPr>
          <w:ins w:id="1705" w:author="Unknown"/>
        </w:numPr>
        <w:rPr>
          <w:rFonts w:ascii="Montserrat" w:hAnsi="Montserrat"/>
          <w:sz w:val="24"/>
        </w:rPr>
      </w:pPr>
      <w:r w:rsidRPr="00471595">
        <w:rPr>
          <w:rFonts w:ascii="Montserrat" w:hAnsi="Montserrat"/>
          <w:sz w:val="24"/>
        </w:rPr>
        <w:tab/>
        <w:t>A few hours later, she emerged in a much better mood and wandered on. She didn't bother to head for her own quarters, knowing she was still not liable to fall asleep, if for a more pleasant reason. It had been an uncanny encounter. He had handled her like he already knew her inside and out. She couldn't remember the last time she had lost control so completely. He had finally had to beg her off and drive her out, she had been so lit up. She didn't think they had shared ten words between them that were coherent</w:t>
      </w:r>
      <w:r w:rsidR="00295153" w:rsidRPr="00471595">
        <w:rPr>
          <w:rFonts w:ascii="Montserrat" w:hAnsi="Montserrat"/>
          <w:sz w:val="24"/>
        </w:rPr>
        <w:t xml:space="preserve"> and</w:t>
      </w:r>
      <w:r w:rsidRPr="00471595">
        <w:rPr>
          <w:rFonts w:ascii="Montserrat" w:hAnsi="Montserrat"/>
          <w:sz w:val="24"/>
        </w:rPr>
        <w:t xml:space="preserve"> it hadn't even phased her.</w:t>
      </w:r>
    </w:p>
    <w:p w14:paraId="5B6FED92" w14:textId="77777777" w:rsidR="00AD35EB" w:rsidRPr="00471595" w:rsidRDefault="00AD35EB" w:rsidP="00515B04">
      <w:pPr>
        <w:numPr>
          <w:ins w:id="1706" w:author="Unknown"/>
        </w:numPr>
        <w:rPr>
          <w:rFonts w:ascii="Montserrat" w:hAnsi="Montserrat"/>
          <w:sz w:val="24"/>
        </w:rPr>
      </w:pPr>
      <w:r w:rsidRPr="00471595">
        <w:rPr>
          <w:rFonts w:ascii="Montserrat" w:hAnsi="Montserrat"/>
          <w:sz w:val="24"/>
        </w:rPr>
        <w:tab/>
        <w:t>Her perspective on things changed radically from twenty-four hours ago. Since she had come aboard, she had been propositioned by half a dozen men she had passed in the corridor. She had grown more and more uncertain, however tastefully phrased the offers had been. None of them had taken her careful rejections amiss. However, the unwarranted popularity she seemed to have with the crew had begun to seem like some kind of awful joke. An entire ship's complement couldn't possibly be that amorous, she had thought incredulously.</w:t>
      </w:r>
    </w:p>
    <w:p w14:paraId="6FF9DAD8" w14:textId="77777777" w:rsidR="00AD35EB" w:rsidRPr="00471595" w:rsidRDefault="00AD35EB" w:rsidP="00515B04">
      <w:pPr>
        <w:numPr>
          <w:ins w:id="1707" w:author="Unknown"/>
        </w:numPr>
        <w:rPr>
          <w:rFonts w:ascii="Montserrat" w:hAnsi="Montserrat"/>
          <w:sz w:val="24"/>
        </w:rPr>
      </w:pPr>
      <w:r w:rsidRPr="00471595">
        <w:rPr>
          <w:rFonts w:ascii="Montserrat" w:hAnsi="Montserrat"/>
          <w:sz w:val="24"/>
        </w:rPr>
        <w:tab/>
        <w:t>The mystery of it still plagued her though this last encounter had disarmed part of her suspicions. Whatever the attraction was, she was becoming positive it would continue to ellude her. She had accepted that thought and allowed her mind to wander when a hand tentatively seized her shoulder. She stopped and thought wildly that she couldn't possible dare a second encounter in the same night. There was an excuse on her lips as she turned around. The words died in shock as soon as she came fully about.</w:t>
      </w:r>
    </w:p>
    <w:p w14:paraId="5F4D8462" w14:textId="77777777" w:rsidR="00AD35EB" w:rsidRPr="00471595" w:rsidRDefault="00AD35EB" w:rsidP="00515B04">
      <w:pPr>
        <w:numPr>
          <w:ins w:id="1708" w:author="Unknown"/>
        </w:numPr>
        <w:rPr>
          <w:rFonts w:ascii="Montserrat" w:hAnsi="Montserrat"/>
          <w:sz w:val="24"/>
        </w:rPr>
      </w:pPr>
      <w:r w:rsidRPr="00471595">
        <w:rPr>
          <w:rFonts w:ascii="Montserrat" w:hAnsi="Montserrat"/>
          <w:sz w:val="24"/>
        </w:rPr>
        <w:tab/>
        <w:t>Her eyes had to be lying to her.</w:t>
      </w:r>
    </w:p>
    <w:p w14:paraId="3BDC7D71" w14:textId="6928E86B" w:rsidR="00AD35EB" w:rsidRPr="00471595" w:rsidRDefault="00AD35EB" w:rsidP="00515B04">
      <w:pPr>
        <w:numPr>
          <w:ins w:id="1709" w:author="Unknown"/>
        </w:numPr>
        <w:rPr>
          <w:rFonts w:ascii="Montserrat" w:hAnsi="Montserrat"/>
          <w:sz w:val="24"/>
        </w:rPr>
      </w:pPr>
      <w:r w:rsidRPr="00471595">
        <w:rPr>
          <w:rFonts w:ascii="Montserrat" w:hAnsi="Montserrat"/>
          <w:sz w:val="24"/>
        </w:rPr>
        <w:tab/>
        <w:t>Aeslyn swallowed, unable to gather words. For a moment, she could not get her mind to comprehend who and what confronted her. A young woman, about five nine, with grey eyes and hair the color of blood. Altogether, she was quite familiar with the discription</w:t>
      </w:r>
      <w:r w:rsidR="00295153" w:rsidRPr="00471595">
        <w:rPr>
          <w:rFonts w:ascii="Montserrat" w:hAnsi="Montserrat"/>
          <w:sz w:val="24"/>
        </w:rPr>
        <w:t xml:space="preserve"> but</w:t>
      </w:r>
      <w:r w:rsidRPr="00471595">
        <w:rPr>
          <w:rFonts w:ascii="Montserrat" w:hAnsi="Montserrat"/>
          <w:sz w:val="24"/>
        </w:rPr>
        <w:t xml:space="preserve"> the fact that she wasn't looking in a mirror threw her completely off. She was a perfect twin, right down to the scowl of irritation and the silver bar of her rank and grade.</w:t>
      </w:r>
    </w:p>
    <w:p w14:paraId="14C529BA" w14:textId="221DF8BA" w:rsidR="00AD35EB" w:rsidRPr="00471595" w:rsidRDefault="00AD35EB" w:rsidP="00515B04">
      <w:pPr>
        <w:numPr>
          <w:ins w:id="171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You've got a lot of nerve, slip, playing on my name,</w:t>
      </w:r>
      <w:r w:rsidR="000264CD" w:rsidRPr="00471595">
        <w:rPr>
          <w:rFonts w:ascii="Montserrat" w:hAnsi="Montserrat"/>
          <w:sz w:val="24"/>
        </w:rPr>
        <w:t>”</w:t>
      </w:r>
      <w:r w:rsidRPr="00471595">
        <w:rPr>
          <w:rFonts w:ascii="Montserrat" w:hAnsi="Montserrat"/>
          <w:sz w:val="24"/>
        </w:rPr>
        <w:t xml:space="preserve"> the stranger declared without preamble, </w:t>
      </w:r>
      <w:r w:rsidR="000264CD" w:rsidRPr="00471595">
        <w:rPr>
          <w:rFonts w:ascii="Montserrat" w:hAnsi="Montserrat"/>
          <w:sz w:val="24"/>
        </w:rPr>
        <w:t>“</w:t>
      </w:r>
      <w:r w:rsidRPr="00471595">
        <w:rPr>
          <w:rFonts w:ascii="Montserrat" w:hAnsi="Montserrat"/>
          <w:sz w:val="24"/>
        </w:rPr>
        <w:t>It doesn't come with the genes, sister! Sure as hell don't give you the right to home in on my turf!</w:t>
      </w:r>
      <w:r w:rsidR="000264CD" w:rsidRPr="00471595">
        <w:rPr>
          <w:rFonts w:ascii="Montserrat" w:hAnsi="Montserrat"/>
          <w:sz w:val="24"/>
        </w:rPr>
        <w:t>”</w:t>
      </w:r>
      <w:r w:rsidRPr="00471595">
        <w:rPr>
          <w:rFonts w:ascii="Montserrat" w:hAnsi="Montserrat"/>
          <w:sz w:val="24"/>
        </w:rPr>
        <w:t xml:space="preserve"> </w:t>
      </w:r>
    </w:p>
    <w:p w14:paraId="6ADE7798" w14:textId="0C0705FD" w:rsidR="00AD35EB" w:rsidRPr="00471595" w:rsidRDefault="00AD35EB" w:rsidP="00515B04">
      <w:pPr>
        <w:numPr>
          <w:ins w:id="1711" w:author="Unknown"/>
        </w:numPr>
        <w:rPr>
          <w:rFonts w:ascii="Montserrat" w:hAnsi="Montserrat"/>
          <w:sz w:val="24"/>
        </w:rPr>
      </w:pPr>
      <w:r w:rsidRPr="00471595">
        <w:rPr>
          <w:rFonts w:ascii="Montserrat" w:hAnsi="Montserrat"/>
          <w:sz w:val="24"/>
        </w:rPr>
        <w:tab/>
        <w:t xml:space="preserve">Aeslyn stared at this aghast as the pieces tried to fall together. The other woman paused, reading the confusion on Aeslyn's face and some of the fire and brimstone went out of her. She looked at her carefully, </w:t>
      </w:r>
      <w:r w:rsidR="000264CD" w:rsidRPr="00471595">
        <w:rPr>
          <w:rFonts w:ascii="Montserrat" w:hAnsi="Montserrat"/>
          <w:sz w:val="24"/>
        </w:rPr>
        <w:t>“</w:t>
      </w:r>
      <w:r w:rsidRPr="00471595">
        <w:rPr>
          <w:rFonts w:ascii="Montserrat" w:hAnsi="Montserrat"/>
          <w:sz w:val="24"/>
        </w:rPr>
        <w:t xml:space="preserve">Didn't know you were on the transfer. I guess it's fair not to assume you knew I was here. Damn. No doubt what they called you where you came from, she added reaching out to touch Aeslyn's braid. </w:t>
      </w:r>
      <w:r w:rsidR="000264CD" w:rsidRPr="00471595">
        <w:rPr>
          <w:rFonts w:ascii="Montserrat" w:hAnsi="Montserrat"/>
          <w:sz w:val="24"/>
        </w:rPr>
        <w:t>“</w:t>
      </w:r>
      <w:r w:rsidRPr="00471595">
        <w:rPr>
          <w:rFonts w:ascii="Montserrat" w:hAnsi="Montserrat"/>
          <w:sz w:val="24"/>
        </w:rPr>
        <w:t>Well, obvious as it is, I already earned it here. Hard luck way to lose your name. Sorry for that. Still, I can't believe you didn't figure it out yourself. Whatever. I'm getting it straight now, on this ship I am...</w:t>
      </w:r>
      <w:r w:rsidR="000264CD" w:rsidRPr="00471595">
        <w:rPr>
          <w:rFonts w:ascii="Montserrat" w:hAnsi="Montserrat"/>
          <w:sz w:val="24"/>
        </w:rPr>
        <w:t>”</w:t>
      </w:r>
    </w:p>
    <w:p w14:paraId="739EF6CE" w14:textId="793A9782" w:rsidR="00AD35EB" w:rsidRPr="00471595" w:rsidRDefault="00AD35EB" w:rsidP="00515B04">
      <w:pPr>
        <w:numPr>
          <w:ins w:id="171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Red,</w:t>
      </w:r>
      <w:r w:rsidR="000264CD" w:rsidRPr="00471595">
        <w:rPr>
          <w:rFonts w:ascii="Montserrat" w:hAnsi="Montserrat"/>
          <w:sz w:val="24"/>
        </w:rPr>
        <w:t>”</w:t>
      </w:r>
      <w:r w:rsidRPr="00471595">
        <w:rPr>
          <w:rFonts w:ascii="Montserrat" w:hAnsi="Montserrat"/>
          <w:sz w:val="24"/>
        </w:rPr>
        <w:t xml:space="preserve"> Aeslyn interrupted, having finally figured it all out. </w:t>
      </w:r>
      <w:r w:rsidR="000264CD" w:rsidRPr="00471595">
        <w:rPr>
          <w:rFonts w:ascii="Montserrat" w:hAnsi="Montserrat"/>
          <w:sz w:val="24"/>
        </w:rPr>
        <w:t>“</w:t>
      </w:r>
      <w:r w:rsidRPr="00471595">
        <w:rPr>
          <w:rFonts w:ascii="Montserrat" w:hAnsi="Montserrat"/>
          <w:sz w:val="24"/>
        </w:rPr>
        <w:t>I... Got that now. Sorry.</w:t>
      </w:r>
      <w:r w:rsidR="000264CD" w:rsidRPr="00471595">
        <w:rPr>
          <w:rFonts w:ascii="Montserrat" w:hAnsi="Montserrat"/>
          <w:sz w:val="24"/>
        </w:rPr>
        <w:t>”</w:t>
      </w:r>
      <w:r w:rsidRPr="00471595">
        <w:rPr>
          <w:rFonts w:ascii="Montserrat" w:hAnsi="Montserrat"/>
          <w:sz w:val="24"/>
        </w:rPr>
        <w:t xml:space="preserve"> The answer was so obvious</w:t>
      </w:r>
      <w:r w:rsidR="00295153" w:rsidRPr="00471595">
        <w:rPr>
          <w:rFonts w:ascii="Montserrat" w:hAnsi="Montserrat"/>
          <w:sz w:val="24"/>
        </w:rPr>
        <w:t xml:space="preserve"> and</w:t>
      </w:r>
      <w:r w:rsidRPr="00471595">
        <w:rPr>
          <w:rFonts w:ascii="Montserrat" w:hAnsi="Montserrat"/>
          <w:sz w:val="24"/>
        </w:rPr>
        <w:t xml:space="preserve"> she hadn't even thought of it. How long had it been, anyway? She had been a child when she had gone in for the draft. That was the price for freedom and rights back home. In exchange for a genetic sample, a person got citizenship. The sample went to the military labs. She held out her hand, in fascination, </w:t>
      </w:r>
      <w:r w:rsidR="000264CD" w:rsidRPr="00471595">
        <w:rPr>
          <w:rFonts w:ascii="Montserrat" w:hAnsi="Montserrat"/>
          <w:sz w:val="24"/>
        </w:rPr>
        <w:t>“</w:t>
      </w:r>
      <w:r w:rsidRPr="00471595">
        <w:rPr>
          <w:rFonts w:ascii="Montserrat" w:hAnsi="Montserrat"/>
          <w:sz w:val="24"/>
        </w:rPr>
        <w:t>Nice to meet you.</w:t>
      </w:r>
      <w:r w:rsidR="000264CD" w:rsidRPr="00471595">
        <w:rPr>
          <w:rFonts w:ascii="Montserrat" w:hAnsi="Montserrat"/>
          <w:sz w:val="24"/>
        </w:rPr>
        <w:t>”</w:t>
      </w:r>
    </w:p>
    <w:p w14:paraId="346F2EF4" w14:textId="146E2768" w:rsidR="00AD35EB" w:rsidRPr="00471595" w:rsidRDefault="00AD35EB" w:rsidP="00515B04">
      <w:pPr>
        <w:numPr>
          <w:ins w:id="1713" w:author="Unknown"/>
        </w:numPr>
        <w:rPr>
          <w:rFonts w:ascii="Montserrat" w:hAnsi="Montserrat"/>
          <w:sz w:val="24"/>
        </w:rPr>
      </w:pPr>
      <w:r w:rsidRPr="00471595">
        <w:rPr>
          <w:rFonts w:ascii="Montserrat" w:hAnsi="Montserrat"/>
          <w:sz w:val="24"/>
        </w:rPr>
        <w:tab/>
        <w:t xml:space="preserve">Red, looked at her hand. At her. Then she clasped it and shook, forgiving Aeslyn that far. </w:t>
      </w:r>
      <w:r w:rsidR="000264CD" w:rsidRPr="00471595">
        <w:rPr>
          <w:rFonts w:ascii="Montserrat" w:hAnsi="Montserrat"/>
          <w:sz w:val="24"/>
        </w:rPr>
        <w:t>“</w:t>
      </w:r>
      <w:r w:rsidRPr="00471595">
        <w:rPr>
          <w:rFonts w:ascii="Montserrat" w:hAnsi="Montserrat"/>
          <w:sz w:val="24"/>
        </w:rPr>
        <w:t>A pleasure.</w:t>
      </w:r>
      <w:r w:rsidR="000264CD" w:rsidRPr="00471595">
        <w:rPr>
          <w:rFonts w:ascii="Montserrat" w:hAnsi="Montserrat"/>
          <w:sz w:val="24"/>
        </w:rPr>
        <w:t>”</w:t>
      </w:r>
      <w:r w:rsidRPr="00471595">
        <w:rPr>
          <w:rFonts w:ascii="Montserrat" w:hAnsi="Montserrat"/>
          <w:sz w:val="24"/>
        </w:rPr>
        <w:t xml:space="preserve"> Red folded her hands and took a deep breath to calm herself down. </w:t>
      </w:r>
      <w:r w:rsidR="000264CD" w:rsidRPr="00471595">
        <w:rPr>
          <w:rFonts w:ascii="Montserrat" w:hAnsi="Montserrat"/>
          <w:sz w:val="24"/>
        </w:rPr>
        <w:t>“</w:t>
      </w:r>
      <w:r w:rsidRPr="00471595">
        <w:rPr>
          <w:rFonts w:ascii="Montserrat" w:hAnsi="Montserrat"/>
          <w:sz w:val="24"/>
        </w:rPr>
        <w:t>So, uh,</w:t>
      </w:r>
      <w:r w:rsidR="000264CD" w:rsidRPr="00471595">
        <w:rPr>
          <w:rFonts w:ascii="Montserrat" w:hAnsi="Montserrat"/>
          <w:sz w:val="24"/>
        </w:rPr>
        <w:t>”</w:t>
      </w:r>
      <w:r w:rsidRPr="00471595">
        <w:rPr>
          <w:rFonts w:ascii="Montserrat" w:hAnsi="Montserrat"/>
          <w:sz w:val="24"/>
        </w:rPr>
        <w:t xml:space="preserve"> she glanced back up, </w:t>
      </w:r>
      <w:r w:rsidR="000264CD" w:rsidRPr="00471595">
        <w:rPr>
          <w:rFonts w:ascii="Montserrat" w:hAnsi="Montserrat"/>
          <w:sz w:val="24"/>
        </w:rPr>
        <w:t>“</w:t>
      </w:r>
      <w:r w:rsidRPr="00471595">
        <w:rPr>
          <w:rFonts w:ascii="Montserrat" w:hAnsi="Montserrat"/>
          <w:sz w:val="24"/>
        </w:rPr>
        <w:t>which of us are you? I'm twenty-one.</w:t>
      </w:r>
      <w:r w:rsidR="000264CD" w:rsidRPr="00471595">
        <w:rPr>
          <w:rFonts w:ascii="Montserrat" w:hAnsi="Montserrat"/>
          <w:sz w:val="24"/>
        </w:rPr>
        <w:t>”</w:t>
      </w:r>
    </w:p>
    <w:p w14:paraId="286912B2" w14:textId="32210667" w:rsidR="00AD35EB" w:rsidRPr="00471595" w:rsidRDefault="00AD35EB" w:rsidP="00515B04">
      <w:pPr>
        <w:numPr>
          <w:ins w:id="1714" w:author="Unknown"/>
        </w:numPr>
        <w:rPr>
          <w:rFonts w:ascii="Montserrat" w:hAnsi="Montserrat"/>
          <w:sz w:val="24"/>
        </w:rPr>
      </w:pPr>
      <w:r w:rsidRPr="00471595">
        <w:rPr>
          <w:rFonts w:ascii="Montserrat" w:hAnsi="Montserrat"/>
          <w:sz w:val="24"/>
        </w:rPr>
        <w:tab/>
        <w:t xml:space="preserve">Aeslyn reeled. Twenty-one! How many copies do they make of us!? She wondered. Aeslyn leaned back against the wall and managed to croak, </w:t>
      </w:r>
      <w:r w:rsidR="000264CD" w:rsidRPr="00471595">
        <w:rPr>
          <w:rFonts w:ascii="Montserrat" w:hAnsi="Montserrat"/>
          <w:sz w:val="24"/>
        </w:rPr>
        <w:t>“</w:t>
      </w:r>
      <w:r w:rsidRPr="00471595">
        <w:rPr>
          <w:rFonts w:ascii="Montserrat" w:hAnsi="Montserrat"/>
          <w:sz w:val="24"/>
        </w:rPr>
        <w:t>Congratulations, Red, you just met the original.</w:t>
      </w:r>
      <w:r w:rsidR="000264CD" w:rsidRPr="00471595">
        <w:rPr>
          <w:rFonts w:ascii="Montserrat" w:hAnsi="Montserrat"/>
          <w:sz w:val="24"/>
        </w:rPr>
        <w:t>”</w:t>
      </w:r>
    </w:p>
    <w:p w14:paraId="61FEF826" w14:textId="7EBC6A95" w:rsidR="00AD35EB" w:rsidRPr="00471595" w:rsidRDefault="00AD35EB" w:rsidP="00515B04">
      <w:pPr>
        <w:numPr>
          <w:ins w:id="1715" w:author="Unknown"/>
        </w:numPr>
        <w:rPr>
          <w:rFonts w:ascii="Montserrat" w:hAnsi="Montserrat"/>
          <w:sz w:val="24"/>
        </w:rPr>
      </w:pPr>
      <w:r w:rsidRPr="00471595">
        <w:rPr>
          <w:rFonts w:ascii="Montserrat" w:hAnsi="Montserrat"/>
          <w:sz w:val="24"/>
        </w:rPr>
        <w:tab/>
        <w:t xml:space="preserve">Red's eyes went wide. </w:t>
      </w:r>
      <w:r w:rsidR="000264CD" w:rsidRPr="00471595">
        <w:rPr>
          <w:rFonts w:ascii="Montserrat" w:hAnsi="Montserrat"/>
          <w:sz w:val="24"/>
        </w:rPr>
        <w:t>“</w:t>
      </w:r>
      <w:r w:rsidRPr="00471595">
        <w:rPr>
          <w:rFonts w:ascii="Montserrat" w:hAnsi="Montserrat"/>
          <w:sz w:val="24"/>
        </w:rPr>
        <w:t>You can't be serious,</w:t>
      </w:r>
      <w:r w:rsidR="000264CD" w:rsidRPr="00471595">
        <w:rPr>
          <w:rFonts w:ascii="Montserrat" w:hAnsi="Montserrat"/>
          <w:sz w:val="24"/>
        </w:rPr>
        <w:t>”</w:t>
      </w:r>
      <w:r w:rsidRPr="00471595">
        <w:rPr>
          <w:rFonts w:ascii="Montserrat" w:hAnsi="Montserrat"/>
          <w:sz w:val="24"/>
        </w:rPr>
        <w:t xml:space="preserve"> she gasped. </w:t>
      </w:r>
      <w:r w:rsidR="000264CD" w:rsidRPr="00471595">
        <w:rPr>
          <w:rFonts w:ascii="Montserrat" w:hAnsi="Montserrat"/>
          <w:sz w:val="24"/>
        </w:rPr>
        <w:t>“</w:t>
      </w:r>
      <w:r w:rsidRPr="00471595">
        <w:rPr>
          <w:rFonts w:ascii="Montserrat" w:hAnsi="Montserrat"/>
          <w:sz w:val="24"/>
        </w:rPr>
        <w:t>Turn around,</w:t>
      </w:r>
      <w:r w:rsidR="000264CD" w:rsidRPr="00471595">
        <w:rPr>
          <w:rFonts w:ascii="Montserrat" w:hAnsi="Montserrat"/>
          <w:sz w:val="24"/>
        </w:rPr>
        <w:t>”</w:t>
      </w:r>
      <w:r w:rsidRPr="00471595">
        <w:rPr>
          <w:rFonts w:ascii="Montserrat" w:hAnsi="Montserrat"/>
          <w:sz w:val="24"/>
        </w:rPr>
        <w:t xml:space="preserve"> she ordered. Aeslyn knew what she was after</w:t>
      </w:r>
      <w:r w:rsidR="00295153" w:rsidRPr="00471595">
        <w:rPr>
          <w:rFonts w:ascii="Montserrat" w:hAnsi="Montserrat"/>
          <w:sz w:val="24"/>
        </w:rPr>
        <w:t xml:space="preserve"> and</w:t>
      </w:r>
      <w:r w:rsidRPr="00471595">
        <w:rPr>
          <w:rFonts w:ascii="Montserrat" w:hAnsi="Montserrat"/>
          <w:sz w:val="24"/>
        </w:rPr>
        <w:t xml:space="preserve"> turned to face the wall as Red pulled back her collar and flipped her braid over her shoulder. A coded number on the back of her neck gave Red her answer.</w:t>
      </w:r>
    </w:p>
    <w:p w14:paraId="0D82C092" w14:textId="62A79FF8" w:rsidR="00AD35EB" w:rsidRPr="00471595" w:rsidRDefault="00AD35EB" w:rsidP="00515B04">
      <w:pPr>
        <w:numPr>
          <w:ins w:id="1716" w:author="Unknown"/>
        </w:numPr>
        <w:rPr>
          <w:rFonts w:ascii="Montserrat" w:hAnsi="Montserrat"/>
          <w:sz w:val="24"/>
        </w:rPr>
      </w:pPr>
      <w:r w:rsidRPr="00471595">
        <w:rPr>
          <w:rFonts w:ascii="Montserrat" w:hAnsi="Montserrat"/>
          <w:sz w:val="24"/>
        </w:rPr>
        <w:tab/>
        <w:t xml:space="preserve">Red let go of her collar and was staring at her incredulously as she turned to face her again. </w:t>
      </w:r>
      <w:r w:rsidR="000264CD" w:rsidRPr="00471595">
        <w:rPr>
          <w:rFonts w:ascii="Montserrat" w:hAnsi="Montserrat"/>
          <w:sz w:val="24"/>
        </w:rPr>
        <w:t>“</w:t>
      </w:r>
      <w:r w:rsidRPr="00471595">
        <w:rPr>
          <w:rFonts w:ascii="Montserrat" w:hAnsi="Montserrat"/>
          <w:sz w:val="24"/>
        </w:rPr>
        <w:t>It's true,</w:t>
      </w:r>
      <w:r w:rsidR="000264CD" w:rsidRPr="00471595">
        <w:rPr>
          <w:rFonts w:ascii="Montserrat" w:hAnsi="Montserrat"/>
          <w:sz w:val="24"/>
        </w:rPr>
        <w:t>”</w:t>
      </w:r>
      <w:r w:rsidRPr="00471595">
        <w:rPr>
          <w:rFonts w:ascii="Montserrat" w:hAnsi="Montserrat"/>
          <w:sz w:val="24"/>
        </w:rPr>
        <w:t xml:space="preserve"> she breathed. Aeslyn nodded slightly. Her duplicate stared at her a moment, then her eyes narrowed. </w:t>
      </w:r>
      <w:r w:rsidR="000264CD" w:rsidRPr="00471595">
        <w:rPr>
          <w:rFonts w:ascii="Montserrat" w:hAnsi="Montserrat"/>
          <w:sz w:val="24"/>
        </w:rPr>
        <w:t>“</w:t>
      </w:r>
      <w:r w:rsidRPr="00471595">
        <w:rPr>
          <w:rFonts w:ascii="Montserrat" w:hAnsi="Montserrat"/>
          <w:sz w:val="24"/>
        </w:rPr>
        <w:t>You're a civ,</w:t>
      </w:r>
      <w:r w:rsidR="000264CD" w:rsidRPr="00471595">
        <w:rPr>
          <w:rFonts w:ascii="Montserrat" w:hAnsi="Montserrat"/>
          <w:sz w:val="24"/>
        </w:rPr>
        <w:t>”</w:t>
      </w:r>
      <w:r w:rsidRPr="00471595">
        <w:rPr>
          <w:rFonts w:ascii="Montserrat" w:hAnsi="Montserrat"/>
          <w:sz w:val="24"/>
        </w:rPr>
        <w:t xml:space="preserve"> Aeslyn nodded again. Red shook her head in thought, </w:t>
      </w:r>
      <w:r w:rsidR="000264CD" w:rsidRPr="00471595">
        <w:rPr>
          <w:rFonts w:ascii="Montserrat" w:hAnsi="Montserrat"/>
          <w:sz w:val="24"/>
        </w:rPr>
        <w:t>“</w:t>
      </w:r>
      <w:r w:rsidRPr="00471595">
        <w:rPr>
          <w:rFonts w:ascii="Montserrat" w:hAnsi="Montserrat"/>
          <w:sz w:val="24"/>
        </w:rPr>
        <w:t>you can vote, you're free to move about and live anywhere on Earth, invest in or own a business.</w:t>
      </w:r>
      <w:r w:rsidR="000264CD" w:rsidRPr="00471595">
        <w:rPr>
          <w:rFonts w:ascii="Montserrat" w:hAnsi="Montserrat"/>
          <w:sz w:val="24"/>
        </w:rPr>
        <w:t>”</w:t>
      </w:r>
      <w:r w:rsidRPr="00471595">
        <w:rPr>
          <w:rFonts w:ascii="Montserrat" w:hAnsi="Montserrat"/>
          <w:sz w:val="24"/>
        </w:rPr>
        <w:t xml:space="preserve"> Aeslyn nodded to each of these allegations. </w:t>
      </w:r>
      <w:r w:rsidR="000264CD" w:rsidRPr="00471595">
        <w:rPr>
          <w:rFonts w:ascii="Montserrat" w:hAnsi="Montserrat"/>
          <w:sz w:val="24"/>
        </w:rPr>
        <w:t>“</w:t>
      </w:r>
      <w:r w:rsidRPr="00471595">
        <w:rPr>
          <w:rFonts w:ascii="Montserrat" w:hAnsi="Montserrat"/>
          <w:sz w:val="24"/>
        </w:rPr>
        <w:t xml:space="preserve">If you want you can own land. You might even be able to inherit land and property from your... That's right, you had parents. You had a childhood. You're allowed to have kids of your own. </w:t>
      </w:r>
    </w:p>
    <w:p w14:paraId="6C2250B1" w14:textId="7DA8693F" w:rsidR="00AD35EB" w:rsidRPr="00471595" w:rsidRDefault="00AD35EB" w:rsidP="00515B04">
      <w:pPr>
        <w:numPr>
          <w:ins w:id="171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Are you insane?</w:t>
      </w:r>
      <w:r w:rsidR="000264CD" w:rsidRPr="00471595">
        <w:rPr>
          <w:rFonts w:ascii="Montserrat" w:hAnsi="Montserrat"/>
          <w:sz w:val="24"/>
        </w:rPr>
        <w:t>”</w:t>
      </w:r>
      <w:r w:rsidRPr="00471595">
        <w:rPr>
          <w:rFonts w:ascii="Montserrat" w:hAnsi="Montserrat"/>
          <w:sz w:val="24"/>
        </w:rPr>
        <w:t xml:space="preserve"> Red turned on her at last, </w:t>
      </w:r>
      <w:r w:rsidR="000264CD" w:rsidRPr="00471595">
        <w:rPr>
          <w:rFonts w:ascii="Montserrat" w:hAnsi="Montserrat"/>
          <w:sz w:val="24"/>
        </w:rPr>
        <w:t>“</w:t>
      </w:r>
      <w:r w:rsidRPr="00471595">
        <w:rPr>
          <w:rFonts w:ascii="Montserrat" w:hAnsi="Montserrat"/>
          <w:sz w:val="24"/>
        </w:rPr>
        <w:t>To give that all up to risk dying out here!?</w:t>
      </w:r>
      <w:r w:rsidR="000264CD" w:rsidRPr="00471595">
        <w:rPr>
          <w:rFonts w:ascii="Montserrat" w:hAnsi="Montserrat"/>
          <w:sz w:val="24"/>
        </w:rPr>
        <w:t>”</w:t>
      </w:r>
      <w:r w:rsidRPr="00471595">
        <w:rPr>
          <w:rFonts w:ascii="Montserrat" w:hAnsi="Montserrat"/>
          <w:sz w:val="24"/>
        </w:rPr>
        <w:t xml:space="preserve"> Aeslyn's mouth opened at this attack. Quickly, she bit her tongue as she suddenly saw things from her government sponsered sibling's perspective. Two different worlds, civs and slips. She got born the hard way and suffered the slings and arrows of growing up, while Red had been born from an accellerated dream with the body of a pre-adolescent. She had been programmed with facts in an assembly line factory for human beings. Her youth had been a woefully bare experience linked into the world through virtual reality thanks to the modifications that had been spliced into her genes before she had been grown.</w:t>
      </w:r>
    </w:p>
    <w:p w14:paraId="7B7E8438" w14:textId="77777777" w:rsidR="00AD35EB" w:rsidRPr="00471595" w:rsidRDefault="00AD35EB" w:rsidP="00515B04">
      <w:pPr>
        <w:numPr>
          <w:ins w:id="1718" w:author="Unknown"/>
        </w:numPr>
        <w:rPr>
          <w:rFonts w:ascii="Montserrat" w:hAnsi="Montserrat"/>
          <w:sz w:val="24"/>
        </w:rPr>
      </w:pPr>
      <w:r w:rsidRPr="00471595">
        <w:rPr>
          <w:rFonts w:ascii="Montserrat" w:hAnsi="Montserrat"/>
          <w:sz w:val="24"/>
        </w:rPr>
        <w:tab/>
        <w:t>To a slip, the trappings of normal life was a great and rare reward for those who excelled best. To be recognized as a real person. To have a place on the Earth. Like all rewards, it was an illusion. Except for one thing. Depth of experience. The one thing that justified civs like her entering the Academy. A lifetime of rich human experience made them better raw material for positions of rank.</w:t>
      </w:r>
    </w:p>
    <w:p w14:paraId="3FA3442A" w14:textId="3C06D976" w:rsidR="00AD35EB" w:rsidRPr="00471595" w:rsidRDefault="00AD35EB" w:rsidP="00515B04">
      <w:pPr>
        <w:numPr>
          <w:ins w:id="171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I'm not the only one taking that risk,</w:t>
      </w:r>
      <w:r w:rsidR="000264CD" w:rsidRPr="00471595">
        <w:rPr>
          <w:rFonts w:ascii="Montserrat" w:hAnsi="Montserrat"/>
          <w:sz w:val="24"/>
        </w:rPr>
        <w:t>”</w:t>
      </w:r>
      <w:r w:rsidRPr="00471595">
        <w:rPr>
          <w:rFonts w:ascii="Montserrat" w:hAnsi="Montserrat"/>
          <w:sz w:val="24"/>
        </w:rPr>
        <w:t xml:space="preserve"> Aeslyn said with a shrug.</w:t>
      </w:r>
    </w:p>
    <w:p w14:paraId="757AE7C8" w14:textId="6E1FC229" w:rsidR="00AD35EB" w:rsidRPr="00471595" w:rsidRDefault="00AD35EB" w:rsidP="00515B04">
      <w:pPr>
        <w:numPr>
          <w:ins w:id="172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But why?</w:t>
      </w:r>
      <w:r w:rsidR="000264CD" w:rsidRPr="00471595">
        <w:rPr>
          <w:rFonts w:ascii="Montserrat" w:hAnsi="Montserrat"/>
          <w:sz w:val="24"/>
        </w:rPr>
        <w:t>”</w:t>
      </w:r>
      <w:r w:rsidRPr="00471595">
        <w:rPr>
          <w:rFonts w:ascii="Montserrat" w:hAnsi="Montserrat"/>
          <w:sz w:val="24"/>
        </w:rPr>
        <w:t xml:space="preserve"> She asked.</w:t>
      </w:r>
    </w:p>
    <w:p w14:paraId="071ACC69" w14:textId="591A8821" w:rsidR="00AD35EB" w:rsidRPr="00471595" w:rsidRDefault="00AD35EB" w:rsidP="00515B04">
      <w:pPr>
        <w:numPr>
          <w:ins w:id="1721" w:author="Unknown"/>
        </w:numPr>
        <w:rPr>
          <w:rFonts w:ascii="Montserrat" w:hAnsi="Montserrat"/>
          <w:sz w:val="24"/>
        </w:rPr>
      </w:pPr>
      <w:r w:rsidRPr="00471595">
        <w:rPr>
          <w:rFonts w:ascii="Montserrat" w:hAnsi="Montserrat"/>
          <w:sz w:val="24"/>
        </w:rPr>
        <w:tab/>
        <w:t xml:space="preserve">Aeslyn waved it off. </w:t>
      </w:r>
      <w:r w:rsidR="000264CD" w:rsidRPr="00471595">
        <w:rPr>
          <w:rFonts w:ascii="Montserrat" w:hAnsi="Montserrat"/>
          <w:sz w:val="24"/>
        </w:rPr>
        <w:t>“</w:t>
      </w:r>
      <w:r w:rsidRPr="00471595">
        <w:rPr>
          <w:rFonts w:ascii="Montserrat" w:hAnsi="Montserrat"/>
          <w:sz w:val="24"/>
        </w:rPr>
        <w:t>I can't explain it. I didn't have a choice, really. Space got into my head a long time ago. I spent my life trying to catch a ride far enough to get it back out there, where it belongs.</w:t>
      </w:r>
      <w:r w:rsidR="000264CD" w:rsidRPr="00471595">
        <w:rPr>
          <w:rFonts w:ascii="Montserrat" w:hAnsi="Montserrat"/>
          <w:sz w:val="24"/>
        </w:rPr>
        <w:t>”</w:t>
      </w:r>
    </w:p>
    <w:p w14:paraId="2A208939" w14:textId="06939446" w:rsidR="00AD35EB" w:rsidRPr="00471595" w:rsidRDefault="00AD35EB" w:rsidP="00515B04">
      <w:pPr>
        <w:numPr>
          <w:ins w:id="1722" w:author="Unknown"/>
        </w:numPr>
        <w:rPr>
          <w:rFonts w:ascii="Montserrat" w:hAnsi="Montserrat"/>
          <w:sz w:val="24"/>
        </w:rPr>
      </w:pPr>
      <w:r w:rsidRPr="00471595">
        <w:rPr>
          <w:rFonts w:ascii="Montserrat" w:hAnsi="Montserrat"/>
          <w:sz w:val="24"/>
        </w:rPr>
        <w:tab/>
        <w:t xml:space="preserve">Aeslyn looked up and met a gaze full of pained empathy. Without a word, Red wrapped her up in a hard embrace. A moment of wordless understanding passed between them and a thread of fear wove its way into her soul. When Aeslyn started shaking Red whispered, </w:t>
      </w:r>
      <w:r w:rsidR="000264CD" w:rsidRPr="00471595">
        <w:rPr>
          <w:rFonts w:ascii="Montserrat" w:hAnsi="Montserrat"/>
          <w:sz w:val="24"/>
        </w:rPr>
        <w:t>“</w:t>
      </w:r>
      <w:r w:rsidRPr="00471595">
        <w:rPr>
          <w:rFonts w:ascii="Montserrat" w:hAnsi="Montserrat"/>
          <w:sz w:val="24"/>
        </w:rPr>
        <w:t>I'm sorry, I'm so sorry. You would have found out eventually</w:t>
      </w:r>
      <w:r w:rsidR="00295153" w:rsidRPr="00471595">
        <w:rPr>
          <w:rFonts w:ascii="Montserrat" w:hAnsi="Montserrat"/>
          <w:sz w:val="24"/>
        </w:rPr>
        <w:t xml:space="preserve"> but</w:t>
      </w:r>
      <w:r w:rsidRPr="00471595">
        <w:rPr>
          <w:rFonts w:ascii="Montserrat" w:hAnsi="Montserrat"/>
          <w:sz w:val="24"/>
        </w:rPr>
        <w:t xml:space="preserve"> I wish it hadn't been because of me.</w:t>
      </w:r>
      <w:r w:rsidR="000264CD" w:rsidRPr="00471595">
        <w:rPr>
          <w:rFonts w:ascii="Montserrat" w:hAnsi="Montserrat"/>
          <w:sz w:val="24"/>
        </w:rPr>
        <w:t>”</w:t>
      </w:r>
    </w:p>
    <w:p w14:paraId="3D3D2893" w14:textId="0AE62D93" w:rsidR="00AD35EB" w:rsidRPr="00471595" w:rsidRDefault="00AD35EB" w:rsidP="00515B04">
      <w:pPr>
        <w:numPr>
          <w:ins w:id="1723" w:author="Unknown"/>
        </w:numPr>
        <w:rPr>
          <w:rFonts w:ascii="Montserrat" w:hAnsi="Montserrat"/>
          <w:sz w:val="24"/>
        </w:rPr>
      </w:pPr>
      <w:r w:rsidRPr="00471595">
        <w:rPr>
          <w:rFonts w:ascii="Montserrat" w:hAnsi="Montserrat"/>
          <w:sz w:val="24"/>
        </w:rPr>
        <w:tab/>
        <w:t xml:space="preserve">After a few moments, Aeslyn wrapped her arms around her double. </w:t>
      </w:r>
      <w:r w:rsidR="000264CD" w:rsidRPr="00471595">
        <w:rPr>
          <w:rFonts w:ascii="Montserrat" w:hAnsi="Montserrat"/>
          <w:sz w:val="24"/>
        </w:rPr>
        <w:t>“</w:t>
      </w:r>
      <w:r w:rsidRPr="00471595">
        <w:rPr>
          <w:rFonts w:ascii="Montserrat" w:hAnsi="Montserrat"/>
          <w:sz w:val="24"/>
        </w:rPr>
        <w:t>How long?</w:t>
      </w:r>
      <w:r w:rsidR="000264CD" w:rsidRPr="00471595">
        <w:rPr>
          <w:rFonts w:ascii="Montserrat" w:hAnsi="Montserrat"/>
          <w:sz w:val="24"/>
        </w:rPr>
        <w:t>”</w:t>
      </w:r>
      <w:r w:rsidRPr="00471595">
        <w:rPr>
          <w:rFonts w:ascii="Montserrat" w:hAnsi="Montserrat"/>
          <w:sz w:val="24"/>
        </w:rPr>
        <w:t xml:space="preserve"> She asked simply.</w:t>
      </w:r>
    </w:p>
    <w:p w14:paraId="6E4A5336" w14:textId="1B94ED21" w:rsidR="00AD35EB" w:rsidRPr="00471595" w:rsidRDefault="00AD35EB" w:rsidP="00515B04">
      <w:pPr>
        <w:numPr>
          <w:ins w:id="172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Three years in the deep</w:t>
      </w:r>
      <w:r w:rsidR="00295153" w:rsidRPr="00471595">
        <w:rPr>
          <w:rFonts w:ascii="Montserrat" w:hAnsi="Montserrat"/>
          <w:sz w:val="24"/>
        </w:rPr>
        <w:t xml:space="preserve"> and</w:t>
      </w:r>
      <w:r w:rsidRPr="00471595">
        <w:rPr>
          <w:rFonts w:ascii="Montserrat" w:hAnsi="Montserrat"/>
          <w:sz w:val="24"/>
        </w:rPr>
        <w:t xml:space="preserve"> I still can't sleep,</w:t>
      </w:r>
      <w:r w:rsidR="000264CD" w:rsidRPr="00471595">
        <w:rPr>
          <w:rFonts w:ascii="Montserrat" w:hAnsi="Montserrat"/>
          <w:sz w:val="24"/>
        </w:rPr>
        <w:t>”</w:t>
      </w:r>
      <w:r w:rsidRPr="00471595">
        <w:rPr>
          <w:rFonts w:ascii="Montserrat" w:hAnsi="Montserrat"/>
          <w:sz w:val="24"/>
        </w:rPr>
        <w:t xml:space="preserve"> the other answered. </w:t>
      </w:r>
      <w:r w:rsidR="000264CD" w:rsidRPr="00471595">
        <w:rPr>
          <w:rFonts w:ascii="Montserrat" w:hAnsi="Montserrat"/>
          <w:sz w:val="24"/>
        </w:rPr>
        <w:t>“</w:t>
      </w:r>
      <w:r w:rsidRPr="00471595">
        <w:rPr>
          <w:rFonts w:ascii="Montserrat" w:hAnsi="Montserrat"/>
          <w:sz w:val="24"/>
        </w:rPr>
        <w:t>That's why...</w:t>
      </w:r>
      <w:r w:rsidR="000264CD" w:rsidRPr="00471595">
        <w:rPr>
          <w:rFonts w:ascii="Montserrat" w:hAnsi="Montserrat"/>
          <w:sz w:val="24"/>
        </w:rPr>
        <w:t>”</w:t>
      </w:r>
      <w:r w:rsidRPr="00471595">
        <w:rPr>
          <w:rFonts w:ascii="Montserrat" w:hAnsi="Montserrat"/>
          <w:sz w:val="24"/>
        </w:rPr>
        <w:t xml:space="preserve"> She struggled with it. </w:t>
      </w:r>
      <w:r w:rsidR="000264CD" w:rsidRPr="00471595">
        <w:rPr>
          <w:rFonts w:ascii="Montserrat" w:hAnsi="Montserrat"/>
          <w:sz w:val="24"/>
        </w:rPr>
        <w:t>“</w:t>
      </w:r>
      <w:r w:rsidRPr="00471595">
        <w:rPr>
          <w:rFonts w:ascii="Montserrat" w:hAnsi="Montserrat"/>
          <w:sz w:val="24"/>
        </w:rPr>
        <w:t>That's why I don't sleep alone,</w:t>
      </w:r>
      <w:r w:rsidR="000264CD" w:rsidRPr="00471595">
        <w:rPr>
          <w:rFonts w:ascii="Montserrat" w:hAnsi="Montserrat"/>
          <w:sz w:val="24"/>
        </w:rPr>
        <w:t>”</w:t>
      </w:r>
      <w:r w:rsidRPr="00471595">
        <w:rPr>
          <w:rFonts w:ascii="Montserrat" w:hAnsi="Montserrat"/>
          <w:sz w:val="24"/>
        </w:rPr>
        <w:t xml:space="preserve"> she finally allowed. </w:t>
      </w:r>
      <w:r w:rsidR="000264CD" w:rsidRPr="00471595">
        <w:rPr>
          <w:rFonts w:ascii="Montserrat" w:hAnsi="Montserrat"/>
          <w:sz w:val="24"/>
        </w:rPr>
        <w:t>“</w:t>
      </w:r>
      <w:r w:rsidRPr="00471595">
        <w:rPr>
          <w:rFonts w:ascii="Montserrat" w:hAnsi="Montserrat"/>
          <w:sz w:val="24"/>
        </w:rPr>
        <w:t>Not if I can help it.</w:t>
      </w:r>
      <w:r w:rsidR="000264CD" w:rsidRPr="00471595">
        <w:rPr>
          <w:rFonts w:ascii="Montserrat" w:hAnsi="Montserrat"/>
          <w:sz w:val="24"/>
        </w:rPr>
        <w:t>”</w:t>
      </w:r>
      <w:r w:rsidRPr="00471595">
        <w:rPr>
          <w:rFonts w:ascii="Montserrat" w:hAnsi="Montserrat"/>
          <w:sz w:val="24"/>
        </w:rPr>
        <w:t xml:space="preserve"> The rest of the picture filled itself in</w:t>
      </w:r>
      <w:r w:rsidR="00295153" w:rsidRPr="00471595">
        <w:rPr>
          <w:rFonts w:ascii="Montserrat" w:hAnsi="Montserrat"/>
          <w:sz w:val="24"/>
        </w:rPr>
        <w:t xml:space="preserve"> and</w:t>
      </w:r>
      <w:r w:rsidRPr="00471595">
        <w:rPr>
          <w:rFonts w:ascii="Montserrat" w:hAnsi="Montserrat"/>
          <w:sz w:val="24"/>
        </w:rPr>
        <w:t xml:space="preserve"> sovled the mystery of the almost endless advances that quickened at the sight of her face. She flashed suddenly on Lieutennant O'Hallan tangled in her embrace, making love to another woman in his mind and not even realizing it.</w:t>
      </w:r>
    </w:p>
    <w:p w14:paraId="34672738" w14:textId="26A87534" w:rsidR="00AD35EB" w:rsidRPr="00471595" w:rsidRDefault="00AD35EB" w:rsidP="00515B04">
      <w:pPr>
        <w:numPr>
          <w:ins w:id="1725"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Does he know?</w:t>
      </w:r>
      <w:r w:rsidR="000264CD" w:rsidRPr="00471595">
        <w:rPr>
          <w:rFonts w:ascii="Montserrat" w:hAnsi="Montserrat"/>
          <w:sz w:val="24"/>
        </w:rPr>
        <w:t>”</w:t>
      </w:r>
      <w:r w:rsidRPr="00471595">
        <w:rPr>
          <w:rFonts w:ascii="Montserrat" w:hAnsi="Montserrat"/>
          <w:sz w:val="24"/>
        </w:rPr>
        <w:t xml:space="preserve"> She asked guiltily, not sure who it would wound most. Red shook her head but said nothing. </w:t>
      </w:r>
      <w:r w:rsidR="000264CD" w:rsidRPr="00471595">
        <w:rPr>
          <w:rFonts w:ascii="Montserrat" w:hAnsi="Montserrat"/>
          <w:sz w:val="24"/>
        </w:rPr>
        <w:t>“</w:t>
      </w:r>
      <w:r w:rsidRPr="00471595">
        <w:rPr>
          <w:rFonts w:ascii="Montserrat" w:hAnsi="Montserrat"/>
          <w:sz w:val="24"/>
        </w:rPr>
        <w:t>We have to tell him,</w:t>
      </w:r>
      <w:r w:rsidR="000264CD" w:rsidRPr="00471595">
        <w:rPr>
          <w:rFonts w:ascii="Montserrat" w:hAnsi="Montserrat"/>
          <w:sz w:val="24"/>
        </w:rPr>
        <w:t>”</w:t>
      </w:r>
      <w:r w:rsidRPr="00471595">
        <w:rPr>
          <w:rFonts w:ascii="Montserrat" w:hAnsi="Montserrat"/>
          <w:sz w:val="24"/>
        </w:rPr>
        <w:t xml:space="preserve"> she said after a moment. A wordless nod this time.</w:t>
      </w:r>
    </w:p>
    <w:p w14:paraId="745858B2" w14:textId="11E9C55B" w:rsidR="00AD35EB" w:rsidRPr="00471595" w:rsidRDefault="00AD35EB" w:rsidP="00515B04">
      <w:pPr>
        <w:numPr>
          <w:ins w:id="1726" w:author="Unknown"/>
        </w:numPr>
        <w:rPr>
          <w:rFonts w:ascii="Montserrat" w:hAnsi="Montserrat"/>
          <w:sz w:val="24"/>
        </w:rPr>
      </w:pPr>
      <w:r w:rsidRPr="00471595">
        <w:rPr>
          <w:rFonts w:ascii="Montserrat" w:hAnsi="Montserrat"/>
          <w:sz w:val="24"/>
        </w:rPr>
        <w:tab/>
        <w:t xml:space="preserve">While they stood there leaning in each other's arms, a pair of footsteps intruded. They disengaged slowly and looked up when they noticed the person had pulled up short beside them. </w:t>
      </w:r>
      <w:r w:rsidR="000264CD" w:rsidRPr="00471595">
        <w:rPr>
          <w:rFonts w:ascii="Montserrat" w:hAnsi="Montserrat"/>
          <w:sz w:val="24"/>
        </w:rPr>
        <w:t>“</w:t>
      </w:r>
      <w:r w:rsidRPr="00471595">
        <w:rPr>
          <w:rFonts w:ascii="Montserrat" w:hAnsi="Montserrat"/>
          <w:sz w:val="24"/>
        </w:rPr>
        <w:t>Hi, Rick,</w:t>
      </w:r>
      <w:r w:rsidR="000264CD" w:rsidRPr="00471595">
        <w:rPr>
          <w:rFonts w:ascii="Montserrat" w:hAnsi="Montserrat"/>
          <w:sz w:val="24"/>
        </w:rPr>
        <w:t>”</w:t>
      </w:r>
      <w:r w:rsidRPr="00471595">
        <w:rPr>
          <w:rFonts w:ascii="Montserrat" w:hAnsi="Montserrat"/>
          <w:sz w:val="24"/>
        </w:rPr>
        <w:t xml:space="preserve"> Red said shamelessly. </w:t>
      </w:r>
      <w:r w:rsidR="000264CD" w:rsidRPr="00471595">
        <w:rPr>
          <w:rFonts w:ascii="Montserrat" w:hAnsi="Montserrat"/>
          <w:sz w:val="24"/>
        </w:rPr>
        <w:t>“</w:t>
      </w:r>
      <w:r w:rsidRPr="00471595">
        <w:rPr>
          <w:rFonts w:ascii="Montserrat" w:hAnsi="Montserrat"/>
          <w:sz w:val="24"/>
        </w:rPr>
        <w:t>Captain,</w:t>
      </w:r>
      <w:r w:rsidR="000264CD" w:rsidRPr="00471595">
        <w:rPr>
          <w:rFonts w:ascii="Montserrat" w:hAnsi="Montserrat"/>
          <w:sz w:val="24"/>
        </w:rPr>
        <w:t>”</w:t>
      </w:r>
      <w:r w:rsidRPr="00471595">
        <w:rPr>
          <w:rFonts w:ascii="Montserrat" w:hAnsi="Montserrat"/>
          <w:sz w:val="24"/>
        </w:rPr>
        <w:t xml:space="preserve"> from Aeslyn.</w:t>
      </w:r>
    </w:p>
    <w:p w14:paraId="7C4F9E32" w14:textId="7D21F4BB" w:rsidR="00AD35EB" w:rsidRPr="00471595" w:rsidRDefault="00AD35EB" w:rsidP="00515B04">
      <w:pPr>
        <w:numPr>
          <w:ins w:id="172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Family reunion, ladies?</w:t>
      </w:r>
      <w:r w:rsidR="000264CD" w:rsidRPr="00471595">
        <w:rPr>
          <w:rFonts w:ascii="Montserrat" w:hAnsi="Montserrat"/>
          <w:sz w:val="24"/>
        </w:rPr>
        <w:t>”</w:t>
      </w:r>
      <w:r w:rsidRPr="00471595">
        <w:rPr>
          <w:rFonts w:ascii="Montserrat" w:hAnsi="Montserrat"/>
          <w:sz w:val="24"/>
        </w:rPr>
        <w:t xml:space="preserve"> He asked dryly. Red wrinkled her nose at him in response. He grinned and leaned against the bulkhead. </w:t>
      </w:r>
      <w:r w:rsidR="000264CD" w:rsidRPr="00471595">
        <w:rPr>
          <w:rFonts w:ascii="Montserrat" w:hAnsi="Montserrat"/>
          <w:sz w:val="24"/>
        </w:rPr>
        <w:t>“</w:t>
      </w:r>
      <w:r w:rsidRPr="00471595">
        <w:rPr>
          <w:rFonts w:ascii="Montserrat" w:hAnsi="Montserrat"/>
          <w:sz w:val="24"/>
        </w:rPr>
        <w:t>I'm sorry, things were so busy I neglected to introduce the two of you,</w:t>
      </w:r>
      <w:r w:rsidR="000264CD" w:rsidRPr="00471595">
        <w:rPr>
          <w:rFonts w:ascii="Montserrat" w:hAnsi="Montserrat"/>
          <w:sz w:val="24"/>
        </w:rPr>
        <w:t>”</w:t>
      </w:r>
      <w:r w:rsidRPr="00471595">
        <w:rPr>
          <w:rFonts w:ascii="Montserrat" w:hAnsi="Montserrat"/>
          <w:sz w:val="24"/>
        </w:rPr>
        <w:t xml:space="preserve"> he apologised with a devilish smile.</w:t>
      </w:r>
    </w:p>
    <w:p w14:paraId="1574D5FC" w14:textId="4F6438CF" w:rsidR="00AD35EB" w:rsidRPr="00471595" w:rsidRDefault="00AD35EB" w:rsidP="00515B04">
      <w:pPr>
        <w:numPr>
          <w:ins w:id="1728" w:author="Unknown"/>
        </w:numPr>
        <w:rPr>
          <w:rFonts w:ascii="Montserrat" w:hAnsi="Montserrat"/>
          <w:sz w:val="24"/>
        </w:rPr>
      </w:pPr>
      <w:r w:rsidRPr="00471595">
        <w:rPr>
          <w:rFonts w:ascii="Montserrat" w:hAnsi="Montserrat"/>
          <w:sz w:val="24"/>
        </w:rPr>
        <w:tab/>
        <w:t xml:space="preserve"> </w:t>
      </w:r>
      <w:r w:rsidR="000264CD" w:rsidRPr="00471595">
        <w:rPr>
          <w:rFonts w:ascii="Montserrat" w:hAnsi="Montserrat"/>
          <w:sz w:val="24"/>
        </w:rPr>
        <w:t>“</w:t>
      </w:r>
      <w:r w:rsidRPr="00471595">
        <w:rPr>
          <w:rFonts w:ascii="Montserrat" w:hAnsi="Montserrat"/>
          <w:sz w:val="24"/>
        </w:rPr>
        <w:t>Alt put you up to it, didn't she?</w:t>
      </w:r>
      <w:r w:rsidR="000264CD" w:rsidRPr="00471595">
        <w:rPr>
          <w:rFonts w:ascii="Montserrat" w:hAnsi="Montserrat"/>
          <w:sz w:val="24"/>
        </w:rPr>
        <w:t>”</w:t>
      </w:r>
      <w:r w:rsidRPr="00471595">
        <w:rPr>
          <w:rFonts w:ascii="Montserrat" w:hAnsi="Montserrat"/>
          <w:sz w:val="24"/>
        </w:rPr>
        <w:t xml:space="preserve"> Aeslyn crossed her arms and challenged. He merely chuckled under her glare. </w:t>
      </w:r>
      <w:r w:rsidR="000264CD" w:rsidRPr="00471595">
        <w:rPr>
          <w:rFonts w:ascii="Montserrat" w:hAnsi="Montserrat"/>
          <w:sz w:val="24"/>
        </w:rPr>
        <w:t>“</w:t>
      </w:r>
      <w:r w:rsidRPr="00471595">
        <w:rPr>
          <w:rFonts w:ascii="Montserrat" w:hAnsi="Montserrat"/>
          <w:sz w:val="24"/>
        </w:rPr>
        <w:t>I thought so. Mind if I ask what you're doing wandering out at this hour?</w:t>
      </w:r>
      <w:r w:rsidR="000264CD" w:rsidRPr="00471595">
        <w:rPr>
          <w:rFonts w:ascii="Montserrat" w:hAnsi="Montserrat"/>
          <w:sz w:val="24"/>
        </w:rPr>
        <w:t>”</w:t>
      </w:r>
      <w:r w:rsidRPr="00471595">
        <w:rPr>
          <w:rFonts w:ascii="Montserrat" w:hAnsi="Montserrat"/>
          <w:sz w:val="24"/>
        </w:rPr>
        <w:t xml:space="preserve"> She asked, suddenly aware how late it was.</w:t>
      </w:r>
    </w:p>
    <w:p w14:paraId="06864DF5" w14:textId="10A4E076" w:rsidR="00276F1C" w:rsidRPr="00471595" w:rsidRDefault="00AD35EB" w:rsidP="00515B04">
      <w:pPr>
        <w:numPr>
          <w:ins w:id="172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Couldn't sleep,</w:t>
      </w:r>
      <w:r w:rsidR="000264CD" w:rsidRPr="00471595">
        <w:rPr>
          <w:rFonts w:ascii="Montserrat" w:hAnsi="Montserrat"/>
          <w:sz w:val="24"/>
        </w:rPr>
        <w:t>”</w:t>
      </w:r>
      <w:r w:rsidRPr="00471595">
        <w:rPr>
          <w:rFonts w:ascii="Montserrat" w:hAnsi="Montserrat"/>
          <w:sz w:val="24"/>
        </w:rPr>
        <w:t xml:space="preserve"> he admitted. </w:t>
      </w:r>
      <w:r w:rsidR="000264CD" w:rsidRPr="00471595">
        <w:rPr>
          <w:rFonts w:ascii="Montserrat" w:hAnsi="Montserrat"/>
          <w:sz w:val="24"/>
        </w:rPr>
        <w:t>“</w:t>
      </w:r>
      <w:r w:rsidRPr="00471595">
        <w:rPr>
          <w:rFonts w:ascii="Montserrat" w:hAnsi="Montserrat"/>
          <w:sz w:val="24"/>
        </w:rPr>
        <w:t>I thought I'd go down to the gym and use the pool. At this hour it ought to be empty.</w:t>
      </w:r>
      <w:r w:rsidR="000264CD" w:rsidRPr="00471595">
        <w:rPr>
          <w:rFonts w:ascii="Montserrat" w:hAnsi="Montserrat"/>
          <w:sz w:val="24"/>
        </w:rPr>
        <w:t>”</w:t>
      </w:r>
      <w:r w:rsidRPr="00471595">
        <w:rPr>
          <w:rFonts w:ascii="Montserrat" w:hAnsi="Montserrat"/>
          <w:sz w:val="24"/>
        </w:rPr>
        <w:t xml:space="preserve"> Aeslyn and Red exchanged a glance</w:t>
      </w:r>
      <w:r w:rsidR="00295153" w:rsidRPr="00471595">
        <w:rPr>
          <w:rFonts w:ascii="Montserrat" w:hAnsi="Montserrat"/>
          <w:sz w:val="24"/>
        </w:rPr>
        <w:t xml:space="preserve"> and</w:t>
      </w:r>
      <w:r w:rsidRPr="00471595">
        <w:rPr>
          <w:rFonts w:ascii="Montserrat" w:hAnsi="Montserrat"/>
          <w:sz w:val="24"/>
        </w:rPr>
        <w:t xml:space="preserve"> premptorily invited themselves along.</w:t>
      </w:r>
    </w:p>
    <w:p w14:paraId="47687311" w14:textId="3F60FAE7" w:rsidR="00AD35EB" w:rsidRPr="00471595" w:rsidRDefault="00AD35EB" w:rsidP="00515B04">
      <w:pPr>
        <w:numPr>
          <w:ins w:id="1730" w:author="Unknown"/>
        </w:numPr>
        <w:rPr>
          <w:rFonts w:ascii="Montserrat" w:hAnsi="Montserrat"/>
          <w:sz w:val="24"/>
        </w:rPr>
      </w:pPr>
      <w:r w:rsidRPr="00471595">
        <w:rPr>
          <w:rFonts w:ascii="Montserrat" w:hAnsi="Montserrat"/>
          <w:sz w:val="24"/>
        </w:rPr>
        <w:br w:type="page"/>
      </w:r>
    </w:p>
    <w:p w14:paraId="2A636466" w14:textId="568CA3DA" w:rsidR="00AD35EB" w:rsidRPr="00471595" w:rsidRDefault="00201AA5" w:rsidP="00515B04">
      <w:pPr>
        <w:numPr>
          <w:ins w:id="1731" w:author="Unknown"/>
        </w:numPr>
        <w:rPr>
          <w:rFonts w:ascii="Montserrat" w:hAnsi="Montserrat"/>
          <w:sz w:val="24"/>
        </w:rPr>
      </w:pPr>
      <w:r w:rsidRPr="00471595">
        <w:rPr>
          <w:rFonts w:ascii="Montserrat" w:hAnsi="Montserrat"/>
          <w:sz w:val="24"/>
        </w:rPr>
        <w:t>01</w:t>
      </w:r>
    </w:p>
    <w:p w14:paraId="0ADDDA13" w14:textId="77777777" w:rsidR="00276F1C" w:rsidRPr="00471595" w:rsidRDefault="00276F1C" w:rsidP="00515B04">
      <w:pPr>
        <w:numPr>
          <w:ins w:id="1732" w:author="Unknown"/>
        </w:numPr>
        <w:rPr>
          <w:rFonts w:ascii="Montserrat" w:hAnsi="Montserrat"/>
          <w:sz w:val="24"/>
        </w:rPr>
      </w:pPr>
    </w:p>
    <w:p w14:paraId="621DF13B" w14:textId="696961E7" w:rsidR="00AD35EB" w:rsidRPr="00471595" w:rsidRDefault="00AD35EB" w:rsidP="00515B04">
      <w:pPr>
        <w:numPr>
          <w:ins w:id="1733" w:author="Unknown"/>
        </w:numPr>
        <w:rPr>
          <w:rFonts w:ascii="Montserrat" w:hAnsi="Montserrat"/>
          <w:sz w:val="24"/>
        </w:rPr>
      </w:pPr>
      <w:r w:rsidRPr="00471595">
        <w:rPr>
          <w:rFonts w:ascii="Montserrat" w:hAnsi="Montserrat"/>
          <w:sz w:val="24"/>
        </w:rPr>
        <w:t>2117.10.31.1325 TER (Traditional Earth Reckoning)</w:t>
      </w:r>
    </w:p>
    <w:p w14:paraId="31BC4491" w14:textId="77777777" w:rsidR="00AD35EB" w:rsidRPr="00471595" w:rsidRDefault="00AD35EB" w:rsidP="00515B04">
      <w:pPr>
        <w:numPr>
          <w:ins w:id="1734" w:author="Unknown"/>
        </w:numPr>
        <w:rPr>
          <w:rFonts w:ascii="Montserrat" w:hAnsi="Montserrat"/>
          <w:sz w:val="24"/>
        </w:rPr>
      </w:pPr>
      <w:r w:rsidRPr="00471595">
        <w:rPr>
          <w:rFonts w:ascii="Montserrat" w:hAnsi="Montserrat"/>
          <w:sz w:val="24"/>
        </w:rPr>
        <w:t xml:space="preserve">Emergency Abort from Interface Insertion. Departure from Main Mission Profile to investigate anomoly at low priority node Lambda Epsilon 797. Fleet deployed at NSC 441 </w:t>
      </w:r>
      <w:r w:rsidRPr="00471595">
        <w:rPr>
          <w:rFonts w:ascii="Montserrat" w:hAnsi="Montserrat"/>
          <w:sz w:val="24"/>
        </w:rPr>
        <w:t></w:t>
      </w:r>
    </w:p>
    <w:p w14:paraId="1E9F4A3E" w14:textId="77777777" w:rsidR="00AD35EB" w:rsidRPr="00471595" w:rsidRDefault="00AD35EB" w:rsidP="00515B04">
      <w:pPr>
        <w:numPr>
          <w:ins w:id="1735" w:author="Unknown"/>
        </w:numPr>
        <w:rPr>
          <w:rFonts w:ascii="Montserrat" w:hAnsi="Montserrat"/>
          <w:sz w:val="24"/>
        </w:rPr>
      </w:pPr>
    </w:p>
    <w:p w14:paraId="5FEFDEA6" w14:textId="77777777" w:rsidR="00AD35EB" w:rsidRPr="00471595" w:rsidRDefault="00AD35EB" w:rsidP="00515B04">
      <w:pPr>
        <w:numPr>
          <w:ins w:id="1736" w:author="Unknown"/>
        </w:numPr>
        <w:rPr>
          <w:rFonts w:ascii="Montserrat" w:hAnsi="Montserrat"/>
          <w:sz w:val="24"/>
        </w:rPr>
      </w:pPr>
      <w:r w:rsidRPr="00471595">
        <w:rPr>
          <w:rFonts w:ascii="Montserrat" w:hAnsi="Montserrat"/>
          <w:sz w:val="24"/>
        </w:rPr>
        <w:t xml:space="preserve">A feather light touch on Captain Daron Medea's shoulder alerted her to the presence of the Advance Reconnisance Fleet's Pathfinder . Reflex directed her eyes to where she expected the mission specialist to be standing, forcing her to witness the unsettling arrival of Morgan Erin Wildmuir. A flash at the corner of her eye picked up her Exec desperately drawing his sidearm out of its holster. In the space just to her left, formed a three dimensional silhouette of a woman's body. The Exec had his weapon trained as Ms. Wildmuir's form became identifiable. Medea realized, absurdly, in a small corner of her mind that what she was seeing was a psionically engineered wormhole translating the Pathfinder's body directly to the Captain's Bridge. In the moment of open transition, her body existed as a warp bridging space from somewhere else on the ship. The Exec's first shot whizzed over Medea's shoulder and entered the distortion at the level of Wildmuir's forehead. Light transported through the silhouette gave Medea a view of the psi's quarters as the bullet starred the bulkhead sheathing. This living portal faded as Wildmuir solidified on the deck of the Exultant's primary bridge. </w:t>
      </w:r>
    </w:p>
    <w:p w14:paraId="103D7401" w14:textId="77777777" w:rsidR="00AD35EB" w:rsidRPr="00471595" w:rsidRDefault="00AD35EB" w:rsidP="00515B04">
      <w:pPr>
        <w:numPr>
          <w:ins w:id="1737" w:author="Unknown"/>
        </w:numPr>
        <w:rPr>
          <w:rFonts w:ascii="Montserrat" w:hAnsi="Montserrat"/>
          <w:sz w:val="24"/>
        </w:rPr>
      </w:pPr>
      <w:r w:rsidRPr="00471595">
        <w:rPr>
          <w:rFonts w:ascii="Montserrat" w:hAnsi="Montserrat"/>
          <w:sz w:val="24"/>
        </w:rPr>
        <w:tab/>
        <w:t xml:space="preserve">Medea swore aloud. She was not sure if her reaction was due more to Wildmuir's violation of the Abuse of Power codicil of the Psi Reform Act, or to the narrow margin by which the Exec's shot had missed her. </w:t>
      </w:r>
    </w:p>
    <w:p w14:paraId="2097FAD8" w14:textId="77777777" w:rsidR="00AD35EB" w:rsidRPr="00471595" w:rsidRDefault="00AD35EB" w:rsidP="00515B04">
      <w:pPr>
        <w:numPr>
          <w:ins w:id="1738" w:author="Unknown"/>
        </w:numPr>
        <w:rPr>
          <w:rFonts w:ascii="Montserrat" w:hAnsi="Montserrat"/>
          <w:sz w:val="24"/>
        </w:rPr>
      </w:pPr>
      <w:r w:rsidRPr="00471595">
        <w:rPr>
          <w:rFonts w:ascii="Montserrat" w:hAnsi="Montserrat"/>
          <w:sz w:val="24"/>
        </w:rPr>
        <w:tab/>
        <w:t>Then she saw the expression on the psi's face.</w:t>
      </w:r>
    </w:p>
    <w:p w14:paraId="017EF7F4" w14:textId="6534F92B" w:rsidR="00AD35EB" w:rsidRPr="00471595" w:rsidRDefault="00AD35EB" w:rsidP="00515B04">
      <w:pPr>
        <w:numPr>
          <w:ins w:id="1739" w:author="Unknown"/>
        </w:numPr>
        <w:rPr>
          <w:rFonts w:ascii="Montserrat" w:hAnsi="Montserrat"/>
          <w:sz w:val="24"/>
        </w:rPr>
      </w:pPr>
      <w:r w:rsidRPr="00471595">
        <w:rPr>
          <w:rFonts w:ascii="Montserrat" w:hAnsi="Montserrat"/>
          <w:sz w:val="24"/>
        </w:rPr>
        <w:tab/>
        <w:t>Medea's override command barely stopped the Commander from blowing the psionic officer's head off. The Exec was white with shock at having actually carried out the Emergency Execution Directive which was the only defense a bridge crew had if a psi invaded their starship's bridge with hostile intentions. The trance of the post-hypnotic command had shattered</w:t>
      </w:r>
      <w:r w:rsidR="00295153" w:rsidRPr="00471595">
        <w:rPr>
          <w:rFonts w:ascii="Montserrat" w:hAnsi="Montserrat"/>
          <w:sz w:val="24"/>
        </w:rPr>
        <w:t xml:space="preserve"> and</w:t>
      </w:r>
      <w:r w:rsidRPr="00471595">
        <w:rPr>
          <w:rFonts w:ascii="Montserrat" w:hAnsi="Montserrat"/>
          <w:sz w:val="24"/>
        </w:rPr>
        <w:t xml:space="preserve"> he realized mutely that his captain's safety had been judged irrelevant by the parameters of the EED. Worse, the psi's power had effortlessly protected her from that fatal first round. Shocked faces were turning toward the three of them as Wildmuir barked, </w:t>
      </w:r>
      <w:r w:rsidR="000264CD" w:rsidRPr="00471595">
        <w:rPr>
          <w:rFonts w:ascii="Montserrat" w:hAnsi="Montserrat"/>
          <w:sz w:val="24"/>
        </w:rPr>
        <w:t>“</w:t>
      </w:r>
      <w:r w:rsidRPr="00471595">
        <w:rPr>
          <w:rFonts w:ascii="Montserrat" w:hAnsi="Montserrat"/>
          <w:sz w:val="24"/>
        </w:rPr>
        <w:t>Abort dive! Abort dive!</w:t>
      </w:r>
      <w:r w:rsidR="000264CD" w:rsidRPr="00471595">
        <w:rPr>
          <w:rFonts w:ascii="Montserrat" w:hAnsi="Montserrat"/>
          <w:sz w:val="24"/>
        </w:rPr>
        <w:t>”</w:t>
      </w:r>
      <w:r w:rsidRPr="00471595">
        <w:rPr>
          <w:rFonts w:ascii="Montserrat" w:hAnsi="Montserrat"/>
          <w:sz w:val="24"/>
        </w:rPr>
        <w:t xml:space="preserve"> Medea stared at her, still frozen in shock. </w:t>
      </w:r>
      <w:r w:rsidR="000264CD" w:rsidRPr="00471595">
        <w:rPr>
          <w:rFonts w:ascii="Montserrat" w:hAnsi="Montserrat"/>
          <w:sz w:val="24"/>
        </w:rPr>
        <w:t>“</w:t>
      </w:r>
      <w:r w:rsidRPr="00471595">
        <w:rPr>
          <w:rFonts w:ascii="Montserrat" w:hAnsi="Montserrat"/>
          <w:sz w:val="24"/>
        </w:rPr>
        <w:t>Captain! Pull out of the interface! Now!</w:t>
      </w:r>
      <w:r w:rsidR="000264CD" w:rsidRPr="00471595">
        <w:rPr>
          <w:rFonts w:ascii="Montserrat" w:hAnsi="Montserrat"/>
          <w:sz w:val="24"/>
        </w:rPr>
        <w:t>”</w:t>
      </w:r>
      <w:r w:rsidRPr="00471595">
        <w:rPr>
          <w:rFonts w:ascii="Montserrat" w:hAnsi="Montserrat"/>
          <w:sz w:val="24"/>
        </w:rPr>
        <w:t xml:space="preserve"> Wildmuir pleaded desperately.</w:t>
      </w:r>
    </w:p>
    <w:p w14:paraId="7EFB0A0D" w14:textId="77777777" w:rsidR="00AD35EB" w:rsidRPr="00471595" w:rsidRDefault="00AD35EB" w:rsidP="00515B04">
      <w:pPr>
        <w:numPr>
          <w:ins w:id="1740" w:author="Unknown"/>
        </w:numPr>
        <w:rPr>
          <w:rFonts w:ascii="Montserrat" w:hAnsi="Montserrat"/>
          <w:sz w:val="24"/>
        </w:rPr>
      </w:pPr>
      <w:r w:rsidRPr="00471595">
        <w:rPr>
          <w:rFonts w:ascii="Montserrat" w:hAnsi="Montserrat"/>
          <w:sz w:val="24"/>
        </w:rPr>
        <w:tab/>
        <w:t>The words penetrated the captain as if from some great remove. But they did penetrate. Without further hesitation, Medea snapped at the helm and a deep chord keened through the ship as it dropped abruptly into normal space.</w:t>
      </w:r>
    </w:p>
    <w:p w14:paraId="7FBDA0B0" w14:textId="2D357C86" w:rsidR="00AD35EB" w:rsidRPr="00471595" w:rsidRDefault="00AD35EB" w:rsidP="00515B04">
      <w:pPr>
        <w:numPr>
          <w:ins w:id="1741" w:author="Unknown"/>
        </w:numPr>
        <w:rPr>
          <w:rFonts w:ascii="Montserrat" w:hAnsi="Montserrat"/>
          <w:sz w:val="24"/>
        </w:rPr>
      </w:pPr>
      <w:r w:rsidRPr="00471595">
        <w:rPr>
          <w:rFonts w:ascii="Montserrat" w:hAnsi="Montserrat"/>
          <w:sz w:val="24"/>
        </w:rPr>
        <w:tab/>
        <w:t xml:space="preserve">A chorus of voices muttered in alarm during the following reverberations as the Pathfinder rushed to her station. She immediately called up the inertial plot to check it against the data already pouring in as the ship tried to find itself in surface space. Emergency claxons overrode all thought of the psi's illegal arrival. The Exec holstered his gun, wasing a moment to stare at Ms. Wildmuir, before turning his attention to the bridge officers. In the back of his mind though, he noted that the psi had not even reacted to the fact that he had just attempted to kill her. The tactical officer, not sure what to expect, was bringing weapon systems to life as the helmsman announced, </w:t>
      </w:r>
      <w:r w:rsidR="000264CD" w:rsidRPr="00471595">
        <w:rPr>
          <w:rFonts w:ascii="Montserrat" w:hAnsi="Montserrat"/>
          <w:sz w:val="24"/>
        </w:rPr>
        <w:t>“</w:t>
      </w:r>
      <w:r w:rsidRPr="00471595">
        <w:rPr>
          <w:rFonts w:ascii="Montserrat" w:hAnsi="Montserrat"/>
          <w:sz w:val="24"/>
        </w:rPr>
        <w:t>We're clear of the fourth componant, sir. Abort confirmed. No response from the auto-locator at this time. Universal heading zero-seven-seven by zero-niner-one angle of insertion zero-zero-zero, traveling at zero gravities with point-one light-standard foreward momentum, sir.</w:t>
      </w:r>
      <w:r w:rsidR="000264CD" w:rsidRPr="00471595">
        <w:rPr>
          <w:rFonts w:ascii="Montserrat" w:hAnsi="Montserrat"/>
          <w:sz w:val="24"/>
        </w:rPr>
        <w:t>”</w:t>
      </w:r>
    </w:p>
    <w:p w14:paraId="28CA7102" w14:textId="57794058" w:rsidR="00AD35EB" w:rsidRPr="00471595" w:rsidRDefault="00AD35EB" w:rsidP="00515B04">
      <w:pPr>
        <w:numPr>
          <w:ins w:id="1742" w:author="Unknown"/>
        </w:numPr>
        <w:rPr>
          <w:rFonts w:ascii="Montserrat" w:hAnsi="Montserrat"/>
          <w:sz w:val="24"/>
        </w:rPr>
      </w:pPr>
      <w:r w:rsidRPr="00471595">
        <w:rPr>
          <w:rFonts w:ascii="Montserrat" w:hAnsi="Montserrat"/>
          <w:sz w:val="24"/>
        </w:rPr>
        <w:tab/>
        <w:t xml:space="preserve">Pathfinder Wildmuir immediately corrected, </w:t>
      </w:r>
      <w:r w:rsidR="000264CD" w:rsidRPr="00471595">
        <w:rPr>
          <w:rFonts w:ascii="Montserrat" w:hAnsi="Montserrat"/>
          <w:sz w:val="24"/>
        </w:rPr>
        <w:t>“</w:t>
      </w:r>
      <w:r w:rsidRPr="00471595">
        <w:rPr>
          <w:rFonts w:ascii="Montserrat" w:hAnsi="Montserrat"/>
          <w:sz w:val="24"/>
        </w:rPr>
        <w:t>Plot error, Captain, true universal heading one-two-one by zero-niner-niner angle of insertion plus zero-zero-zero-point-zero-three, traveling at point-one light standard with zero-point-zero-one gravities foreward acceleration, sir!</w:t>
      </w:r>
      <w:r w:rsidR="000264CD" w:rsidRPr="00471595">
        <w:rPr>
          <w:rFonts w:ascii="Montserrat" w:hAnsi="Montserrat"/>
          <w:sz w:val="24"/>
        </w:rPr>
        <w:t>”</w:t>
      </w:r>
    </w:p>
    <w:p w14:paraId="795E10F2" w14:textId="0A7563D3" w:rsidR="00AD35EB" w:rsidRPr="00471595" w:rsidRDefault="00AD35EB" w:rsidP="00515B04">
      <w:pPr>
        <w:numPr>
          <w:ins w:id="1743" w:author="Unknown"/>
        </w:numPr>
        <w:rPr>
          <w:rFonts w:ascii="Montserrat" w:hAnsi="Montserrat"/>
          <w:sz w:val="24"/>
        </w:rPr>
      </w:pPr>
      <w:r w:rsidRPr="00471595">
        <w:rPr>
          <w:rFonts w:ascii="Montserrat" w:hAnsi="Montserrat"/>
          <w:sz w:val="24"/>
        </w:rPr>
        <w:tab/>
        <w:t xml:space="preserve">The Captain glided out of her chair to see over the psi's shoulder as the display updated itself showing the marked deviation in the ship's programmed course. The Exec darted to his station and called up Wildmuir's navigation plots to verify the report. Both Captain and Exec were thinking the same thought, point oh-three positive residual angle of insertion did not make sense, the abort should have centered the AOI automatically. </w:t>
      </w:r>
      <w:r w:rsidR="000264CD" w:rsidRPr="00471595">
        <w:rPr>
          <w:rFonts w:ascii="Montserrat" w:hAnsi="Montserrat"/>
          <w:sz w:val="24"/>
        </w:rPr>
        <w:t>“</w:t>
      </w:r>
      <w:r w:rsidRPr="00471595">
        <w:rPr>
          <w:rFonts w:ascii="Montserrat" w:hAnsi="Montserrat"/>
          <w:sz w:val="24"/>
        </w:rPr>
        <w:t>That's not possible,</w:t>
      </w:r>
      <w:r w:rsidR="000264CD" w:rsidRPr="00471595">
        <w:rPr>
          <w:rFonts w:ascii="Montserrat" w:hAnsi="Montserrat"/>
          <w:sz w:val="24"/>
        </w:rPr>
        <w:t>”</w:t>
      </w:r>
      <w:r w:rsidRPr="00471595">
        <w:rPr>
          <w:rFonts w:ascii="Montserrat" w:hAnsi="Montserrat"/>
          <w:sz w:val="24"/>
        </w:rPr>
        <w:t xml:space="preserve"> she said, </w:t>
      </w:r>
      <w:r w:rsidR="000264CD" w:rsidRPr="00471595">
        <w:rPr>
          <w:rFonts w:ascii="Montserrat" w:hAnsi="Montserrat"/>
          <w:sz w:val="24"/>
        </w:rPr>
        <w:t>“</w:t>
      </w:r>
      <w:r w:rsidRPr="00471595">
        <w:rPr>
          <w:rFonts w:ascii="Montserrat" w:hAnsi="Montserrat"/>
          <w:sz w:val="24"/>
        </w:rPr>
        <w:t>that would put is into a stellar shadow!</w:t>
      </w:r>
      <w:r w:rsidR="000264CD" w:rsidRPr="00471595">
        <w:rPr>
          <w:rFonts w:ascii="Montserrat" w:hAnsi="Montserrat"/>
          <w:sz w:val="24"/>
        </w:rPr>
        <w:t>”</w:t>
      </w:r>
    </w:p>
    <w:p w14:paraId="28BD0F19" w14:textId="4B52CCB9" w:rsidR="00AD35EB" w:rsidRPr="00471595" w:rsidRDefault="00AD35EB" w:rsidP="00515B04">
      <w:pPr>
        <w:numPr>
          <w:ins w:id="1744" w:author="Unknown"/>
        </w:numPr>
        <w:rPr>
          <w:rFonts w:ascii="Montserrat" w:hAnsi="Montserrat"/>
          <w:sz w:val="24"/>
        </w:rPr>
      </w:pPr>
      <w:r w:rsidRPr="00471595">
        <w:rPr>
          <w:rFonts w:ascii="Montserrat" w:hAnsi="Montserrat"/>
          <w:sz w:val="24"/>
        </w:rPr>
        <w:tab/>
        <w:t xml:space="preserve">Wildmuir looked up at her calmly, </w:t>
      </w:r>
      <w:r w:rsidR="000264CD" w:rsidRPr="00471595">
        <w:rPr>
          <w:rFonts w:ascii="Montserrat" w:hAnsi="Montserrat"/>
          <w:sz w:val="24"/>
        </w:rPr>
        <w:t>“</w:t>
      </w:r>
      <w:r w:rsidRPr="00471595">
        <w:rPr>
          <w:rFonts w:ascii="Montserrat" w:hAnsi="Montserrat"/>
          <w:sz w:val="24"/>
        </w:rPr>
        <w:t>Captain, we are on the grade, my estimate puts us 20 light minutes into system insertion to NSC 441 Sigma, sir.</w:t>
      </w:r>
      <w:r w:rsidR="000264CD" w:rsidRPr="00471595">
        <w:rPr>
          <w:rFonts w:ascii="Montserrat" w:hAnsi="Montserrat"/>
          <w:sz w:val="24"/>
        </w:rPr>
        <w:t>”</w:t>
      </w:r>
      <w:r w:rsidRPr="00471595">
        <w:rPr>
          <w:rFonts w:ascii="Montserrat" w:hAnsi="Montserrat"/>
          <w:sz w:val="24"/>
        </w:rPr>
        <w:t xml:space="preserve"> Even as Wildmuir finished speaking, the navigation computer spat up the result of its catalogue search, fully in agreement with the Pathfinder. Wildmuir had dead-reckoned their position faster than the ships auto-locator could. Captain Medea kicked the data around her head for a second, before giving the order to compensate for the gravitic incline of the still distant star. As her people turned to their jobs, she turned on the psi, carefully guarding her expression.</w:t>
      </w:r>
    </w:p>
    <w:p w14:paraId="77F8FD3B" w14:textId="73723392" w:rsidR="00AD35EB" w:rsidRPr="00471595" w:rsidRDefault="00AD35EB" w:rsidP="00515B04">
      <w:pPr>
        <w:numPr>
          <w:ins w:id="1745" w:author="Unknown"/>
        </w:numPr>
        <w:rPr>
          <w:rFonts w:ascii="Montserrat" w:hAnsi="Montserrat"/>
          <w:sz w:val="24"/>
        </w:rPr>
      </w:pPr>
      <w:r w:rsidRPr="00471595">
        <w:rPr>
          <w:rFonts w:ascii="Montserrat" w:hAnsi="Montserrat"/>
          <w:sz w:val="24"/>
        </w:rPr>
        <w:tab/>
        <w:t xml:space="preserve">Under her breath, she queried, </w:t>
      </w:r>
      <w:r w:rsidR="000264CD" w:rsidRPr="00471595">
        <w:rPr>
          <w:rFonts w:ascii="Montserrat" w:hAnsi="Montserrat"/>
          <w:sz w:val="24"/>
        </w:rPr>
        <w:t>“</w:t>
      </w:r>
      <w:r w:rsidRPr="00471595">
        <w:rPr>
          <w:rFonts w:ascii="Montserrat" w:hAnsi="Montserrat"/>
          <w:sz w:val="24"/>
        </w:rPr>
        <w:t>How did you know? The Tracking system didn't even twitch to this.</w:t>
      </w:r>
      <w:r w:rsidR="000264CD" w:rsidRPr="00471595">
        <w:rPr>
          <w:rFonts w:ascii="Montserrat" w:hAnsi="Montserrat"/>
          <w:sz w:val="24"/>
        </w:rPr>
        <w:t>”</w:t>
      </w:r>
    </w:p>
    <w:p w14:paraId="2617C7C2" w14:textId="2CA92665" w:rsidR="00AD35EB" w:rsidRPr="00471595" w:rsidRDefault="00AD35EB" w:rsidP="00515B04">
      <w:pPr>
        <w:numPr>
          <w:ins w:id="174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 felt it when we hit the slope,</w:t>
      </w:r>
      <w:r w:rsidR="000264CD" w:rsidRPr="00471595">
        <w:rPr>
          <w:rFonts w:ascii="Montserrat" w:hAnsi="Montserrat"/>
          <w:sz w:val="24"/>
        </w:rPr>
        <w:t>”</w:t>
      </w:r>
      <w:r w:rsidRPr="00471595">
        <w:rPr>
          <w:rFonts w:ascii="Montserrat" w:hAnsi="Montserrat"/>
          <w:sz w:val="24"/>
        </w:rPr>
        <w:t xml:space="preserve"> the woman answered distractedly. As an explanation went, it required a theoretical knowledge of interface geometry that the Captain simply did not possess. The psi flopped into the chair as other ships dropped out of the interface around them automatically, in response to the emergency abort squeal on the fleet relay transponders. From the Admiral's Bridge elsewhere on the Exultant, Admiral Shoen Dane broke in on the comlink, </w:t>
      </w:r>
      <w:r w:rsidR="000264CD" w:rsidRPr="00471595">
        <w:rPr>
          <w:rFonts w:ascii="Montserrat" w:hAnsi="Montserrat"/>
          <w:sz w:val="24"/>
        </w:rPr>
        <w:t>“</w:t>
      </w:r>
      <w:r w:rsidRPr="00471595">
        <w:rPr>
          <w:rFonts w:ascii="Montserrat" w:hAnsi="Montserrat"/>
          <w:sz w:val="24"/>
        </w:rPr>
        <w:t>Report, Captain.</w:t>
      </w:r>
      <w:r w:rsidR="000264CD" w:rsidRPr="00471595">
        <w:rPr>
          <w:rFonts w:ascii="Montserrat" w:hAnsi="Montserrat"/>
          <w:sz w:val="24"/>
        </w:rPr>
        <w:t>”</w:t>
      </w:r>
    </w:p>
    <w:p w14:paraId="795712BF" w14:textId="67A143D9" w:rsidR="00AD35EB" w:rsidRPr="00471595" w:rsidRDefault="00AD35EB" w:rsidP="00515B04">
      <w:pPr>
        <w:numPr>
          <w:ins w:id="174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Course corruption, sir, still analyzing the data, please stand by,</w:t>
      </w:r>
      <w:r w:rsidR="000264CD" w:rsidRPr="00471595">
        <w:rPr>
          <w:rFonts w:ascii="Montserrat" w:hAnsi="Montserrat"/>
          <w:sz w:val="24"/>
        </w:rPr>
        <w:t>”</w:t>
      </w:r>
      <w:r w:rsidRPr="00471595">
        <w:rPr>
          <w:rFonts w:ascii="Montserrat" w:hAnsi="Montserrat"/>
          <w:sz w:val="24"/>
        </w:rPr>
        <w:t xml:space="preserve"> Medea snapped off without diverting her attention. </w:t>
      </w:r>
      <w:r w:rsidR="000264CD" w:rsidRPr="00471595">
        <w:rPr>
          <w:rFonts w:ascii="Montserrat" w:hAnsi="Montserrat"/>
          <w:sz w:val="24"/>
        </w:rPr>
        <w:t>“</w:t>
      </w:r>
      <w:r w:rsidRPr="00471595">
        <w:rPr>
          <w:rFonts w:ascii="Montserrat" w:hAnsi="Montserrat"/>
          <w:sz w:val="24"/>
        </w:rPr>
        <w:t>Morgan, speak to me,</w:t>
      </w:r>
      <w:r w:rsidR="000264CD" w:rsidRPr="00471595">
        <w:rPr>
          <w:rFonts w:ascii="Montserrat" w:hAnsi="Montserrat"/>
          <w:sz w:val="24"/>
        </w:rPr>
        <w:t>”</w:t>
      </w:r>
      <w:r w:rsidRPr="00471595">
        <w:rPr>
          <w:rFonts w:ascii="Montserrat" w:hAnsi="Montserrat"/>
          <w:sz w:val="24"/>
        </w:rPr>
        <w:t xml:space="preserve"> she directed, wanting an explanation of the situation. Admiral Dane would already have the computer's report on their position and it was raising the same question for him that it was for her. How the hell had they slipped off course?</w:t>
      </w:r>
    </w:p>
    <w:p w14:paraId="1C772F36" w14:textId="5BF2589F" w:rsidR="00AD35EB" w:rsidRPr="00471595" w:rsidRDefault="00AD35EB" w:rsidP="00515B04">
      <w:pPr>
        <w:numPr>
          <w:ins w:id="1748" w:author="Unknown"/>
        </w:numPr>
        <w:rPr>
          <w:rFonts w:ascii="Montserrat" w:hAnsi="Montserrat"/>
          <w:sz w:val="24"/>
        </w:rPr>
      </w:pPr>
      <w:r w:rsidRPr="00471595">
        <w:rPr>
          <w:rFonts w:ascii="Montserrat" w:hAnsi="Montserrat"/>
          <w:sz w:val="24"/>
        </w:rPr>
        <w:tab/>
        <w:t xml:space="preserve">Morgan looked at her for a moment before responding, </w:t>
      </w:r>
      <w:r w:rsidR="000264CD" w:rsidRPr="00471595">
        <w:rPr>
          <w:rFonts w:ascii="Montserrat" w:hAnsi="Montserrat"/>
          <w:sz w:val="24"/>
        </w:rPr>
        <w:t>“</w:t>
      </w:r>
      <w:r w:rsidRPr="00471595">
        <w:rPr>
          <w:rFonts w:ascii="Montserrat" w:hAnsi="Montserrat"/>
          <w:sz w:val="24"/>
        </w:rPr>
        <w:t>Anomoly, Captain. We slipped into an interface current ; no way we could have avoided it on such a shallow an insertion plot.</w:t>
      </w:r>
      <w:r w:rsidR="000264CD" w:rsidRPr="00471595">
        <w:rPr>
          <w:rFonts w:ascii="Montserrat" w:hAnsi="Montserrat"/>
          <w:sz w:val="24"/>
        </w:rPr>
        <w:t>”</w:t>
      </w:r>
      <w:r w:rsidRPr="00471595">
        <w:rPr>
          <w:rFonts w:ascii="Montserrat" w:hAnsi="Montserrat"/>
          <w:sz w:val="24"/>
        </w:rPr>
        <w:t xml:space="preserve"> She gestured to the tactical display.</w:t>
      </w:r>
    </w:p>
    <w:p w14:paraId="235AEDFB" w14:textId="5D8B05CD" w:rsidR="00AD35EB" w:rsidRPr="00471595" w:rsidRDefault="00AD35EB" w:rsidP="00515B04">
      <w:pPr>
        <w:numPr>
          <w:ins w:id="174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An anomoly?</w:t>
      </w:r>
      <w:r w:rsidR="000264CD" w:rsidRPr="00471595">
        <w:rPr>
          <w:rFonts w:ascii="Montserrat" w:hAnsi="Montserrat"/>
          <w:sz w:val="24"/>
        </w:rPr>
        <w:t>”</w:t>
      </w:r>
      <w:r w:rsidRPr="00471595">
        <w:rPr>
          <w:rFonts w:ascii="Montserrat" w:hAnsi="Montserrat"/>
          <w:sz w:val="24"/>
        </w:rPr>
        <w:t xml:space="preserve"> Medea asked with sudden interest. </w:t>
      </w:r>
    </w:p>
    <w:p w14:paraId="726874F9" w14:textId="21D6DB2B" w:rsidR="00AD35EB" w:rsidRPr="00471595" w:rsidRDefault="00AD35EB" w:rsidP="00515B04">
      <w:pPr>
        <w:numPr>
          <w:ins w:id="175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A massive anomoly,</w:t>
      </w:r>
      <w:r w:rsidR="000264CD" w:rsidRPr="00471595">
        <w:rPr>
          <w:rFonts w:ascii="Montserrat" w:hAnsi="Montserrat"/>
          <w:sz w:val="24"/>
        </w:rPr>
        <w:t>”</w:t>
      </w:r>
      <w:r w:rsidRPr="00471595">
        <w:rPr>
          <w:rFonts w:ascii="Montserrat" w:hAnsi="Montserrat"/>
          <w:sz w:val="24"/>
        </w:rPr>
        <w:t xml:space="preserve"> the psi responded with a grin.</w:t>
      </w:r>
    </w:p>
    <w:p w14:paraId="2C5C568A" w14:textId="77777777" w:rsidR="00AD35EB" w:rsidRPr="00471595" w:rsidRDefault="00AD35EB" w:rsidP="00515B04">
      <w:pPr>
        <w:numPr>
          <w:ins w:id="1751" w:author="Unknown"/>
        </w:numPr>
        <w:rPr>
          <w:rFonts w:ascii="Montserrat" w:hAnsi="Montserrat"/>
          <w:sz w:val="24"/>
        </w:rPr>
      </w:pPr>
      <w:r w:rsidRPr="00471595">
        <w:rPr>
          <w:rFonts w:ascii="Montserrat" w:hAnsi="Montserrat"/>
          <w:sz w:val="24"/>
        </w:rPr>
        <w:tab/>
        <w:t>The Captain studied the figures for their actual course as compared their projected course. Their course depth had been chosen specifically to assist them in mapping the surface nodes of the translation net that gave the Ancients access to the universe at large. In a shallow dive, they still should have been well clear of stellar gravity curves. Reletivistically speaking, they had been outside the parameters of the Einsteinian Universe. Gravity was a tremendous force at the surface but even a one degree dive would clear them from the surface turbulance and undercurrents. She directed the Pathfinder to run the plot log through the computer, matching it against the incident logs of earlier mapping missions.</w:t>
      </w:r>
    </w:p>
    <w:p w14:paraId="6D70BD21" w14:textId="15709FB0" w:rsidR="00AD35EB" w:rsidRPr="00471595" w:rsidRDefault="00AD35EB" w:rsidP="00515B04">
      <w:pPr>
        <w:numPr>
          <w:ins w:id="1752" w:author="Unknown"/>
        </w:numPr>
        <w:rPr>
          <w:rFonts w:ascii="Montserrat" w:hAnsi="Montserrat"/>
          <w:sz w:val="24"/>
        </w:rPr>
      </w:pPr>
      <w:r w:rsidRPr="00471595">
        <w:rPr>
          <w:rFonts w:ascii="Montserrat" w:hAnsi="Montserrat"/>
          <w:sz w:val="24"/>
        </w:rPr>
        <w:tab/>
        <w:t xml:space="preserve">She was actually surprised, despite her hunch, when she saw the event corillaries. Wildmuir gave an impressed lift of an eyebrow at her captain's intuitive leap. The psi was not, however, surprised by the apparent conclusion the information suggested. Medea realized that for Morgan the answer was as obvious to her senses as the breadth and depth of the bridge was to her own. The Captain ignored the sudden stab or black envy of the other woman's gift and voiced her next thought, </w:t>
      </w:r>
      <w:r w:rsidR="000264CD" w:rsidRPr="00471595">
        <w:rPr>
          <w:rFonts w:ascii="Montserrat" w:hAnsi="Montserrat"/>
          <w:sz w:val="24"/>
        </w:rPr>
        <w:t>“</w:t>
      </w:r>
      <w:r w:rsidRPr="00471595">
        <w:rPr>
          <w:rFonts w:ascii="Montserrat" w:hAnsi="Montserrat"/>
          <w:sz w:val="24"/>
        </w:rPr>
        <w:t>Is it possible that the last mapping mission missed an entire node?</w:t>
      </w:r>
      <w:r w:rsidR="000264CD" w:rsidRPr="00471595">
        <w:rPr>
          <w:rFonts w:ascii="Montserrat" w:hAnsi="Montserrat"/>
          <w:sz w:val="24"/>
        </w:rPr>
        <w:t>”</w:t>
      </w:r>
      <w:r w:rsidRPr="00471595">
        <w:rPr>
          <w:rFonts w:ascii="Montserrat" w:hAnsi="Montserrat"/>
          <w:sz w:val="24"/>
        </w:rPr>
        <w:t xml:space="preserve"> It suggested the most obvious explanation for the course error. </w:t>
      </w:r>
    </w:p>
    <w:p w14:paraId="19148264" w14:textId="0608F77F" w:rsidR="00AD35EB" w:rsidRPr="00471595" w:rsidRDefault="00AD35EB" w:rsidP="00515B04">
      <w:pPr>
        <w:numPr>
          <w:ins w:id="1753"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Do you mean, did we hit a translation pulse?</w:t>
      </w:r>
      <w:r w:rsidR="000264CD" w:rsidRPr="00471595">
        <w:rPr>
          <w:rFonts w:ascii="Montserrat" w:hAnsi="Montserrat"/>
          <w:sz w:val="24"/>
        </w:rPr>
        <w:t>”</w:t>
      </w:r>
      <w:r w:rsidRPr="00471595">
        <w:rPr>
          <w:rFonts w:ascii="Montserrat" w:hAnsi="Montserrat"/>
          <w:sz w:val="24"/>
        </w:rPr>
        <w:t xml:space="preserve"> Her Pathfinder countered. Medea nodded. There was a risk about every node that a diving starship could be caught in the hyperspace pulse generated around a node during open translation. An unmapped node was particularly dangerous in that respect. </w:t>
      </w:r>
      <w:r w:rsidRPr="00471595">
        <w:rPr>
          <w:rFonts w:ascii="Montserrat" w:hAnsi="Montserrat"/>
          <w:sz w:val="24"/>
        </w:rPr>
        <w:tab/>
        <w:t>The couputer couldn't compensate for terrain hazzards it didn't know existed. That was the danger of mapping dives. Too many mapping ships had been lost to a pulse's untracable deviations in the interface. Deviations sparked by a more advanced being making its way across the buried face of the universe.</w:t>
      </w:r>
    </w:p>
    <w:p w14:paraId="42DB0348" w14:textId="29789035" w:rsidR="00AD35EB" w:rsidRPr="00471595" w:rsidRDefault="00AD35EB" w:rsidP="00515B04">
      <w:pPr>
        <w:numPr>
          <w:ins w:id="1754" w:author="Unknown"/>
        </w:numPr>
        <w:rPr>
          <w:rFonts w:ascii="Montserrat" w:hAnsi="Montserrat"/>
          <w:sz w:val="24"/>
        </w:rPr>
      </w:pPr>
      <w:r w:rsidRPr="00471595">
        <w:rPr>
          <w:rFonts w:ascii="Montserrat" w:hAnsi="Montserrat"/>
          <w:sz w:val="24"/>
        </w:rPr>
        <w:tab/>
        <w:t>However, the magnitude of the pulse was unprecedented. The psi had another suspicion</w:t>
      </w:r>
      <w:r w:rsidR="00295153" w:rsidRPr="00471595">
        <w:rPr>
          <w:rFonts w:ascii="Montserrat" w:hAnsi="Montserrat"/>
          <w:sz w:val="24"/>
        </w:rPr>
        <w:t xml:space="preserve"> but</w:t>
      </w:r>
      <w:r w:rsidRPr="00471595">
        <w:rPr>
          <w:rFonts w:ascii="Montserrat" w:hAnsi="Montserrat"/>
          <w:sz w:val="24"/>
        </w:rPr>
        <w:t xml:space="preserve"> no evidence to support it. Yet. Wildmuir's grin turned into an out and out smile. </w:t>
      </w:r>
      <w:r w:rsidR="000264CD" w:rsidRPr="00471595">
        <w:rPr>
          <w:rFonts w:ascii="Montserrat" w:hAnsi="Montserrat"/>
          <w:sz w:val="24"/>
        </w:rPr>
        <w:t>“</w:t>
      </w:r>
      <w:r w:rsidRPr="00471595">
        <w:rPr>
          <w:rFonts w:ascii="Montserrat" w:hAnsi="Montserrat"/>
          <w:sz w:val="24"/>
        </w:rPr>
        <w:t>Sir, according to the last survey of this quadrant, this,</w:t>
      </w:r>
      <w:r w:rsidR="000264CD" w:rsidRPr="00471595">
        <w:rPr>
          <w:rFonts w:ascii="Montserrat" w:hAnsi="Montserrat"/>
          <w:sz w:val="24"/>
        </w:rPr>
        <w:t>”</w:t>
      </w:r>
      <w:r w:rsidRPr="00471595">
        <w:rPr>
          <w:rFonts w:ascii="Montserrat" w:hAnsi="Montserrat"/>
          <w:sz w:val="24"/>
        </w:rPr>
        <w:t xml:space="preserve"> she indicated a mark in the system they had just entered, </w:t>
      </w:r>
      <w:r w:rsidR="000264CD" w:rsidRPr="00471595">
        <w:rPr>
          <w:rFonts w:ascii="Montserrat" w:hAnsi="Montserrat"/>
          <w:sz w:val="24"/>
        </w:rPr>
        <w:t>“</w:t>
      </w:r>
      <w:r w:rsidRPr="00471595">
        <w:rPr>
          <w:rFonts w:ascii="Montserrat" w:hAnsi="Montserrat"/>
          <w:sz w:val="24"/>
        </w:rPr>
        <w:t>was a minor nexus; which as you can see should be so redundant as to be totally masked by the system's gravitic shadow.</w:t>
      </w:r>
      <w:r w:rsidR="000264CD" w:rsidRPr="00471595">
        <w:rPr>
          <w:rFonts w:ascii="Montserrat" w:hAnsi="Montserrat"/>
          <w:sz w:val="24"/>
        </w:rPr>
        <w:t>”</w:t>
      </w:r>
    </w:p>
    <w:p w14:paraId="6719A989" w14:textId="65AE6710" w:rsidR="00AD35EB" w:rsidRPr="00471595" w:rsidRDefault="00AD35EB" w:rsidP="00515B04">
      <w:pPr>
        <w:numPr>
          <w:ins w:id="1755"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Should be,</w:t>
      </w:r>
      <w:r w:rsidR="000264CD" w:rsidRPr="00471595">
        <w:rPr>
          <w:rFonts w:ascii="Montserrat" w:hAnsi="Montserrat"/>
          <w:sz w:val="24"/>
        </w:rPr>
        <w:t>”</w:t>
      </w:r>
      <w:r w:rsidRPr="00471595">
        <w:rPr>
          <w:rFonts w:ascii="Montserrat" w:hAnsi="Montserrat"/>
          <w:sz w:val="24"/>
        </w:rPr>
        <w:t xml:space="preserve"> Medea repeated. She read the node classification and previous analysis in the associated field for the feature under Morgan's finger, </w:t>
      </w:r>
      <w:r w:rsidR="000264CD" w:rsidRPr="00471595">
        <w:rPr>
          <w:rFonts w:ascii="Montserrat" w:hAnsi="Montserrat"/>
          <w:sz w:val="24"/>
        </w:rPr>
        <w:t>“</w:t>
      </w:r>
      <w:r w:rsidRPr="00471595">
        <w:rPr>
          <w:rFonts w:ascii="Montserrat" w:hAnsi="Montserrat"/>
          <w:sz w:val="24"/>
        </w:rPr>
        <w:t>It's defined as unstable,</w:t>
      </w:r>
      <w:r w:rsidR="000264CD" w:rsidRPr="00471595">
        <w:rPr>
          <w:rFonts w:ascii="Montserrat" w:hAnsi="Montserrat"/>
          <w:sz w:val="24"/>
        </w:rPr>
        <w:t>”</w:t>
      </w:r>
      <w:r w:rsidRPr="00471595">
        <w:rPr>
          <w:rFonts w:ascii="Montserrat" w:hAnsi="Montserrat"/>
          <w:sz w:val="24"/>
        </w:rPr>
        <w:t xml:space="preserve"> she noted aloud, </w:t>
      </w:r>
      <w:r w:rsidR="000264CD" w:rsidRPr="00471595">
        <w:rPr>
          <w:rFonts w:ascii="Montserrat" w:hAnsi="Montserrat"/>
          <w:sz w:val="24"/>
        </w:rPr>
        <w:t>“</w:t>
      </w:r>
      <w:r w:rsidRPr="00471595">
        <w:rPr>
          <w:rFonts w:ascii="Montserrat" w:hAnsi="Montserrat"/>
          <w:sz w:val="24"/>
        </w:rPr>
        <w:t>Are you sure that this is what bent us off course?</w:t>
      </w:r>
      <w:r w:rsidR="000264CD" w:rsidRPr="00471595">
        <w:rPr>
          <w:rFonts w:ascii="Montserrat" w:hAnsi="Montserrat"/>
          <w:sz w:val="24"/>
        </w:rPr>
        <w:t>”</w:t>
      </w:r>
      <w:r w:rsidRPr="00471595">
        <w:rPr>
          <w:rFonts w:ascii="Montserrat" w:hAnsi="Montserrat"/>
          <w:sz w:val="24"/>
        </w:rPr>
        <w:t xml:space="preserve"> The Captain frowned. </w:t>
      </w:r>
      <w:r w:rsidR="000264CD" w:rsidRPr="00471595">
        <w:rPr>
          <w:rFonts w:ascii="Montserrat" w:hAnsi="Montserrat"/>
          <w:sz w:val="24"/>
        </w:rPr>
        <w:t>“</w:t>
      </w:r>
      <w:r w:rsidRPr="00471595">
        <w:rPr>
          <w:rFonts w:ascii="Montserrat" w:hAnsi="Montserrat"/>
          <w:sz w:val="24"/>
        </w:rPr>
        <w:t>Unstable</w:t>
      </w:r>
      <w:r w:rsidR="000264CD" w:rsidRPr="00471595">
        <w:rPr>
          <w:rFonts w:ascii="Montserrat" w:hAnsi="Montserrat"/>
          <w:sz w:val="24"/>
        </w:rPr>
        <w:t>”</w:t>
      </w:r>
      <w:r w:rsidRPr="00471595">
        <w:rPr>
          <w:rFonts w:ascii="Montserrat" w:hAnsi="Montserrat"/>
          <w:sz w:val="24"/>
        </w:rPr>
        <w:t xml:space="preserve"> was hardly what she would call a node that fluctuated from virtual non-existence to bodily diverting a fleet of ships on a tangenital course directly into its local system. However, she had also noted the unusual pulse magnitude and what it suggested frightened her. Not only it make the node potentially useless to their secondary mission objective, it represented a navigational hazzard that could ultimately thwart their primary objective of finding a node capable of delivering the colony ships beyond the influence of their local Ancient Overlords.</w:t>
      </w:r>
    </w:p>
    <w:p w14:paraId="5E89D871" w14:textId="3D210FD6" w:rsidR="00AD35EB" w:rsidRPr="00471595" w:rsidRDefault="00AD35EB" w:rsidP="00515B04">
      <w:pPr>
        <w:numPr>
          <w:ins w:id="1756" w:author="Unknown"/>
        </w:numPr>
        <w:rPr>
          <w:rFonts w:ascii="Montserrat" w:hAnsi="Montserrat"/>
          <w:sz w:val="24"/>
        </w:rPr>
      </w:pPr>
      <w:r w:rsidRPr="00471595">
        <w:rPr>
          <w:rFonts w:ascii="Montserrat" w:hAnsi="Montserrat"/>
          <w:sz w:val="24"/>
        </w:rPr>
        <w:tab/>
        <w:t xml:space="preserve">Morgan sat back and keyed in the course projection they would have followed if she hadn't forced them to abort. The vector twisted along the invisible incline and terminated right on the mark. </w:t>
      </w:r>
      <w:r w:rsidR="000264CD" w:rsidRPr="00471595">
        <w:rPr>
          <w:rFonts w:ascii="Montserrat" w:hAnsi="Montserrat"/>
          <w:sz w:val="24"/>
        </w:rPr>
        <w:t>“</w:t>
      </w:r>
      <w:r w:rsidRPr="00471595">
        <w:rPr>
          <w:rFonts w:ascii="Montserrat" w:hAnsi="Montserrat"/>
          <w:sz w:val="24"/>
        </w:rPr>
        <w:t>Bent is too subtle a word, the damn thing nearly swallowed us whole,</w:t>
      </w:r>
      <w:r w:rsidR="000264CD" w:rsidRPr="00471595">
        <w:rPr>
          <w:rFonts w:ascii="Montserrat" w:hAnsi="Montserrat"/>
          <w:sz w:val="24"/>
        </w:rPr>
        <w:t>”</w:t>
      </w:r>
      <w:r w:rsidRPr="00471595">
        <w:rPr>
          <w:rFonts w:ascii="Montserrat" w:hAnsi="Montserrat"/>
          <w:sz w:val="24"/>
        </w:rPr>
        <w:t xml:space="preserve"> Morgan replied. Medea was stunned. Morgan keyed the comlink to the Admiral's Bridge, </w:t>
      </w:r>
      <w:r w:rsidR="000264CD" w:rsidRPr="00471595">
        <w:rPr>
          <w:rFonts w:ascii="Montserrat" w:hAnsi="Montserrat"/>
          <w:sz w:val="24"/>
        </w:rPr>
        <w:t>“</w:t>
      </w:r>
      <w:r w:rsidRPr="00471595">
        <w:rPr>
          <w:rFonts w:ascii="Montserrat" w:hAnsi="Montserrat"/>
          <w:sz w:val="24"/>
        </w:rPr>
        <w:t>Admiral, I have identified the anomoly. If you check the plot I'm forewarding to you, you will find that low priority node Lambda Epsilon 797 has stabilized and established a profound presence.</w:t>
      </w:r>
      <w:r w:rsidR="000264CD" w:rsidRPr="00471595">
        <w:rPr>
          <w:rFonts w:ascii="Montserrat" w:hAnsi="Montserrat"/>
          <w:sz w:val="24"/>
        </w:rPr>
        <w:t>”</w:t>
      </w:r>
    </w:p>
    <w:p w14:paraId="69414190" w14:textId="338FB46B" w:rsidR="00AD35EB" w:rsidRPr="00471595" w:rsidRDefault="00AD35EB" w:rsidP="00515B04">
      <w:pPr>
        <w:numPr>
          <w:ins w:id="1757" w:author="Unknown"/>
        </w:numPr>
        <w:rPr>
          <w:rFonts w:ascii="Montserrat" w:hAnsi="Montserrat"/>
          <w:sz w:val="24"/>
        </w:rPr>
      </w:pPr>
      <w:r w:rsidRPr="00471595">
        <w:rPr>
          <w:rFonts w:ascii="Montserrat" w:hAnsi="Montserrat"/>
          <w:sz w:val="24"/>
        </w:rPr>
        <w:tab/>
        <w:t xml:space="preserve">Medea, looked at her sharply, </w:t>
      </w:r>
      <w:r w:rsidR="000264CD" w:rsidRPr="00471595">
        <w:rPr>
          <w:rFonts w:ascii="Montserrat" w:hAnsi="Montserrat"/>
          <w:sz w:val="24"/>
        </w:rPr>
        <w:t>“</w:t>
      </w:r>
      <w:r w:rsidRPr="00471595">
        <w:rPr>
          <w:rFonts w:ascii="Montserrat" w:hAnsi="Montserrat"/>
          <w:sz w:val="24"/>
        </w:rPr>
        <w:t>How can you be so sure it's stable?</w:t>
      </w:r>
      <w:r w:rsidR="000264CD" w:rsidRPr="00471595">
        <w:rPr>
          <w:rFonts w:ascii="Montserrat" w:hAnsi="Montserrat"/>
          <w:sz w:val="24"/>
        </w:rPr>
        <w:t>”</w:t>
      </w:r>
    </w:p>
    <w:p w14:paraId="077D1B57" w14:textId="15A842A2" w:rsidR="00AD35EB" w:rsidRPr="00471595" w:rsidRDefault="00AD35EB" w:rsidP="00515B04">
      <w:pPr>
        <w:numPr>
          <w:ins w:id="1758" w:author="Unknown"/>
        </w:numPr>
        <w:rPr>
          <w:rFonts w:ascii="Montserrat" w:hAnsi="Montserrat"/>
          <w:sz w:val="24"/>
        </w:rPr>
      </w:pPr>
      <w:r w:rsidRPr="00471595">
        <w:rPr>
          <w:rFonts w:ascii="Montserrat" w:hAnsi="Montserrat"/>
          <w:sz w:val="24"/>
        </w:rPr>
        <w:tab/>
        <w:t xml:space="preserve">Morgan grimmaced and said quite frankly, </w:t>
      </w:r>
      <w:r w:rsidR="000264CD" w:rsidRPr="00471595">
        <w:rPr>
          <w:rFonts w:ascii="Montserrat" w:hAnsi="Montserrat"/>
          <w:sz w:val="24"/>
        </w:rPr>
        <w:t>“</w:t>
      </w:r>
      <w:r w:rsidRPr="00471595">
        <w:rPr>
          <w:rFonts w:ascii="Montserrat" w:hAnsi="Montserrat"/>
          <w:sz w:val="24"/>
        </w:rPr>
        <w:t>If it wasn't, I would have gone into epileptic fits in my cabin the moment we entered its influence</w:t>
      </w:r>
      <w:r w:rsidR="00295153" w:rsidRPr="00471595">
        <w:rPr>
          <w:rFonts w:ascii="Montserrat" w:hAnsi="Montserrat"/>
          <w:sz w:val="24"/>
        </w:rPr>
        <w:t xml:space="preserve"> and</w:t>
      </w:r>
      <w:r w:rsidRPr="00471595">
        <w:rPr>
          <w:rFonts w:ascii="Montserrat" w:hAnsi="Montserrat"/>
          <w:sz w:val="24"/>
        </w:rPr>
        <w:t xml:space="preserve"> we'd all be on our way to hell, sir.</w:t>
      </w:r>
      <w:r w:rsidR="000264CD" w:rsidRPr="00471595">
        <w:rPr>
          <w:rFonts w:ascii="Montserrat" w:hAnsi="Montserrat"/>
          <w:sz w:val="24"/>
        </w:rPr>
        <w:t>”</w:t>
      </w:r>
      <w:r w:rsidRPr="00471595">
        <w:rPr>
          <w:rFonts w:ascii="Montserrat" w:hAnsi="Montserrat"/>
          <w:sz w:val="24"/>
        </w:rPr>
        <w:t xml:space="preserve"> Neither woman realized that the com line was still open to the Admiral's Bridge.</w:t>
      </w:r>
    </w:p>
    <w:p w14:paraId="658E8CE7" w14:textId="04ED93C8" w:rsidR="00AD35EB" w:rsidRPr="00471595" w:rsidRDefault="00AD35EB" w:rsidP="00515B04">
      <w:pPr>
        <w:numPr>
          <w:ins w:id="175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Ms. Wildmuir.</w:t>
      </w:r>
      <w:r w:rsidR="000264CD" w:rsidRPr="00471595">
        <w:rPr>
          <w:rFonts w:ascii="Montserrat" w:hAnsi="Montserrat"/>
          <w:sz w:val="24"/>
        </w:rPr>
        <w:t>”</w:t>
      </w:r>
      <w:r w:rsidRPr="00471595">
        <w:rPr>
          <w:rFonts w:ascii="Montserrat" w:hAnsi="Montserrat"/>
          <w:sz w:val="24"/>
        </w:rPr>
        <w:t xml:space="preserve"> The Admiral responded dryly, </w:t>
      </w:r>
      <w:r w:rsidR="000264CD" w:rsidRPr="00471595">
        <w:rPr>
          <w:rFonts w:ascii="Montserrat" w:hAnsi="Montserrat"/>
          <w:sz w:val="24"/>
        </w:rPr>
        <w:t>“</w:t>
      </w:r>
      <w:r w:rsidRPr="00471595">
        <w:rPr>
          <w:rFonts w:ascii="Montserrat" w:hAnsi="Montserrat"/>
          <w:sz w:val="24"/>
        </w:rPr>
        <w:t>you have a gift for understatement. Captain, I'm directing the fleet to take up station throughout the system, I want the Exultant on point over the Lambda Epsilon 797 anchorage so we need Ms. Wildmuir off her ass and on the prowl.</w:t>
      </w:r>
      <w:r w:rsidR="000264CD" w:rsidRPr="00471595">
        <w:rPr>
          <w:rFonts w:ascii="Montserrat" w:hAnsi="Montserrat"/>
          <w:sz w:val="24"/>
        </w:rPr>
        <w:t>”</w:t>
      </w:r>
      <w:r w:rsidRPr="00471595">
        <w:rPr>
          <w:rFonts w:ascii="Montserrat" w:hAnsi="Montserrat"/>
          <w:sz w:val="24"/>
        </w:rPr>
        <w:t xml:space="preserve"> It was possible that the change in the node's status might also mean a shift in its focal matrix. By design, the entry point would be on or within a planetary mass the record dubbed as </w:t>
      </w:r>
      <w:r w:rsidR="000264CD" w:rsidRPr="00471595">
        <w:rPr>
          <w:rFonts w:ascii="Montserrat" w:hAnsi="Montserrat"/>
          <w:sz w:val="24"/>
        </w:rPr>
        <w:t>“</w:t>
      </w:r>
      <w:r w:rsidRPr="00471595">
        <w:rPr>
          <w:rFonts w:ascii="Montserrat" w:hAnsi="Montserrat"/>
          <w:sz w:val="24"/>
        </w:rPr>
        <w:t>Cinder</w:t>
      </w:r>
      <w:r w:rsidR="000264CD" w:rsidRPr="00471595">
        <w:rPr>
          <w:rFonts w:ascii="Montserrat" w:hAnsi="Montserrat"/>
          <w:sz w:val="24"/>
        </w:rPr>
        <w:t>”</w:t>
      </w:r>
      <w:r w:rsidRPr="00471595">
        <w:rPr>
          <w:rFonts w:ascii="Montserrat" w:hAnsi="Montserrat"/>
          <w:sz w:val="24"/>
        </w:rPr>
        <w:t xml:space="preserve"> by the first expedition to map this quadrant. Morgan would preceed the fleet's flagship and verify with her unique senses the precise location of the terminus. </w:t>
      </w:r>
      <w:r w:rsidR="000264CD" w:rsidRPr="00471595">
        <w:rPr>
          <w:rFonts w:ascii="Montserrat" w:hAnsi="Montserrat"/>
          <w:sz w:val="24"/>
        </w:rPr>
        <w:t>“</w:t>
      </w:r>
      <w:r w:rsidRPr="00471595">
        <w:rPr>
          <w:rFonts w:ascii="Montserrat" w:hAnsi="Montserrat"/>
          <w:sz w:val="24"/>
        </w:rPr>
        <w:t>Pathfinder, a marine recon division will be following in your wake to secure the site as soon as you've identified it. Let's move people.</w:t>
      </w:r>
      <w:r w:rsidR="000264CD" w:rsidRPr="00471595">
        <w:rPr>
          <w:rFonts w:ascii="Montserrat" w:hAnsi="Montserrat"/>
          <w:sz w:val="24"/>
        </w:rPr>
        <w:t>”</w:t>
      </w:r>
    </w:p>
    <w:p w14:paraId="28C071E1" w14:textId="03B58121" w:rsidR="00AD35EB" w:rsidRPr="00471595" w:rsidRDefault="00AD35EB" w:rsidP="00515B04">
      <w:pPr>
        <w:numPr>
          <w:ins w:id="176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Aye-aye,</w:t>
      </w:r>
      <w:r w:rsidR="000264CD" w:rsidRPr="00471595">
        <w:rPr>
          <w:rFonts w:ascii="Montserrat" w:hAnsi="Montserrat"/>
          <w:sz w:val="24"/>
        </w:rPr>
        <w:t>”</w:t>
      </w:r>
      <w:r w:rsidRPr="00471595">
        <w:rPr>
          <w:rFonts w:ascii="Montserrat" w:hAnsi="Montserrat"/>
          <w:sz w:val="24"/>
        </w:rPr>
        <w:t xml:space="preserve"> the two women snapped in unison. </w:t>
      </w:r>
    </w:p>
    <w:p w14:paraId="79DD9728" w14:textId="0EEB9B68" w:rsidR="00AD35EB" w:rsidRPr="00471595" w:rsidRDefault="00AD35EB" w:rsidP="00515B04">
      <w:pPr>
        <w:numPr>
          <w:ins w:id="1761" w:author="Unknown"/>
        </w:numPr>
        <w:rPr>
          <w:rFonts w:ascii="Montserrat" w:hAnsi="Montserrat"/>
          <w:sz w:val="24"/>
        </w:rPr>
      </w:pPr>
      <w:r w:rsidRPr="00471595">
        <w:rPr>
          <w:rFonts w:ascii="Montserrat" w:hAnsi="Montserrat"/>
          <w:sz w:val="24"/>
        </w:rPr>
        <w:tab/>
        <w:t xml:space="preserve">Morgan virtually ran off the bridge to prepare for EVA, as the Exec turned to catch his captain's eye. She saw the need in his look and dismissed him, </w:t>
      </w:r>
      <w:r w:rsidR="000264CD" w:rsidRPr="00471595">
        <w:rPr>
          <w:rFonts w:ascii="Montserrat" w:hAnsi="Montserrat"/>
          <w:sz w:val="24"/>
        </w:rPr>
        <w:t>“</w:t>
      </w:r>
      <w:r w:rsidRPr="00471595">
        <w:rPr>
          <w:rFonts w:ascii="Montserrat" w:hAnsi="Montserrat"/>
          <w:sz w:val="24"/>
        </w:rPr>
        <w:t>Go, Mr. Howe. But get back here as fast as you can and don't deley Ms. Wildmuir any longer that absolutely necessary.</w:t>
      </w:r>
      <w:r w:rsidR="000264CD" w:rsidRPr="00471595">
        <w:rPr>
          <w:rFonts w:ascii="Montserrat" w:hAnsi="Montserrat"/>
          <w:sz w:val="24"/>
        </w:rPr>
        <w:t>”</w:t>
      </w:r>
      <w:r w:rsidRPr="00471595">
        <w:rPr>
          <w:rFonts w:ascii="Montserrat" w:hAnsi="Montserrat"/>
          <w:sz w:val="24"/>
        </w:rPr>
        <w:t xml:space="preserve"> The Commander was off the bridge in a second. While the rest of the bridge crew pretended not to have noticed the Exec's hasty exit Medea listened for the hiss of the portal shutting behind him. There was a black side to this emergency that needed immediate attention. Gritting her teeth, she reopened her link to the flag bridge, </w:t>
      </w:r>
      <w:r w:rsidR="000264CD" w:rsidRPr="00471595">
        <w:rPr>
          <w:rFonts w:ascii="Montserrat" w:hAnsi="Montserrat"/>
          <w:sz w:val="24"/>
        </w:rPr>
        <w:t>“</w:t>
      </w:r>
      <w:r w:rsidRPr="00471595">
        <w:rPr>
          <w:rFonts w:ascii="Montserrat" w:hAnsi="Montserrat"/>
          <w:sz w:val="24"/>
        </w:rPr>
        <w:t>Admiral Dane, I have to inform you that protocol Theta Nine was activated during the emergency. I have suborned the log for your review and I want it on the record the I endorse Ms. Wildmuir's decision to violate the Abuse of Power Prohibitions to protect the fleet.</w:t>
      </w:r>
      <w:r w:rsidR="000264CD" w:rsidRPr="00471595">
        <w:rPr>
          <w:rFonts w:ascii="Montserrat" w:hAnsi="Montserrat"/>
          <w:sz w:val="24"/>
        </w:rPr>
        <w:t>”</w:t>
      </w:r>
    </w:p>
    <w:p w14:paraId="44FCD23E" w14:textId="1020C9CC" w:rsidR="00AD35EB" w:rsidRPr="00471595" w:rsidRDefault="00AD35EB" w:rsidP="00515B04">
      <w:pPr>
        <w:numPr>
          <w:ins w:id="1762" w:author="Unknown"/>
        </w:numPr>
        <w:rPr>
          <w:rFonts w:ascii="Montserrat" w:hAnsi="Montserrat"/>
          <w:sz w:val="24"/>
        </w:rPr>
      </w:pPr>
      <w:r w:rsidRPr="00471595">
        <w:rPr>
          <w:rFonts w:ascii="Montserrat" w:hAnsi="Montserrat"/>
          <w:sz w:val="24"/>
        </w:rPr>
        <w:tab/>
        <w:t xml:space="preserve">There was a slight pause, then the admiral asked, </w:t>
      </w:r>
      <w:r w:rsidR="000264CD" w:rsidRPr="00471595">
        <w:rPr>
          <w:rFonts w:ascii="Montserrat" w:hAnsi="Montserrat"/>
          <w:sz w:val="24"/>
        </w:rPr>
        <w:t>“</w:t>
      </w:r>
      <w:r w:rsidRPr="00471595">
        <w:rPr>
          <w:rFonts w:ascii="Montserrat" w:hAnsi="Montserrat"/>
          <w:sz w:val="24"/>
        </w:rPr>
        <w:t>Who was triggered?</w:t>
      </w:r>
      <w:r w:rsidR="000264CD" w:rsidRPr="00471595">
        <w:rPr>
          <w:rFonts w:ascii="Montserrat" w:hAnsi="Montserrat"/>
          <w:sz w:val="24"/>
        </w:rPr>
        <w:t>”</w:t>
      </w:r>
    </w:p>
    <w:p w14:paraId="321A5FFA" w14:textId="4D3E5C7E" w:rsidR="00AD35EB" w:rsidRPr="00471595" w:rsidRDefault="00AD35EB" w:rsidP="00515B04">
      <w:pPr>
        <w:numPr>
          <w:ins w:id="1763" w:author="Unknown"/>
        </w:numPr>
        <w:rPr>
          <w:rFonts w:ascii="Montserrat" w:hAnsi="Montserrat"/>
          <w:sz w:val="24"/>
        </w:rPr>
      </w:pPr>
      <w:r w:rsidRPr="00471595">
        <w:rPr>
          <w:rFonts w:ascii="Montserrat" w:hAnsi="Montserrat"/>
          <w:sz w:val="24"/>
        </w:rPr>
        <w:tab/>
        <w:t xml:space="preserve">Medea looked down at her hands. Dane knew about the failsafes better than anyone. He was alive today thanks to the Emergency Execution Directive. No one had ever failed the trigger response to date, so the fact that Morgan had lived to save them presented the whole failsafe program with a dangerous problem. She took a deep breath and answered, </w:t>
      </w:r>
      <w:r w:rsidR="000264CD" w:rsidRPr="00471595">
        <w:rPr>
          <w:rFonts w:ascii="Montserrat" w:hAnsi="Montserrat"/>
          <w:sz w:val="24"/>
        </w:rPr>
        <w:t>“</w:t>
      </w:r>
      <w:r w:rsidRPr="00471595">
        <w:rPr>
          <w:rFonts w:ascii="Montserrat" w:hAnsi="Montserrat"/>
          <w:sz w:val="24"/>
        </w:rPr>
        <w:t>Mr. Howe responded to the EED conditioning with negative effect, sir.</w:t>
      </w:r>
      <w:r w:rsidR="000264CD" w:rsidRPr="00471595">
        <w:rPr>
          <w:rFonts w:ascii="Montserrat" w:hAnsi="Montserrat"/>
          <w:sz w:val="24"/>
        </w:rPr>
        <w:t>”</w:t>
      </w:r>
      <w:r w:rsidRPr="00471595">
        <w:rPr>
          <w:rFonts w:ascii="Montserrat" w:hAnsi="Montserrat"/>
          <w:sz w:val="24"/>
        </w:rPr>
        <w:t xml:space="preserve"> In truth, he had performed too well. He had simply encountered a hole in the failsafe's effectiveness. Literally.</w:t>
      </w:r>
    </w:p>
    <w:p w14:paraId="38E0D04A" w14:textId="600BFC82" w:rsidR="00AD35EB" w:rsidRPr="00471595" w:rsidRDefault="00AD35EB" w:rsidP="00515B04">
      <w:pPr>
        <w:numPr>
          <w:ins w:id="176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I'm sending you Commander Alles to relieve Commander Howe, Daron. I want to see him and the visual log in my ready room, now,</w:t>
      </w:r>
      <w:r w:rsidR="000264CD" w:rsidRPr="00471595">
        <w:rPr>
          <w:rFonts w:ascii="Montserrat" w:hAnsi="Montserrat"/>
          <w:sz w:val="24"/>
        </w:rPr>
        <w:t>”</w:t>
      </w:r>
      <w:r w:rsidRPr="00471595">
        <w:rPr>
          <w:rFonts w:ascii="Montserrat" w:hAnsi="Montserrat"/>
          <w:sz w:val="24"/>
        </w:rPr>
        <w:t xml:space="preserve"> Dane ordered. Madea swollowed hard. Before she could explain Howe's absence, Dane added, </w:t>
      </w:r>
      <w:r w:rsidR="000264CD" w:rsidRPr="00471595">
        <w:rPr>
          <w:rFonts w:ascii="Montserrat" w:hAnsi="Montserrat"/>
          <w:sz w:val="24"/>
        </w:rPr>
        <w:t>“</w:t>
      </w:r>
      <w:r w:rsidRPr="00471595">
        <w:rPr>
          <w:rFonts w:ascii="Montserrat" w:hAnsi="Montserrat"/>
          <w:sz w:val="24"/>
        </w:rPr>
        <w:t>Just so you know, I accept your endorsement</w:t>
      </w:r>
      <w:r w:rsidR="00295153" w:rsidRPr="00471595">
        <w:rPr>
          <w:rFonts w:ascii="Montserrat" w:hAnsi="Montserrat"/>
          <w:sz w:val="24"/>
        </w:rPr>
        <w:t xml:space="preserve"> and</w:t>
      </w:r>
      <w:r w:rsidRPr="00471595">
        <w:rPr>
          <w:rFonts w:ascii="Montserrat" w:hAnsi="Montserrat"/>
          <w:sz w:val="24"/>
        </w:rPr>
        <w:t xml:space="preserve"> I am adding my own on Ms. Wildmuir's behalf. I'll do what I can to clear Howe of fault for the, fortunate, failure of the failsafe.</w:t>
      </w:r>
      <w:r w:rsidR="000264CD" w:rsidRPr="00471595">
        <w:rPr>
          <w:rFonts w:ascii="Montserrat" w:hAnsi="Montserrat"/>
          <w:sz w:val="24"/>
        </w:rPr>
        <w:t>”</w:t>
      </w:r>
    </w:p>
    <w:p w14:paraId="23A371E3" w14:textId="48E2439F" w:rsidR="00AD35EB" w:rsidRPr="00471595" w:rsidRDefault="00AD35EB" w:rsidP="00515B04">
      <w:pPr>
        <w:numPr>
          <w:ins w:id="1765" w:author="Unknown"/>
        </w:numPr>
        <w:rPr>
          <w:rFonts w:ascii="Montserrat" w:hAnsi="Montserrat"/>
          <w:sz w:val="24"/>
        </w:rPr>
      </w:pPr>
      <w:r w:rsidRPr="00471595">
        <w:rPr>
          <w:rFonts w:ascii="Montserrat" w:hAnsi="Montserrat"/>
          <w:sz w:val="24"/>
        </w:rPr>
        <w:tab/>
        <w:t xml:space="preserve">Medea held her relief, considering what she was forced to admit, </w:t>
      </w:r>
      <w:r w:rsidR="000264CD" w:rsidRPr="00471595">
        <w:rPr>
          <w:rFonts w:ascii="Montserrat" w:hAnsi="Montserrat"/>
          <w:sz w:val="24"/>
        </w:rPr>
        <w:t>“</w:t>
      </w:r>
      <w:r w:rsidRPr="00471595">
        <w:rPr>
          <w:rFonts w:ascii="Montserrat" w:hAnsi="Montserrat"/>
          <w:sz w:val="24"/>
        </w:rPr>
        <w:t>Admiral, I regret I cannot send my Exec directly to you,</w:t>
      </w:r>
      <w:r w:rsidR="000264CD" w:rsidRPr="00471595">
        <w:rPr>
          <w:rFonts w:ascii="Montserrat" w:hAnsi="Montserrat"/>
          <w:sz w:val="24"/>
        </w:rPr>
        <w:t>”</w:t>
      </w:r>
      <w:r w:rsidRPr="00471595">
        <w:rPr>
          <w:rFonts w:ascii="Montserrat" w:hAnsi="Montserrat"/>
          <w:sz w:val="24"/>
        </w:rPr>
        <w:t xml:space="preserve"> she held up her hand to forstall his response and finished, </w:t>
      </w:r>
      <w:r w:rsidR="000264CD" w:rsidRPr="00471595">
        <w:rPr>
          <w:rFonts w:ascii="Montserrat" w:hAnsi="Montserrat"/>
          <w:sz w:val="24"/>
        </w:rPr>
        <w:t>“</w:t>
      </w:r>
      <w:r w:rsidRPr="00471595">
        <w:rPr>
          <w:rFonts w:ascii="Montserrat" w:hAnsi="Montserrat"/>
          <w:sz w:val="24"/>
        </w:rPr>
        <w:t>I dismissed him at his request. He has something to work out with Ms. Wildmuir in private. I'll see to it that he proceeds directly to you from their present location, sir.</w:t>
      </w:r>
      <w:r w:rsidR="000264CD" w:rsidRPr="00471595">
        <w:rPr>
          <w:rFonts w:ascii="Montserrat" w:hAnsi="Montserrat"/>
          <w:sz w:val="24"/>
        </w:rPr>
        <w:t>”</w:t>
      </w:r>
    </w:p>
    <w:p w14:paraId="5054E47C" w14:textId="11A05811" w:rsidR="00AD35EB" w:rsidRPr="00471595" w:rsidRDefault="00AD35EB" w:rsidP="00515B04">
      <w:pPr>
        <w:numPr>
          <w:ins w:id="1766" w:author="Unknown"/>
        </w:numPr>
        <w:rPr>
          <w:rFonts w:ascii="Montserrat" w:hAnsi="Montserrat"/>
          <w:sz w:val="24"/>
        </w:rPr>
      </w:pPr>
      <w:r w:rsidRPr="00471595">
        <w:rPr>
          <w:rFonts w:ascii="Montserrat" w:hAnsi="Montserrat"/>
          <w:sz w:val="24"/>
        </w:rPr>
        <w:tab/>
        <w:t>The Admiral studied her face very carefully. It was possible that a trigger who had failed to fulfill the EED compulsion would be incined to further action</w:t>
      </w:r>
      <w:r w:rsidR="00295153" w:rsidRPr="00471595">
        <w:rPr>
          <w:rFonts w:ascii="Montserrat" w:hAnsi="Montserrat"/>
          <w:sz w:val="24"/>
        </w:rPr>
        <w:t xml:space="preserve"> but</w:t>
      </w:r>
      <w:r w:rsidRPr="00471595">
        <w:rPr>
          <w:rFonts w:ascii="Montserrat" w:hAnsi="Montserrat"/>
          <w:sz w:val="24"/>
        </w:rPr>
        <w:t xml:space="preserve"> he trusted her assessment of her subordinates. She would not have approved her Exec's request if she had any doubts about either of her crewmen's safety. Finally he nodded, </w:t>
      </w:r>
      <w:r w:rsidR="000264CD" w:rsidRPr="00471595">
        <w:rPr>
          <w:rFonts w:ascii="Montserrat" w:hAnsi="Montserrat"/>
          <w:sz w:val="24"/>
        </w:rPr>
        <w:t>“</w:t>
      </w:r>
      <w:r w:rsidRPr="00471595">
        <w:rPr>
          <w:rFonts w:ascii="Montserrat" w:hAnsi="Montserrat"/>
          <w:sz w:val="24"/>
        </w:rPr>
        <w:t>Very well, Captain. As soon as he is able, have Mr. Howe report to me.</w:t>
      </w:r>
      <w:r w:rsidR="000264CD" w:rsidRPr="00471595">
        <w:rPr>
          <w:rFonts w:ascii="Montserrat" w:hAnsi="Montserrat"/>
          <w:sz w:val="24"/>
        </w:rPr>
        <w:t>”</w:t>
      </w:r>
      <w:r w:rsidRPr="00471595">
        <w:rPr>
          <w:rFonts w:ascii="Montserrat" w:hAnsi="Montserrat"/>
          <w:sz w:val="24"/>
        </w:rPr>
        <w:t xml:space="preserve"> Madea acknowledged and cut the link. This far from home, Admiral Dane would have the final word on this incident</w:t>
      </w:r>
      <w:r w:rsidR="00295153" w:rsidRPr="00471595">
        <w:rPr>
          <w:rFonts w:ascii="Montserrat" w:hAnsi="Montserrat"/>
          <w:sz w:val="24"/>
        </w:rPr>
        <w:t xml:space="preserve"> but</w:t>
      </w:r>
      <w:r w:rsidRPr="00471595">
        <w:rPr>
          <w:rFonts w:ascii="Montserrat" w:hAnsi="Montserrat"/>
          <w:sz w:val="24"/>
        </w:rPr>
        <w:t xml:space="preserve"> the reppurcussions would eventually carry all the way back to Earth. Both Howe and Wildmuir could be seriously hurt by this event at that point—when Naval Intelligence had to officially address it.</w:t>
      </w:r>
    </w:p>
    <w:p w14:paraId="63CE4CC6" w14:textId="77777777" w:rsidR="00AD35EB" w:rsidRPr="00471595" w:rsidRDefault="00AD35EB" w:rsidP="00515B04">
      <w:pPr>
        <w:numPr>
          <w:ins w:id="1767" w:author="Unknown"/>
        </w:numPr>
        <w:rPr>
          <w:rFonts w:ascii="Montserrat" w:hAnsi="Montserrat"/>
          <w:sz w:val="24"/>
        </w:rPr>
      </w:pPr>
      <w:r w:rsidRPr="00471595">
        <w:rPr>
          <w:rFonts w:ascii="Montserrat" w:hAnsi="Montserrat"/>
          <w:sz w:val="24"/>
        </w:rPr>
        <w:tab/>
        <w:t xml:space="preserve">In spite of herself, though, she couldn't dwell on it. The fluke that could have augered in the whole fleet eclipsed that concern in her mind. This expidition had two vital objectives, one of which had been expected to accomplish no more than confirm what already was known about translation nodes. Habitable and formerly habitable planets throughout the Orion arm had been found to be linked to a network of corridors in hyperdimensional space that presumably spanned intergalactic distances. The Captain reflected on what this anomoly could mean to thier mission. A remote, unguarded nexus could give humanity a foothold beyond the confrontation that mankind had discovered in progress around them upon reaching the stars. The same thought was broadcasting itself through her bridge crew. She hardly needed to give them orders. </w:t>
      </w:r>
    </w:p>
    <w:p w14:paraId="7C643F10" w14:textId="5D5477C1" w:rsidR="00AD35EB" w:rsidRPr="00471595" w:rsidRDefault="00AD35EB" w:rsidP="00515B04">
      <w:pPr>
        <w:numPr>
          <w:ins w:id="1768" w:author="Unknown"/>
        </w:numPr>
        <w:rPr>
          <w:rFonts w:ascii="Montserrat" w:hAnsi="Montserrat"/>
          <w:sz w:val="24"/>
        </w:rPr>
      </w:pPr>
      <w:r w:rsidRPr="00471595">
        <w:rPr>
          <w:rFonts w:ascii="Montserrat" w:hAnsi="Montserrat"/>
          <w:sz w:val="24"/>
        </w:rPr>
        <w:tab/>
        <w:t>Exultant began to move towards the now invisible Cinder</w:t>
      </w:r>
      <w:r w:rsidR="00295153" w:rsidRPr="00471595">
        <w:rPr>
          <w:rFonts w:ascii="Montserrat" w:hAnsi="Montserrat"/>
          <w:sz w:val="24"/>
        </w:rPr>
        <w:t xml:space="preserve"> and</w:t>
      </w:r>
      <w:r w:rsidRPr="00471595">
        <w:rPr>
          <w:rFonts w:ascii="Montserrat" w:hAnsi="Montserrat"/>
          <w:sz w:val="24"/>
        </w:rPr>
        <w:t xml:space="preserve"> Medea allowed her mind to roam through the still mystifying thoughts of nodes and what they represented.</w:t>
      </w:r>
      <w:r w:rsidRPr="00471595">
        <w:rPr>
          <w:rFonts w:ascii="Montserrat" w:hAnsi="Montserrat"/>
          <w:sz w:val="24"/>
        </w:rPr>
        <w:tab/>
      </w:r>
    </w:p>
    <w:p w14:paraId="2CD441AC" w14:textId="1A916DC1" w:rsidR="00AD35EB" w:rsidRPr="00471595" w:rsidRDefault="00AD35EB" w:rsidP="00515B04">
      <w:pPr>
        <w:numPr>
          <w:ins w:id="1769" w:author="Unknown"/>
        </w:numPr>
        <w:rPr>
          <w:rFonts w:ascii="Montserrat" w:hAnsi="Montserrat"/>
          <w:sz w:val="24"/>
        </w:rPr>
      </w:pPr>
      <w:r w:rsidRPr="00471595">
        <w:rPr>
          <w:rFonts w:ascii="Montserrat" w:hAnsi="Montserrat"/>
          <w:sz w:val="24"/>
        </w:rPr>
        <w:tab/>
        <w:t>The first of the known</w:t>
      </w:r>
      <w:r w:rsidR="00295153" w:rsidRPr="00471595">
        <w:rPr>
          <w:rFonts w:ascii="Montserrat" w:hAnsi="Montserrat"/>
          <w:sz w:val="24"/>
        </w:rPr>
        <w:t xml:space="preserve"> and</w:t>
      </w:r>
      <w:r w:rsidRPr="00471595">
        <w:rPr>
          <w:rFonts w:ascii="Montserrat" w:hAnsi="Montserrat"/>
          <w:sz w:val="24"/>
        </w:rPr>
        <w:t xml:space="preserve"> decidedly strange gateways had been encountered on Earth. The discoveries had been made in the late twentieth century by what were now believed to be some of the first Active Psi's. At first, experience with the nodes drove these early psi's all but insane. Inevitably they discovered that the access and control of the translation network was based on psi manipulation. Later, similar discoveries were made about technologies that science fiction writers had been dreaming about for over three generations. </w:t>
      </w:r>
    </w:p>
    <w:p w14:paraId="65E83CDF" w14:textId="32FCB09B" w:rsidR="00AD35EB" w:rsidRPr="00471595" w:rsidRDefault="00AD35EB" w:rsidP="00515B04">
      <w:pPr>
        <w:numPr>
          <w:ins w:id="1770" w:author="Unknown"/>
        </w:numPr>
        <w:rPr>
          <w:rFonts w:ascii="Montserrat" w:hAnsi="Montserrat"/>
          <w:sz w:val="24"/>
        </w:rPr>
      </w:pPr>
      <w:r w:rsidRPr="00471595">
        <w:rPr>
          <w:rFonts w:ascii="Montserrat" w:hAnsi="Montserrat"/>
          <w:sz w:val="24"/>
        </w:rPr>
        <w:tab/>
        <w:t>At some point it was discovered that the nodes had been deliberately rendered inert. Still acting unofficially and on their own, psi's probed and opened up a number of node paths and discovered the existence of human civilizations occupying dozens of terrestrial worlds. And then they discovered the Oasians. The most momentus discovery of the twentieth century</w:t>
      </w:r>
      <w:r w:rsidR="00295153" w:rsidRPr="00471595">
        <w:rPr>
          <w:rFonts w:ascii="Montserrat" w:hAnsi="Montserrat"/>
          <w:sz w:val="24"/>
        </w:rPr>
        <w:t xml:space="preserve"> and</w:t>
      </w:r>
      <w:r w:rsidRPr="00471595">
        <w:rPr>
          <w:rFonts w:ascii="Montserrat" w:hAnsi="Montserrat"/>
          <w:sz w:val="24"/>
        </w:rPr>
        <w:t xml:space="preserve"> one of the most dangerous. But that thought led somewhere else altogether.</w:t>
      </w:r>
    </w:p>
    <w:p w14:paraId="19742B9A" w14:textId="7EB2826B" w:rsidR="00AD35EB" w:rsidRPr="00471595" w:rsidRDefault="00AD35EB" w:rsidP="00515B04">
      <w:pPr>
        <w:numPr>
          <w:ins w:id="1771" w:author="Unknown"/>
        </w:numPr>
        <w:rPr>
          <w:rFonts w:ascii="Montserrat" w:hAnsi="Montserrat"/>
          <w:sz w:val="24"/>
        </w:rPr>
      </w:pPr>
      <w:r w:rsidRPr="00471595">
        <w:rPr>
          <w:rFonts w:ascii="Montserrat" w:hAnsi="Montserrat"/>
          <w:sz w:val="24"/>
        </w:rPr>
        <w:tab/>
        <w:t>It wasn't until mankind reached out into space that they discovered why the nodes had been disabled and why human worlds had apparently been cut off from a much larger network, when Man discovered the Ancients. More than one faction of them. The answer to the question became blindingly simple, Man had been exiled from the regular routes used by either side in their galactic conflict. It was probably too much to hope that there was a region of space that those ancient civilizations had not already reached</w:t>
      </w:r>
      <w:r w:rsidR="00295153" w:rsidRPr="00471595">
        <w:rPr>
          <w:rFonts w:ascii="Montserrat" w:hAnsi="Montserrat"/>
          <w:sz w:val="24"/>
        </w:rPr>
        <w:t xml:space="preserve"> but</w:t>
      </w:r>
      <w:r w:rsidRPr="00471595">
        <w:rPr>
          <w:rFonts w:ascii="Montserrat" w:hAnsi="Montserrat"/>
          <w:sz w:val="24"/>
        </w:rPr>
        <w:t xml:space="preserve"> mankind needed that hope because there was no way humanity could go toe to toe with what they had seen out there.</w:t>
      </w:r>
    </w:p>
    <w:p w14:paraId="18B97EB3" w14:textId="77777777" w:rsidR="00AD35EB" w:rsidRPr="00471595" w:rsidRDefault="00AD35EB" w:rsidP="00515B04">
      <w:pPr>
        <w:numPr>
          <w:ins w:id="1772" w:author="Unknown"/>
        </w:numPr>
        <w:rPr>
          <w:rFonts w:ascii="Montserrat" w:hAnsi="Montserrat"/>
          <w:sz w:val="24"/>
        </w:rPr>
      </w:pPr>
      <w:r w:rsidRPr="00471595">
        <w:rPr>
          <w:rFonts w:ascii="Montserrat" w:hAnsi="Montserrat"/>
          <w:sz w:val="24"/>
        </w:rPr>
        <w:tab/>
        <w:t>It was hard enough to deal with the fact that humanity was able to go about its business only because Man was obviously considered too insignificant for Ancients to bother with. Outside of utterly squashing any human attempt to make contact with non human intelligence, that is. Communication with the Ancients had only accomplished the annihilation of the expeditions that attempted it. The only real information they had about the conflict came from exiles and ex-patriots of those races who had spent ages in hiding on human worlds. They had only reared their heads when it had become clear to them that humanity was not content to remain confined to their cradles.</w:t>
      </w:r>
    </w:p>
    <w:p w14:paraId="1F3E6502" w14:textId="77777777" w:rsidR="00AD35EB" w:rsidRPr="00471595" w:rsidRDefault="00AD35EB" w:rsidP="00515B04">
      <w:pPr>
        <w:numPr>
          <w:ins w:id="1773" w:author="Unknown"/>
        </w:numPr>
        <w:rPr>
          <w:rFonts w:ascii="Montserrat" w:hAnsi="Montserrat"/>
          <w:sz w:val="24"/>
        </w:rPr>
      </w:pPr>
      <w:r w:rsidRPr="00471595">
        <w:rPr>
          <w:rFonts w:ascii="Montserrat" w:hAnsi="Montserrat"/>
          <w:sz w:val="24"/>
        </w:rPr>
        <w:tab/>
        <w:t>They took humans by the hand and showed them the unbelievable technology of the Ancient races; explained the awesome gates they had built on the worlds they had seeded across countless galaxies. They demonstrated that the power of individual members of those races could cripple the forces humanity could field. Only the best of human psi's were really a match for the soldiers of the Ancients—and such precocious humans were pitifully few. Still, as long as there was a way to move clear of the battlefield, then there was hope. All of the joint resources human worlds could muster became invested in the effort to slip out from under the Ancients. Excepeting for an occasional difference in opinion, to put it lightly, humans avoided warring on each other so that their fleets could find a back door out of the local heavens.</w:t>
      </w:r>
    </w:p>
    <w:p w14:paraId="37B5B83F" w14:textId="77777777" w:rsidR="00AD35EB" w:rsidRPr="00471595" w:rsidRDefault="00AD35EB" w:rsidP="00515B04">
      <w:pPr>
        <w:numPr>
          <w:ins w:id="1774" w:author="Unknown"/>
        </w:numPr>
        <w:rPr>
          <w:rFonts w:ascii="Montserrat" w:hAnsi="Montserrat"/>
          <w:sz w:val="24"/>
        </w:rPr>
      </w:pPr>
      <w:r w:rsidRPr="00471595">
        <w:rPr>
          <w:rFonts w:ascii="Montserrat" w:hAnsi="Montserrat"/>
          <w:sz w:val="24"/>
        </w:rPr>
        <w:tab/>
        <w:t>Captain looked at the Plot screen before her and wondered if she was looking at that back door.</w:t>
      </w:r>
    </w:p>
    <w:p w14:paraId="516A1D68" w14:textId="77777777" w:rsidR="00AD35EB" w:rsidRPr="00471595" w:rsidRDefault="00AD35EB" w:rsidP="00515B04">
      <w:pPr>
        <w:numPr>
          <w:ins w:id="1775" w:author="Unknown"/>
        </w:numPr>
        <w:rPr>
          <w:rFonts w:ascii="Montserrat" w:hAnsi="Montserrat"/>
          <w:sz w:val="24"/>
        </w:rPr>
      </w:pPr>
    </w:p>
    <w:p w14:paraId="6EF6F46C" w14:textId="77777777" w:rsidR="00AD35EB" w:rsidRPr="00471595" w:rsidRDefault="00AD35EB" w:rsidP="00515B04">
      <w:pPr>
        <w:numPr>
          <w:ins w:id="1776" w:author="Unknown"/>
        </w:numPr>
        <w:rPr>
          <w:rFonts w:ascii="Montserrat" w:hAnsi="Montserrat"/>
          <w:sz w:val="24"/>
        </w:rPr>
      </w:pPr>
      <w:r w:rsidRPr="00471595">
        <w:rPr>
          <w:rFonts w:ascii="Montserrat" w:hAnsi="Montserrat"/>
          <w:sz w:val="24"/>
        </w:rPr>
        <w:t xml:space="preserve">Class III Psi-Active Mission Specialist, Pathfinder Morgan Erin Wildmuir stood in the airlock savoring the last air she would breathe for anywhere up the next three days. She knew enough from the plot she had run to guess where on Cinder the nexus could be found. If she pushed herself she could close on the planet far in advance of her marine recon escort. She was tempted. It had been long enough since she had the opportunity to walk planetside without the crippling inhibitors the law required psi's take to limit their powers while down the well. She gave a disgusted scowl at the thought of her last visit home and the way she had had to be ferried in and out of the well like a common groundling via shuttle. Abuse of Power, her thoughts were dark. They would have suffocated in their own filth if it hadn't been for the discoveries we gave them. Instead of embracing their us though, they exiled us from their worlds and pushed us over to the military where we can get our heads blown off for using our gifts to respond to life threatening emergencies! </w:t>
      </w:r>
    </w:p>
    <w:p w14:paraId="130BC4AE" w14:textId="77777777" w:rsidR="00AD35EB" w:rsidRPr="00471595" w:rsidRDefault="00AD35EB" w:rsidP="00515B04">
      <w:pPr>
        <w:numPr>
          <w:ins w:id="1777" w:author="Unknown"/>
        </w:numPr>
        <w:rPr>
          <w:rFonts w:ascii="Montserrat" w:hAnsi="Montserrat"/>
          <w:sz w:val="24"/>
        </w:rPr>
      </w:pPr>
      <w:r w:rsidRPr="00471595">
        <w:rPr>
          <w:rFonts w:ascii="Montserrat" w:hAnsi="Montserrat"/>
          <w:sz w:val="24"/>
        </w:rPr>
        <w:tab/>
        <w:t xml:space="preserve">Morgan sighed. Shame burned in her for that silent outburst. Hell, she was one of the few who had understood why such harsh rules had been levered against them. Poor Howe, he was as much a victim as she; the man hadn't even realized that he'd been programmed for the desperation strike. He had been horrified when he caught up to her in the corridor. </w:t>
      </w:r>
    </w:p>
    <w:p w14:paraId="4584FAFD" w14:textId="77777777" w:rsidR="00AD35EB" w:rsidRPr="00471595" w:rsidRDefault="00AD35EB" w:rsidP="00515B04">
      <w:pPr>
        <w:numPr>
          <w:ins w:id="1778" w:author="Unknown"/>
        </w:numPr>
        <w:rPr>
          <w:rFonts w:ascii="Montserrat" w:hAnsi="Montserrat"/>
          <w:sz w:val="24"/>
        </w:rPr>
      </w:pPr>
      <w:r w:rsidRPr="00471595">
        <w:rPr>
          <w:rFonts w:ascii="Montserrat" w:hAnsi="Montserrat"/>
          <w:sz w:val="24"/>
        </w:rPr>
        <w:tab/>
        <w:t>His surprize had displaced his greif for an instant when he discovered he didn't even need to explain his actions to her. It's not your fault, she had said the instant she saw him. Even still, he had stumbled over himself in fear of her reprise. After carefully explaining that she not upset at him, he had had asked her why. She had simply said she was used to it. How was she supposed to explain to him why she had not been surprised? She had survived this prejudice for too long to hold it against him. She had actually been more hurt by his fear of her wrath than the sickening realization that had passed with that first bullet through her.</w:t>
      </w:r>
    </w:p>
    <w:p w14:paraId="199D8318" w14:textId="38B29505" w:rsidR="00AD35EB" w:rsidRPr="00471595" w:rsidRDefault="00AD35EB" w:rsidP="00515B04">
      <w:pPr>
        <w:numPr>
          <w:ins w:id="1779" w:author="Unknown"/>
        </w:numPr>
        <w:rPr>
          <w:rFonts w:ascii="Montserrat" w:hAnsi="Montserrat"/>
          <w:sz w:val="24"/>
        </w:rPr>
      </w:pPr>
      <w:r w:rsidRPr="00471595">
        <w:rPr>
          <w:rFonts w:ascii="Montserrat" w:hAnsi="Montserrat"/>
          <w:sz w:val="24"/>
        </w:rPr>
        <w:tab/>
        <w:t>That fear was the enemy. Earth herself was hurt by the political fear surrounding her most gifted children. A psi of her rating could do a staggering amount of work in the safe haven of a planetary atmosphere if they'd let her. Instead, Latents labored and risked their lives in the same fashion as their ancestors did. She shook her head at the thought and adjusted the body sheath that served as the generic uniform of the Interstellar Armed Forces</w:t>
      </w:r>
      <w:r w:rsidR="00295153" w:rsidRPr="00471595">
        <w:rPr>
          <w:rFonts w:ascii="Montserrat" w:hAnsi="Montserrat"/>
          <w:sz w:val="24"/>
        </w:rPr>
        <w:t xml:space="preserve"> and</w:t>
      </w:r>
      <w:r w:rsidRPr="00471595">
        <w:rPr>
          <w:rFonts w:ascii="Montserrat" w:hAnsi="Montserrat"/>
          <w:sz w:val="24"/>
        </w:rPr>
        <w:t xml:space="preserve"> pulled on her flight jacket. While she qualified to pilot one of the deadly fighters attached to starships, that was not why she had the symbol of fighting pride. One of the Exultan's pilots had given to her as thanks for coming to his squadrons aid during the short war with Oasis. </w:t>
      </w:r>
    </w:p>
    <w:p w14:paraId="4ABAF8A0" w14:textId="35A24830" w:rsidR="00AD35EB" w:rsidRPr="00471595" w:rsidRDefault="00AD35EB" w:rsidP="00515B04">
      <w:pPr>
        <w:numPr>
          <w:ins w:id="1780" w:author="Unknown"/>
        </w:numPr>
        <w:rPr>
          <w:rFonts w:ascii="Montserrat" w:hAnsi="Montserrat"/>
          <w:sz w:val="24"/>
        </w:rPr>
      </w:pPr>
      <w:r w:rsidRPr="00471595">
        <w:rPr>
          <w:rFonts w:ascii="Montserrat" w:hAnsi="Montserrat"/>
          <w:sz w:val="24"/>
        </w:rPr>
        <w:tab/>
        <w:t>She frowned. It was a turn in her thoughts</w:t>
      </w:r>
      <w:r w:rsidR="00295153" w:rsidRPr="00471595">
        <w:rPr>
          <w:rFonts w:ascii="Montserrat" w:hAnsi="Montserrat"/>
          <w:sz w:val="24"/>
        </w:rPr>
        <w:t xml:space="preserve"> but</w:t>
      </w:r>
      <w:r w:rsidRPr="00471595">
        <w:rPr>
          <w:rFonts w:ascii="Montserrat" w:hAnsi="Montserrat"/>
          <w:sz w:val="24"/>
        </w:rPr>
        <w:t xml:space="preserve"> it led back to the same place. Even the Oasians, being the most psi sophisticated of the human worlds, banned their powerful Actives from the surface of their worlds. She was no more welcome there than on Earth even before the war. In the hundred and twenty odd years since she first revealed her power to her government on Earth, she had been hounded and harassed as a potential threat to all but one of the human inhabited planets. It had only gotten worse the longer she had lived. The fact that her ability allowed her to maintain her youth for as long as she willed it made her existence a lash at normal men and women. She couldn't help a short bitter laugh. Sure, she could survive indefinately virtually anywhere in the universe, planet or no</w:t>
      </w:r>
      <w:r w:rsidR="00295153" w:rsidRPr="00471595">
        <w:rPr>
          <w:rFonts w:ascii="Montserrat" w:hAnsi="Montserrat"/>
          <w:sz w:val="24"/>
        </w:rPr>
        <w:t xml:space="preserve"> but</w:t>
      </w:r>
      <w:r w:rsidRPr="00471595">
        <w:rPr>
          <w:rFonts w:ascii="Montserrat" w:hAnsi="Montserrat"/>
          <w:sz w:val="24"/>
        </w:rPr>
        <w:t xml:space="preserve"> what was the point? She didn't have a life!</w:t>
      </w:r>
    </w:p>
    <w:p w14:paraId="01E0E1DA" w14:textId="77777777" w:rsidR="00AD35EB" w:rsidRPr="00471595" w:rsidRDefault="00AD35EB" w:rsidP="00515B04">
      <w:pPr>
        <w:numPr>
          <w:ins w:id="1781" w:author="Unknown"/>
        </w:numPr>
        <w:rPr>
          <w:rFonts w:ascii="Montserrat" w:hAnsi="Montserrat"/>
          <w:sz w:val="24"/>
        </w:rPr>
      </w:pPr>
      <w:r w:rsidRPr="00471595">
        <w:rPr>
          <w:rFonts w:ascii="Montserrat" w:hAnsi="Montserrat"/>
          <w:sz w:val="24"/>
        </w:rPr>
        <w:tab/>
        <w:t>She, like most of the psi's she knew, was gradually becoming alien under her forced exposure to the cold embrace of the cosmos. The reality she identified with becoming more and more remote to the life she had known as a girl back when psionics was considered science fiction.</w:t>
      </w:r>
    </w:p>
    <w:p w14:paraId="2B4525DD" w14:textId="77777777" w:rsidR="00AD35EB" w:rsidRPr="00471595" w:rsidRDefault="00AD35EB" w:rsidP="00515B04">
      <w:pPr>
        <w:numPr>
          <w:ins w:id="1782" w:author="Unknown"/>
        </w:numPr>
        <w:rPr>
          <w:rFonts w:ascii="Montserrat" w:hAnsi="Montserrat"/>
          <w:sz w:val="24"/>
        </w:rPr>
      </w:pPr>
      <w:r w:rsidRPr="00471595">
        <w:rPr>
          <w:rFonts w:ascii="Montserrat" w:hAnsi="Montserrat"/>
          <w:sz w:val="24"/>
        </w:rPr>
        <w:tab/>
        <w:t>She sighed and brushed the anger out of her mind. Ahead of her was a world unclaimed by any government and she would walk for a time under a blue (she hoped) sky uncrippled by drugs or scramblers. She depressurized the airlock and felt the celestial beast awaken within her to redefine her body. In about the same space of time it would take to hold her breath, her body began to unknit and restructure itself. Most of the restructuring was analogous to her terrestrial biology, meaning that on a purely motor level, she was unchanged. For the most part, biological functions were becoming more specialized to accommodate a mass/energy metabolism. He mind was literally holding her body together and forcing it to live as her environment conspired to kill it. The greatest changes would have been neurological if not for the fact that the first time she'd had to do this, the changes had remained permanent. The consequences having been that she lived perpetually with a psionic hyper awareness of her biology and those forces she could control to preserve and reinforce it. If her body required sustenance it took an act of will to keep her mind from simply grabbing the requisite atoms and particles and fabricating it. If she did not stop herself, she could go for weeks or even months not eating without even realizing it.</w:t>
      </w:r>
    </w:p>
    <w:p w14:paraId="16CA5593" w14:textId="77777777" w:rsidR="00AD35EB" w:rsidRPr="00471595" w:rsidRDefault="00AD35EB" w:rsidP="00515B04">
      <w:pPr>
        <w:numPr>
          <w:ins w:id="1783" w:author="Unknown"/>
        </w:numPr>
        <w:rPr>
          <w:rFonts w:ascii="Montserrat" w:hAnsi="Montserrat"/>
          <w:sz w:val="24"/>
        </w:rPr>
      </w:pPr>
      <w:r w:rsidRPr="00471595">
        <w:rPr>
          <w:rFonts w:ascii="Montserrat" w:hAnsi="Montserrat"/>
          <w:sz w:val="24"/>
        </w:rPr>
        <w:tab/>
        <w:t>There were times when she wondered if it was possible for her to die.</w:t>
      </w:r>
    </w:p>
    <w:p w14:paraId="6B419B0D" w14:textId="77777777" w:rsidR="00AD35EB" w:rsidRPr="00471595" w:rsidRDefault="00AD35EB" w:rsidP="00515B04">
      <w:pPr>
        <w:numPr>
          <w:ins w:id="1784" w:author="Unknown"/>
        </w:numPr>
        <w:rPr>
          <w:rFonts w:ascii="Montserrat" w:hAnsi="Montserrat"/>
          <w:sz w:val="24"/>
        </w:rPr>
      </w:pPr>
      <w:r w:rsidRPr="00471595">
        <w:rPr>
          <w:rFonts w:ascii="Montserrat" w:hAnsi="Montserrat"/>
          <w:sz w:val="24"/>
        </w:rPr>
        <w:tab/>
        <w:t>She was dreadfully aware how easily she could lose her humanity. If she simply stopped eating, she might gradually change to the point where she would not be capable of eating. There would be no point to maintaining a digestive system. Eventually, she wouldn't bother. And if there was no point to a digestive system, why bother with a circulatory system? Or a repriratory system? Why bother with internal organs at all? It was too frightening to think about. She could redefine the whole of her bodily capabilities in hyperspatial dimensions, wholly devoid of three dimensional limits. But that line of thought eventually dwindled down to: Why have a body at all? She shook herself out of that dangerous loop and wrenched her mind back to the job at hand.</w:t>
      </w:r>
    </w:p>
    <w:p w14:paraId="4EE639D5" w14:textId="77777777" w:rsidR="00AD35EB" w:rsidRPr="00471595" w:rsidRDefault="00AD35EB" w:rsidP="00515B04">
      <w:pPr>
        <w:numPr>
          <w:ins w:id="1785" w:author="Unknown"/>
        </w:numPr>
        <w:rPr>
          <w:rFonts w:ascii="Montserrat" w:hAnsi="Montserrat"/>
          <w:sz w:val="24"/>
        </w:rPr>
      </w:pPr>
      <w:r w:rsidRPr="00471595">
        <w:rPr>
          <w:rFonts w:ascii="Montserrat" w:hAnsi="Montserrat"/>
          <w:sz w:val="24"/>
        </w:rPr>
        <w:tab/>
        <w:t xml:space="preserve">The ready light blinked on and she hit the outer door release button. The slightest breeze proceeded her out as the residue of air was sucked out in a rain of microscopic frost. She grasped the edges of the interface with her mind, wrinkled its geometry with her will and flew free of the ship's shadow. </w:t>
      </w:r>
    </w:p>
    <w:p w14:paraId="714580CF" w14:textId="0E96DC57" w:rsidR="00AD35EB" w:rsidRPr="00471595" w:rsidRDefault="00AD35EB" w:rsidP="00515B04">
      <w:pPr>
        <w:numPr>
          <w:ins w:id="1786" w:author="Unknown"/>
        </w:numPr>
        <w:rPr>
          <w:rFonts w:ascii="Montserrat" w:hAnsi="Montserrat"/>
          <w:sz w:val="24"/>
        </w:rPr>
      </w:pPr>
      <w:r w:rsidRPr="00471595">
        <w:rPr>
          <w:rFonts w:ascii="Montserrat" w:hAnsi="Montserrat"/>
          <w:sz w:val="24"/>
        </w:rPr>
        <w:tab/>
        <w:t>She felt the rain of photons and oriented herself towards the distant sun. A large star from this distance</w:t>
      </w:r>
      <w:r w:rsidR="00295153" w:rsidRPr="00471595">
        <w:rPr>
          <w:rFonts w:ascii="Montserrat" w:hAnsi="Montserrat"/>
          <w:sz w:val="24"/>
        </w:rPr>
        <w:t xml:space="preserve"> but</w:t>
      </w:r>
      <w:r w:rsidRPr="00471595">
        <w:rPr>
          <w:rFonts w:ascii="Montserrat" w:hAnsi="Montserrat"/>
          <w:sz w:val="24"/>
        </w:rPr>
        <w:t xml:space="preserve"> clearly the center of the local gravity well. She drank in raw, full spectrum radiation, unconsciously converting it to a form that would sustain her in this fatal environment.</w:t>
      </w:r>
    </w:p>
    <w:p w14:paraId="126B7CA3" w14:textId="77777777" w:rsidR="00AD35EB" w:rsidRPr="00471595" w:rsidRDefault="00AD35EB" w:rsidP="00515B04">
      <w:pPr>
        <w:numPr>
          <w:ins w:id="1787" w:author="Unknown"/>
        </w:numPr>
        <w:rPr>
          <w:rFonts w:ascii="Montserrat" w:hAnsi="Montserrat"/>
          <w:sz w:val="24"/>
        </w:rPr>
      </w:pPr>
      <w:r w:rsidRPr="00471595">
        <w:rPr>
          <w:rFonts w:ascii="Montserrat" w:hAnsi="Montserrat"/>
          <w:sz w:val="24"/>
        </w:rPr>
        <w:tab/>
        <w:t xml:space="preserve">Because her telepathic aspect was overwhelmingly intimate, she composed and broadcast her status report in the microwave frequency she had arranged with the Exultant. The confirmation signal tickled her consciousness. </w:t>
      </w:r>
    </w:p>
    <w:p w14:paraId="3812B0BF" w14:textId="3DA70431" w:rsidR="00276F1C" w:rsidRPr="00471595" w:rsidRDefault="00AD35EB" w:rsidP="00515B04">
      <w:pPr>
        <w:numPr>
          <w:ins w:id="1788" w:author="Unknown"/>
        </w:numPr>
        <w:rPr>
          <w:rFonts w:ascii="Montserrat" w:hAnsi="Montserrat"/>
          <w:sz w:val="24"/>
        </w:rPr>
      </w:pPr>
      <w:r w:rsidRPr="00471595">
        <w:rPr>
          <w:rFonts w:ascii="Montserrat" w:hAnsi="Montserrat"/>
          <w:sz w:val="24"/>
        </w:rPr>
        <w:tab/>
        <w:t>As she drifted along her initial vector, she cast a last look at the vast sweeping lines of the vessel that had been both home and prison for almost seven years. From a moderate distance, the ship looked like some esoteric multi-bladed knife for killing gods. Her motion was only momentum at this point, so she turned her will to carving a precise surf insertion. Where real space met the interface there existed a natural wavefront that would impell her along at the speed of light. Earth psi's took to calling it the surf almost immediately upon discovering it. Surfing was perhaps more risky than the situation called for</w:t>
      </w:r>
      <w:r w:rsidR="00295153" w:rsidRPr="00471595">
        <w:rPr>
          <w:rFonts w:ascii="Montserrat" w:hAnsi="Montserrat"/>
          <w:sz w:val="24"/>
        </w:rPr>
        <w:t xml:space="preserve"> but</w:t>
      </w:r>
      <w:r w:rsidRPr="00471595">
        <w:rPr>
          <w:rFonts w:ascii="Montserrat" w:hAnsi="Montserrat"/>
          <w:sz w:val="24"/>
        </w:rPr>
        <w:t xml:space="preserve"> she'd reach her target area in hours instead of days. An attempt to bridge these distances was too energy intensive for her taste, since she'd be mentally exhausted in all but the most propituous circumstances by the effort. Riding the EM wavefront was an opposing risk. The surf was a sea of infinite energy she simply channeled herself into. Her motion was incidental to her effort, which was to keep her focus clean enough to prevent too much of that energy from flowing into her reserves where they could possibly over amp her consciousness and bootstrap her right out of her mind. Cosmic awareness might as well be oblivion for all the good it would do for her body in the surf. </w:t>
      </w:r>
    </w:p>
    <w:p w14:paraId="526DB047" w14:textId="7C03C7BE" w:rsidR="00AD35EB" w:rsidRPr="00471595" w:rsidRDefault="00AD35EB" w:rsidP="00515B04">
      <w:pPr>
        <w:numPr>
          <w:ins w:id="1789" w:author="Unknown"/>
        </w:numPr>
        <w:rPr>
          <w:rFonts w:ascii="Montserrat" w:hAnsi="Montserrat"/>
          <w:sz w:val="24"/>
        </w:rPr>
      </w:pPr>
    </w:p>
    <w:p w14:paraId="0C4C0F44" w14:textId="77777777" w:rsidR="00515B04" w:rsidRPr="00471595" w:rsidRDefault="00201AA5" w:rsidP="00515B04">
      <w:pPr>
        <w:numPr>
          <w:ins w:id="1790" w:author="Unknown"/>
        </w:numPr>
        <w:rPr>
          <w:rFonts w:ascii="Montserrat" w:hAnsi="Montserrat"/>
          <w:sz w:val="24"/>
        </w:rPr>
        <w:sectPr w:rsidR="00515B04" w:rsidRPr="00471595" w:rsidSect="00515B04">
          <w:type w:val="continuous"/>
          <w:pgSz w:w="12240" w:h="15840"/>
          <w:pgMar w:top="1440" w:right="1800" w:bottom="1440" w:left="1800" w:header="720" w:footer="720" w:gutter="0"/>
          <w:cols w:space="720"/>
          <w:docGrid w:linePitch="360"/>
        </w:sectPr>
      </w:pPr>
      <w:r w:rsidRPr="00471595">
        <w:rPr>
          <w:rFonts w:ascii="Montserrat" w:hAnsi="Montserrat"/>
          <w:sz w:val="24"/>
        </w:rPr>
        <w:br w:type="page"/>
      </w:r>
    </w:p>
    <w:p w14:paraId="55107AAB" w14:textId="6C76C998" w:rsidR="00AD35EB" w:rsidRPr="00471595" w:rsidRDefault="00AD35EB" w:rsidP="00515B04">
      <w:pPr>
        <w:numPr>
          <w:ins w:id="1791" w:author="Unknown"/>
        </w:numPr>
        <w:rPr>
          <w:rFonts w:ascii="Montserrat" w:hAnsi="Montserrat"/>
          <w:sz w:val="24"/>
        </w:rPr>
      </w:pPr>
      <w:r w:rsidRPr="00471595">
        <w:rPr>
          <w:rFonts w:ascii="Montserrat" w:hAnsi="Montserrat"/>
          <w:sz w:val="24"/>
        </w:rPr>
        <w:t>Of Man and Lyn</w:t>
      </w:r>
    </w:p>
    <w:p w14:paraId="743EDB05" w14:textId="77777777" w:rsidR="00AD35EB" w:rsidRPr="00471595" w:rsidRDefault="00AD35EB" w:rsidP="00515B04">
      <w:pPr>
        <w:numPr>
          <w:ins w:id="1792" w:author="Unknown"/>
        </w:numPr>
        <w:rPr>
          <w:rFonts w:ascii="Montserrat" w:hAnsi="Montserrat"/>
          <w:sz w:val="24"/>
        </w:rPr>
      </w:pPr>
    </w:p>
    <w:p w14:paraId="2A65340C" w14:textId="77777777" w:rsidR="00AD35EB" w:rsidRPr="00471595" w:rsidRDefault="00AD35EB" w:rsidP="00515B04">
      <w:pPr>
        <w:numPr>
          <w:ins w:id="1793" w:author="Unknown"/>
        </w:numPr>
        <w:rPr>
          <w:rFonts w:ascii="Montserrat" w:hAnsi="Montserrat"/>
          <w:sz w:val="24"/>
        </w:rPr>
      </w:pPr>
      <w:r w:rsidRPr="00471595">
        <w:rPr>
          <w:rFonts w:ascii="Montserrat" w:hAnsi="Montserrat"/>
          <w:sz w:val="24"/>
        </w:rPr>
        <w:t>Aeid : I</w:t>
      </w:r>
    </w:p>
    <w:p w14:paraId="078A7320" w14:textId="77777777" w:rsidR="00AD35EB" w:rsidRPr="00471595" w:rsidRDefault="00AD35EB" w:rsidP="00515B04">
      <w:pPr>
        <w:numPr>
          <w:ins w:id="1794" w:author="Unknown"/>
        </w:numPr>
        <w:rPr>
          <w:rFonts w:ascii="Montserrat" w:hAnsi="Montserrat"/>
          <w:sz w:val="24"/>
        </w:rPr>
      </w:pPr>
    </w:p>
    <w:p w14:paraId="656F4008" w14:textId="77777777" w:rsidR="00AD35EB" w:rsidRPr="00471595" w:rsidRDefault="00AD35EB" w:rsidP="00515B04">
      <w:pPr>
        <w:numPr>
          <w:ins w:id="1795" w:author="Unknown"/>
        </w:numPr>
        <w:rPr>
          <w:rFonts w:ascii="Montserrat" w:hAnsi="Montserrat"/>
          <w:sz w:val="24"/>
        </w:rPr>
      </w:pPr>
      <w:r w:rsidRPr="00471595">
        <w:rPr>
          <w:rFonts w:ascii="Montserrat" w:hAnsi="Montserrat"/>
          <w:sz w:val="24"/>
        </w:rPr>
        <w:t xml:space="preserve">The Third Joint Colonial Expidition, under the leadership of Earth's Advance Reconnisance Fleet, was forced out of hyperspace by an interface anomoly.  The fleet's related mission objective of conducting a review of mapped conversion points compelled it to investigate.  Fleet command was soon distracted by a smaller discovery.  Six men and women, found incapaciteted at the edges of the translation site, are picked up and transferred under quarentine to a medical frigate while marine recon units conduct their survey. When the refugees are genetically profiled in medlab it turns out that the group is not as human as they appear.   This draws the attention of the fleet's alien advisor.  The realization of what they are comes just as the nexus draws the attention of the Ancients.  The ensuing battle prevents further exploration of this particular mystery even as it provides cover for the enacting of a vandetta as old as the original cause of the great war of heaven.  </w:t>
      </w:r>
    </w:p>
    <w:p w14:paraId="441643AE" w14:textId="77777777" w:rsidR="00201AA5" w:rsidRPr="00471595" w:rsidRDefault="00201AA5" w:rsidP="00515B04">
      <w:pPr>
        <w:rPr>
          <w:rFonts w:ascii="Montserrat" w:hAnsi="Montserrat"/>
          <w:sz w:val="24"/>
        </w:rPr>
      </w:pPr>
    </w:p>
    <w:p w14:paraId="252F4866"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21F930E5" w14:textId="77777777" w:rsidR="00201AA5" w:rsidRPr="00471595" w:rsidRDefault="00201AA5" w:rsidP="00515B04">
      <w:pPr>
        <w:rPr>
          <w:rFonts w:ascii="Montserrat" w:hAnsi="Montserrat"/>
          <w:sz w:val="24"/>
        </w:rPr>
      </w:pPr>
    </w:p>
    <w:p w14:paraId="0C124826" w14:textId="77777777" w:rsidR="00AD35EB" w:rsidRPr="00471595" w:rsidRDefault="00AD35EB" w:rsidP="00515B04">
      <w:pPr>
        <w:numPr>
          <w:ins w:id="1796" w:author="Unknown"/>
        </w:numPr>
        <w:rPr>
          <w:rFonts w:ascii="Montserrat" w:hAnsi="Montserrat"/>
          <w:sz w:val="24"/>
        </w:rPr>
      </w:pPr>
      <w:r w:rsidRPr="00471595">
        <w:rPr>
          <w:rFonts w:ascii="Montserrat" w:hAnsi="Montserrat"/>
          <w:sz w:val="24"/>
        </w:rPr>
        <w:t xml:space="preserve">Humanity reached the stars only to discover that a great swath of galaxies, including Man's own Milky Way, were held in the clawing fist of a vastly powerful alien empire.  What was worse, that empire was at war.  A war begun before the dawn of Earth's history and still raged between vast and terrible adversaries known only as the Ancients, collectively.  For more than a century, Man's first tentative steps across the veil of space revealed only hints of the great conflict.  The faces of these powerful forces remained hidden while Earth's efforts brought men into contact with other human civilizations that had reached the stars to face the same horror.  Inevitably, their united exploration revealed that Earth, like many of the sister worlds still being discovered, were bypassed in their infancy by the Ancient's jump to galactic war.  A renegade element of their current Ancient Overlords, in self exile among the human worlds, finally came foreward and revealed to men the true face of the ageless conflict.  With the aid of these alien advisors, mankind began to secure its position in the universe and probe the underbelly of the conflict unfolding over them.  Fleets of ships were commissioned to explore the Orion Arm in search of the portals to the translation network that gave their Overlords access to the greater universe.  </w:t>
      </w:r>
    </w:p>
    <w:p w14:paraId="35FF6B2C" w14:textId="77777777" w:rsidR="00201AA5" w:rsidRPr="00471595" w:rsidRDefault="00201AA5" w:rsidP="00515B04">
      <w:pPr>
        <w:rPr>
          <w:rFonts w:ascii="Montserrat" w:hAnsi="Montserrat"/>
          <w:sz w:val="24"/>
        </w:rPr>
      </w:pPr>
    </w:p>
    <w:p w14:paraId="22BF4357"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1E87179B" w14:textId="77777777" w:rsidR="00201AA5" w:rsidRPr="00471595" w:rsidRDefault="00201AA5" w:rsidP="00515B04">
      <w:pPr>
        <w:rPr>
          <w:rFonts w:ascii="Montserrat" w:hAnsi="Montserrat"/>
          <w:sz w:val="24"/>
        </w:rPr>
      </w:pPr>
    </w:p>
    <w:p w14:paraId="5CBCDB09" w14:textId="77777777" w:rsidR="00AD35EB" w:rsidRPr="00471595" w:rsidRDefault="00AD35EB" w:rsidP="00515B04">
      <w:pPr>
        <w:numPr>
          <w:ins w:id="1797" w:author="Unknown"/>
        </w:numPr>
        <w:rPr>
          <w:rFonts w:ascii="Montserrat" w:hAnsi="Montserrat"/>
          <w:sz w:val="24"/>
        </w:rPr>
      </w:pPr>
      <w:r w:rsidRPr="00471595">
        <w:rPr>
          <w:rFonts w:ascii="Montserrat" w:hAnsi="Montserrat"/>
          <w:sz w:val="24"/>
        </w:rPr>
        <w:t>In spite of the fact that human survival is utterly dependant on the active psi capabilities possessed by a growing percentage of the population, political measures have barred all but the weakest of Actives (CL I and the lower end of CL II ratings) from unimpaired access the surface of inhabited worlds.  Various 'sleeper' treatments are employed to restrict or fully subdue the capacity of psi's with proscribed ratings for the duration of their planetary stay.  The technology exists to readily destroy any psi who violates these edicts, ironically derived from the advances that psi's themselves helped develope for the benefit of all mankind.  The effect of these edicts on psi's is hard to measure.  To an individual with the power to soar naked in the void and prolong his or her life indefinately by sheer willpower, dependance on planetary lifesupport is an alien concept.  Psi interest in planetary existence is largely fueled by a facsination with the social aspect of earthly living.  For many, the Psionic Corp of the Interstellar Armed Forces offers an acceptible alternative, as they are the perfect explorers of the cosmos.  The only exception to the moritorium is Majestic, a planet discovered, terraformed and collonized Psi Actives in response to thier enforced exile from Earth.</w:t>
      </w:r>
    </w:p>
    <w:p w14:paraId="0A634D61" w14:textId="77777777" w:rsidR="00201AA5" w:rsidRPr="00471595" w:rsidRDefault="00201AA5" w:rsidP="00515B04">
      <w:pPr>
        <w:rPr>
          <w:rFonts w:ascii="Montserrat" w:hAnsi="Montserrat"/>
          <w:sz w:val="24"/>
        </w:rPr>
      </w:pPr>
    </w:p>
    <w:p w14:paraId="1E9C3A70"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6A7A9701" w14:textId="77777777" w:rsidR="00201AA5" w:rsidRPr="00471595" w:rsidRDefault="00201AA5" w:rsidP="00515B04">
      <w:pPr>
        <w:rPr>
          <w:rFonts w:ascii="Montserrat" w:hAnsi="Montserrat"/>
          <w:sz w:val="24"/>
        </w:rPr>
      </w:pPr>
    </w:p>
    <w:p w14:paraId="2E973446" w14:textId="77777777" w:rsidR="00AD35EB" w:rsidRPr="00471595" w:rsidRDefault="00AD35EB" w:rsidP="00515B04">
      <w:pPr>
        <w:numPr>
          <w:ins w:id="1798" w:author="Unknown"/>
        </w:numPr>
        <w:rPr>
          <w:rFonts w:ascii="Montserrat" w:hAnsi="Montserrat"/>
          <w:sz w:val="24"/>
        </w:rPr>
      </w:pPr>
      <w:r w:rsidRPr="00471595">
        <w:rPr>
          <w:rFonts w:ascii="Montserrat" w:hAnsi="Montserrat"/>
          <w:sz w:val="24"/>
        </w:rPr>
        <w:t>It is a sad fact that in spite of the danger threatening all of humanity, the various worlds in this uneasy alliance are constantly feeling out their opportunities to conquer each other.  Earth's strong position in the alliance was created by the strength of their last rebuttal of an Oasian invasion, where Earth finally showed the true extent of its psionic resources melded gloriously with its conventional forces.  The training of Earth Actives by an Oasian ex-patriot has bought Earth the time to face its present challenges.</w:t>
      </w:r>
    </w:p>
    <w:p w14:paraId="731AFA96" w14:textId="77777777" w:rsidR="00201AA5" w:rsidRPr="00471595" w:rsidRDefault="00201AA5" w:rsidP="00515B04">
      <w:pPr>
        <w:rPr>
          <w:rFonts w:ascii="Montserrat" w:hAnsi="Montserrat"/>
          <w:sz w:val="24"/>
        </w:rPr>
      </w:pPr>
    </w:p>
    <w:p w14:paraId="6D0C3218"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07EAA840" w14:textId="77777777" w:rsidR="00201AA5" w:rsidRPr="00471595" w:rsidRDefault="00201AA5" w:rsidP="00515B04">
      <w:pPr>
        <w:rPr>
          <w:rFonts w:ascii="Montserrat" w:hAnsi="Montserrat"/>
          <w:sz w:val="24"/>
        </w:rPr>
      </w:pPr>
    </w:p>
    <w:p w14:paraId="6BD11526" w14:textId="2033D4A5" w:rsidR="00AD35EB" w:rsidRPr="00471595" w:rsidRDefault="00AD35EB" w:rsidP="00515B04">
      <w:pPr>
        <w:numPr>
          <w:ins w:id="1799" w:author="Unknown"/>
        </w:numPr>
        <w:rPr>
          <w:rFonts w:ascii="Montserrat" w:hAnsi="Montserrat"/>
          <w:sz w:val="24"/>
        </w:rPr>
      </w:pPr>
      <w:r w:rsidRPr="00471595">
        <w:rPr>
          <w:rFonts w:ascii="Montserrat" w:hAnsi="Montserrat"/>
          <w:sz w:val="24"/>
        </w:rPr>
        <w:t>To set the stage of the Ancients, it is important to note that they are emmigrants of civilizations that survived the death of a separate universe.  Cheif amongst them were those under the direction of the nineveh.  Of the various Ancients, known as Outer Gods in many civilizations, only the ninevehn were able to anchor themselves in a correlletive of their own kind, the lyn.  Dragons are among the first of the native intelligences to reach majority in our universe and acheive independance from the Ancients</w:t>
      </w:r>
      <w:r w:rsidR="00295153" w:rsidRPr="00471595">
        <w:rPr>
          <w:rFonts w:ascii="Montserrat" w:hAnsi="Montserrat"/>
          <w:sz w:val="24"/>
        </w:rPr>
        <w:t xml:space="preserve"> and</w:t>
      </w:r>
      <w:r w:rsidRPr="00471595">
        <w:rPr>
          <w:rFonts w:ascii="Montserrat" w:hAnsi="Montserrat"/>
          <w:sz w:val="24"/>
        </w:rPr>
        <w:t xml:space="preserve"> as a result are considered Ancients themselves.  It is probable that Dragons are themselves an outer race considering their native psionic capabilities with regard to the subjective universe commonly held to be the only viable bridge between universes.  Dragons themselves maintain otherwise in their dealings with other native races.  At this time, there is no point in arguing this point with them.  In any case, the Outer Gods, those intelligences that are contemporaries of the ninevehn, are terrifyingly alien and thoroughly deserve the appellation borrowed from H. P. Lovecraft.  Modern critics even go so far as to suggest that none of Lovecraft's visions were wholly fiction</w:t>
      </w:r>
      <w:r w:rsidR="00295153" w:rsidRPr="00471595">
        <w:rPr>
          <w:rFonts w:ascii="Montserrat" w:hAnsi="Montserrat"/>
          <w:sz w:val="24"/>
        </w:rPr>
        <w:t xml:space="preserve"> but</w:t>
      </w:r>
      <w:r w:rsidRPr="00471595">
        <w:rPr>
          <w:rFonts w:ascii="Montserrat" w:hAnsi="Montserrat"/>
          <w:sz w:val="24"/>
        </w:rPr>
        <w:t xml:space="preserve"> the result of some latent psi capability on the part of that author.  The acclimitization of the ninevehn to the native lyn of this universe was a difficult process, as they could only marginally influence the evolutionary processes of the native lyn in a direction that would incorporate the essential substance of the ninevehn.  Never the less, Ancient and native lyn were unified very early in the history of this universe giving them an awesome advantage over the other outer races.  They acted early in recruiting native intelligences as client races in developing the resources of this universe.  The discovery of humanity threw a dangerous hitch in the progress of this cooperative effort.  The convergent evolution of human and lyn and the particular interest the lyn took in this primitive species alarmed the client races who, with the decisive aid of the dragons slipped the reign of the Aeslyn.  During the upheaval of those times, many client races fell to the devices of the Outer Gods, many remained under the wind of the Dragons</w:t>
      </w:r>
      <w:r w:rsidR="00295153" w:rsidRPr="00471595">
        <w:rPr>
          <w:rFonts w:ascii="Montserrat" w:hAnsi="Montserrat"/>
          <w:sz w:val="24"/>
        </w:rPr>
        <w:t xml:space="preserve"> and</w:t>
      </w:r>
      <w:r w:rsidRPr="00471595">
        <w:rPr>
          <w:rFonts w:ascii="Montserrat" w:hAnsi="Montserrat"/>
          <w:sz w:val="24"/>
        </w:rPr>
        <w:t xml:space="preserve"> the most advanced collective of humans fled and founded their own world, Oasis.  A consequence of the conflict was the founding of a splinter faction of the lyn sparked by the personification of the nineveh consciousness in two individuals.  The objective of this faction was to slay these two individuals.  Ironically, this faction was inspired by the first of the two nineveh consciousnesses as her following.  In more recent times, the Oasians have been targeted by a faction of the Outer Gods who in thier best day rivaled the Lyn Ancients only to arrive in this universe as disembodied wraiths.  </w:t>
      </w:r>
    </w:p>
    <w:p w14:paraId="2700A526" w14:textId="77777777" w:rsidR="00201AA5" w:rsidRPr="00471595" w:rsidRDefault="00201AA5" w:rsidP="00515B04">
      <w:pPr>
        <w:rPr>
          <w:rFonts w:ascii="Montserrat" w:hAnsi="Montserrat"/>
          <w:sz w:val="24"/>
        </w:rPr>
      </w:pPr>
    </w:p>
    <w:p w14:paraId="5ECC76B9"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64F381D4" w14:textId="77777777" w:rsidR="00201AA5" w:rsidRPr="00471595" w:rsidRDefault="00201AA5" w:rsidP="00515B04">
      <w:pPr>
        <w:rPr>
          <w:rFonts w:ascii="Montserrat" w:hAnsi="Montserrat"/>
          <w:sz w:val="24"/>
        </w:rPr>
      </w:pPr>
    </w:p>
    <w:p w14:paraId="65084FD1" w14:textId="3F6EF827" w:rsidR="00AD35EB" w:rsidRPr="00471595" w:rsidRDefault="00AD35EB" w:rsidP="00515B04">
      <w:pPr>
        <w:numPr>
          <w:ins w:id="1800" w:author="Unknown"/>
        </w:numPr>
        <w:rPr>
          <w:rFonts w:ascii="Montserrat" w:hAnsi="Montserrat"/>
          <w:sz w:val="24"/>
        </w:rPr>
      </w:pPr>
      <w:r w:rsidRPr="00471595">
        <w:rPr>
          <w:rFonts w:ascii="Montserrat" w:hAnsi="Montserrat"/>
          <w:sz w:val="24"/>
        </w:rPr>
        <w:t>There is unpleasant evidence that other sentient races are sponsored by Ancients, as many instances have been reported of Ancients accompanying and fortifying (or merely using) the alien fleets humanity has been denied contact with.  This theory is finally ratified by the appearence of alien fleets under the command of Ancients at the Cinder Nexus.  The appearance of a force of the Eldest on their heels reveals the reason for the Ancients' disdain for humanity when they demand the service of their human 'charges' to aid them in driving out the Dragon forces.  The Earth fleet almost fails to recognize that they were being addressed by the angelic Ancients.  Their advisor had always known better, however.  He had also guessed what had drawn The Host so deeply across the enemy lines and prepared the lyn, Av, to claim precedence for the loyalty of the fleet and rights under establishment to the world below them and its vital nexus.  The evidence of previous human habitation makes this a human world and thus excluded from the dominion of either Ancient race.  This desperate commitment of Earth's colonial resources to an obvious focal point in the Ancient's war goes against every intention for the expidition</w:t>
      </w:r>
      <w:r w:rsidR="00295153" w:rsidRPr="00471595">
        <w:rPr>
          <w:rFonts w:ascii="Montserrat" w:hAnsi="Montserrat"/>
          <w:sz w:val="24"/>
        </w:rPr>
        <w:t xml:space="preserve"> but</w:t>
      </w:r>
      <w:r w:rsidRPr="00471595">
        <w:rPr>
          <w:rFonts w:ascii="Montserrat" w:hAnsi="Montserrat"/>
          <w:sz w:val="24"/>
        </w:rPr>
        <w:t xml:space="preserve"> Kzeisza stands firm on the point that it is the only way to give humanity any hope in what is certain to come.  Av plays her part, barely comprehending the effect she has on The Host's present representitives, under Kzeisza's careful direction.</w:t>
      </w:r>
    </w:p>
    <w:p w14:paraId="35DDC4C3" w14:textId="77777777" w:rsidR="00201AA5" w:rsidRPr="00471595" w:rsidRDefault="00201AA5" w:rsidP="00515B04">
      <w:pPr>
        <w:rPr>
          <w:rFonts w:ascii="Montserrat" w:hAnsi="Montserrat"/>
          <w:sz w:val="24"/>
        </w:rPr>
      </w:pPr>
    </w:p>
    <w:p w14:paraId="17D23167"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75BDF79C" w14:textId="77777777" w:rsidR="00201AA5" w:rsidRPr="00471595" w:rsidRDefault="00201AA5" w:rsidP="00515B04">
      <w:pPr>
        <w:rPr>
          <w:rFonts w:ascii="Montserrat" w:hAnsi="Montserrat"/>
          <w:sz w:val="24"/>
        </w:rPr>
      </w:pPr>
    </w:p>
    <w:p w14:paraId="5CF2657D" w14:textId="77777777" w:rsidR="00515B04" w:rsidRPr="00471595" w:rsidRDefault="00201AA5" w:rsidP="00515B04">
      <w:pPr>
        <w:numPr>
          <w:ins w:id="1801" w:author="Unknown"/>
        </w:numPr>
        <w:rPr>
          <w:rFonts w:ascii="Montserrat" w:hAnsi="Montserrat"/>
          <w:sz w:val="24"/>
        </w:rPr>
        <w:sectPr w:rsidR="00515B04" w:rsidRPr="00471595" w:rsidSect="00515B04">
          <w:type w:val="continuous"/>
          <w:pgSz w:w="12240" w:h="15840"/>
          <w:pgMar w:top="1440" w:right="1800" w:bottom="1440" w:left="1800" w:header="720" w:footer="720" w:gutter="0"/>
          <w:cols w:space="720"/>
          <w:docGrid w:linePitch="360"/>
        </w:sectPr>
      </w:pPr>
      <w:r w:rsidRPr="00471595">
        <w:rPr>
          <w:rFonts w:ascii="Montserrat" w:hAnsi="Montserrat"/>
          <w:sz w:val="24"/>
        </w:rPr>
        <w:br w:type="page"/>
      </w:r>
    </w:p>
    <w:p w14:paraId="43DDF9FE" w14:textId="31B1DAA7" w:rsidR="00AD35EB" w:rsidRPr="00471595" w:rsidRDefault="00AD35EB" w:rsidP="00515B04">
      <w:pPr>
        <w:numPr>
          <w:ins w:id="1802" w:author="Unknown"/>
        </w:numPr>
        <w:rPr>
          <w:rFonts w:ascii="Montserrat" w:hAnsi="Montserrat"/>
          <w:sz w:val="24"/>
        </w:rPr>
      </w:pPr>
      <w:r w:rsidRPr="00471595">
        <w:rPr>
          <w:rFonts w:ascii="Montserrat" w:hAnsi="Montserrat"/>
          <w:sz w:val="24"/>
        </w:rPr>
        <w:t>Flag Staff:</w:t>
      </w:r>
    </w:p>
    <w:p w14:paraId="35CC50E1" w14:textId="1C2E14E3" w:rsidR="00AD35EB" w:rsidRPr="00471595" w:rsidRDefault="00AD35EB" w:rsidP="00515B04">
      <w:pPr>
        <w:numPr>
          <w:ins w:id="1803" w:author="Unknown"/>
        </w:numPr>
        <w:rPr>
          <w:rFonts w:ascii="Montserrat" w:hAnsi="Montserrat"/>
          <w:sz w:val="24"/>
        </w:rPr>
      </w:pPr>
      <w:r w:rsidRPr="00471595">
        <w:rPr>
          <w:rFonts w:ascii="Montserrat" w:hAnsi="Montserrat"/>
          <w:sz w:val="24"/>
        </w:rPr>
        <w:tab/>
        <w:t xml:space="preserve">Admiral (****) </w:t>
      </w:r>
      <w:r w:rsidR="00201AA5" w:rsidRPr="00471595">
        <w:rPr>
          <w:rFonts w:ascii="Montserrat" w:hAnsi="Montserrat"/>
          <w:sz w:val="24"/>
        </w:rPr>
        <w:t>Alexander</w:t>
      </w:r>
      <w:r w:rsidRPr="00471595">
        <w:rPr>
          <w:rFonts w:ascii="Montserrat" w:hAnsi="Montserrat"/>
          <w:sz w:val="24"/>
        </w:rPr>
        <w:t xml:space="preserve"> Shoen Dane 1</w:t>
      </w:r>
    </w:p>
    <w:p w14:paraId="7A4785C7" w14:textId="77777777" w:rsidR="00AD35EB" w:rsidRPr="00471595" w:rsidRDefault="00AD35EB" w:rsidP="00515B04">
      <w:pPr>
        <w:numPr>
          <w:ins w:id="1804" w:author="Unknown"/>
        </w:numPr>
        <w:rPr>
          <w:rFonts w:ascii="Montserrat" w:hAnsi="Montserrat"/>
          <w:sz w:val="24"/>
        </w:rPr>
      </w:pPr>
      <w:r w:rsidRPr="00471595">
        <w:rPr>
          <w:rFonts w:ascii="Montserrat" w:hAnsi="Montserrat"/>
          <w:sz w:val="24"/>
        </w:rPr>
        <w:tab/>
        <w:t>Director of Operations, Rear Admiral ((**)Fleet Exec) 1</w:t>
      </w:r>
    </w:p>
    <w:p w14:paraId="24E40C6B" w14:textId="77777777" w:rsidR="00AD35EB" w:rsidRPr="00471595" w:rsidRDefault="00AD35EB" w:rsidP="00515B04">
      <w:pPr>
        <w:numPr>
          <w:ins w:id="1805" w:author="Unknown"/>
        </w:numPr>
        <w:rPr>
          <w:rFonts w:ascii="Montserrat" w:hAnsi="Montserrat"/>
          <w:sz w:val="24"/>
        </w:rPr>
      </w:pPr>
      <w:r w:rsidRPr="00471595">
        <w:rPr>
          <w:rFonts w:ascii="Montserrat" w:hAnsi="Montserrat"/>
          <w:sz w:val="24"/>
        </w:rPr>
        <w:tab/>
        <w:t>Commodor (Battle Group/Task Force Commander)4</w:t>
      </w:r>
    </w:p>
    <w:p w14:paraId="5BBD38B7" w14:textId="77777777" w:rsidR="00AD35EB" w:rsidRPr="00471595" w:rsidRDefault="00AD35EB" w:rsidP="00515B04">
      <w:pPr>
        <w:numPr>
          <w:ins w:id="1806" w:author="Unknown"/>
        </w:numPr>
        <w:rPr>
          <w:rFonts w:ascii="Montserrat" w:hAnsi="Montserrat"/>
          <w:sz w:val="24"/>
        </w:rPr>
      </w:pPr>
      <w:r w:rsidRPr="00471595">
        <w:rPr>
          <w:rFonts w:ascii="Montserrat" w:hAnsi="Montserrat"/>
          <w:sz w:val="24"/>
        </w:rPr>
        <w:tab/>
        <w:t>Ship Captain SD 4 BB 8 CG 12 CV 4 SS 2</w:t>
      </w:r>
    </w:p>
    <w:p w14:paraId="0535A824" w14:textId="77777777" w:rsidR="00AD35EB" w:rsidRPr="00471595" w:rsidRDefault="00AD35EB" w:rsidP="00515B04">
      <w:pPr>
        <w:numPr>
          <w:ins w:id="1807" w:author="Unknown"/>
        </w:numPr>
        <w:rPr>
          <w:rFonts w:ascii="Montserrat" w:hAnsi="Montserrat"/>
          <w:sz w:val="24"/>
        </w:rPr>
      </w:pPr>
      <w:r w:rsidRPr="00471595">
        <w:rPr>
          <w:rFonts w:ascii="Montserrat" w:hAnsi="Montserrat"/>
          <w:sz w:val="24"/>
        </w:rPr>
        <w:tab/>
        <w:t>Ship Commander FF/DD 24-40</w:t>
      </w:r>
    </w:p>
    <w:p w14:paraId="76801084" w14:textId="77777777" w:rsidR="00AD35EB" w:rsidRPr="00471595" w:rsidRDefault="00AD35EB" w:rsidP="00515B04">
      <w:pPr>
        <w:numPr>
          <w:ins w:id="1808" w:author="Unknown"/>
        </w:numPr>
        <w:rPr>
          <w:rFonts w:ascii="Montserrat" w:hAnsi="Montserrat"/>
          <w:sz w:val="24"/>
        </w:rPr>
      </w:pPr>
      <w:r w:rsidRPr="00471595">
        <w:rPr>
          <w:rFonts w:ascii="Montserrat" w:hAnsi="Montserrat"/>
          <w:sz w:val="24"/>
        </w:rPr>
        <w:tab/>
        <w:t>Captain (dept heads excepting security and ground troops(marine cmd)) 5</w:t>
      </w:r>
    </w:p>
    <w:p w14:paraId="2A0694EF" w14:textId="77777777" w:rsidR="00AD35EB" w:rsidRPr="00471595" w:rsidRDefault="00AD35EB" w:rsidP="00515B04">
      <w:pPr>
        <w:numPr>
          <w:ins w:id="1809" w:author="Unknown"/>
        </w:numPr>
        <w:rPr>
          <w:rFonts w:ascii="Montserrat" w:hAnsi="Montserrat"/>
          <w:sz w:val="24"/>
        </w:rPr>
      </w:pPr>
      <w:r w:rsidRPr="00471595">
        <w:rPr>
          <w:rFonts w:ascii="Montserrat" w:hAnsi="Montserrat"/>
          <w:sz w:val="24"/>
        </w:rPr>
        <w:tab/>
        <w:t>(Lt General Marines dept head security and ground troops) 1</w:t>
      </w:r>
    </w:p>
    <w:p w14:paraId="598C6DC3" w14:textId="77777777" w:rsidR="00AD35EB" w:rsidRPr="00471595" w:rsidRDefault="00AD35EB" w:rsidP="00515B04">
      <w:pPr>
        <w:numPr>
          <w:ins w:id="1810" w:author="Unknown"/>
        </w:numPr>
        <w:rPr>
          <w:rFonts w:ascii="Montserrat" w:hAnsi="Montserrat"/>
          <w:sz w:val="24"/>
        </w:rPr>
      </w:pPr>
      <w:r w:rsidRPr="00471595">
        <w:rPr>
          <w:rFonts w:ascii="Montserrat" w:hAnsi="Montserrat"/>
          <w:sz w:val="24"/>
        </w:rPr>
        <w:tab/>
        <w:t>Commander Alles, Fleet Bridge (Dir of Ops Task Force 1)(equiv to ship cmdr)</w:t>
      </w:r>
    </w:p>
    <w:p w14:paraId="7B5BC2FA" w14:textId="77777777" w:rsidR="00AD35EB" w:rsidRPr="00471595" w:rsidRDefault="00AD35EB" w:rsidP="00515B04">
      <w:pPr>
        <w:numPr>
          <w:ins w:id="1811" w:author="Unknown"/>
        </w:numPr>
        <w:rPr>
          <w:rFonts w:ascii="Montserrat" w:hAnsi="Montserrat"/>
          <w:sz w:val="24"/>
        </w:rPr>
      </w:pPr>
      <w:r w:rsidRPr="00471595">
        <w:rPr>
          <w:rFonts w:ascii="Montserrat" w:hAnsi="Montserrat"/>
          <w:sz w:val="24"/>
        </w:rPr>
        <w:tab/>
        <w:t>Lieutennant Commander Selene Moor, Fleet Bridge</w:t>
      </w:r>
    </w:p>
    <w:p w14:paraId="0A53FBAB" w14:textId="77777777" w:rsidR="00AD35EB" w:rsidRPr="00471595" w:rsidRDefault="00AD35EB" w:rsidP="00515B04">
      <w:pPr>
        <w:numPr>
          <w:ins w:id="1812" w:author="Unknown"/>
        </w:numPr>
        <w:rPr>
          <w:rFonts w:ascii="Montserrat" w:hAnsi="Montserrat"/>
          <w:sz w:val="24"/>
        </w:rPr>
      </w:pPr>
    </w:p>
    <w:p w14:paraId="52EA7290" w14:textId="77777777" w:rsidR="00AD35EB" w:rsidRPr="00471595" w:rsidRDefault="00AD35EB" w:rsidP="00515B04">
      <w:pPr>
        <w:numPr>
          <w:ins w:id="1813" w:author="Unknown"/>
        </w:numPr>
        <w:rPr>
          <w:rFonts w:ascii="Montserrat" w:hAnsi="Montserrat"/>
          <w:sz w:val="24"/>
        </w:rPr>
      </w:pPr>
      <w:r w:rsidRPr="00471595">
        <w:rPr>
          <w:rFonts w:ascii="Montserrat" w:hAnsi="Montserrat"/>
          <w:sz w:val="24"/>
        </w:rPr>
        <w:t>Exultant:</w:t>
      </w:r>
    </w:p>
    <w:p w14:paraId="0739D4EF" w14:textId="77777777" w:rsidR="00AD35EB" w:rsidRPr="00471595" w:rsidRDefault="00AD35EB" w:rsidP="00515B04">
      <w:pPr>
        <w:numPr>
          <w:ins w:id="1814" w:author="Unknown"/>
        </w:numPr>
        <w:rPr>
          <w:rFonts w:ascii="Montserrat" w:hAnsi="Montserrat"/>
          <w:sz w:val="24"/>
        </w:rPr>
      </w:pPr>
      <w:r w:rsidRPr="00471595">
        <w:rPr>
          <w:rFonts w:ascii="Montserrat" w:hAnsi="Montserrat"/>
          <w:sz w:val="24"/>
        </w:rPr>
        <w:t>*</w:t>
      </w:r>
      <w:r w:rsidRPr="00471595">
        <w:rPr>
          <w:rFonts w:ascii="Montserrat" w:hAnsi="Montserrat"/>
          <w:sz w:val="24"/>
        </w:rPr>
        <w:tab/>
        <w:t>Captain Daron Medea</w:t>
      </w:r>
    </w:p>
    <w:p w14:paraId="50AA8766" w14:textId="77777777" w:rsidR="00AD35EB" w:rsidRPr="00471595" w:rsidRDefault="00AD35EB" w:rsidP="00515B04">
      <w:pPr>
        <w:numPr>
          <w:ins w:id="1815" w:author="Unknown"/>
        </w:numPr>
        <w:rPr>
          <w:rFonts w:ascii="Montserrat" w:hAnsi="Montserrat"/>
          <w:sz w:val="24"/>
        </w:rPr>
      </w:pPr>
      <w:r w:rsidRPr="00471595">
        <w:rPr>
          <w:rFonts w:ascii="Montserrat" w:hAnsi="Montserrat"/>
          <w:sz w:val="24"/>
        </w:rPr>
        <w:tab/>
        <w:t>Commander Daniel Howe</w:t>
      </w:r>
    </w:p>
    <w:p w14:paraId="39194532" w14:textId="77777777" w:rsidR="00AD35EB" w:rsidRPr="00471595" w:rsidRDefault="00AD35EB" w:rsidP="00515B04">
      <w:pPr>
        <w:numPr>
          <w:ins w:id="1816" w:author="Unknown"/>
        </w:numPr>
        <w:rPr>
          <w:rFonts w:ascii="Montserrat" w:hAnsi="Montserrat"/>
          <w:sz w:val="24"/>
        </w:rPr>
      </w:pPr>
      <w:r w:rsidRPr="00471595">
        <w:rPr>
          <w:rFonts w:ascii="Montserrat" w:hAnsi="Montserrat"/>
          <w:sz w:val="24"/>
        </w:rPr>
        <w:tab/>
        <w:t>Lieutennant Commander Albert Grey</w:t>
      </w:r>
    </w:p>
    <w:p w14:paraId="198073A5" w14:textId="77777777" w:rsidR="00AD35EB" w:rsidRPr="00471595" w:rsidRDefault="00AD35EB" w:rsidP="00515B04">
      <w:pPr>
        <w:numPr>
          <w:ins w:id="1817" w:author="Unknown"/>
        </w:numPr>
        <w:rPr>
          <w:rFonts w:ascii="Montserrat" w:hAnsi="Montserrat"/>
          <w:sz w:val="24"/>
        </w:rPr>
      </w:pPr>
      <w:r w:rsidRPr="00471595">
        <w:rPr>
          <w:rFonts w:ascii="Montserrat" w:hAnsi="Montserrat"/>
          <w:sz w:val="24"/>
        </w:rPr>
        <w:tab/>
        <w:t>Lieutennant Commander James Derrick, Siva 0</w:t>
      </w:r>
    </w:p>
    <w:p w14:paraId="6FE14AAB" w14:textId="77777777" w:rsidR="00AD35EB" w:rsidRPr="00471595" w:rsidRDefault="00AD35EB" w:rsidP="00515B04">
      <w:pPr>
        <w:numPr>
          <w:ins w:id="1818" w:author="Unknown"/>
        </w:numPr>
        <w:rPr>
          <w:rFonts w:ascii="Montserrat" w:hAnsi="Montserrat"/>
          <w:sz w:val="24"/>
        </w:rPr>
      </w:pPr>
      <w:r w:rsidRPr="00471595">
        <w:rPr>
          <w:rFonts w:ascii="Montserrat" w:hAnsi="Montserrat"/>
          <w:sz w:val="24"/>
        </w:rPr>
        <w:tab/>
        <w:t>Lieutennant AliceTavers</w:t>
      </w:r>
    </w:p>
    <w:p w14:paraId="30FA7822" w14:textId="77777777" w:rsidR="00AD35EB" w:rsidRPr="00471595" w:rsidRDefault="00AD35EB" w:rsidP="00515B04">
      <w:pPr>
        <w:numPr>
          <w:ins w:id="1819" w:author="Unknown"/>
        </w:numPr>
        <w:rPr>
          <w:rFonts w:ascii="Montserrat" w:hAnsi="Montserrat"/>
          <w:sz w:val="24"/>
        </w:rPr>
      </w:pPr>
      <w:r w:rsidRPr="00471595">
        <w:rPr>
          <w:rFonts w:ascii="Montserrat" w:hAnsi="Montserrat"/>
          <w:sz w:val="24"/>
        </w:rPr>
        <w:tab/>
        <w:t>Lieutennant Michael Sanzex</w:t>
      </w:r>
    </w:p>
    <w:p w14:paraId="13DF8D7E" w14:textId="77777777" w:rsidR="00AD35EB" w:rsidRPr="00471595" w:rsidRDefault="00AD35EB" w:rsidP="00515B04">
      <w:pPr>
        <w:numPr>
          <w:ins w:id="1820" w:author="Unknown"/>
        </w:numPr>
        <w:rPr>
          <w:rFonts w:ascii="Montserrat" w:hAnsi="Montserrat"/>
          <w:sz w:val="24"/>
        </w:rPr>
      </w:pPr>
      <w:r w:rsidRPr="00471595">
        <w:rPr>
          <w:rFonts w:ascii="Montserrat" w:hAnsi="Montserrat"/>
          <w:sz w:val="24"/>
        </w:rPr>
        <w:tab/>
        <w:t>Lt Junior Grade Mia Cezzaro, Siva 9</w:t>
      </w:r>
    </w:p>
    <w:p w14:paraId="0243C5C9" w14:textId="77777777" w:rsidR="00AD35EB" w:rsidRPr="00471595" w:rsidRDefault="00AD35EB" w:rsidP="00515B04">
      <w:pPr>
        <w:numPr>
          <w:ins w:id="1821" w:author="Unknown"/>
        </w:numPr>
        <w:rPr>
          <w:rFonts w:ascii="Montserrat" w:hAnsi="Montserrat"/>
          <w:sz w:val="24"/>
        </w:rPr>
      </w:pPr>
      <w:r w:rsidRPr="00471595">
        <w:rPr>
          <w:rFonts w:ascii="Montserrat" w:hAnsi="Montserrat"/>
          <w:sz w:val="24"/>
        </w:rPr>
        <w:tab/>
        <w:t>Petty Officer First Class Miraena</w:t>
      </w:r>
    </w:p>
    <w:p w14:paraId="7D076D88" w14:textId="77777777" w:rsidR="00AD35EB" w:rsidRPr="00471595" w:rsidRDefault="00AD35EB" w:rsidP="00515B04">
      <w:pPr>
        <w:numPr>
          <w:ins w:id="1822" w:author="Unknown"/>
        </w:numPr>
        <w:rPr>
          <w:rFonts w:ascii="Montserrat" w:hAnsi="Montserrat"/>
          <w:sz w:val="24"/>
        </w:rPr>
      </w:pPr>
      <w:r w:rsidRPr="00471595">
        <w:rPr>
          <w:rFonts w:ascii="Montserrat" w:hAnsi="Montserrat"/>
          <w:sz w:val="24"/>
        </w:rPr>
        <w:tab/>
        <w:t>Cheif Medical Technician Nyon</w:t>
      </w:r>
    </w:p>
    <w:p w14:paraId="2101FF7C" w14:textId="77777777" w:rsidR="00AD35EB" w:rsidRPr="00471595" w:rsidRDefault="00AD35EB" w:rsidP="00515B04">
      <w:pPr>
        <w:numPr>
          <w:ins w:id="1823" w:author="Unknown"/>
        </w:numPr>
        <w:rPr>
          <w:rFonts w:ascii="Montserrat" w:hAnsi="Montserrat"/>
          <w:sz w:val="24"/>
        </w:rPr>
      </w:pPr>
    </w:p>
    <w:p w14:paraId="64B2F303" w14:textId="77777777" w:rsidR="00AD35EB" w:rsidRPr="00471595" w:rsidRDefault="00AD35EB" w:rsidP="00515B04">
      <w:pPr>
        <w:numPr>
          <w:ins w:id="1824" w:author="Unknown"/>
        </w:numPr>
        <w:rPr>
          <w:rFonts w:ascii="Montserrat" w:hAnsi="Montserrat"/>
          <w:sz w:val="24"/>
        </w:rPr>
      </w:pPr>
      <w:r w:rsidRPr="00471595">
        <w:rPr>
          <w:rFonts w:ascii="Montserrat" w:hAnsi="Montserrat"/>
          <w:sz w:val="24"/>
        </w:rPr>
        <w:t xml:space="preserve">Marines: </w:t>
      </w:r>
    </w:p>
    <w:p w14:paraId="4021B86B" w14:textId="77777777" w:rsidR="00AD35EB" w:rsidRPr="00471595" w:rsidRDefault="00AD35EB" w:rsidP="00515B04">
      <w:pPr>
        <w:numPr>
          <w:ins w:id="1825" w:author="Unknown"/>
        </w:numPr>
        <w:rPr>
          <w:rFonts w:ascii="Montserrat" w:hAnsi="Montserrat"/>
          <w:sz w:val="24"/>
        </w:rPr>
      </w:pPr>
      <w:r w:rsidRPr="00471595">
        <w:rPr>
          <w:rFonts w:ascii="Montserrat" w:hAnsi="Montserrat"/>
          <w:sz w:val="24"/>
        </w:rPr>
        <w:tab/>
        <w:t>Captain Joseph Ness, brevet Major</w:t>
      </w:r>
    </w:p>
    <w:p w14:paraId="68ACC426" w14:textId="77777777" w:rsidR="00AD35EB" w:rsidRPr="00471595" w:rsidRDefault="00AD35EB" w:rsidP="00515B04">
      <w:pPr>
        <w:numPr>
          <w:ins w:id="1826" w:author="Unknown"/>
        </w:numPr>
        <w:rPr>
          <w:rFonts w:ascii="Montserrat" w:hAnsi="Montserrat"/>
          <w:sz w:val="24"/>
        </w:rPr>
      </w:pPr>
      <w:r w:rsidRPr="00471595">
        <w:rPr>
          <w:rFonts w:ascii="Montserrat" w:hAnsi="Montserrat"/>
          <w:sz w:val="24"/>
        </w:rPr>
        <w:tab/>
        <w:t>2nd Leiutennant Christopher Hanzek</w:t>
      </w:r>
    </w:p>
    <w:p w14:paraId="46EDD97E" w14:textId="77777777" w:rsidR="00AD35EB" w:rsidRPr="00471595" w:rsidRDefault="00AD35EB" w:rsidP="00515B04">
      <w:pPr>
        <w:numPr>
          <w:ins w:id="1827" w:author="Unknown"/>
        </w:numPr>
        <w:rPr>
          <w:rFonts w:ascii="Montserrat" w:hAnsi="Montserrat"/>
          <w:sz w:val="24"/>
        </w:rPr>
      </w:pPr>
      <w:r w:rsidRPr="00471595">
        <w:rPr>
          <w:rFonts w:ascii="Montserrat" w:hAnsi="Montserrat"/>
          <w:sz w:val="24"/>
        </w:rPr>
        <w:tab/>
        <w:t>Gunnery Sergent Moffit, Recon</w:t>
      </w:r>
    </w:p>
    <w:p w14:paraId="2DBDA1FF" w14:textId="77777777" w:rsidR="00AD35EB" w:rsidRPr="00471595" w:rsidRDefault="00AD35EB" w:rsidP="00515B04">
      <w:pPr>
        <w:numPr>
          <w:ins w:id="1828" w:author="Unknown"/>
        </w:numPr>
        <w:rPr>
          <w:rFonts w:ascii="Montserrat" w:hAnsi="Montserrat"/>
          <w:sz w:val="24"/>
        </w:rPr>
      </w:pPr>
    </w:p>
    <w:p w14:paraId="5EFC8AB4" w14:textId="77777777" w:rsidR="00AD35EB" w:rsidRPr="00471595" w:rsidRDefault="00AD35EB" w:rsidP="00515B04">
      <w:pPr>
        <w:numPr>
          <w:ins w:id="1829" w:author="Unknown"/>
        </w:numPr>
        <w:rPr>
          <w:rFonts w:ascii="Montserrat" w:hAnsi="Montserrat"/>
          <w:sz w:val="24"/>
        </w:rPr>
      </w:pPr>
      <w:r w:rsidRPr="00471595">
        <w:rPr>
          <w:rFonts w:ascii="Montserrat" w:hAnsi="Montserrat"/>
          <w:sz w:val="24"/>
        </w:rPr>
        <w:t xml:space="preserve">Intelligence: </w:t>
      </w:r>
    </w:p>
    <w:p w14:paraId="1961F7C8" w14:textId="77777777" w:rsidR="00AD35EB" w:rsidRPr="00471595" w:rsidRDefault="00AD35EB" w:rsidP="00515B04">
      <w:pPr>
        <w:numPr>
          <w:ins w:id="1830" w:author="Unknown"/>
        </w:numPr>
        <w:rPr>
          <w:rFonts w:ascii="Montserrat" w:hAnsi="Montserrat"/>
          <w:sz w:val="24"/>
        </w:rPr>
      </w:pPr>
      <w:r w:rsidRPr="00471595">
        <w:rPr>
          <w:rFonts w:ascii="Montserrat" w:hAnsi="Montserrat"/>
          <w:sz w:val="24"/>
        </w:rPr>
        <w:tab/>
        <w:t>Ramon DeSilva,  Argent</w:t>
      </w:r>
    </w:p>
    <w:p w14:paraId="5E6B65B5" w14:textId="77777777" w:rsidR="00AD35EB" w:rsidRPr="00471595" w:rsidRDefault="00AD35EB" w:rsidP="00515B04">
      <w:pPr>
        <w:numPr>
          <w:ins w:id="1831" w:author="Unknown"/>
        </w:numPr>
        <w:rPr>
          <w:rFonts w:ascii="Montserrat" w:hAnsi="Montserrat"/>
          <w:sz w:val="24"/>
        </w:rPr>
      </w:pPr>
      <w:r w:rsidRPr="00471595">
        <w:rPr>
          <w:rFonts w:ascii="Montserrat" w:hAnsi="Montserrat"/>
          <w:sz w:val="24"/>
        </w:rPr>
        <w:tab/>
        <w:t>Ashoka Kim,  Tempyr</w:t>
      </w:r>
    </w:p>
    <w:p w14:paraId="5929B77B" w14:textId="77777777" w:rsidR="00AD35EB" w:rsidRPr="00471595" w:rsidRDefault="00AD35EB" w:rsidP="00515B04">
      <w:pPr>
        <w:numPr>
          <w:ins w:id="1832" w:author="Unknown"/>
        </w:numPr>
        <w:rPr>
          <w:rFonts w:ascii="Montserrat" w:hAnsi="Montserrat"/>
          <w:sz w:val="24"/>
        </w:rPr>
      </w:pPr>
      <w:r w:rsidRPr="00471595">
        <w:rPr>
          <w:rFonts w:ascii="Montserrat" w:hAnsi="Montserrat"/>
          <w:sz w:val="24"/>
        </w:rPr>
        <w:tab/>
        <w:t>Uther Drake</w:t>
      </w:r>
    </w:p>
    <w:p w14:paraId="3070C4A6" w14:textId="77777777" w:rsidR="00AD35EB" w:rsidRPr="00471595" w:rsidRDefault="00AD35EB" w:rsidP="00515B04">
      <w:pPr>
        <w:numPr>
          <w:ins w:id="1833" w:author="Unknown"/>
        </w:numPr>
        <w:rPr>
          <w:rFonts w:ascii="Montserrat" w:hAnsi="Montserrat"/>
          <w:sz w:val="24"/>
        </w:rPr>
      </w:pPr>
    </w:p>
    <w:p w14:paraId="7134DB69" w14:textId="77777777" w:rsidR="00AD35EB" w:rsidRPr="00471595" w:rsidRDefault="00AD35EB" w:rsidP="00515B04">
      <w:pPr>
        <w:numPr>
          <w:ins w:id="1834" w:author="Unknown"/>
        </w:numPr>
        <w:rPr>
          <w:rFonts w:ascii="Montserrat" w:hAnsi="Montserrat"/>
          <w:sz w:val="24"/>
        </w:rPr>
      </w:pPr>
      <w:r w:rsidRPr="00471595">
        <w:rPr>
          <w:rFonts w:ascii="Montserrat" w:hAnsi="Montserrat"/>
          <w:sz w:val="24"/>
        </w:rPr>
        <w:t>Psi:</w:t>
      </w:r>
    </w:p>
    <w:p w14:paraId="13D23373" w14:textId="77777777" w:rsidR="00AD35EB" w:rsidRPr="00471595" w:rsidRDefault="00AD35EB" w:rsidP="00515B04">
      <w:pPr>
        <w:numPr>
          <w:ins w:id="1835" w:author="Unknown"/>
        </w:numPr>
        <w:rPr>
          <w:rFonts w:ascii="Montserrat" w:hAnsi="Montserrat"/>
          <w:sz w:val="24"/>
        </w:rPr>
      </w:pPr>
      <w:r w:rsidRPr="00471595">
        <w:rPr>
          <w:rFonts w:ascii="Montserrat" w:hAnsi="Montserrat"/>
          <w:sz w:val="24"/>
        </w:rPr>
        <w:t>*</w:t>
      </w:r>
      <w:r w:rsidRPr="00471595">
        <w:rPr>
          <w:rFonts w:ascii="Montserrat" w:hAnsi="Montserrat"/>
          <w:sz w:val="24"/>
        </w:rPr>
        <w:tab/>
        <w:t>Captain Meggan India Alt Psi catalyzed during the Earth-Oasis  war</w:t>
      </w:r>
    </w:p>
    <w:p w14:paraId="020C7043" w14:textId="77777777" w:rsidR="00AD35EB" w:rsidRPr="00471595" w:rsidRDefault="00AD35EB" w:rsidP="00515B04">
      <w:pPr>
        <w:numPr>
          <w:ins w:id="1836" w:author="Unknown"/>
        </w:numPr>
        <w:rPr>
          <w:rFonts w:ascii="Montserrat" w:hAnsi="Montserrat"/>
          <w:sz w:val="24"/>
        </w:rPr>
      </w:pPr>
      <w:r w:rsidRPr="00471595">
        <w:rPr>
          <w:rFonts w:ascii="Montserrat" w:hAnsi="Montserrat"/>
          <w:sz w:val="24"/>
        </w:rPr>
        <w:tab/>
        <w:t>Dr. Elizabeth Quanon, Exultant</w:t>
      </w:r>
    </w:p>
    <w:p w14:paraId="323B77A2" w14:textId="77777777" w:rsidR="00AD35EB" w:rsidRPr="00471595" w:rsidRDefault="00AD35EB" w:rsidP="00515B04">
      <w:pPr>
        <w:numPr>
          <w:ins w:id="1837" w:author="Unknown"/>
        </w:numPr>
        <w:rPr>
          <w:rFonts w:ascii="Montserrat" w:hAnsi="Montserrat"/>
          <w:sz w:val="24"/>
        </w:rPr>
      </w:pPr>
      <w:r w:rsidRPr="00471595">
        <w:rPr>
          <w:rFonts w:ascii="Montserrat" w:hAnsi="Montserrat"/>
          <w:sz w:val="24"/>
        </w:rPr>
        <w:t>*</w:t>
      </w:r>
      <w:r w:rsidRPr="00471595">
        <w:rPr>
          <w:rFonts w:ascii="Montserrat" w:hAnsi="Montserrat"/>
          <w:sz w:val="24"/>
        </w:rPr>
        <w:tab/>
        <w:t>Morgan Erin Wildmuir, Mew angel of the abyss, hybrid descendant of a psionic and an angelof death</w:t>
      </w:r>
    </w:p>
    <w:p w14:paraId="2E694BA9" w14:textId="77777777" w:rsidR="00AD35EB" w:rsidRPr="00471595" w:rsidRDefault="00AD35EB" w:rsidP="00515B04">
      <w:pPr>
        <w:numPr>
          <w:ins w:id="1838" w:author="Unknown"/>
        </w:numPr>
        <w:rPr>
          <w:rFonts w:ascii="Montserrat" w:hAnsi="Montserrat"/>
          <w:sz w:val="24"/>
        </w:rPr>
      </w:pPr>
    </w:p>
    <w:p w14:paraId="188859A7" w14:textId="77777777" w:rsidR="00AD35EB" w:rsidRPr="00471595" w:rsidRDefault="00AD35EB" w:rsidP="00515B04">
      <w:pPr>
        <w:numPr>
          <w:ins w:id="1839" w:author="Unknown"/>
        </w:numPr>
        <w:rPr>
          <w:rFonts w:ascii="Montserrat" w:hAnsi="Montserrat"/>
          <w:sz w:val="24"/>
        </w:rPr>
      </w:pPr>
      <w:r w:rsidRPr="00471595">
        <w:rPr>
          <w:rFonts w:ascii="Montserrat" w:hAnsi="Montserrat"/>
          <w:sz w:val="24"/>
        </w:rPr>
        <w:t>Node Refugees:</w:t>
      </w:r>
    </w:p>
    <w:p w14:paraId="41E42B8B" w14:textId="77777777" w:rsidR="00AD35EB" w:rsidRPr="00471595" w:rsidRDefault="00AD35EB" w:rsidP="00515B04">
      <w:pPr>
        <w:numPr>
          <w:ins w:id="1840" w:author="Unknown"/>
        </w:numPr>
        <w:rPr>
          <w:rFonts w:ascii="Montserrat" w:hAnsi="Montserrat"/>
          <w:sz w:val="24"/>
        </w:rPr>
      </w:pPr>
      <w:r w:rsidRPr="00471595">
        <w:rPr>
          <w:rFonts w:ascii="Montserrat" w:hAnsi="Montserrat"/>
          <w:sz w:val="24"/>
        </w:rPr>
        <w:t>*</w:t>
      </w:r>
      <w:r w:rsidRPr="00471595">
        <w:rPr>
          <w:rFonts w:ascii="Montserrat" w:hAnsi="Montserrat"/>
          <w:sz w:val="24"/>
        </w:rPr>
        <w:tab/>
        <w:t>Azael  an angel of death, commissioned to assassinate nineveh conducted under an assumed human alias from Earth preceeded the fleet down the slope and managed to infiltrate the group found there</w:t>
      </w:r>
    </w:p>
    <w:p w14:paraId="69673F19" w14:textId="2729F40A" w:rsidR="00AD35EB" w:rsidRPr="00471595" w:rsidRDefault="00AD35EB" w:rsidP="00515B04">
      <w:pPr>
        <w:numPr>
          <w:ins w:id="1841" w:author="Unknown"/>
        </w:numPr>
        <w:rPr>
          <w:rFonts w:ascii="Montserrat" w:hAnsi="Montserrat"/>
          <w:sz w:val="24"/>
        </w:rPr>
      </w:pPr>
      <w:r w:rsidRPr="00471595">
        <w:rPr>
          <w:rFonts w:ascii="Montserrat" w:hAnsi="Montserrat"/>
          <w:sz w:val="24"/>
        </w:rPr>
        <w:t>*</w:t>
      </w:r>
      <w:r w:rsidRPr="00471595">
        <w:rPr>
          <w:rFonts w:ascii="Montserrat" w:hAnsi="Montserrat"/>
          <w:sz w:val="24"/>
        </w:rPr>
        <w:tab/>
        <w:t>Av [the unnamed angel</w:t>
      </w:r>
      <w:r w:rsidR="00295153" w:rsidRPr="00471595">
        <w:rPr>
          <w:rFonts w:ascii="Montserrat" w:hAnsi="Montserrat"/>
          <w:sz w:val="24"/>
        </w:rPr>
        <w:t xml:space="preserve"> and</w:t>
      </w:r>
      <w:r w:rsidRPr="00471595">
        <w:rPr>
          <w:rFonts w:ascii="Montserrat" w:hAnsi="Montserrat"/>
          <w:sz w:val="24"/>
        </w:rPr>
        <w:t xml:space="preserve"> heir of nineveh : aes (av (ara vai(kume)) eyrn syn) lyn... A fomulaic address which is the best response she can make to the asking of her name.  </w:t>
      </w:r>
      <w:r w:rsidR="000264CD" w:rsidRPr="00471595">
        <w:rPr>
          <w:rFonts w:ascii="Montserrat" w:hAnsi="Montserrat"/>
          <w:sz w:val="24"/>
        </w:rPr>
        <w:t>“</w:t>
      </w:r>
      <w:r w:rsidRPr="00471595">
        <w:rPr>
          <w:rFonts w:ascii="Montserrat" w:hAnsi="Montserrat"/>
          <w:sz w:val="24"/>
        </w:rPr>
        <w:t>Among my own people I would be addressed honorably as aes, familiarily as av, or formally as ara vai eyrn syn.  You, not being of my people, may honorably address or identify me as aeslyn respecting our differences, or aes as our differences are understood... I do not have a name as you mean it... I have earned this address and bear the obligation of it—what more is required?</w:t>
      </w:r>
      <w:r w:rsidR="000264CD" w:rsidRPr="00471595">
        <w:rPr>
          <w:rFonts w:ascii="Montserrat" w:hAnsi="Montserrat"/>
          <w:sz w:val="24"/>
        </w:rPr>
        <w:t>”</w:t>
      </w:r>
      <w:r w:rsidRPr="00471595">
        <w:rPr>
          <w:rFonts w:ascii="Montserrat" w:hAnsi="Montserrat"/>
          <w:sz w:val="24"/>
        </w:rPr>
        <w:t xml:space="preserve"> ]</w:t>
      </w:r>
    </w:p>
    <w:p w14:paraId="38EC867D" w14:textId="77777777" w:rsidR="00AD35EB" w:rsidRPr="00471595" w:rsidRDefault="00AD35EB" w:rsidP="00515B04">
      <w:pPr>
        <w:numPr>
          <w:ins w:id="1842" w:author="Unknown"/>
        </w:numPr>
        <w:rPr>
          <w:rFonts w:ascii="Montserrat" w:hAnsi="Montserrat"/>
          <w:sz w:val="24"/>
        </w:rPr>
      </w:pPr>
      <w:r w:rsidRPr="00471595">
        <w:rPr>
          <w:rFonts w:ascii="Montserrat" w:hAnsi="Montserrat"/>
          <w:sz w:val="24"/>
        </w:rPr>
        <w:tab/>
        <w:t>Whisper, Mime Mute.  Fool</w:t>
      </w:r>
    </w:p>
    <w:p w14:paraId="64F02C2B" w14:textId="77777777" w:rsidR="00AD35EB" w:rsidRPr="00471595" w:rsidRDefault="00AD35EB" w:rsidP="00515B04">
      <w:pPr>
        <w:numPr>
          <w:ins w:id="1843" w:author="Unknown"/>
        </w:numPr>
        <w:rPr>
          <w:rFonts w:ascii="Montserrat" w:hAnsi="Montserrat"/>
          <w:sz w:val="24"/>
        </w:rPr>
      </w:pPr>
      <w:r w:rsidRPr="00471595">
        <w:rPr>
          <w:rFonts w:ascii="Montserrat" w:hAnsi="Montserrat"/>
          <w:sz w:val="24"/>
        </w:rPr>
        <w:tab/>
        <w:t>Blade, Assassin.  Death</w:t>
      </w:r>
    </w:p>
    <w:p w14:paraId="6CDB67C0" w14:textId="77777777" w:rsidR="00AD35EB" w:rsidRPr="00471595" w:rsidRDefault="00AD35EB" w:rsidP="00515B04">
      <w:pPr>
        <w:numPr>
          <w:ins w:id="1844" w:author="Unknown"/>
        </w:numPr>
        <w:rPr>
          <w:rFonts w:ascii="Montserrat" w:hAnsi="Montserrat"/>
          <w:sz w:val="24"/>
        </w:rPr>
      </w:pPr>
      <w:r w:rsidRPr="00471595">
        <w:rPr>
          <w:rFonts w:ascii="Montserrat" w:hAnsi="Montserrat"/>
          <w:sz w:val="24"/>
        </w:rPr>
        <w:tab/>
        <w:t xml:space="preserve">Akashi, Warrioress.  War </w:t>
      </w:r>
    </w:p>
    <w:p w14:paraId="382833CD" w14:textId="77777777" w:rsidR="00AD35EB" w:rsidRPr="00471595" w:rsidRDefault="00AD35EB" w:rsidP="00515B04">
      <w:pPr>
        <w:numPr>
          <w:ins w:id="1845" w:author="Unknown"/>
        </w:numPr>
        <w:rPr>
          <w:rFonts w:ascii="Montserrat" w:hAnsi="Montserrat"/>
          <w:sz w:val="24"/>
        </w:rPr>
      </w:pPr>
      <w:r w:rsidRPr="00471595">
        <w:rPr>
          <w:rFonts w:ascii="Montserrat" w:hAnsi="Montserrat"/>
          <w:sz w:val="24"/>
        </w:rPr>
        <w:tab/>
        <w:t>Vaugh (Lon), Mage Adept.  Justice</w:t>
      </w:r>
    </w:p>
    <w:p w14:paraId="4209B82B" w14:textId="5A2C58AE" w:rsidR="00AD35EB" w:rsidRPr="00471595" w:rsidRDefault="00515B04" w:rsidP="00515B04">
      <w:pPr>
        <w:numPr>
          <w:ins w:id="1846" w:author="Unknown"/>
        </w:numPr>
        <w:rPr>
          <w:rFonts w:ascii="Montserrat" w:hAnsi="Montserrat"/>
          <w:sz w:val="24"/>
        </w:rPr>
      </w:pPr>
      <w:r w:rsidRPr="00471595">
        <w:rPr>
          <w:rFonts w:ascii="Montserrat" w:hAnsi="Montserrat"/>
          <w:sz w:val="24"/>
        </w:rPr>
        <w:br w:type="page"/>
      </w:r>
      <w:r w:rsidR="00AD35EB" w:rsidRPr="00471595">
        <w:rPr>
          <w:rFonts w:ascii="Montserrat" w:hAnsi="Montserrat"/>
          <w:sz w:val="24"/>
        </w:rPr>
        <w:t>Fleet Advisor's staff:</w:t>
      </w:r>
    </w:p>
    <w:p w14:paraId="09EB21F7" w14:textId="77777777" w:rsidR="00AD35EB" w:rsidRPr="00471595" w:rsidRDefault="00AD35EB" w:rsidP="00515B04">
      <w:pPr>
        <w:numPr>
          <w:ins w:id="1847" w:author="Unknown"/>
        </w:numPr>
        <w:rPr>
          <w:rFonts w:ascii="Montserrat" w:hAnsi="Montserrat"/>
          <w:sz w:val="24"/>
        </w:rPr>
      </w:pPr>
      <w:r w:rsidRPr="00471595">
        <w:rPr>
          <w:rFonts w:ascii="Montserrat" w:hAnsi="Montserrat"/>
          <w:sz w:val="24"/>
        </w:rPr>
        <w:t>*</w:t>
      </w:r>
      <w:r w:rsidRPr="00471595">
        <w:rPr>
          <w:rFonts w:ascii="Montserrat" w:hAnsi="Montserrat"/>
          <w:sz w:val="24"/>
        </w:rPr>
        <w:tab/>
        <w:t>Kzeisza, the dragon advisor present in the fleet kzeisza anzoar aioch kzhan sif vellosh ni aregriar sish mellyr weox dinevin lor anjui aigos meloch vandu goth rykhar ixth vanioush ballosch synuif lysyth fth aral wosh enautrtch</w:t>
      </w:r>
    </w:p>
    <w:p w14:paraId="1C82BA21" w14:textId="77777777" w:rsidR="00AD35EB" w:rsidRPr="00471595" w:rsidRDefault="00AD35EB" w:rsidP="00515B04">
      <w:pPr>
        <w:numPr>
          <w:ins w:id="1848" w:author="Unknown"/>
        </w:numPr>
        <w:rPr>
          <w:rFonts w:ascii="Montserrat" w:hAnsi="Montserrat"/>
          <w:sz w:val="24"/>
        </w:rPr>
      </w:pPr>
      <w:r w:rsidRPr="00471595">
        <w:rPr>
          <w:rFonts w:ascii="Montserrat" w:hAnsi="Montserrat"/>
          <w:sz w:val="24"/>
        </w:rPr>
        <w:t>*</w:t>
      </w:r>
      <w:r w:rsidRPr="00471595">
        <w:rPr>
          <w:rFonts w:ascii="Montserrat" w:hAnsi="Montserrat"/>
          <w:sz w:val="24"/>
        </w:rPr>
        <w:tab/>
        <w:t>Rashanna, Kzeisza's dragon protogee Rasha Laenza Kharhzyv Sasansza Sh Sish Quoathza...</w:t>
      </w:r>
    </w:p>
    <w:p w14:paraId="5E2B3CB5" w14:textId="77777777" w:rsidR="00AD35EB" w:rsidRPr="00471595" w:rsidRDefault="00AD35EB" w:rsidP="00515B04">
      <w:pPr>
        <w:numPr>
          <w:ins w:id="1849" w:author="Unknown"/>
        </w:numPr>
        <w:rPr>
          <w:rFonts w:ascii="Montserrat" w:hAnsi="Montserrat"/>
          <w:sz w:val="24"/>
        </w:rPr>
      </w:pPr>
      <w:r w:rsidRPr="00471595">
        <w:rPr>
          <w:rFonts w:ascii="Montserrat" w:hAnsi="Montserrat"/>
          <w:sz w:val="24"/>
        </w:rPr>
        <w:tab/>
        <w:t>Kallista ...Xea Desu Kamilah Shahzcha Tnii...</w:t>
      </w:r>
    </w:p>
    <w:p w14:paraId="3BC4D8DA" w14:textId="77777777" w:rsidR="00AD35EB" w:rsidRPr="00471595" w:rsidRDefault="00AD35EB" w:rsidP="00515B04">
      <w:pPr>
        <w:numPr>
          <w:ins w:id="1850" w:author="Unknown"/>
        </w:numPr>
        <w:rPr>
          <w:rFonts w:ascii="Montserrat" w:hAnsi="Montserrat"/>
          <w:sz w:val="24"/>
        </w:rPr>
      </w:pPr>
      <w:r w:rsidRPr="00471595">
        <w:rPr>
          <w:rFonts w:ascii="Montserrat" w:hAnsi="Montserrat"/>
          <w:sz w:val="24"/>
        </w:rPr>
        <w:tab/>
        <w:t>Arguss Whelan, Director, Personnel</w:t>
      </w:r>
    </w:p>
    <w:p w14:paraId="09BFE8A8" w14:textId="77777777" w:rsidR="00AD35EB" w:rsidRPr="00471595" w:rsidRDefault="00AD35EB" w:rsidP="00515B04">
      <w:pPr>
        <w:numPr>
          <w:ins w:id="1851" w:author="Unknown"/>
        </w:numPr>
        <w:rPr>
          <w:rFonts w:ascii="Montserrat" w:hAnsi="Montserrat"/>
          <w:sz w:val="24"/>
        </w:rPr>
      </w:pPr>
      <w:r w:rsidRPr="00471595">
        <w:rPr>
          <w:rFonts w:ascii="Montserrat" w:hAnsi="Montserrat"/>
          <w:sz w:val="24"/>
        </w:rPr>
        <w:tab/>
        <w:t>Kevin Zhan, Independant, Dragon Facade</w:t>
      </w:r>
    </w:p>
    <w:p w14:paraId="224D371F" w14:textId="77777777" w:rsidR="00AD35EB" w:rsidRPr="00471595" w:rsidRDefault="00AD35EB" w:rsidP="00515B04">
      <w:pPr>
        <w:numPr>
          <w:ins w:id="1852" w:author="Unknown"/>
        </w:numPr>
        <w:rPr>
          <w:rFonts w:ascii="Montserrat" w:hAnsi="Montserrat"/>
          <w:sz w:val="24"/>
        </w:rPr>
      </w:pPr>
      <w:r w:rsidRPr="00471595">
        <w:rPr>
          <w:rFonts w:ascii="Montserrat" w:hAnsi="Montserrat"/>
          <w:sz w:val="24"/>
        </w:rPr>
        <w:tab/>
        <w:t>Rook, Ryan Mccormick, Freeagent Assassin/Infiltrator</w:t>
      </w:r>
    </w:p>
    <w:p w14:paraId="07485BAF" w14:textId="77777777" w:rsidR="00AD35EB" w:rsidRPr="00471595" w:rsidRDefault="00AD35EB" w:rsidP="00515B04">
      <w:pPr>
        <w:numPr>
          <w:ins w:id="1853" w:author="Unknown"/>
        </w:numPr>
        <w:rPr>
          <w:rFonts w:ascii="Montserrat" w:hAnsi="Montserrat"/>
          <w:sz w:val="24"/>
        </w:rPr>
      </w:pPr>
      <w:r w:rsidRPr="00471595">
        <w:rPr>
          <w:rFonts w:ascii="Montserrat" w:hAnsi="Montserrat"/>
          <w:sz w:val="24"/>
        </w:rPr>
        <w:tab/>
        <w:t xml:space="preserve">Dougal, Darian Vane, Freeagent Assassin </w:t>
      </w:r>
    </w:p>
    <w:p w14:paraId="7DF1FD9F" w14:textId="77777777" w:rsidR="00AD35EB" w:rsidRPr="00471595" w:rsidRDefault="00AD35EB" w:rsidP="00515B04">
      <w:pPr>
        <w:numPr>
          <w:ins w:id="1854" w:author="Unknown"/>
        </w:numPr>
        <w:rPr>
          <w:rFonts w:ascii="Montserrat" w:hAnsi="Montserrat"/>
          <w:sz w:val="24"/>
        </w:rPr>
      </w:pPr>
      <w:r w:rsidRPr="00471595">
        <w:rPr>
          <w:rFonts w:ascii="Montserrat" w:hAnsi="Montserrat"/>
          <w:sz w:val="24"/>
        </w:rPr>
        <w:tab/>
        <w:t>Kianna - Quianna, Kia, Adept Talent/Freeagent</w:t>
      </w:r>
    </w:p>
    <w:p w14:paraId="479BADAE" w14:textId="77777777" w:rsidR="00AD35EB" w:rsidRPr="00471595" w:rsidRDefault="00AD35EB" w:rsidP="00515B04">
      <w:pPr>
        <w:numPr>
          <w:ins w:id="1855" w:author="Unknown"/>
        </w:numPr>
        <w:rPr>
          <w:rFonts w:ascii="Montserrat" w:hAnsi="Montserrat"/>
          <w:sz w:val="24"/>
        </w:rPr>
      </w:pPr>
      <w:r w:rsidRPr="00471595">
        <w:rPr>
          <w:rFonts w:ascii="Montserrat" w:hAnsi="Montserrat"/>
          <w:sz w:val="24"/>
        </w:rPr>
        <w:tab/>
        <w:t>Wraith, Ashley Wood, Freespirit</w:t>
      </w:r>
    </w:p>
    <w:p w14:paraId="3A62BBDC" w14:textId="77777777" w:rsidR="00AD35EB" w:rsidRPr="00471595" w:rsidRDefault="00AD35EB" w:rsidP="00515B04">
      <w:pPr>
        <w:numPr>
          <w:ins w:id="1856" w:author="Unknown"/>
        </w:numPr>
        <w:rPr>
          <w:rFonts w:ascii="Montserrat" w:hAnsi="Montserrat"/>
          <w:sz w:val="24"/>
        </w:rPr>
      </w:pPr>
      <w:r w:rsidRPr="00471595">
        <w:rPr>
          <w:rFonts w:ascii="Montserrat" w:hAnsi="Montserrat"/>
          <w:sz w:val="24"/>
        </w:rPr>
        <w:tab/>
        <w:t>Lian, Student - Sri Indenture Dependant</w:t>
      </w:r>
    </w:p>
    <w:p w14:paraId="78CDC3FB" w14:textId="77777777" w:rsidR="00AD35EB" w:rsidRPr="00471595" w:rsidRDefault="00AD35EB" w:rsidP="00515B04">
      <w:pPr>
        <w:numPr>
          <w:ins w:id="1857" w:author="Unknown"/>
        </w:numPr>
        <w:rPr>
          <w:rFonts w:ascii="Montserrat" w:hAnsi="Montserrat"/>
          <w:sz w:val="24"/>
        </w:rPr>
      </w:pPr>
      <w:r w:rsidRPr="00471595">
        <w:rPr>
          <w:rFonts w:ascii="Montserrat" w:hAnsi="Montserrat"/>
          <w:sz w:val="24"/>
        </w:rPr>
        <w:tab/>
        <w:t>Issac, Internal Security, Sri</w:t>
      </w:r>
    </w:p>
    <w:p w14:paraId="08E464F4" w14:textId="77777777" w:rsidR="00AD35EB" w:rsidRPr="00471595" w:rsidRDefault="00AD35EB" w:rsidP="00515B04">
      <w:pPr>
        <w:numPr>
          <w:ins w:id="1858" w:author="Unknown"/>
        </w:numPr>
        <w:rPr>
          <w:rFonts w:ascii="Montserrat" w:hAnsi="Montserrat"/>
          <w:sz w:val="24"/>
        </w:rPr>
      </w:pPr>
      <w:r w:rsidRPr="00471595">
        <w:rPr>
          <w:rFonts w:ascii="Montserrat" w:hAnsi="Montserrat"/>
          <w:sz w:val="24"/>
        </w:rPr>
        <w:tab/>
        <w:t>Dante</w:t>
      </w:r>
    </w:p>
    <w:p w14:paraId="3D01A65A" w14:textId="77777777" w:rsidR="00AD35EB" w:rsidRPr="00471595" w:rsidRDefault="00AD35EB" w:rsidP="00515B04">
      <w:pPr>
        <w:numPr>
          <w:ins w:id="1859" w:author="Unknown"/>
        </w:numPr>
        <w:rPr>
          <w:rFonts w:ascii="Montserrat" w:hAnsi="Montserrat"/>
          <w:sz w:val="24"/>
        </w:rPr>
      </w:pPr>
      <w:r w:rsidRPr="00471595">
        <w:rPr>
          <w:rFonts w:ascii="Montserrat" w:hAnsi="Montserrat"/>
          <w:sz w:val="24"/>
        </w:rPr>
        <w:tab/>
        <w:t>Kadenza</w:t>
      </w:r>
    </w:p>
    <w:p w14:paraId="0357B001" w14:textId="77777777" w:rsidR="00AD35EB" w:rsidRPr="00471595" w:rsidRDefault="00AD35EB" w:rsidP="00515B04">
      <w:pPr>
        <w:numPr>
          <w:ins w:id="1860" w:author="Unknown"/>
        </w:numPr>
        <w:rPr>
          <w:rFonts w:ascii="Montserrat" w:hAnsi="Montserrat"/>
          <w:sz w:val="24"/>
        </w:rPr>
      </w:pPr>
      <w:r w:rsidRPr="00471595">
        <w:rPr>
          <w:rFonts w:ascii="Montserrat" w:hAnsi="Montserrat"/>
          <w:sz w:val="24"/>
        </w:rPr>
        <w:tab/>
        <w:t>Kala</w:t>
      </w:r>
    </w:p>
    <w:p w14:paraId="5607B9A7" w14:textId="77777777" w:rsidR="00AD35EB" w:rsidRPr="00471595" w:rsidRDefault="00AD35EB" w:rsidP="00515B04">
      <w:pPr>
        <w:numPr>
          <w:ins w:id="1861" w:author="Unknown"/>
        </w:numPr>
        <w:rPr>
          <w:rFonts w:ascii="Montserrat" w:hAnsi="Montserrat"/>
          <w:sz w:val="24"/>
        </w:rPr>
      </w:pPr>
      <w:r w:rsidRPr="00471595">
        <w:rPr>
          <w:rFonts w:ascii="Montserrat" w:hAnsi="Montserrat"/>
          <w:sz w:val="24"/>
        </w:rPr>
        <w:tab/>
        <w:t>Siraj</w:t>
      </w:r>
    </w:p>
    <w:p w14:paraId="016A2AB7" w14:textId="77777777" w:rsidR="00AD35EB" w:rsidRPr="00471595" w:rsidRDefault="00AD35EB" w:rsidP="00515B04">
      <w:pPr>
        <w:numPr>
          <w:ins w:id="1862" w:author="Unknown"/>
        </w:numPr>
        <w:rPr>
          <w:rFonts w:ascii="Montserrat" w:hAnsi="Montserrat"/>
          <w:sz w:val="24"/>
        </w:rPr>
      </w:pPr>
      <w:r w:rsidRPr="00471595">
        <w:rPr>
          <w:rFonts w:ascii="Montserrat" w:hAnsi="Montserrat"/>
          <w:sz w:val="24"/>
        </w:rPr>
        <w:tab/>
        <w:t>Niall</w:t>
      </w:r>
    </w:p>
    <w:p w14:paraId="60F5694C" w14:textId="77777777" w:rsidR="00AD35EB" w:rsidRPr="00471595" w:rsidRDefault="00AD35EB" w:rsidP="00515B04">
      <w:pPr>
        <w:numPr>
          <w:ins w:id="1863" w:author="Unknown"/>
        </w:numPr>
        <w:rPr>
          <w:rFonts w:ascii="Montserrat" w:hAnsi="Montserrat"/>
          <w:sz w:val="24"/>
        </w:rPr>
      </w:pPr>
      <w:r w:rsidRPr="00471595">
        <w:rPr>
          <w:rFonts w:ascii="Montserrat" w:hAnsi="Montserrat"/>
          <w:sz w:val="24"/>
        </w:rPr>
        <w:tab/>
        <w:t>Laban</w:t>
      </w:r>
    </w:p>
    <w:p w14:paraId="41D57901" w14:textId="77777777" w:rsidR="00AD35EB" w:rsidRPr="00471595" w:rsidRDefault="00AD35EB" w:rsidP="00515B04">
      <w:pPr>
        <w:numPr>
          <w:ins w:id="1864" w:author="Unknown"/>
        </w:numPr>
        <w:rPr>
          <w:rFonts w:ascii="Montserrat" w:hAnsi="Montserrat"/>
          <w:sz w:val="24"/>
        </w:rPr>
      </w:pPr>
      <w:r w:rsidRPr="00471595">
        <w:rPr>
          <w:rFonts w:ascii="Montserrat" w:hAnsi="Montserrat"/>
          <w:sz w:val="24"/>
        </w:rPr>
        <w:tab/>
        <w:t>Blanc (Name Unknown)</w:t>
      </w:r>
    </w:p>
    <w:p w14:paraId="358FEBFD" w14:textId="77777777" w:rsidR="00AD35EB" w:rsidRPr="00471595" w:rsidRDefault="00AD35EB" w:rsidP="00515B04">
      <w:pPr>
        <w:numPr>
          <w:ins w:id="1865" w:author="Unknown"/>
        </w:numPr>
        <w:rPr>
          <w:rFonts w:ascii="Montserrat" w:hAnsi="Montserrat"/>
          <w:sz w:val="24"/>
        </w:rPr>
      </w:pPr>
      <w:r w:rsidRPr="00471595">
        <w:rPr>
          <w:rFonts w:ascii="Montserrat" w:hAnsi="Montserrat"/>
          <w:sz w:val="24"/>
        </w:rPr>
        <w:tab/>
        <w:t>Byrh</w:t>
      </w:r>
    </w:p>
    <w:p w14:paraId="25DA9627" w14:textId="7252F71B" w:rsidR="00AD35EB" w:rsidRPr="00471595" w:rsidRDefault="00515B04" w:rsidP="00515B04">
      <w:pPr>
        <w:numPr>
          <w:ins w:id="1866" w:author="Unknown"/>
        </w:numPr>
        <w:rPr>
          <w:rFonts w:ascii="Montserrat" w:hAnsi="Montserrat"/>
          <w:sz w:val="24"/>
        </w:rPr>
      </w:pPr>
      <w:r w:rsidRPr="00471595">
        <w:rPr>
          <w:rFonts w:ascii="Montserrat" w:hAnsi="Montserrat"/>
          <w:sz w:val="24"/>
        </w:rPr>
        <w:br w:type="page"/>
      </w:r>
      <w:r w:rsidR="00AD35EB" w:rsidRPr="00471595">
        <w:rPr>
          <w:rFonts w:ascii="Montserrat" w:hAnsi="Montserrat"/>
          <w:sz w:val="24"/>
        </w:rPr>
        <w:t>Ancients (angelic)</w:t>
      </w:r>
    </w:p>
    <w:p w14:paraId="4DBF1CD3" w14:textId="77777777" w:rsidR="00AD35EB" w:rsidRPr="00471595" w:rsidRDefault="00AD35EB" w:rsidP="00515B04">
      <w:pPr>
        <w:numPr>
          <w:ins w:id="1867" w:author="Unknown"/>
        </w:numPr>
        <w:rPr>
          <w:rFonts w:ascii="Montserrat" w:hAnsi="Montserrat"/>
          <w:sz w:val="24"/>
        </w:rPr>
      </w:pPr>
      <w:r w:rsidRPr="00471595">
        <w:rPr>
          <w:rFonts w:ascii="Montserrat" w:hAnsi="Montserrat"/>
          <w:sz w:val="24"/>
        </w:rPr>
        <w:t>Aegis (Threshold)</w:t>
      </w:r>
    </w:p>
    <w:p w14:paraId="37C1AF82" w14:textId="4E28C71C" w:rsidR="00AD35EB" w:rsidRPr="00471595" w:rsidRDefault="00AD35EB" w:rsidP="00515B04">
      <w:pPr>
        <w:numPr>
          <w:ins w:id="1868" w:author="Unknown"/>
        </w:numPr>
        <w:rPr>
          <w:rFonts w:ascii="Montserrat" w:hAnsi="Montserrat"/>
          <w:sz w:val="24"/>
        </w:rPr>
      </w:pPr>
      <w:r w:rsidRPr="00471595">
        <w:rPr>
          <w:rFonts w:ascii="Montserrat" w:hAnsi="Montserrat"/>
          <w:sz w:val="24"/>
        </w:rPr>
        <w:tab/>
        <w:t>Eman/Ennis/Enzo/Karma, Fate (God Is Among Us/Sole Choice/Estate Ruler/Spiritual Force)</w:t>
      </w: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Some Might Call Me Eman.  Others Might Call Me Ennis.  You, I Think, Would Most Likely Call Me Enzo.  All Of These Might Apply As Well As Any...</w:t>
      </w:r>
      <w:r w:rsidR="000264CD" w:rsidRPr="00471595">
        <w:rPr>
          <w:rFonts w:ascii="Montserrat" w:hAnsi="Montserrat"/>
          <w:sz w:val="24"/>
        </w:rPr>
        <w:t>”</w:t>
      </w:r>
    </w:p>
    <w:p w14:paraId="1C76D470" w14:textId="77777777" w:rsidR="00AD35EB" w:rsidRPr="00471595" w:rsidRDefault="00AD35EB" w:rsidP="00515B04">
      <w:pPr>
        <w:numPr>
          <w:ins w:id="1869" w:author="Unknown"/>
        </w:numPr>
        <w:rPr>
          <w:rFonts w:ascii="Montserrat" w:hAnsi="Montserrat"/>
          <w:sz w:val="24"/>
        </w:rPr>
      </w:pPr>
      <w:r w:rsidRPr="00471595">
        <w:rPr>
          <w:rFonts w:ascii="Montserrat" w:hAnsi="Montserrat"/>
          <w:sz w:val="24"/>
        </w:rPr>
        <w:tab/>
        <w:t>Eden/Daman (Paradise/Spirit(Transformation)) Sivai, Devourer</w:t>
      </w:r>
    </w:p>
    <w:p w14:paraId="15C087BC" w14:textId="77777777" w:rsidR="00AD35EB" w:rsidRPr="00471595" w:rsidRDefault="00AD35EB" w:rsidP="00515B04">
      <w:pPr>
        <w:numPr>
          <w:ins w:id="1870" w:author="Unknown"/>
        </w:numPr>
        <w:rPr>
          <w:rFonts w:ascii="Montserrat" w:hAnsi="Montserrat"/>
          <w:sz w:val="24"/>
        </w:rPr>
      </w:pPr>
      <w:r w:rsidRPr="00471595">
        <w:rPr>
          <w:rFonts w:ascii="Montserrat" w:hAnsi="Montserrat"/>
          <w:sz w:val="24"/>
        </w:rPr>
        <w:tab/>
        <w:t>Alethea/Alysia/Amarantha/Amberosia/Calypso/Rhea/Psyche/... (Truth/Entrancing/Deathless/Ever-Living/She Who Hides/.../...), Mystery</w:t>
      </w:r>
    </w:p>
    <w:p w14:paraId="1623EFDF" w14:textId="77777777" w:rsidR="00AD35EB" w:rsidRPr="00471595" w:rsidRDefault="00AD35EB" w:rsidP="00515B04">
      <w:pPr>
        <w:numPr>
          <w:ins w:id="1871" w:author="Unknown"/>
        </w:numPr>
        <w:rPr>
          <w:rFonts w:ascii="Montserrat" w:hAnsi="Montserrat"/>
          <w:sz w:val="24"/>
        </w:rPr>
      </w:pPr>
      <w:r w:rsidRPr="00471595">
        <w:rPr>
          <w:rFonts w:ascii="Montserrat" w:hAnsi="Montserrat"/>
          <w:sz w:val="24"/>
        </w:rPr>
        <w:tab/>
        <w:t>Evil</w:t>
      </w:r>
    </w:p>
    <w:p w14:paraId="7BB5F6CE" w14:textId="77777777" w:rsidR="00AD35EB" w:rsidRPr="00471595" w:rsidRDefault="00AD35EB" w:rsidP="00515B04">
      <w:pPr>
        <w:numPr>
          <w:ins w:id="1872" w:author="Unknown"/>
        </w:numPr>
        <w:rPr>
          <w:rFonts w:ascii="Montserrat" w:hAnsi="Montserrat"/>
          <w:sz w:val="24"/>
        </w:rPr>
      </w:pPr>
      <w:r w:rsidRPr="00471595">
        <w:rPr>
          <w:rFonts w:ascii="Montserrat" w:hAnsi="Montserrat"/>
          <w:sz w:val="24"/>
        </w:rPr>
        <w:tab/>
        <w:t>Aislinn, Enigma</w:t>
      </w:r>
    </w:p>
    <w:p w14:paraId="0ECA30E7" w14:textId="77777777" w:rsidR="00AD35EB" w:rsidRPr="00471595" w:rsidRDefault="00AD35EB" w:rsidP="00515B04">
      <w:pPr>
        <w:numPr>
          <w:ins w:id="1873" w:author="Unknown"/>
        </w:numPr>
        <w:rPr>
          <w:rFonts w:ascii="Montserrat" w:hAnsi="Montserrat"/>
          <w:sz w:val="24"/>
        </w:rPr>
      </w:pPr>
      <w:r w:rsidRPr="00471595">
        <w:rPr>
          <w:rFonts w:ascii="Montserrat" w:hAnsi="Montserrat"/>
          <w:sz w:val="24"/>
        </w:rPr>
        <w:tab/>
        <w:t>Kali, Energy</w:t>
      </w:r>
    </w:p>
    <w:p w14:paraId="7DC2CF54" w14:textId="77777777" w:rsidR="00AD35EB" w:rsidRPr="00471595" w:rsidRDefault="00AD35EB" w:rsidP="00515B04">
      <w:pPr>
        <w:numPr>
          <w:ins w:id="1874" w:author="Unknown"/>
        </w:numPr>
        <w:rPr>
          <w:rFonts w:ascii="Montserrat" w:hAnsi="Montserrat"/>
          <w:sz w:val="24"/>
        </w:rPr>
      </w:pPr>
      <w:r w:rsidRPr="00471595">
        <w:rPr>
          <w:rFonts w:ascii="Montserrat" w:hAnsi="Montserrat"/>
          <w:sz w:val="24"/>
        </w:rPr>
        <w:tab/>
        <w:t>Deva (Godlike/Moon)</w:t>
      </w:r>
    </w:p>
    <w:p w14:paraId="3598B94F" w14:textId="77777777" w:rsidR="00AD35EB" w:rsidRPr="00471595" w:rsidRDefault="00AD35EB" w:rsidP="00515B04">
      <w:pPr>
        <w:numPr>
          <w:ins w:id="1875" w:author="Unknown"/>
        </w:numPr>
        <w:rPr>
          <w:rFonts w:ascii="Montserrat" w:hAnsi="Montserrat"/>
          <w:sz w:val="24"/>
        </w:rPr>
      </w:pPr>
      <w:r w:rsidRPr="00471595">
        <w:rPr>
          <w:rFonts w:ascii="Montserrat" w:hAnsi="Montserrat"/>
          <w:sz w:val="24"/>
        </w:rPr>
        <w:tab/>
        <w:t>Panthea</w:t>
      </w:r>
    </w:p>
    <w:p w14:paraId="3F09E5D7" w14:textId="77777777" w:rsidR="00AD35EB" w:rsidRPr="00471595" w:rsidRDefault="00AD35EB" w:rsidP="00515B04">
      <w:pPr>
        <w:numPr>
          <w:ins w:id="1876" w:author="Unknown"/>
        </w:numPr>
        <w:rPr>
          <w:rFonts w:ascii="Montserrat" w:hAnsi="Montserrat"/>
          <w:sz w:val="24"/>
        </w:rPr>
      </w:pPr>
      <w:r w:rsidRPr="00471595">
        <w:rPr>
          <w:rFonts w:ascii="Montserrat" w:hAnsi="Montserrat"/>
          <w:sz w:val="24"/>
        </w:rPr>
        <w:t>Shou D Khimah Threshold</w:t>
      </w:r>
    </w:p>
    <w:p w14:paraId="79C33049" w14:textId="77777777" w:rsidR="00AD35EB" w:rsidRPr="00471595" w:rsidRDefault="00AD35EB" w:rsidP="00515B04">
      <w:pPr>
        <w:numPr>
          <w:ins w:id="1877" w:author="Unknown"/>
        </w:numPr>
        <w:rPr>
          <w:rFonts w:ascii="Montserrat" w:hAnsi="Montserrat"/>
          <w:sz w:val="24"/>
        </w:rPr>
      </w:pPr>
      <w:r w:rsidRPr="00471595">
        <w:rPr>
          <w:rFonts w:ascii="Montserrat" w:hAnsi="Montserrat"/>
          <w:sz w:val="24"/>
        </w:rPr>
        <w:tab/>
        <w:t>Vallisthlathlynr</w:t>
      </w:r>
      <w:r w:rsidRPr="00471595">
        <w:rPr>
          <w:rFonts w:ascii="Montserrat" w:hAnsi="Montserrat"/>
          <w:sz w:val="24"/>
        </w:rPr>
        <w:tab/>
      </w:r>
    </w:p>
    <w:p w14:paraId="50204FCA" w14:textId="77777777" w:rsidR="00AD35EB" w:rsidRPr="00471595" w:rsidRDefault="00AD35EB" w:rsidP="00515B04">
      <w:pPr>
        <w:numPr>
          <w:ins w:id="1878" w:author="Unknown"/>
        </w:numPr>
        <w:rPr>
          <w:rFonts w:ascii="Montserrat" w:hAnsi="Montserrat"/>
          <w:sz w:val="24"/>
        </w:rPr>
      </w:pPr>
      <w:r w:rsidRPr="00471595">
        <w:rPr>
          <w:rFonts w:ascii="Montserrat" w:hAnsi="Montserrat"/>
          <w:sz w:val="24"/>
        </w:rPr>
        <w:t>Amadea/Dea/An (Beloved Of God/Goddess/Her)</w:t>
      </w:r>
    </w:p>
    <w:p w14:paraId="0F1DFC68" w14:textId="77777777" w:rsidR="00201AA5" w:rsidRPr="00471595" w:rsidRDefault="00201AA5" w:rsidP="00515B04">
      <w:pPr>
        <w:rPr>
          <w:rFonts w:ascii="Montserrat" w:hAnsi="Montserrat"/>
          <w:sz w:val="24"/>
        </w:rPr>
      </w:pPr>
    </w:p>
    <w:p w14:paraId="0C68DD0E"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2DF50933" w14:textId="77777777" w:rsidR="00201AA5" w:rsidRPr="00471595" w:rsidRDefault="00201AA5" w:rsidP="00515B04">
      <w:pPr>
        <w:rPr>
          <w:rFonts w:ascii="Montserrat" w:hAnsi="Montserrat"/>
          <w:sz w:val="24"/>
        </w:rPr>
      </w:pPr>
    </w:p>
    <w:p w14:paraId="1BC24349" w14:textId="78C5406C" w:rsidR="00AD35EB" w:rsidRPr="00471595" w:rsidRDefault="00201AA5" w:rsidP="00515B04">
      <w:pPr>
        <w:numPr>
          <w:ins w:id="1879" w:author="Unknown"/>
        </w:numPr>
        <w:rPr>
          <w:rFonts w:ascii="Montserrat" w:hAnsi="Montserrat"/>
          <w:sz w:val="24"/>
        </w:rPr>
      </w:pPr>
      <w:r w:rsidRPr="00471595">
        <w:rPr>
          <w:rFonts w:ascii="Montserrat" w:hAnsi="Montserrat"/>
          <w:sz w:val="24"/>
        </w:rPr>
        <w:br w:type="page"/>
      </w:r>
      <w:r w:rsidR="00AD35EB" w:rsidRPr="00471595">
        <w:rPr>
          <w:rFonts w:ascii="Montserrat" w:hAnsi="Montserrat"/>
          <w:sz w:val="24"/>
        </w:rPr>
        <w:t xml:space="preserve">2096 : It is a strange and disturbing time to be involved in the human exploration of space.  The reward of mankind's advance into space was the discovery that humanity is not alone in the universe.  Unfortunately, the presumed alien powers appear to be extremely hostile to human advances.  Every expidition which made contact with alien intelligences were anihilated without pramble, forcing the fielding of military grade ships to conduct the human probes across interstellar space.  </w:t>
      </w:r>
    </w:p>
    <w:p w14:paraId="42456E76" w14:textId="77777777" w:rsidR="00201AA5" w:rsidRPr="00471595" w:rsidRDefault="00201AA5" w:rsidP="00515B04">
      <w:pPr>
        <w:rPr>
          <w:rFonts w:ascii="Montserrat" w:hAnsi="Montserrat"/>
          <w:sz w:val="24"/>
        </w:rPr>
      </w:pPr>
    </w:p>
    <w:p w14:paraId="7CAB8F30"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5CA11AF9" w14:textId="77777777" w:rsidR="00201AA5" w:rsidRPr="00471595" w:rsidRDefault="00201AA5" w:rsidP="00515B04">
      <w:pPr>
        <w:rPr>
          <w:rFonts w:ascii="Montserrat" w:hAnsi="Montserrat"/>
          <w:sz w:val="24"/>
        </w:rPr>
      </w:pPr>
    </w:p>
    <w:p w14:paraId="28E79B16" w14:textId="77777777" w:rsidR="00AD35EB" w:rsidRPr="00471595" w:rsidRDefault="00AD35EB" w:rsidP="00515B04">
      <w:pPr>
        <w:numPr>
          <w:ins w:id="1880" w:author="Unknown"/>
        </w:numPr>
        <w:rPr>
          <w:rFonts w:ascii="Montserrat" w:hAnsi="Montserrat"/>
          <w:sz w:val="24"/>
        </w:rPr>
      </w:pPr>
      <w:r w:rsidRPr="00471595">
        <w:rPr>
          <w:rFonts w:ascii="Montserrat" w:hAnsi="Montserrat"/>
          <w:sz w:val="24"/>
        </w:rPr>
        <w:t xml:space="preserve">At this time, the existence of psi capability and its role in the development of ground breaking technology is still a government held secret. Psionic ability paved the way for every civilization's advance into space, whether merely as a resource for the development of technology, as on Earth, or as the basis of penumbric technology as developed on Oasis. The discovery of the psionic componant of physics brought with it a revelation.  Psi is an advanced expression of the third componant of natural law.  The quality best defined as awareness was attributed as a fundamental constant, best demonstrated by the medium of mind.  The trinity of mind, space and time led to a unification of physics that not only ratified the truth of psionics but enabled technology to advance to the full scope of human imagination. Though latent psionic potential is present in all living organisms, the use of that potential is restricted by individual capacities.  The principal distinction in psionics is between latent and active access to psi potential.  Typical of human nature, the active capacities of psi's are assessed and rated in orders of magnitude.  Psi's of various orders are assigned to a class of psi's respectively.  Class I psi is weak even at its highest rating, while Class II and Class III psi are formidable even in their lower ranks.  </w:t>
      </w:r>
    </w:p>
    <w:p w14:paraId="206B51D6" w14:textId="77777777" w:rsidR="00201AA5" w:rsidRPr="00471595" w:rsidRDefault="00201AA5" w:rsidP="00515B04">
      <w:pPr>
        <w:rPr>
          <w:rFonts w:ascii="Montserrat" w:hAnsi="Montserrat"/>
          <w:sz w:val="24"/>
        </w:rPr>
      </w:pPr>
    </w:p>
    <w:p w14:paraId="502F409A"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3FCE472F" w14:textId="77777777" w:rsidR="00201AA5" w:rsidRPr="00471595" w:rsidRDefault="00201AA5" w:rsidP="00515B04">
      <w:pPr>
        <w:rPr>
          <w:rFonts w:ascii="Montserrat" w:hAnsi="Montserrat"/>
          <w:sz w:val="24"/>
        </w:rPr>
      </w:pPr>
    </w:p>
    <w:p w14:paraId="13B3795E" w14:textId="77777777" w:rsidR="00AD35EB" w:rsidRPr="00471595" w:rsidRDefault="00AD35EB" w:rsidP="00515B04">
      <w:pPr>
        <w:numPr>
          <w:ins w:id="1881" w:author="Unknown"/>
        </w:numPr>
        <w:rPr>
          <w:rFonts w:ascii="Montserrat" w:hAnsi="Montserrat"/>
          <w:sz w:val="24"/>
        </w:rPr>
      </w:pPr>
      <w:r w:rsidRPr="00471595">
        <w:rPr>
          <w:rFonts w:ascii="Montserrat" w:hAnsi="Montserrat"/>
          <w:sz w:val="24"/>
        </w:rPr>
        <w:t xml:space="preserve">Nanotechnology, founded in genetic and viral engineering research, had been attained secretly with the aid of psionics and allowed the Navy to design personnel who were better, tougher and longer lived than their doner parents.  A genetic 'draft' has been instituted among the present generation, to preserve future generations from the devestation experienced by the first of humanity's contact efforts. The Alliance's human resources are mostly 'slips'; genetically reingeneered clones grown to crew her fleets.  Earth 'drafted' the genetic profiles of the populace as a prerequisite of Earth citizenship.  This action was justified, as necessary for the military space effort as much as for the survival of the whole species in the face of hostile alien intelligence.  </w:t>
      </w:r>
    </w:p>
    <w:p w14:paraId="6743C5AA" w14:textId="77777777" w:rsidR="00AD35EB" w:rsidRPr="00471595" w:rsidRDefault="00AD35EB" w:rsidP="00515B04">
      <w:pPr>
        <w:numPr>
          <w:ins w:id="1882" w:author="Unknown"/>
        </w:numPr>
        <w:rPr>
          <w:rFonts w:ascii="Montserrat" w:hAnsi="Montserrat"/>
          <w:sz w:val="24"/>
        </w:rPr>
      </w:pPr>
      <w:r w:rsidRPr="00471595">
        <w:rPr>
          <w:rFonts w:ascii="Montserrat" w:hAnsi="Montserrat"/>
          <w:sz w:val="24"/>
        </w:rPr>
        <w:tab/>
        <w:t xml:space="preserve">In spite of the fact that slips are, psychologically, wholly unique individuals, in most cases, they are state property.  A small percentage of natural humans are augmented to serve in the armed forces.  Usually in the upper ranks since a healthy amount of personal excellence is the only justification for risking 'base' lives by subjecting them to the torturous augmentation process and placing them on the frontier.  </w:t>
      </w:r>
    </w:p>
    <w:p w14:paraId="578BDF47" w14:textId="77777777" w:rsidR="00201AA5" w:rsidRPr="00471595" w:rsidRDefault="00201AA5" w:rsidP="00515B04">
      <w:pPr>
        <w:rPr>
          <w:rFonts w:ascii="Montserrat" w:hAnsi="Montserrat"/>
          <w:sz w:val="24"/>
        </w:rPr>
      </w:pPr>
    </w:p>
    <w:p w14:paraId="2C0197DC"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542BB06E" w14:textId="77777777" w:rsidR="00201AA5" w:rsidRPr="00471595" w:rsidRDefault="00201AA5" w:rsidP="00515B04">
      <w:pPr>
        <w:rPr>
          <w:rFonts w:ascii="Montserrat" w:hAnsi="Montserrat"/>
          <w:sz w:val="24"/>
        </w:rPr>
      </w:pPr>
    </w:p>
    <w:p w14:paraId="44FC3A39" w14:textId="77777777" w:rsidR="00AD35EB" w:rsidRPr="00471595" w:rsidRDefault="00AD35EB" w:rsidP="00515B04">
      <w:pPr>
        <w:numPr>
          <w:ins w:id="1883" w:author="Unknown"/>
        </w:numPr>
        <w:rPr>
          <w:rFonts w:ascii="Montserrat" w:hAnsi="Montserrat"/>
          <w:sz w:val="24"/>
        </w:rPr>
      </w:pPr>
      <w:r w:rsidRPr="00471595">
        <w:rPr>
          <w:rFonts w:ascii="Montserrat" w:hAnsi="Montserrat"/>
          <w:sz w:val="24"/>
        </w:rPr>
        <w:t>The Psionic Corps, a secret service of the Allied Earth military, is manned almost entirely by natural born psi's.  The nature of psi capacity defies the Psionic Corps the Navy's option of growing it's own psi's since few slips cast from Active genestock reliably break Latency.  Because, it has been established that the genetic potential for psi capability is widespread in modern humans, individual genetics is considered to have less effect on psi potential than environmental factors.  A slip raised from infancy in the immediate presence of psi actives has as high a chance of becoming active as any human, regardless of previous psi association in its genestock.  Since, in most cases, unadulterated psi genes are rarely cloned due to the schism that can occur between a psi and her unnatural twins should they even come face to face, an active slip of an active psi is usually from a pre active draft of the base individual.  As it is, most psi's are uncannily aware of the slips that were developed from their 'draft'.</w:t>
      </w:r>
    </w:p>
    <w:p w14:paraId="21CAC790" w14:textId="77777777" w:rsidR="00201AA5" w:rsidRPr="00471595" w:rsidRDefault="00201AA5" w:rsidP="00515B04">
      <w:pPr>
        <w:rPr>
          <w:rFonts w:ascii="Montserrat" w:hAnsi="Montserrat"/>
          <w:sz w:val="24"/>
        </w:rPr>
      </w:pPr>
    </w:p>
    <w:p w14:paraId="7B56B4A7"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485D6699" w14:textId="77777777" w:rsidR="00201AA5" w:rsidRPr="00471595" w:rsidRDefault="00201AA5" w:rsidP="00515B04">
      <w:pPr>
        <w:rPr>
          <w:rFonts w:ascii="Montserrat" w:hAnsi="Montserrat"/>
          <w:sz w:val="24"/>
        </w:rPr>
      </w:pPr>
    </w:p>
    <w:p w14:paraId="43646402" w14:textId="77777777" w:rsidR="00AD35EB" w:rsidRPr="00471595" w:rsidRDefault="00AD35EB" w:rsidP="00515B04">
      <w:pPr>
        <w:numPr>
          <w:ins w:id="1884" w:author="Unknown"/>
        </w:numPr>
        <w:rPr>
          <w:rFonts w:ascii="Montserrat" w:hAnsi="Montserrat"/>
          <w:sz w:val="24"/>
        </w:rPr>
      </w:pPr>
      <w:r w:rsidRPr="00471595">
        <w:rPr>
          <w:rFonts w:ascii="Montserrat" w:hAnsi="Montserrat"/>
          <w:sz w:val="24"/>
        </w:rPr>
        <w:t xml:space="preserve">The success of this new effort has been the discovery of human developed worlds apparently isolated from each other for periods on the scale of tens of thousands of years.  </w:t>
      </w:r>
    </w:p>
    <w:p w14:paraId="10F8DE26" w14:textId="77777777" w:rsidR="00201AA5" w:rsidRPr="00471595" w:rsidRDefault="00201AA5" w:rsidP="00515B04">
      <w:pPr>
        <w:rPr>
          <w:rFonts w:ascii="Montserrat" w:hAnsi="Montserrat"/>
          <w:sz w:val="24"/>
        </w:rPr>
      </w:pPr>
    </w:p>
    <w:p w14:paraId="366F1BEA"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5F8EBE1E" w14:textId="77777777" w:rsidR="00201AA5" w:rsidRPr="00471595" w:rsidRDefault="00201AA5" w:rsidP="00515B04">
      <w:pPr>
        <w:rPr>
          <w:rFonts w:ascii="Montserrat" w:hAnsi="Montserrat"/>
          <w:sz w:val="24"/>
        </w:rPr>
      </w:pPr>
    </w:p>
    <w:p w14:paraId="07113465" w14:textId="77777777" w:rsidR="00AD35EB" w:rsidRPr="00471595" w:rsidRDefault="00AD35EB" w:rsidP="00515B04">
      <w:pPr>
        <w:numPr>
          <w:ins w:id="1885" w:author="Unknown"/>
        </w:numPr>
        <w:rPr>
          <w:rFonts w:ascii="Montserrat" w:hAnsi="Montserrat"/>
          <w:sz w:val="24"/>
        </w:rPr>
      </w:pPr>
      <w:r w:rsidRPr="00471595">
        <w:rPr>
          <w:rFonts w:ascii="Montserrat" w:hAnsi="Montserrat"/>
          <w:sz w:val="24"/>
        </w:rPr>
        <w:t xml:space="preserve">The most recent and secret addition of these human controlled worlds is the planet Majestic, founded by psis who abandoned Earth at the end of the twentieth century as an alternative to submitting to the terms of the psionic coverup instigated by the governments of Earth. </w:t>
      </w:r>
    </w:p>
    <w:p w14:paraId="654842E3" w14:textId="77777777" w:rsidR="00201AA5" w:rsidRPr="00471595" w:rsidRDefault="00201AA5" w:rsidP="00515B04">
      <w:pPr>
        <w:rPr>
          <w:rFonts w:ascii="Montserrat" w:hAnsi="Montserrat"/>
          <w:sz w:val="24"/>
        </w:rPr>
      </w:pPr>
    </w:p>
    <w:p w14:paraId="203AFBAC"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11D5BCF8" w14:textId="77777777" w:rsidR="00201AA5" w:rsidRPr="00471595" w:rsidRDefault="00201AA5" w:rsidP="00515B04">
      <w:pPr>
        <w:rPr>
          <w:rFonts w:ascii="Montserrat" w:hAnsi="Montserrat"/>
          <w:sz w:val="24"/>
        </w:rPr>
      </w:pPr>
    </w:p>
    <w:p w14:paraId="16053926" w14:textId="77777777" w:rsidR="00515B04" w:rsidRPr="00471595" w:rsidRDefault="00201AA5" w:rsidP="00515B04">
      <w:pPr>
        <w:numPr>
          <w:ins w:id="1886" w:author="Unknown"/>
        </w:numPr>
        <w:rPr>
          <w:rFonts w:ascii="Montserrat" w:hAnsi="Montserrat"/>
          <w:sz w:val="24"/>
        </w:rPr>
        <w:sectPr w:rsidR="00515B04" w:rsidRPr="00471595" w:rsidSect="00515B04">
          <w:type w:val="continuous"/>
          <w:pgSz w:w="12240" w:h="15840"/>
          <w:pgMar w:top="1440" w:right="1800" w:bottom="1440" w:left="1800" w:header="720" w:footer="720" w:gutter="0"/>
          <w:cols w:space="720"/>
          <w:docGrid w:linePitch="360"/>
        </w:sectPr>
      </w:pPr>
      <w:r w:rsidRPr="00471595">
        <w:rPr>
          <w:rFonts w:ascii="Montserrat" w:hAnsi="Montserrat"/>
          <w:sz w:val="24"/>
        </w:rPr>
        <w:br w:type="page"/>
      </w:r>
    </w:p>
    <w:p w14:paraId="203BE7EB" w14:textId="235AB90F" w:rsidR="00AD35EB" w:rsidRPr="00471595" w:rsidRDefault="00AD35EB" w:rsidP="00515B04">
      <w:pPr>
        <w:numPr>
          <w:ins w:id="1887" w:author="Unknown"/>
        </w:numPr>
        <w:rPr>
          <w:rFonts w:ascii="Montserrat" w:hAnsi="Montserrat"/>
          <w:sz w:val="24"/>
        </w:rPr>
      </w:pPr>
      <w:r w:rsidRPr="00471595">
        <w:rPr>
          <w:rFonts w:ascii="Montserrat" w:hAnsi="Montserrat"/>
          <w:sz w:val="24"/>
        </w:rPr>
        <w:t>A TASTE OF DEATH</w:t>
      </w:r>
    </w:p>
    <w:p w14:paraId="353CE762" w14:textId="77777777" w:rsidR="00AD35EB" w:rsidRPr="00471595" w:rsidRDefault="00AD35EB" w:rsidP="00515B04">
      <w:pPr>
        <w:numPr>
          <w:ins w:id="1888" w:author="Unknown"/>
        </w:numPr>
        <w:rPr>
          <w:rFonts w:ascii="Montserrat" w:hAnsi="Montserrat"/>
          <w:sz w:val="24"/>
        </w:rPr>
      </w:pPr>
    </w:p>
    <w:p w14:paraId="7C85593D" w14:textId="77777777" w:rsidR="00AD35EB" w:rsidRPr="00471595" w:rsidRDefault="00AD35EB" w:rsidP="00515B04">
      <w:pPr>
        <w:numPr>
          <w:ins w:id="1889" w:author="Unknown"/>
        </w:numPr>
        <w:rPr>
          <w:rFonts w:ascii="Montserrat" w:hAnsi="Montserrat"/>
          <w:sz w:val="24"/>
        </w:rPr>
      </w:pPr>
      <w:r w:rsidRPr="00471595">
        <w:rPr>
          <w:rFonts w:ascii="Montserrat" w:hAnsi="Montserrat"/>
          <w:sz w:val="24"/>
        </w:rPr>
        <w:t>CAST</w:t>
      </w:r>
    </w:p>
    <w:p w14:paraId="22BD73AC" w14:textId="77777777" w:rsidR="00AD35EB" w:rsidRPr="00471595" w:rsidRDefault="00AD35EB" w:rsidP="00515B04">
      <w:pPr>
        <w:numPr>
          <w:ins w:id="1890" w:author="Unknown"/>
        </w:numPr>
        <w:rPr>
          <w:rFonts w:ascii="Montserrat" w:hAnsi="Montserrat"/>
          <w:sz w:val="24"/>
        </w:rPr>
      </w:pPr>
    </w:p>
    <w:p w14:paraId="590B405C" w14:textId="77777777" w:rsidR="00AD35EB" w:rsidRPr="00471595" w:rsidRDefault="00AD35EB" w:rsidP="00515B04">
      <w:pPr>
        <w:numPr>
          <w:ins w:id="1891" w:author="Unknown"/>
        </w:numPr>
        <w:rPr>
          <w:rFonts w:ascii="Montserrat" w:hAnsi="Montserrat"/>
          <w:sz w:val="24"/>
        </w:rPr>
      </w:pPr>
      <w:r w:rsidRPr="00471595">
        <w:rPr>
          <w:rFonts w:ascii="Montserrat" w:hAnsi="Montserrat"/>
          <w:sz w:val="24"/>
        </w:rPr>
        <w:t xml:space="preserve">Aeslyn Sinclair </w:t>
      </w:r>
      <w:r w:rsidRPr="00471595">
        <w:rPr>
          <w:rFonts w:ascii="Montserrat" w:hAnsi="Montserrat"/>
          <w:sz w:val="24"/>
        </w:rPr>
        <w:tab/>
        <w:t xml:space="preserve">SinA 69-0452-0711 </w:t>
      </w:r>
      <w:r w:rsidRPr="00471595">
        <w:rPr>
          <w:rFonts w:ascii="Montserrat" w:hAnsi="Montserrat"/>
          <w:sz w:val="24"/>
        </w:rPr>
        <w:tab/>
        <w:t>Lt JG Helm</w:t>
      </w:r>
    </w:p>
    <w:p w14:paraId="1FB0F013" w14:textId="77777777" w:rsidR="00AD35EB" w:rsidRPr="00471595" w:rsidRDefault="00AD35EB" w:rsidP="00515B04">
      <w:pPr>
        <w:numPr>
          <w:ins w:id="1892" w:author="Unknown"/>
        </w:numPr>
        <w:rPr>
          <w:rFonts w:ascii="Montserrat" w:hAnsi="Montserrat"/>
          <w:sz w:val="24"/>
        </w:rPr>
      </w:pPr>
    </w:p>
    <w:p w14:paraId="61F6DCE5" w14:textId="77777777" w:rsidR="00AD35EB" w:rsidRPr="00471595" w:rsidRDefault="00AD35EB" w:rsidP="00515B04">
      <w:pPr>
        <w:numPr>
          <w:ins w:id="1893" w:author="Unknown"/>
        </w:numPr>
        <w:rPr>
          <w:rFonts w:ascii="Montserrat" w:hAnsi="Montserrat"/>
          <w:sz w:val="24"/>
        </w:rPr>
      </w:pPr>
      <w:r w:rsidRPr="00471595">
        <w:rPr>
          <w:rFonts w:ascii="Montserrat" w:hAnsi="Montserrat"/>
          <w:sz w:val="24"/>
        </w:rPr>
        <w:t>Richard Stewart</w:t>
      </w:r>
      <w:r w:rsidRPr="00471595">
        <w:rPr>
          <w:rFonts w:ascii="Montserrat" w:hAnsi="Montserrat"/>
          <w:sz w:val="24"/>
        </w:rPr>
        <w:tab/>
        <w:t xml:space="preserve">SteR 63-1249-4860 </w:t>
      </w:r>
      <w:r w:rsidRPr="00471595">
        <w:rPr>
          <w:rFonts w:ascii="Montserrat" w:hAnsi="Montserrat"/>
          <w:sz w:val="24"/>
        </w:rPr>
        <w:tab/>
        <w:t>Captain</w:t>
      </w:r>
    </w:p>
    <w:p w14:paraId="56852EC8" w14:textId="77777777" w:rsidR="00AD35EB" w:rsidRPr="00471595" w:rsidRDefault="00AD35EB" w:rsidP="00515B04">
      <w:pPr>
        <w:numPr>
          <w:ins w:id="1894" w:author="Unknown"/>
        </w:numPr>
        <w:rPr>
          <w:rFonts w:ascii="Montserrat" w:hAnsi="Montserrat"/>
          <w:sz w:val="24"/>
        </w:rPr>
      </w:pPr>
      <w:r w:rsidRPr="00471595">
        <w:rPr>
          <w:rFonts w:ascii="Montserrat" w:hAnsi="Montserrat"/>
          <w:sz w:val="24"/>
        </w:rPr>
        <w:t xml:space="preserve">Meggan India Alt </w:t>
      </w:r>
      <w:r w:rsidRPr="00471595">
        <w:rPr>
          <w:rFonts w:ascii="Montserrat" w:hAnsi="Montserrat"/>
          <w:sz w:val="24"/>
        </w:rPr>
        <w:tab/>
        <w:t xml:space="preserve">AltM 67-0017-0098 </w:t>
      </w:r>
      <w:r w:rsidRPr="00471595">
        <w:rPr>
          <w:rFonts w:ascii="Montserrat" w:hAnsi="Montserrat"/>
          <w:sz w:val="24"/>
        </w:rPr>
        <w:tab/>
        <w:t>Commander XO</w:t>
      </w:r>
    </w:p>
    <w:p w14:paraId="4E609695" w14:textId="77777777" w:rsidR="00AD35EB" w:rsidRPr="00471595" w:rsidRDefault="00AD35EB" w:rsidP="00515B04">
      <w:pPr>
        <w:numPr>
          <w:ins w:id="1895" w:author="Unknown"/>
        </w:numPr>
        <w:rPr>
          <w:rFonts w:ascii="Montserrat" w:hAnsi="Montserrat"/>
          <w:sz w:val="24"/>
        </w:rPr>
      </w:pPr>
      <w:r w:rsidRPr="00471595">
        <w:rPr>
          <w:rFonts w:ascii="Montserrat" w:hAnsi="Montserrat"/>
          <w:sz w:val="24"/>
        </w:rPr>
        <w:t>James Carlson</w:t>
      </w:r>
      <w:r w:rsidRPr="00471595">
        <w:rPr>
          <w:rFonts w:ascii="Montserrat" w:hAnsi="Montserrat"/>
          <w:sz w:val="24"/>
        </w:rPr>
        <w:tab/>
        <w:t>CarJ 66-2484-2348</w:t>
      </w:r>
      <w:r w:rsidRPr="00471595">
        <w:rPr>
          <w:rFonts w:ascii="Montserrat" w:hAnsi="Montserrat"/>
          <w:sz w:val="24"/>
        </w:rPr>
        <w:tab/>
        <w:t>Lt Commander Operations</w:t>
      </w:r>
    </w:p>
    <w:p w14:paraId="6A7DA97E" w14:textId="77777777" w:rsidR="00AD35EB" w:rsidRPr="00471595" w:rsidRDefault="00AD35EB" w:rsidP="00515B04">
      <w:pPr>
        <w:numPr>
          <w:ins w:id="1896" w:author="Unknown"/>
        </w:numPr>
        <w:rPr>
          <w:rFonts w:ascii="Montserrat" w:hAnsi="Montserrat"/>
          <w:sz w:val="24"/>
        </w:rPr>
      </w:pPr>
      <w:r w:rsidRPr="00471595">
        <w:rPr>
          <w:rFonts w:ascii="Montserrat" w:hAnsi="Montserrat"/>
          <w:sz w:val="24"/>
        </w:rPr>
        <w:t xml:space="preserve">Daron Medea </w:t>
      </w:r>
      <w:r w:rsidRPr="00471595">
        <w:rPr>
          <w:rFonts w:ascii="Montserrat" w:hAnsi="Montserrat"/>
          <w:sz w:val="24"/>
        </w:rPr>
        <w:tab/>
        <w:t xml:space="preserve">MedD  67-9251-1759 </w:t>
      </w:r>
      <w:r w:rsidRPr="00471595">
        <w:rPr>
          <w:rFonts w:ascii="Montserrat" w:hAnsi="Montserrat"/>
          <w:sz w:val="24"/>
        </w:rPr>
        <w:tab/>
        <w:t>Lt Commander Tactical</w:t>
      </w:r>
    </w:p>
    <w:p w14:paraId="71DC3F08" w14:textId="77777777" w:rsidR="00AD35EB" w:rsidRPr="00471595" w:rsidRDefault="00AD35EB" w:rsidP="00515B04">
      <w:pPr>
        <w:numPr>
          <w:ins w:id="1897" w:author="Unknown"/>
        </w:numPr>
        <w:rPr>
          <w:rFonts w:ascii="Montserrat" w:hAnsi="Montserrat"/>
          <w:sz w:val="24"/>
        </w:rPr>
      </w:pPr>
      <w:r w:rsidRPr="00471595">
        <w:rPr>
          <w:rFonts w:ascii="Montserrat" w:hAnsi="Montserrat"/>
          <w:sz w:val="24"/>
        </w:rPr>
        <w:t>Cory O'Hallan</w:t>
      </w:r>
      <w:r w:rsidRPr="00471595">
        <w:rPr>
          <w:rFonts w:ascii="Montserrat" w:hAnsi="Montserrat"/>
          <w:sz w:val="24"/>
        </w:rPr>
        <w:tab/>
        <w:t>OHaC 67-0345-1034</w:t>
      </w:r>
      <w:r w:rsidRPr="00471595">
        <w:rPr>
          <w:rFonts w:ascii="Montserrat" w:hAnsi="Montserrat"/>
          <w:sz w:val="24"/>
        </w:rPr>
        <w:tab/>
        <w:t>Lieutennant Weapons Ops</w:t>
      </w:r>
    </w:p>
    <w:p w14:paraId="296B0434" w14:textId="77777777" w:rsidR="00AD35EB" w:rsidRPr="00471595" w:rsidRDefault="00AD35EB" w:rsidP="00515B04">
      <w:pPr>
        <w:numPr>
          <w:ins w:id="1898" w:author="Unknown"/>
        </w:numPr>
        <w:rPr>
          <w:rFonts w:ascii="Montserrat" w:hAnsi="Montserrat"/>
          <w:sz w:val="24"/>
        </w:rPr>
      </w:pPr>
      <w:r w:rsidRPr="00471595">
        <w:rPr>
          <w:rFonts w:ascii="Montserrat" w:hAnsi="Montserrat"/>
          <w:sz w:val="24"/>
        </w:rPr>
        <w:t>Red Sinae</w:t>
      </w:r>
      <w:r w:rsidRPr="00471595">
        <w:rPr>
          <w:rFonts w:ascii="Montserrat" w:hAnsi="Montserrat"/>
          <w:sz w:val="24"/>
        </w:rPr>
        <w:tab/>
        <w:t xml:space="preserve">SinA 69-0452-0711-21 </w:t>
      </w:r>
      <w:r w:rsidRPr="00471595">
        <w:rPr>
          <w:rFonts w:ascii="Montserrat" w:hAnsi="Montserrat"/>
          <w:sz w:val="24"/>
        </w:rPr>
        <w:tab/>
        <w:t>Lt JG Hawk 09</w:t>
      </w:r>
    </w:p>
    <w:p w14:paraId="098D00C2" w14:textId="77777777" w:rsidR="00AD35EB" w:rsidRPr="00471595" w:rsidRDefault="00AD35EB" w:rsidP="00515B04">
      <w:pPr>
        <w:numPr>
          <w:ins w:id="1899" w:author="Unknown"/>
        </w:numPr>
        <w:rPr>
          <w:rFonts w:ascii="Montserrat" w:hAnsi="Montserrat"/>
          <w:sz w:val="24"/>
        </w:rPr>
      </w:pPr>
      <w:r w:rsidRPr="00471595">
        <w:rPr>
          <w:rFonts w:ascii="Montserrat" w:hAnsi="Montserrat"/>
          <w:sz w:val="24"/>
        </w:rPr>
        <w:t>Michael Parks</w:t>
      </w:r>
      <w:r w:rsidRPr="00471595">
        <w:rPr>
          <w:rFonts w:ascii="Montserrat" w:hAnsi="Montserrat"/>
          <w:sz w:val="24"/>
        </w:rPr>
        <w:tab/>
        <w:t>ParM 72-4895-3459</w:t>
      </w:r>
      <w:r w:rsidRPr="00471595">
        <w:rPr>
          <w:rFonts w:ascii="Montserrat" w:hAnsi="Montserrat"/>
          <w:sz w:val="24"/>
        </w:rPr>
        <w:tab/>
        <w:t>Ensign</w:t>
      </w:r>
    </w:p>
    <w:p w14:paraId="0162B8FE" w14:textId="77777777" w:rsidR="00AD35EB" w:rsidRPr="00471595" w:rsidRDefault="00AD35EB" w:rsidP="00515B04">
      <w:pPr>
        <w:numPr>
          <w:ins w:id="1900" w:author="Unknown"/>
        </w:numPr>
        <w:rPr>
          <w:rFonts w:ascii="Montserrat" w:hAnsi="Montserrat"/>
          <w:sz w:val="24"/>
        </w:rPr>
      </w:pPr>
      <w:r w:rsidRPr="00471595">
        <w:rPr>
          <w:rFonts w:ascii="Montserrat" w:hAnsi="Montserrat"/>
          <w:sz w:val="24"/>
        </w:rPr>
        <w:t>Sharon Kline</w:t>
      </w:r>
      <w:r w:rsidRPr="00471595">
        <w:rPr>
          <w:rFonts w:ascii="Montserrat" w:hAnsi="Montserrat"/>
          <w:sz w:val="24"/>
        </w:rPr>
        <w:tab/>
        <w:t xml:space="preserve">KliS 66-3487-0234 </w:t>
      </w:r>
      <w:r w:rsidRPr="00471595">
        <w:rPr>
          <w:rFonts w:ascii="Montserrat" w:hAnsi="Montserrat"/>
          <w:sz w:val="24"/>
        </w:rPr>
        <w:tab/>
        <w:t>CPO Quartermaster</w:t>
      </w:r>
    </w:p>
    <w:p w14:paraId="435FA9B0" w14:textId="77777777" w:rsidR="00AD35EB" w:rsidRPr="00471595" w:rsidRDefault="00AD35EB" w:rsidP="00515B04">
      <w:pPr>
        <w:numPr>
          <w:ins w:id="1901" w:author="Unknown"/>
        </w:numPr>
        <w:rPr>
          <w:rFonts w:ascii="Montserrat" w:hAnsi="Montserrat"/>
          <w:sz w:val="24"/>
        </w:rPr>
      </w:pPr>
      <w:r w:rsidRPr="00471595">
        <w:rPr>
          <w:rFonts w:ascii="Montserrat" w:hAnsi="Montserrat"/>
          <w:sz w:val="24"/>
        </w:rPr>
        <w:t>Karl Grant</w:t>
      </w:r>
      <w:r w:rsidRPr="00471595">
        <w:rPr>
          <w:rFonts w:ascii="Montserrat" w:hAnsi="Montserrat"/>
          <w:sz w:val="24"/>
        </w:rPr>
        <w:tab/>
        <w:t>GraK 67-0987-1344</w:t>
      </w:r>
      <w:r w:rsidRPr="00471595">
        <w:rPr>
          <w:rFonts w:ascii="Montserrat" w:hAnsi="Montserrat"/>
          <w:sz w:val="24"/>
        </w:rPr>
        <w:tab/>
        <w:t xml:space="preserve">CPO </w:t>
      </w:r>
    </w:p>
    <w:p w14:paraId="47FD8E5E" w14:textId="77777777" w:rsidR="00AD35EB" w:rsidRPr="00471595" w:rsidRDefault="00AD35EB" w:rsidP="00515B04">
      <w:pPr>
        <w:numPr>
          <w:ins w:id="1902" w:author="Unknown"/>
        </w:numPr>
        <w:rPr>
          <w:rFonts w:ascii="Montserrat" w:hAnsi="Montserrat"/>
          <w:sz w:val="24"/>
        </w:rPr>
      </w:pPr>
    </w:p>
    <w:p w14:paraId="654B91C0" w14:textId="77777777" w:rsidR="00AD35EB" w:rsidRPr="00471595" w:rsidRDefault="00AD35EB" w:rsidP="00515B04">
      <w:pPr>
        <w:numPr>
          <w:ins w:id="1903" w:author="Unknown"/>
        </w:numPr>
        <w:rPr>
          <w:rFonts w:ascii="Montserrat" w:hAnsi="Montserrat"/>
          <w:sz w:val="24"/>
        </w:rPr>
      </w:pPr>
      <w:r w:rsidRPr="00471595">
        <w:rPr>
          <w:rFonts w:ascii="Montserrat" w:hAnsi="Montserrat"/>
          <w:sz w:val="24"/>
        </w:rPr>
        <w:t>Eugene Parks</w:t>
      </w:r>
      <w:r w:rsidRPr="00471595">
        <w:rPr>
          <w:rFonts w:ascii="Montserrat" w:hAnsi="Montserrat"/>
          <w:sz w:val="24"/>
        </w:rPr>
        <w:tab/>
        <w:t>ParE 49-0234-5937</w:t>
      </w:r>
      <w:r w:rsidRPr="00471595">
        <w:rPr>
          <w:rFonts w:ascii="Montserrat" w:hAnsi="Montserrat"/>
          <w:sz w:val="24"/>
        </w:rPr>
        <w:tab/>
        <w:t>Vice Admiral</w:t>
      </w:r>
    </w:p>
    <w:p w14:paraId="1F235848" w14:textId="77777777" w:rsidR="00AD35EB" w:rsidRPr="00471595" w:rsidRDefault="00AD35EB" w:rsidP="00515B04">
      <w:pPr>
        <w:numPr>
          <w:ins w:id="1904" w:author="Unknown"/>
        </w:numPr>
        <w:rPr>
          <w:rFonts w:ascii="Montserrat" w:hAnsi="Montserrat"/>
          <w:sz w:val="24"/>
        </w:rPr>
      </w:pPr>
      <w:r w:rsidRPr="00471595">
        <w:rPr>
          <w:rFonts w:ascii="Montserrat" w:hAnsi="Montserrat"/>
          <w:sz w:val="24"/>
        </w:rPr>
        <w:t>Shoen Dane</w:t>
      </w:r>
      <w:r w:rsidRPr="00471595">
        <w:rPr>
          <w:rFonts w:ascii="Montserrat" w:hAnsi="Montserrat"/>
          <w:sz w:val="24"/>
        </w:rPr>
        <w:tab/>
        <w:t>DanS 55-0235-0986</w:t>
      </w:r>
      <w:r w:rsidRPr="00471595">
        <w:rPr>
          <w:rFonts w:ascii="Montserrat" w:hAnsi="Montserrat"/>
          <w:sz w:val="24"/>
        </w:rPr>
        <w:tab/>
        <w:t>Vice Admiral</w:t>
      </w:r>
    </w:p>
    <w:p w14:paraId="29FE7A5B" w14:textId="77777777" w:rsidR="00AD35EB" w:rsidRPr="00471595" w:rsidRDefault="00AD35EB" w:rsidP="00515B04">
      <w:pPr>
        <w:numPr>
          <w:ins w:id="1905" w:author="Unknown"/>
        </w:numPr>
        <w:rPr>
          <w:rFonts w:ascii="Montserrat" w:hAnsi="Montserrat"/>
          <w:sz w:val="24"/>
        </w:rPr>
      </w:pPr>
      <w:r w:rsidRPr="00471595">
        <w:rPr>
          <w:rFonts w:ascii="Montserrat" w:hAnsi="Montserrat"/>
          <w:sz w:val="24"/>
        </w:rPr>
        <w:t>Marshal Grey</w:t>
      </w:r>
      <w:r w:rsidRPr="00471595">
        <w:rPr>
          <w:rFonts w:ascii="Montserrat" w:hAnsi="Montserrat"/>
          <w:sz w:val="24"/>
        </w:rPr>
        <w:tab/>
        <w:t xml:space="preserve">GreM 58-2271-0986 </w:t>
      </w:r>
      <w:r w:rsidRPr="00471595">
        <w:rPr>
          <w:rFonts w:ascii="Montserrat" w:hAnsi="Montserrat"/>
          <w:sz w:val="24"/>
        </w:rPr>
        <w:tab/>
        <w:t>Vice Admiral AEPC</w:t>
      </w:r>
    </w:p>
    <w:p w14:paraId="22A8B161" w14:textId="77777777" w:rsidR="00AD35EB" w:rsidRPr="00471595" w:rsidRDefault="00AD35EB" w:rsidP="00515B04">
      <w:pPr>
        <w:numPr>
          <w:ins w:id="1906" w:author="Unknown"/>
        </w:numPr>
        <w:rPr>
          <w:rFonts w:ascii="Montserrat" w:hAnsi="Montserrat"/>
          <w:sz w:val="24"/>
        </w:rPr>
      </w:pPr>
      <w:r w:rsidRPr="00471595">
        <w:rPr>
          <w:rFonts w:ascii="Montserrat" w:hAnsi="Montserrat"/>
          <w:sz w:val="24"/>
        </w:rPr>
        <w:t>Morgan Erin Wildmuir</w:t>
      </w:r>
      <w:r w:rsidRPr="00471595">
        <w:rPr>
          <w:rFonts w:ascii="Montserrat" w:hAnsi="Montserrat"/>
          <w:sz w:val="24"/>
        </w:rPr>
        <w:tab/>
        <w:t>—0-70-0027-21172</w:t>
      </w:r>
      <w:r w:rsidRPr="00471595">
        <w:rPr>
          <w:rFonts w:ascii="Montserrat" w:hAnsi="Montserrat"/>
          <w:sz w:val="24"/>
        </w:rPr>
        <w:tab/>
        <w:t>AEPC</w:t>
      </w:r>
    </w:p>
    <w:p w14:paraId="3CA9922E" w14:textId="77777777" w:rsidR="00AD35EB" w:rsidRPr="00471595" w:rsidRDefault="00AD35EB" w:rsidP="00515B04">
      <w:pPr>
        <w:numPr>
          <w:ins w:id="1907" w:author="Unknown"/>
        </w:numPr>
        <w:rPr>
          <w:rFonts w:ascii="Montserrat" w:hAnsi="Montserrat"/>
          <w:sz w:val="24"/>
        </w:rPr>
      </w:pPr>
      <w:r w:rsidRPr="00471595">
        <w:rPr>
          <w:rFonts w:ascii="Montserrat" w:hAnsi="Montserrat"/>
          <w:sz w:val="24"/>
        </w:rPr>
        <w:t>Amadea Shea-Quinn</w:t>
      </w:r>
      <w:r w:rsidRPr="00471595">
        <w:rPr>
          <w:rFonts w:ascii="Montserrat" w:hAnsi="Montserrat"/>
          <w:sz w:val="24"/>
        </w:rPr>
        <w:tab/>
        <w:t>—0-70-0029-20179</w:t>
      </w:r>
      <w:r w:rsidRPr="00471595">
        <w:rPr>
          <w:rFonts w:ascii="Montserrat" w:hAnsi="Montserrat"/>
          <w:sz w:val="24"/>
        </w:rPr>
        <w:tab/>
        <w:t>AEPC</w:t>
      </w:r>
    </w:p>
    <w:p w14:paraId="73DEB639" w14:textId="77777777" w:rsidR="00515B04" w:rsidRPr="00471595" w:rsidRDefault="00515B04" w:rsidP="00515B04">
      <w:pPr>
        <w:rPr>
          <w:rFonts w:ascii="Montserrat" w:hAnsi="Montserrat"/>
          <w:sz w:val="24"/>
        </w:rPr>
      </w:pPr>
    </w:p>
    <w:p w14:paraId="4201ACCE"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554F3DAA" w14:textId="77777777" w:rsidR="00515B04" w:rsidRPr="00471595" w:rsidRDefault="00515B04" w:rsidP="00515B04">
      <w:pPr>
        <w:rPr>
          <w:rFonts w:ascii="Montserrat" w:hAnsi="Montserrat"/>
          <w:sz w:val="24"/>
        </w:rPr>
      </w:pPr>
    </w:p>
    <w:p w14:paraId="74A26B8F" w14:textId="77777777" w:rsidR="00515B04" w:rsidRPr="00471595" w:rsidRDefault="00515B04" w:rsidP="00515B04">
      <w:pPr>
        <w:numPr>
          <w:ins w:id="1908" w:author="Unknown"/>
        </w:numPr>
        <w:rPr>
          <w:rFonts w:ascii="Montserrat" w:hAnsi="Montserrat"/>
          <w:sz w:val="24"/>
        </w:rPr>
        <w:sectPr w:rsidR="00515B04" w:rsidRPr="00471595" w:rsidSect="00515B04">
          <w:type w:val="continuous"/>
          <w:pgSz w:w="12240" w:h="15840"/>
          <w:pgMar w:top="1440" w:right="1800" w:bottom="1440" w:left="1800" w:header="720" w:footer="720" w:gutter="0"/>
          <w:cols w:space="720"/>
          <w:docGrid w:linePitch="360"/>
        </w:sectPr>
      </w:pPr>
      <w:r w:rsidRPr="00471595">
        <w:rPr>
          <w:rFonts w:ascii="Montserrat" w:hAnsi="Montserrat"/>
          <w:sz w:val="24"/>
        </w:rPr>
        <w:br w:type="page"/>
      </w:r>
    </w:p>
    <w:p w14:paraId="213B8634" w14:textId="35A7778F" w:rsidR="00AD35EB" w:rsidRPr="00471595" w:rsidRDefault="00AD35EB" w:rsidP="00515B04">
      <w:pPr>
        <w:numPr>
          <w:ins w:id="1909" w:author="Unknown"/>
        </w:numPr>
        <w:rPr>
          <w:rFonts w:ascii="Montserrat" w:hAnsi="Montserrat"/>
          <w:sz w:val="24"/>
        </w:rPr>
      </w:pPr>
      <w:r w:rsidRPr="00471595">
        <w:rPr>
          <w:rFonts w:ascii="Montserrat" w:hAnsi="Montserrat"/>
          <w:sz w:val="24"/>
        </w:rPr>
        <w:t>Conquerors</w:t>
      </w:r>
    </w:p>
    <w:p w14:paraId="03984B17" w14:textId="77777777" w:rsidR="00AD35EB" w:rsidRPr="00471595" w:rsidRDefault="00AD35EB" w:rsidP="00515B04">
      <w:pPr>
        <w:numPr>
          <w:ins w:id="1910" w:author="Unknown"/>
        </w:numPr>
        <w:rPr>
          <w:rFonts w:ascii="Montserrat" w:hAnsi="Montserrat"/>
          <w:sz w:val="24"/>
        </w:rPr>
      </w:pPr>
    </w:p>
    <w:p w14:paraId="04856ECD" w14:textId="5E9376B3" w:rsidR="00AD35EB" w:rsidRPr="00471595" w:rsidRDefault="00201AA5" w:rsidP="00515B04">
      <w:pPr>
        <w:numPr>
          <w:ins w:id="1911" w:author="Unknown"/>
        </w:numPr>
        <w:rPr>
          <w:rFonts w:ascii="Montserrat" w:hAnsi="Montserrat"/>
          <w:sz w:val="24"/>
        </w:rPr>
      </w:pPr>
      <w:r w:rsidRPr="00471595">
        <w:rPr>
          <w:rFonts w:ascii="Montserrat" w:hAnsi="Montserrat"/>
          <w:sz w:val="24"/>
        </w:rPr>
        <w:t>Alexander</w:t>
      </w:r>
      <w:r w:rsidR="00AD35EB" w:rsidRPr="00471595">
        <w:rPr>
          <w:rFonts w:ascii="Montserrat" w:hAnsi="Montserrat"/>
          <w:sz w:val="24"/>
        </w:rPr>
        <w:tab/>
      </w:r>
      <w:r w:rsidRPr="00471595">
        <w:rPr>
          <w:rFonts w:ascii="Montserrat" w:hAnsi="Montserrat"/>
          <w:sz w:val="24"/>
        </w:rPr>
        <w:t>Alexander</w:t>
      </w:r>
      <w:r w:rsidR="00AD35EB" w:rsidRPr="00471595">
        <w:rPr>
          <w:rFonts w:ascii="Montserrat" w:hAnsi="Montserrat"/>
          <w:sz w:val="24"/>
        </w:rPr>
        <w:t xml:space="preserve"> the Great</w:t>
      </w:r>
    </w:p>
    <w:p w14:paraId="0DF85FDB" w14:textId="77777777" w:rsidR="00AD35EB" w:rsidRPr="00471595" w:rsidRDefault="00AD35EB" w:rsidP="00515B04">
      <w:pPr>
        <w:numPr>
          <w:ins w:id="1912" w:author="Unknown"/>
        </w:numPr>
        <w:rPr>
          <w:rFonts w:ascii="Montserrat" w:hAnsi="Montserrat"/>
          <w:sz w:val="24"/>
        </w:rPr>
      </w:pPr>
      <w:r w:rsidRPr="00471595">
        <w:rPr>
          <w:rFonts w:ascii="Montserrat" w:hAnsi="Montserrat"/>
          <w:sz w:val="24"/>
        </w:rPr>
        <w:t>Attila</w:t>
      </w:r>
      <w:r w:rsidRPr="00471595">
        <w:rPr>
          <w:rFonts w:ascii="Montserrat" w:hAnsi="Montserrat"/>
          <w:sz w:val="24"/>
        </w:rPr>
        <w:tab/>
        <w:t>Attila the Hun</w:t>
      </w:r>
    </w:p>
    <w:p w14:paraId="0C81FC93" w14:textId="77777777" w:rsidR="00AD35EB" w:rsidRPr="00471595" w:rsidRDefault="00AD35EB" w:rsidP="00515B04">
      <w:pPr>
        <w:numPr>
          <w:ins w:id="1913" w:author="Unknown"/>
        </w:numPr>
        <w:rPr>
          <w:rFonts w:ascii="Montserrat" w:hAnsi="Montserrat"/>
          <w:sz w:val="24"/>
        </w:rPr>
      </w:pPr>
      <w:r w:rsidRPr="00471595">
        <w:rPr>
          <w:rFonts w:ascii="Montserrat" w:hAnsi="Montserrat"/>
          <w:sz w:val="24"/>
        </w:rPr>
        <w:t>Genghis Khan</w:t>
      </w:r>
      <w:r w:rsidRPr="00471595">
        <w:rPr>
          <w:rFonts w:ascii="Montserrat" w:hAnsi="Montserrat"/>
          <w:sz w:val="24"/>
        </w:rPr>
        <w:tab/>
      </w:r>
    </w:p>
    <w:p w14:paraId="71C346BA" w14:textId="77777777" w:rsidR="00AD35EB" w:rsidRPr="00471595" w:rsidRDefault="00AD35EB" w:rsidP="00515B04">
      <w:pPr>
        <w:numPr>
          <w:ins w:id="1914" w:author="Unknown"/>
        </w:numPr>
        <w:rPr>
          <w:rFonts w:ascii="Montserrat" w:hAnsi="Montserrat"/>
          <w:sz w:val="24"/>
        </w:rPr>
      </w:pPr>
      <w:r w:rsidRPr="00471595">
        <w:rPr>
          <w:rFonts w:ascii="Montserrat" w:hAnsi="Montserrat"/>
          <w:sz w:val="24"/>
        </w:rPr>
        <w:t>Ramses</w:t>
      </w:r>
      <w:r w:rsidRPr="00471595">
        <w:rPr>
          <w:rFonts w:ascii="Montserrat" w:hAnsi="Montserrat"/>
          <w:sz w:val="24"/>
        </w:rPr>
        <w:tab/>
        <w:t>Ramses the Great</w:t>
      </w:r>
    </w:p>
    <w:p w14:paraId="6B7D37AB" w14:textId="77777777" w:rsidR="00AD35EB" w:rsidRPr="00471595" w:rsidRDefault="00AD35EB" w:rsidP="00515B04">
      <w:pPr>
        <w:numPr>
          <w:ins w:id="1915" w:author="Unknown"/>
        </w:numPr>
        <w:rPr>
          <w:rFonts w:ascii="Montserrat" w:hAnsi="Montserrat"/>
          <w:sz w:val="24"/>
        </w:rPr>
      </w:pPr>
      <w:r w:rsidRPr="00471595">
        <w:rPr>
          <w:rFonts w:ascii="Montserrat" w:hAnsi="Montserrat"/>
          <w:sz w:val="24"/>
        </w:rPr>
        <w:t>Ashram</w:t>
      </w:r>
    </w:p>
    <w:p w14:paraId="3DCD7CC1" w14:textId="77777777" w:rsidR="00AD35EB" w:rsidRPr="00471595" w:rsidRDefault="00AD35EB" w:rsidP="00515B04">
      <w:pPr>
        <w:numPr>
          <w:ins w:id="1916" w:author="Unknown"/>
        </w:numPr>
        <w:rPr>
          <w:rFonts w:ascii="Montserrat" w:hAnsi="Montserrat"/>
          <w:sz w:val="24"/>
        </w:rPr>
      </w:pPr>
      <w:r w:rsidRPr="00471595">
        <w:rPr>
          <w:rFonts w:ascii="Montserrat" w:hAnsi="Montserrat"/>
          <w:sz w:val="24"/>
        </w:rPr>
        <w:t>Cesar</w:t>
      </w:r>
      <w:r w:rsidRPr="00471595">
        <w:rPr>
          <w:rFonts w:ascii="Montserrat" w:hAnsi="Montserrat"/>
          <w:sz w:val="24"/>
        </w:rPr>
        <w:tab/>
      </w:r>
    </w:p>
    <w:p w14:paraId="0F37C5AB" w14:textId="77777777" w:rsidR="00AD35EB" w:rsidRPr="00471595" w:rsidRDefault="00AD35EB" w:rsidP="00515B04">
      <w:pPr>
        <w:numPr>
          <w:ins w:id="1917" w:author="Unknown"/>
        </w:numPr>
        <w:rPr>
          <w:rFonts w:ascii="Montserrat" w:hAnsi="Montserrat"/>
          <w:sz w:val="24"/>
        </w:rPr>
      </w:pPr>
      <w:r w:rsidRPr="00471595">
        <w:rPr>
          <w:rFonts w:ascii="Montserrat" w:hAnsi="Montserrat"/>
          <w:sz w:val="24"/>
        </w:rPr>
        <w:t>Ptolemy</w:t>
      </w:r>
    </w:p>
    <w:p w14:paraId="69A6E485" w14:textId="77777777" w:rsidR="00AD35EB" w:rsidRPr="00471595" w:rsidRDefault="00AD35EB" w:rsidP="00515B04">
      <w:pPr>
        <w:numPr>
          <w:ins w:id="1918" w:author="Unknown"/>
        </w:numPr>
        <w:rPr>
          <w:rFonts w:ascii="Montserrat" w:hAnsi="Montserrat"/>
          <w:sz w:val="24"/>
        </w:rPr>
      </w:pPr>
      <w:r w:rsidRPr="00471595">
        <w:rPr>
          <w:rFonts w:ascii="Montserrat" w:hAnsi="Montserrat"/>
          <w:sz w:val="24"/>
        </w:rPr>
        <w:t>Peter</w:t>
      </w:r>
      <w:r w:rsidRPr="00471595">
        <w:rPr>
          <w:rFonts w:ascii="Montserrat" w:hAnsi="Montserrat"/>
          <w:sz w:val="24"/>
        </w:rPr>
        <w:tab/>
        <w:t>Peter the Great</w:t>
      </w:r>
    </w:p>
    <w:p w14:paraId="4299B362" w14:textId="77777777" w:rsidR="00AD35EB" w:rsidRPr="00471595" w:rsidRDefault="00AD35EB" w:rsidP="00515B04">
      <w:pPr>
        <w:numPr>
          <w:ins w:id="1919" w:author="Unknown"/>
        </w:numPr>
        <w:rPr>
          <w:rFonts w:ascii="Montserrat" w:hAnsi="Montserrat"/>
          <w:sz w:val="24"/>
        </w:rPr>
      </w:pPr>
      <w:r w:rsidRPr="00471595">
        <w:rPr>
          <w:rFonts w:ascii="Montserrat" w:hAnsi="Montserrat"/>
          <w:sz w:val="24"/>
        </w:rPr>
        <w:t>Edward</w:t>
      </w:r>
      <w:r w:rsidRPr="00471595">
        <w:rPr>
          <w:rFonts w:ascii="Montserrat" w:hAnsi="Montserrat"/>
          <w:sz w:val="24"/>
        </w:rPr>
        <w:tab/>
        <w:t>Edward Longshanks</w:t>
      </w:r>
    </w:p>
    <w:p w14:paraId="1D83941D" w14:textId="77777777" w:rsidR="00AD35EB" w:rsidRPr="00471595" w:rsidRDefault="00AD35EB" w:rsidP="00515B04">
      <w:pPr>
        <w:numPr>
          <w:ins w:id="1920" w:author="Unknown"/>
        </w:numPr>
        <w:rPr>
          <w:rFonts w:ascii="Montserrat" w:hAnsi="Montserrat"/>
          <w:sz w:val="24"/>
        </w:rPr>
      </w:pPr>
      <w:r w:rsidRPr="00471595">
        <w:rPr>
          <w:rFonts w:ascii="Montserrat" w:hAnsi="Montserrat"/>
          <w:sz w:val="24"/>
        </w:rPr>
        <w:t>Frederick</w:t>
      </w:r>
      <w:r w:rsidRPr="00471595">
        <w:rPr>
          <w:rFonts w:ascii="Montserrat" w:hAnsi="Montserrat"/>
          <w:sz w:val="24"/>
        </w:rPr>
        <w:tab/>
        <w:t>Frederickthe Great</w:t>
      </w:r>
    </w:p>
    <w:p w14:paraId="5BD5EA62" w14:textId="77777777" w:rsidR="00AD35EB" w:rsidRPr="00471595" w:rsidRDefault="00AD35EB" w:rsidP="00515B04">
      <w:pPr>
        <w:numPr>
          <w:ins w:id="1921" w:author="Unknown"/>
        </w:numPr>
        <w:rPr>
          <w:rFonts w:ascii="Montserrat" w:hAnsi="Montserrat"/>
          <w:sz w:val="24"/>
        </w:rPr>
      </w:pPr>
      <w:r w:rsidRPr="00471595">
        <w:rPr>
          <w:rFonts w:ascii="Montserrat" w:hAnsi="Montserrat"/>
          <w:sz w:val="24"/>
        </w:rPr>
        <w:t>William</w:t>
      </w:r>
      <w:r w:rsidRPr="00471595">
        <w:rPr>
          <w:rFonts w:ascii="Montserrat" w:hAnsi="Montserrat"/>
          <w:sz w:val="24"/>
        </w:rPr>
        <w:tab/>
        <w:t>William of Orange</w:t>
      </w:r>
    </w:p>
    <w:p w14:paraId="6A7A28AC" w14:textId="77777777" w:rsidR="00201AA5" w:rsidRPr="00471595" w:rsidRDefault="00201AA5" w:rsidP="00515B04">
      <w:pPr>
        <w:rPr>
          <w:rFonts w:ascii="Montserrat" w:hAnsi="Montserrat"/>
          <w:sz w:val="24"/>
        </w:rPr>
      </w:pPr>
    </w:p>
    <w:p w14:paraId="6B773F79"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58CB01DC" w14:textId="77777777" w:rsidR="00201AA5" w:rsidRPr="00471595" w:rsidRDefault="00201AA5" w:rsidP="00515B04">
      <w:pPr>
        <w:rPr>
          <w:rFonts w:ascii="Montserrat" w:hAnsi="Montserrat"/>
          <w:sz w:val="24"/>
        </w:rPr>
      </w:pPr>
    </w:p>
    <w:p w14:paraId="616E255E" w14:textId="77777777" w:rsidR="00515B04" w:rsidRPr="00471595" w:rsidRDefault="00201AA5" w:rsidP="00515B04">
      <w:pPr>
        <w:numPr>
          <w:ins w:id="1922" w:author="Unknown"/>
        </w:numPr>
        <w:rPr>
          <w:rFonts w:ascii="Montserrat" w:hAnsi="Montserrat"/>
          <w:sz w:val="24"/>
        </w:rPr>
        <w:sectPr w:rsidR="00515B04" w:rsidRPr="00471595" w:rsidSect="00515B04">
          <w:type w:val="continuous"/>
          <w:pgSz w:w="12240" w:h="15840"/>
          <w:pgMar w:top="1440" w:right="1800" w:bottom="1440" w:left="1800" w:header="720" w:footer="720" w:gutter="0"/>
          <w:cols w:space="720"/>
          <w:docGrid w:linePitch="360"/>
        </w:sectPr>
      </w:pPr>
      <w:r w:rsidRPr="00471595">
        <w:rPr>
          <w:rFonts w:ascii="Montserrat" w:hAnsi="Montserrat"/>
          <w:sz w:val="24"/>
        </w:rPr>
        <w:br w:type="page"/>
      </w:r>
    </w:p>
    <w:p w14:paraId="4B43EB08" w14:textId="616C93D7" w:rsidR="00AD35EB" w:rsidRPr="00471595" w:rsidRDefault="00AD35EB" w:rsidP="00515B04">
      <w:pPr>
        <w:numPr>
          <w:ins w:id="1923" w:author="Unknown"/>
        </w:numPr>
        <w:rPr>
          <w:rFonts w:ascii="Montserrat" w:hAnsi="Montserrat"/>
          <w:sz w:val="24"/>
        </w:rPr>
      </w:pPr>
      <w:r w:rsidRPr="00471595">
        <w:rPr>
          <w:rFonts w:ascii="Montserrat" w:hAnsi="Montserrat"/>
          <w:sz w:val="24"/>
        </w:rPr>
        <w:t>A TASTE OF DEATH : Synopsis Breakdown</w:t>
      </w:r>
    </w:p>
    <w:p w14:paraId="079C780A" w14:textId="77777777" w:rsidR="00AD35EB" w:rsidRPr="00471595" w:rsidRDefault="00AD35EB" w:rsidP="00515B04">
      <w:pPr>
        <w:numPr>
          <w:ins w:id="1924" w:author="Unknown"/>
        </w:numPr>
        <w:rPr>
          <w:rFonts w:ascii="Montserrat" w:hAnsi="Montserrat"/>
          <w:sz w:val="24"/>
        </w:rPr>
      </w:pPr>
    </w:p>
    <w:p w14:paraId="18B5BADA" w14:textId="0891BAF8" w:rsidR="00AD35EB" w:rsidRPr="00471595" w:rsidRDefault="00AD35EB" w:rsidP="00515B04">
      <w:pPr>
        <w:numPr>
          <w:ins w:id="1925" w:author="Unknown"/>
        </w:numPr>
        <w:rPr>
          <w:rFonts w:ascii="Montserrat" w:hAnsi="Montserrat"/>
          <w:sz w:val="24"/>
        </w:rPr>
      </w:pPr>
      <w:r w:rsidRPr="00471595">
        <w:rPr>
          <w:rFonts w:ascii="Montserrat" w:hAnsi="Montserrat"/>
          <w:sz w:val="24"/>
        </w:rPr>
        <w:t xml:space="preserve">Aeslyn Sinclair LJG AES </w:t>
      </w:r>
      <w:r w:rsidR="00201AA5" w:rsidRPr="00471595">
        <w:rPr>
          <w:rFonts w:ascii="Montserrat" w:hAnsi="Montserrat"/>
          <w:sz w:val="24"/>
        </w:rPr>
        <w:t>Alexander</w:t>
      </w:r>
    </w:p>
    <w:p w14:paraId="4134C4B6" w14:textId="77777777" w:rsidR="00276F1C" w:rsidRPr="00471595" w:rsidRDefault="00AD35EB" w:rsidP="00515B04">
      <w:pPr>
        <w:numPr>
          <w:ins w:id="1926" w:author="Unknown"/>
        </w:numPr>
        <w:rPr>
          <w:rFonts w:ascii="Montserrat" w:hAnsi="Montserrat"/>
          <w:sz w:val="24"/>
        </w:rPr>
      </w:pPr>
      <w:r w:rsidRPr="00471595">
        <w:rPr>
          <w:rFonts w:ascii="Montserrat" w:hAnsi="Montserrat"/>
          <w:sz w:val="24"/>
        </w:rPr>
        <w:t>a young officer reporting for duty, for her first tour of the Fringe</w:t>
      </w:r>
    </w:p>
    <w:p w14:paraId="0FB8EF96" w14:textId="22A79AC9" w:rsidR="00AD35EB" w:rsidRPr="00471595" w:rsidRDefault="00AD35EB" w:rsidP="00515B04">
      <w:pPr>
        <w:numPr>
          <w:ins w:id="1927" w:author="Unknown"/>
        </w:numPr>
        <w:rPr>
          <w:rFonts w:ascii="Montserrat" w:hAnsi="Montserrat"/>
          <w:sz w:val="24"/>
        </w:rPr>
      </w:pPr>
      <w:r w:rsidRPr="00471595">
        <w:rPr>
          <w:rFonts w:ascii="Montserrat" w:hAnsi="Montserrat"/>
          <w:sz w:val="24"/>
        </w:rPr>
        <w:t xml:space="preserve">Among the bridge officers of </w:t>
      </w:r>
      <w:r w:rsidR="00201AA5" w:rsidRPr="00471595">
        <w:rPr>
          <w:rFonts w:ascii="Montserrat" w:hAnsi="Montserrat"/>
          <w:sz w:val="24"/>
        </w:rPr>
        <w:t>Alexander</w:t>
      </w:r>
      <w:r w:rsidRPr="00471595">
        <w:rPr>
          <w:rFonts w:ascii="Montserrat" w:hAnsi="Montserrat"/>
          <w:sz w:val="24"/>
        </w:rPr>
        <w:t xml:space="preserve"> are two of her Academy upper classmen Lieutennant Commander Daron Medea</w:t>
      </w:r>
      <w:r w:rsidR="00295153" w:rsidRPr="00471595">
        <w:rPr>
          <w:rFonts w:ascii="Montserrat" w:hAnsi="Montserrat"/>
          <w:sz w:val="24"/>
        </w:rPr>
        <w:t xml:space="preserve"> and</w:t>
      </w:r>
      <w:r w:rsidRPr="00471595">
        <w:rPr>
          <w:rFonts w:ascii="Montserrat" w:hAnsi="Montserrat"/>
          <w:sz w:val="24"/>
        </w:rPr>
        <w:t xml:space="preserve"> Commander Meggan India Alt</w:t>
      </w:r>
    </w:p>
    <w:p w14:paraId="599C7AB0" w14:textId="77777777" w:rsidR="00515B04" w:rsidRPr="00471595" w:rsidRDefault="00515B04" w:rsidP="00515B04">
      <w:pPr>
        <w:rPr>
          <w:rFonts w:ascii="Montserrat" w:hAnsi="Montserrat"/>
          <w:sz w:val="24"/>
        </w:rPr>
      </w:pPr>
    </w:p>
    <w:p w14:paraId="631B8F39"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33525D04" w14:textId="77777777" w:rsidR="00515B04" w:rsidRPr="00471595" w:rsidRDefault="00515B04" w:rsidP="00515B04">
      <w:pPr>
        <w:rPr>
          <w:rFonts w:ascii="Montserrat" w:hAnsi="Montserrat"/>
          <w:sz w:val="24"/>
        </w:rPr>
      </w:pPr>
    </w:p>
    <w:p w14:paraId="64A0D57C" w14:textId="77777777" w:rsidR="00AD35EB" w:rsidRPr="00471595" w:rsidRDefault="00AD35EB" w:rsidP="00515B04">
      <w:pPr>
        <w:numPr>
          <w:ins w:id="1928" w:author="Unknown"/>
        </w:numPr>
        <w:rPr>
          <w:rFonts w:ascii="Montserrat" w:hAnsi="Montserrat"/>
          <w:sz w:val="24"/>
        </w:rPr>
      </w:pPr>
      <w:r w:rsidRPr="00471595">
        <w:rPr>
          <w:rFonts w:ascii="Montserrat" w:hAnsi="Montserrat"/>
          <w:sz w:val="24"/>
        </w:rPr>
        <w:t>At first, the most troubling aspect of her tour is having to serve with a copy of herself</w:t>
      </w:r>
    </w:p>
    <w:p w14:paraId="092AD73C" w14:textId="0DE1E071" w:rsidR="00AD35EB" w:rsidRPr="00471595" w:rsidRDefault="00AD35EB" w:rsidP="00515B04">
      <w:pPr>
        <w:numPr>
          <w:ins w:id="1929" w:author="Unknown"/>
        </w:numPr>
        <w:rPr>
          <w:rFonts w:ascii="Montserrat" w:hAnsi="Montserrat"/>
          <w:sz w:val="24"/>
        </w:rPr>
      </w:pPr>
      <w:r w:rsidRPr="00471595">
        <w:rPr>
          <w:rFonts w:ascii="Montserrat" w:hAnsi="Montserrat"/>
          <w:sz w:val="24"/>
        </w:rPr>
        <w:t xml:space="preserve">Red, the twenty-first individual derived from Aeslyn's draft, is an LJG pilot who has served on the </w:t>
      </w:r>
      <w:r w:rsidR="00201AA5" w:rsidRPr="00471595">
        <w:rPr>
          <w:rFonts w:ascii="Montserrat" w:hAnsi="Montserrat"/>
          <w:sz w:val="24"/>
        </w:rPr>
        <w:t>Alexander</w:t>
      </w:r>
      <w:r w:rsidRPr="00471595">
        <w:rPr>
          <w:rFonts w:ascii="Montserrat" w:hAnsi="Montserrat"/>
          <w:sz w:val="24"/>
        </w:rPr>
        <w:t xml:space="preserve"> for three years</w:t>
      </w:r>
    </w:p>
    <w:p w14:paraId="7EFC8A23" w14:textId="77777777" w:rsidR="00515B04" w:rsidRPr="00471595" w:rsidRDefault="00515B04" w:rsidP="00515B04">
      <w:pPr>
        <w:rPr>
          <w:rFonts w:ascii="Montserrat" w:hAnsi="Montserrat"/>
          <w:sz w:val="24"/>
        </w:rPr>
      </w:pPr>
    </w:p>
    <w:p w14:paraId="394C62F1"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427C85B3" w14:textId="77777777" w:rsidR="00515B04" w:rsidRPr="00471595" w:rsidRDefault="00515B04" w:rsidP="00515B04">
      <w:pPr>
        <w:rPr>
          <w:rFonts w:ascii="Montserrat" w:hAnsi="Montserrat"/>
          <w:sz w:val="24"/>
        </w:rPr>
      </w:pPr>
    </w:p>
    <w:p w14:paraId="643DE663" w14:textId="77777777" w:rsidR="00AD35EB" w:rsidRPr="00471595" w:rsidRDefault="00AD35EB" w:rsidP="00515B04">
      <w:pPr>
        <w:numPr>
          <w:ins w:id="1930" w:author="Unknown"/>
        </w:numPr>
        <w:rPr>
          <w:rFonts w:ascii="Montserrat" w:hAnsi="Montserrat"/>
          <w:sz w:val="24"/>
        </w:rPr>
      </w:pPr>
      <w:r w:rsidRPr="00471595">
        <w:rPr>
          <w:rFonts w:ascii="Montserrat" w:hAnsi="Montserrat"/>
          <w:sz w:val="24"/>
        </w:rPr>
        <w:t>To her surprise, she and this slip, Red, make a close friendship that allows her to perceive the reality in which slips deal with their condition</w:t>
      </w:r>
    </w:p>
    <w:p w14:paraId="35BC56E8" w14:textId="77777777" w:rsidR="00AD35EB" w:rsidRPr="00471595" w:rsidRDefault="00AD35EB" w:rsidP="00515B04">
      <w:pPr>
        <w:numPr>
          <w:ins w:id="1931" w:author="Unknown"/>
        </w:numPr>
        <w:rPr>
          <w:rFonts w:ascii="Montserrat" w:hAnsi="Montserrat"/>
          <w:sz w:val="24"/>
        </w:rPr>
      </w:pPr>
      <w:r w:rsidRPr="00471595">
        <w:rPr>
          <w:rFonts w:ascii="Montserrat" w:hAnsi="Montserrat"/>
          <w:sz w:val="24"/>
        </w:rPr>
        <w:t>Red and Aeslyn talk their way into bunking together</w:t>
      </w:r>
    </w:p>
    <w:p w14:paraId="1CE12F4C" w14:textId="77777777" w:rsidR="00515B04" w:rsidRPr="00471595" w:rsidRDefault="00515B04" w:rsidP="00515B04">
      <w:pPr>
        <w:rPr>
          <w:rFonts w:ascii="Montserrat" w:hAnsi="Montserrat"/>
          <w:sz w:val="24"/>
        </w:rPr>
      </w:pPr>
    </w:p>
    <w:p w14:paraId="05E02B83"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03F1FD36" w14:textId="77777777" w:rsidR="00515B04" w:rsidRPr="00471595" w:rsidRDefault="00515B04" w:rsidP="00515B04">
      <w:pPr>
        <w:rPr>
          <w:rFonts w:ascii="Montserrat" w:hAnsi="Montserrat"/>
          <w:sz w:val="24"/>
        </w:rPr>
      </w:pPr>
    </w:p>
    <w:p w14:paraId="7118BAFC" w14:textId="77777777" w:rsidR="00AD35EB" w:rsidRPr="00471595" w:rsidRDefault="00AD35EB" w:rsidP="00515B04">
      <w:pPr>
        <w:numPr>
          <w:ins w:id="1932" w:author="Unknown"/>
        </w:numPr>
        <w:rPr>
          <w:rFonts w:ascii="Montserrat" w:hAnsi="Montserrat"/>
          <w:sz w:val="24"/>
        </w:rPr>
      </w:pPr>
      <w:r w:rsidRPr="00471595">
        <w:rPr>
          <w:rFonts w:ascii="Montserrat" w:hAnsi="Montserrat"/>
          <w:sz w:val="24"/>
        </w:rPr>
        <w:t>Aeslyn, taken under the wing of Daron, Meggan and Red, becomes better acquainted with the ship's complement and traditions</w:t>
      </w:r>
    </w:p>
    <w:p w14:paraId="5CCA548D" w14:textId="77777777" w:rsidR="00AD35EB" w:rsidRPr="00471595" w:rsidRDefault="00AD35EB" w:rsidP="00515B04">
      <w:pPr>
        <w:numPr>
          <w:ins w:id="1933" w:author="Unknown"/>
        </w:numPr>
        <w:rPr>
          <w:rFonts w:ascii="Montserrat" w:hAnsi="Montserrat"/>
          <w:sz w:val="24"/>
        </w:rPr>
      </w:pPr>
      <w:r w:rsidRPr="00471595">
        <w:rPr>
          <w:rFonts w:ascii="Montserrat" w:hAnsi="Montserrat"/>
          <w:sz w:val="24"/>
        </w:rPr>
        <w:t>Daron takes note of the dely in Aeslyn's admittance to the exploration branch of the fleet only to learn from Aeslyn that the delay had something to do with her reaction to the augmentation process during her senior year at the Academy; she was kept close to Earth for an observation period</w:t>
      </w:r>
    </w:p>
    <w:p w14:paraId="591A7A91" w14:textId="77777777" w:rsidR="00AD35EB" w:rsidRPr="00471595" w:rsidRDefault="00AD35EB" w:rsidP="00515B04">
      <w:pPr>
        <w:numPr>
          <w:ins w:id="1934" w:author="Unknown"/>
        </w:numPr>
        <w:rPr>
          <w:rFonts w:ascii="Montserrat" w:hAnsi="Montserrat"/>
          <w:sz w:val="24"/>
        </w:rPr>
      </w:pPr>
      <w:r w:rsidRPr="00471595">
        <w:rPr>
          <w:rFonts w:ascii="Montserrat" w:hAnsi="Montserrat"/>
          <w:sz w:val="24"/>
        </w:rPr>
        <w:t>Daron discovers that Aeslyn's medical record relating to that matter is under a high level security restriction only the captain has access to</w:t>
      </w:r>
    </w:p>
    <w:p w14:paraId="67DCE23E" w14:textId="77777777" w:rsidR="00AD35EB" w:rsidRPr="00471595" w:rsidRDefault="00AD35EB" w:rsidP="00515B04">
      <w:pPr>
        <w:numPr>
          <w:ins w:id="1935" w:author="Unknown"/>
        </w:numPr>
        <w:rPr>
          <w:rFonts w:ascii="Montserrat" w:hAnsi="Montserrat"/>
          <w:sz w:val="24"/>
        </w:rPr>
      </w:pPr>
      <w:r w:rsidRPr="00471595">
        <w:rPr>
          <w:rFonts w:ascii="Montserrat" w:hAnsi="Montserrat"/>
          <w:sz w:val="24"/>
        </w:rPr>
        <w:t>For a while, all seems ideal</w:t>
      </w:r>
    </w:p>
    <w:p w14:paraId="6E8B96DD" w14:textId="77777777" w:rsidR="00515B04" w:rsidRPr="00471595" w:rsidRDefault="00515B04" w:rsidP="00515B04">
      <w:pPr>
        <w:rPr>
          <w:rFonts w:ascii="Montserrat" w:hAnsi="Montserrat"/>
          <w:sz w:val="24"/>
        </w:rPr>
      </w:pPr>
    </w:p>
    <w:p w14:paraId="7C27913F"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14FC0C8F" w14:textId="77777777" w:rsidR="00515B04" w:rsidRPr="00471595" w:rsidRDefault="00515B04" w:rsidP="00515B04">
      <w:pPr>
        <w:rPr>
          <w:rFonts w:ascii="Montserrat" w:hAnsi="Montserrat"/>
          <w:sz w:val="24"/>
        </w:rPr>
      </w:pPr>
    </w:p>
    <w:p w14:paraId="7B436ABE" w14:textId="274A3CF2" w:rsidR="00AD35EB" w:rsidRPr="00471595" w:rsidRDefault="00AD35EB" w:rsidP="00515B04">
      <w:pPr>
        <w:numPr>
          <w:ins w:id="1936" w:author="Unknown"/>
        </w:numPr>
        <w:rPr>
          <w:rFonts w:ascii="Montserrat" w:hAnsi="Montserrat"/>
          <w:sz w:val="24"/>
        </w:rPr>
      </w:pPr>
      <w:r w:rsidRPr="00471595">
        <w:rPr>
          <w:rFonts w:ascii="Montserrat" w:hAnsi="Montserrat"/>
          <w:sz w:val="24"/>
        </w:rPr>
        <w:t xml:space="preserve">Unexpectedly, the </w:t>
      </w:r>
      <w:r w:rsidR="00201AA5" w:rsidRPr="00471595">
        <w:rPr>
          <w:rFonts w:ascii="Montserrat" w:hAnsi="Montserrat"/>
          <w:sz w:val="24"/>
        </w:rPr>
        <w:t>Alexander</w:t>
      </w:r>
      <w:r w:rsidRPr="00471595">
        <w:rPr>
          <w:rFonts w:ascii="Montserrat" w:hAnsi="Montserrat"/>
          <w:sz w:val="24"/>
        </w:rPr>
        <w:t xml:space="preserve"> encouters alien ships</w:t>
      </w:r>
    </w:p>
    <w:p w14:paraId="6463009E" w14:textId="77777777" w:rsidR="00AD35EB" w:rsidRPr="00471595" w:rsidRDefault="00AD35EB" w:rsidP="00515B04">
      <w:pPr>
        <w:numPr>
          <w:ins w:id="1937" w:author="Unknown"/>
        </w:numPr>
        <w:rPr>
          <w:rFonts w:ascii="Montserrat" w:hAnsi="Montserrat"/>
          <w:sz w:val="24"/>
        </w:rPr>
      </w:pPr>
      <w:r w:rsidRPr="00471595">
        <w:rPr>
          <w:rFonts w:ascii="Montserrat" w:hAnsi="Montserrat"/>
          <w:sz w:val="24"/>
        </w:rPr>
        <w:t>In the time it takes for the captain to hit the bridge from his ready room and the general quarters alarm to be sounded, the ship is engaged by the aliens. Aeslyn is trapped at her post at helm controls during the strike</w:t>
      </w:r>
    </w:p>
    <w:p w14:paraId="451BA881" w14:textId="77777777" w:rsidR="00AD35EB" w:rsidRPr="00471595" w:rsidRDefault="00AD35EB" w:rsidP="00515B04">
      <w:pPr>
        <w:numPr>
          <w:ins w:id="1938" w:author="Unknown"/>
        </w:numPr>
        <w:rPr>
          <w:rFonts w:ascii="Montserrat" w:hAnsi="Montserrat"/>
          <w:sz w:val="24"/>
        </w:rPr>
      </w:pPr>
      <w:r w:rsidRPr="00471595">
        <w:rPr>
          <w:rFonts w:ascii="Montserrat" w:hAnsi="Montserrat"/>
          <w:sz w:val="24"/>
        </w:rPr>
        <w:t>She has time to don her emergency  environmental field before the boarding alarms go off anouncing  the alien's infiltration past ships defenses</w:t>
      </w:r>
    </w:p>
    <w:p w14:paraId="511C4769" w14:textId="77777777" w:rsidR="00AD35EB" w:rsidRPr="00471595" w:rsidRDefault="00AD35EB" w:rsidP="00515B04">
      <w:pPr>
        <w:numPr>
          <w:ins w:id="1939" w:author="Unknown"/>
        </w:numPr>
        <w:rPr>
          <w:rFonts w:ascii="Montserrat" w:hAnsi="Montserrat"/>
          <w:sz w:val="24"/>
        </w:rPr>
      </w:pPr>
      <w:r w:rsidRPr="00471595">
        <w:rPr>
          <w:rFonts w:ascii="Montserrat" w:hAnsi="Montserrat"/>
          <w:sz w:val="24"/>
        </w:rPr>
        <w:t>The alien, when it appears, is a shock; she is human</w:t>
      </w:r>
    </w:p>
    <w:p w14:paraId="44EC6C39" w14:textId="77777777" w:rsidR="00AD35EB" w:rsidRPr="00471595" w:rsidRDefault="00AD35EB" w:rsidP="00515B04">
      <w:pPr>
        <w:numPr>
          <w:ins w:id="1940" w:author="Unknown"/>
        </w:numPr>
        <w:rPr>
          <w:rFonts w:ascii="Montserrat" w:hAnsi="Montserrat"/>
          <w:sz w:val="24"/>
        </w:rPr>
      </w:pPr>
      <w:r w:rsidRPr="00471595">
        <w:rPr>
          <w:rFonts w:ascii="Montserrat" w:hAnsi="Montserrat"/>
          <w:sz w:val="24"/>
        </w:rPr>
        <w:t>In fact, far more than human</w:t>
      </w:r>
    </w:p>
    <w:p w14:paraId="3D00A1D2" w14:textId="77777777" w:rsidR="00AD35EB" w:rsidRPr="00471595" w:rsidRDefault="00AD35EB" w:rsidP="00515B04">
      <w:pPr>
        <w:numPr>
          <w:ins w:id="1941" w:author="Unknown"/>
        </w:numPr>
        <w:rPr>
          <w:rFonts w:ascii="Montserrat" w:hAnsi="Montserrat"/>
          <w:sz w:val="24"/>
        </w:rPr>
      </w:pPr>
      <w:r w:rsidRPr="00471595">
        <w:rPr>
          <w:rFonts w:ascii="Montserrat" w:hAnsi="Montserrat"/>
          <w:sz w:val="24"/>
        </w:rPr>
        <w:t>In the confusion, Aeslyn is assulted by a psionic invader and vented from the ship</w:t>
      </w:r>
    </w:p>
    <w:p w14:paraId="42B74726" w14:textId="77777777" w:rsidR="00515B04" w:rsidRPr="00471595" w:rsidRDefault="00515B04" w:rsidP="00515B04">
      <w:pPr>
        <w:rPr>
          <w:rFonts w:ascii="Montserrat" w:hAnsi="Montserrat"/>
          <w:sz w:val="24"/>
        </w:rPr>
      </w:pPr>
    </w:p>
    <w:p w14:paraId="0C316748"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5E53ECE7" w14:textId="77777777" w:rsidR="00515B04" w:rsidRPr="00471595" w:rsidRDefault="00515B04" w:rsidP="00515B04">
      <w:pPr>
        <w:rPr>
          <w:rFonts w:ascii="Montserrat" w:hAnsi="Montserrat"/>
          <w:sz w:val="24"/>
        </w:rPr>
      </w:pPr>
    </w:p>
    <w:p w14:paraId="08FAFEF1" w14:textId="77777777" w:rsidR="00AD35EB" w:rsidRPr="00471595" w:rsidRDefault="00AD35EB" w:rsidP="00515B04">
      <w:pPr>
        <w:numPr>
          <w:ins w:id="1942" w:author="Unknown"/>
        </w:numPr>
        <w:rPr>
          <w:rFonts w:ascii="Montserrat" w:hAnsi="Montserrat"/>
          <w:sz w:val="24"/>
        </w:rPr>
      </w:pPr>
      <w:r w:rsidRPr="00471595">
        <w:rPr>
          <w:rFonts w:ascii="Montserrat" w:hAnsi="Montserrat"/>
          <w:sz w:val="24"/>
        </w:rPr>
        <w:t>The death of the captain, during the boarding, places the ship under Alt's authority</w:t>
      </w:r>
    </w:p>
    <w:p w14:paraId="201311C9" w14:textId="77777777" w:rsidR="00AD35EB" w:rsidRPr="00471595" w:rsidRDefault="00AD35EB" w:rsidP="00515B04">
      <w:pPr>
        <w:numPr>
          <w:ins w:id="1943" w:author="Unknown"/>
        </w:numPr>
        <w:rPr>
          <w:rFonts w:ascii="Montserrat" w:hAnsi="Montserrat"/>
          <w:sz w:val="24"/>
        </w:rPr>
      </w:pPr>
      <w:r w:rsidRPr="00471595">
        <w:rPr>
          <w:rFonts w:ascii="Montserrat" w:hAnsi="Montserrat"/>
          <w:sz w:val="24"/>
        </w:rPr>
        <w:t>Alt manages to cut the bridge out of the control circuit and preps the ship for emergency dive</w:t>
      </w:r>
    </w:p>
    <w:p w14:paraId="169E0245" w14:textId="77777777" w:rsidR="00AD35EB" w:rsidRPr="00471595" w:rsidRDefault="00AD35EB" w:rsidP="00515B04">
      <w:pPr>
        <w:numPr>
          <w:ins w:id="1944" w:author="Unknown"/>
        </w:numPr>
        <w:rPr>
          <w:rFonts w:ascii="Montserrat" w:hAnsi="Montserrat"/>
          <w:sz w:val="24"/>
        </w:rPr>
      </w:pPr>
      <w:r w:rsidRPr="00471595">
        <w:rPr>
          <w:rFonts w:ascii="Montserrat" w:hAnsi="Montserrat"/>
          <w:sz w:val="24"/>
        </w:rPr>
        <w:t>The emergency  dive safeties automatically abort the pre launch authorizations for the ship's fighters</w:t>
      </w:r>
    </w:p>
    <w:p w14:paraId="46C9D806" w14:textId="77777777" w:rsidR="00AD35EB" w:rsidRPr="00471595" w:rsidRDefault="00AD35EB" w:rsidP="00515B04">
      <w:pPr>
        <w:numPr>
          <w:ins w:id="1945" w:author="Unknown"/>
        </w:numPr>
        <w:rPr>
          <w:rFonts w:ascii="Montserrat" w:hAnsi="Montserrat"/>
          <w:sz w:val="24"/>
        </w:rPr>
      </w:pPr>
      <w:r w:rsidRPr="00471595">
        <w:rPr>
          <w:rFonts w:ascii="Montserrat" w:hAnsi="Montserrat"/>
          <w:sz w:val="24"/>
        </w:rPr>
        <w:t>Red notices what is happening and tries to get authorization to launch and retreive Aeslyn who only Red seems to know has been ejected from the ship</w:t>
      </w:r>
    </w:p>
    <w:p w14:paraId="0E058523" w14:textId="77777777" w:rsidR="00515B04" w:rsidRPr="00471595" w:rsidRDefault="00515B04" w:rsidP="00515B04">
      <w:pPr>
        <w:rPr>
          <w:rFonts w:ascii="Montserrat" w:hAnsi="Montserrat"/>
          <w:sz w:val="24"/>
        </w:rPr>
      </w:pPr>
    </w:p>
    <w:p w14:paraId="04D14990"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6BFFD57A" w14:textId="77777777" w:rsidR="00515B04" w:rsidRPr="00471595" w:rsidRDefault="00515B04" w:rsidP="00515B04">
      <w:pPr>
        <w:rPr>
          <w:rFonts w:ascii="Montserrat" w:hAnsi="Montserrat"/>
          <w:sz w:val="24"/>
        </w:rPr>
      </w:pPr>
    </w:p>
    <w:p w14:paraId="3A930895" w14:textId="77777777" w:rsidR="00AD35EB" w:rsidRPr="00471595" w:rsidRDefault="00AD35EB" w:rsidP="00515B04">
      <w:pPr>
        <w:numPr>
          <w:ins w:id="1946" w:author="Unknown"/>
        </w:numPr>
        <w:rPr>
          <w:rFonts w:ascii="Montserrat" w:hAnsi="Montserrat"/>
          <w:sz w:val="24"/>
        </w:rPr>
      </w:pPr>
      <w:r w:rsidRPr="00471595">
        <w:rPr>
          <w:rFonts w:ascii="Montserrat" w:hAnsi="Montserrat"/>
          <w:sz w:val="24"/>
        </w:rPr>
        <w:t>Aeslyn regains conscious  floating helpless in the deep</w:t>
      </w:r>
    </w:p>
    <w:p w14:paraId="35BD1F09" w14:textId="77777777" w:rsidR="00AD35EB" w:rsidRPr="00471595" w:rsidRDefault="00AD35EB" w:rsidP="00515B04">
      <w:pPr>
        <w:numPr>
          <w:ins w:id="1947" w:author="Unknown"/>
        </w:numPr>
        <w:rPr>
          <w:rFonts w:ascii="Montserrat" w:hAnsi="Montserrat"/>
          <w:sz w:val="24"/>
        </w:rPr>
      </w:pPr>
      <w:r w:rsidRPr="00471595">
        <w:rPr>
          <w:rFonts w:ascii="Montserrat" w:hAnsi="Montserrat"/>
          <w:sz w:val="24"/>
        </w:rPr>
        <w:t>A damage alarm makes her aware of the limited time she has on her personal lifesupport field</w:t>
      </w:r>
    </w:p>
    <w:p w14:paraId="335C6D1E" w14:textId="2DD0F1BB" w:rsidR="00AD35EB" w:rsidRPr="00471595" w:rsidRDefault="00AD35EB" w:rsidP="00515B04">
      <w:pPr>
        <w:numPr>
          <w:ins w:id="1948" w:author="Unknown"/>
        </w:numPr>
        <w:rPr>
          <w:rFonts w:ascii="Montserrat" w:hAnsi="Montserrat"/>
          <w:sz w:val="24"/>
        </w:rPr>
      </w:pPr>
      <w:r w:rsidRPr="00471595">
        <w:rPr>
          <w:rFonts w:ascii="Montserrat" w:hAnsi="Montserrat"/>
          <w:sz w:val="24"/>
        </w:rPr>
        <w:t xml:space="preserve">Unsure how she even got off the bridge into space, she strives to think of a way to get back to the ship when she sees </w:t>
      </w:r>
      <w:r w:rsidR="00201AA5" w:rsidRPr="00471595">
        <w:rPr>
          <w:rFonts w:ascii="Montserrat" w:hAnsi="Montserrat"/>
          <w:sz w:val="24"/>
        </w:rPr>
        <w:t>Alexander</w:t>
      </w:r>
      <w:r w:rsidRPr="00471595">
        <w:rPr>
          <w:rFonts w:ascii="Montserrat" w:hAnsi="Montserrat"/>
          <w:sz w:val="24"/>
        </w:rPr>
        <w:t xml:space="preserve"> withdraw from the engagement and enter hyperspace</w:t>
      </w:r>
    </w:p>
    <w:p w14:paraId="7BD2F15C" w14:textId="77777777" w:rsidR="00AD35EB" w:rsidRPr="00471595" w:rsidRDefault="00AD35EB" w:rsidP="00515B04">
      <w:pPr>
        <w:numPr>
          <w:ins w:id="1949" w:author="Unknown"/>
        </w:numPr>
        <w:rPr>
          <w:rFonts w:ascii="Montserrat" w:hAnsi="Montserrat"/>
          <w:sz w:val="24"/>
        </w:rPr>
      </w:pPr>
      <w:r w:rsidRPr="00471595">
        <w:rPr>
          <w:rFonts w:ascii="Montserrat" w:hAnsi="Montserrat"/>
          <w:sz w:val="24"/>
        </w:rPr>
        <w:t>By the time the enemy ships fold out, she is struggling desperately with her failing life support field grimly aware that death is inevitable.</w:t>
      </w:r>
    </w:p>
    <w:p w14:paraId="5F141035" w14:textId="77777777" w:rsidR="00515B04" w:rsidRPr="00471595" w:rsidRDefault="00515B04" w:rsidP="00515B04">
      <w:pPr>
        <w:rPr>
          <w:rFonts w:ascii="Montserrat" w:hAnsi="Montserrat"/>
          <w:sz w:val="24"/>
        </w:rPr>
      </w:pPr>
    </w:p>
    <w:p w14:paraId="1FBEB912"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72CE9CA9" w14:textId="77777777" w:rsidR="00515B04" w:rsidRPr="00471595" w:rsidRDefault="00515B04" w:rsidP="00515B04">
      <w:pPr>
        <w:rPr>
          <w:rFonts w:ascii="Montserrat" w:hAnsi="Montserrat"/>
          <w:sz w:val="24"/>
        </w:rPr>
      </w:pPr>
    </w:p>
    <w:p w14:paraId="308FD1E4" w14:textId="13FDDAC5" w:rsidR="00AD35EB" w:rsidRPr="00471595" w:rsidRDefault="00AD35EB" w:rsidP="00515B04">
      <w:pPr>
        <w:numPr>
          <w:ins w:id="1950" w:author="Unknown"/>
        </w:numPr>
        <w:rPr>
          <w:rFonts w:ascii="Montserrat" w:hAnsi="Montserrat"/>
          <w:sz w:val="24"/>
        </w:rPr>
      </w:pPr>
      <w:r w:rsidRPr="00471595">
        <w:rPr>
          <w:rFonts w:ascii="Montserrat" w:hAnsi="Montserrat"/>
          <w:sz w:val="24"/>
        </w:rPr>
        <w:t xml:space="preserve">On their limping way back to Sol system, the surviving crew of the </w:t>
      </w:r>
      <w:r w:rsidR="00201AA5" w:rsidRPr="00471595">
        <w:rPr>
          <w:rFonts w:ascii="Montserrat" w:hAnsi="Montserrat"/>
          <w:sz w:val="24"/>
        </w:rPr>
        <w:t>Alexander</w:t>
      </w:r>
      <w:r w:rsidRPr="00471595">
        <w:rPr>
          <w:rFonts w:ascii="Montserrat" w:hAnsi="Montserrat"/>
          <w:sz w:val="24"/>
        </w:rPr>
        <w:t xml:space="preserve"> have taken account of the casualties</w:t>
      </w:r>
    </w:p>
    <w:p w14:paraId="1873EB27" w14:textId="7FDB39A4" w:rsidR="00AD35EB" w:rsidRPr="00471595" w:rsidRDefault="00AD35EB" w:rsidP="00515B04">
      <w:pPr>
        <w:numPr>
          <w:ins w:id="1951" w:author="Unknown"/>
        </w:numPr>
        <w:rPr>
          <w:rFonts w:ascii="Montserrat" w:hAnsi="Montserrat"/>
          <w:sz w:val="24"/>
        </w:rPr>
      </w:pPr>
      <w:r w:rsidRPr="00471595">
        <w:rPr>
          <w:rFonts w:ascii="Montserrat" w:hAnsi="Montserrat"/>
          <w:sz w:val="24"/>
        </w:rPr>
        <w:t xml:space="preserve">Aeslyn is unnaccounted for, causing a review of Red's attempt to blow out of the fighter bay just before the </w:t>
      </w:r>
      <w:r w:rsidR="00201AA5" w:rsidRPr="00471595">
        <w:rPr>
          <w:rFonts w:ascii="Montserrat" w:hAnsi="Montserrat"/>
          <w:sz w:val="24"/>
        </w:rPr>
        <w:t>Alexander</w:t>
      </w:r>
      <w:r w:rsidRPr="00471595">
        <w:rPr>
          <w:rFonts w:ascii="Montserrat" w:hAnsi="Montserrat"/>
          <w:sz w:val="24"/>
        </w:rPr>
        <w:t xml:space="preserve"> dived</w:t>
      </w:r>
    </w:p>
    <w:p w14:paraId="3210EA0C" w14:textId="77777777" w:rsidR="00AD35EB" w:rsidRPr="00471595" w:rsidRDefault="00AD35EB" w:rsidP="00515B04">
      <w:pPr>
        <w:numPr>
          <w:ins w:id="1952" w:author="Unknown"/>
        </w:numPr>
        <w:rPr>
          <w:rFonts w:ascii="Montserrat" w:hAnsi="Montserrat"/>
          <w:sz w:val="24"/>
        </w:rPr>
      </w:pPr>
      <w:r w:rsidRPr="00471595">
        <w:rPr>
          <w:rFonts w:ascii="Montserrat" w:hAnsi="Montserrat"/>
          <w:sz w:val="24"/>
        </w:rPr>
        <w:t>Red's account and Daron's memory of Aeslyn's locked med jacket end up on Alt's desk which builds up a strange explanation of what the bridge recorders revealed about Aeslyn's disappearance from the bridge</w:t>
      </w:r>
    </w:p>
    <w:p w14:paraId="4DEF8EA6" w14:textId="77777777" w:rsidR="00AD35EB" w:rsidRPr="00471595" w:rsidRDefault="00AD35EB" w:rsidP="00515B04">
      <w:pPr>
        <w:numPr>
          <w:ins w:id="1953" w:author="Unknown"/>
        </w:numPr>
        <w:rPr>
          <w:rFonts w:ascii="Montserrat" w:hAnsi="Montserrat"/>
          <w:sz w:val="24"/>
        </w:rPr>
      </w:pPr>
      <w:r w:rsidRPr="00471595">
        <w:rPr>
          <w:rFonts w:ascii="Montserrat" w:hAnsi="Montserrat"/>
          <w:sz w:val="24"/>
        </w:rPr>
        <w:t>It is, however, by all accounts, too late to go back to retreive her—whatever the implications of the record</w:t>
      </w:r>
    </w:p>
    <w:p w14:paraId="37A3DFFB" w14:textId="77777777" w:rsidR="00515B04" w:rsidRPr="00471595" w:rsidRDefault="00515B04" w:rsidP="00515B04">
      <w:pPr>
        <w:rPr>
          <w:rFonts w:ascii="Montserrat" w:hAnsi="Montserrat"/>
          <w:sz w:val="24"/>
        </w:rPr>
      </w:pPr>
    </w:p>
    <w:p w14:paraId="24D4698A"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03E1A64F" w14:textId="77777777" w:rsidR="00515B04" w:rsidRPr="00471595" w:rsidRDefault="00515B04" w:rsidP="00515B04">
      <w:pPr>
        <w:rPr>
          <w:rFonts w:ascii="Montserrat" w:hAnsi="Montserrat"/>
          <w:sz w:val="24"/>
        </w:rPr>
      </w:pPr>
    </w:p>
    <w:p w14:paraId="0F6F3734" w14:textId="77777777" w:rsidR="00AD35EB" w:rsidRPr="00471595" w:rsidRDefault="00AD35EB" w:rsidP="00515B04">
      <w:pPr>
        <w:numPr>
          <w:ins w:id="1954" w:author="Unknown"/>
        </w:numPr>
        <w:rPr>
          <w:rFonts w:ascii="Montserrat" w:hAnsi="Montserrat"/>
          <w:sz w:val="24"/>
        </w:rPr>
      </w:pPr>
      <w:r w:rsidRPr="00471595">
        <w:rPr>
          <w:rFonts w:ascii="Montserrat" w:hAnsi="Montserrat"/>
          <w:sz w:val="24"/>
        </w:rPr>
        <w:t>Some time later, another ship is passing through the sector and detects the rescue becon of Aeslyn's failed lifesupport field</w:t>
      </w:r>
    </w:p>
    <w:p w14:paraId="38A58774" w14:textId="77777777" w:rsidR="00AD35EB" w:rsidRPr="00471595" w:rsidRDefault="00AD35EB" w:rsidP="00515B04">
      <w:pPr>
        <w:numPr>
          <w:ins w:id="1955" w:author="Unknown"/>
        </w:numPr>
        <w:rPr>
          <w:rFonts w:ascii="Montserrat" w:hAnsi="Montserrat"/>
          <w:sz w:val="24"/>
        </w:rPr>
      </w:pPr>
      <w:r w:rsidRPr="00471595">
        <w:rPr>
          <w:rFonts w:ascii="Montserrat" w:hAnsi="Montserrat"/>
          <w:sz w:val="24"/>
        </w:rPr>
        <w:t>And so it begins</w:t>
      </w:r>
    </w:p>
    <w:p w14:paraId="36F90BD3" w14:textId="77777777" w:rsidR="00515B04" w:rsidRPr="00471595" w:rsidRDefault="00515B04" w:rsidP="00515B04">
      <w:pPr>
        <w:rPr>
          <w:rFonts w:ascii="Montserrat" w:hAnsi="Montserrat"/>
          <w:sz w:val="24"/>
        </w:rPr>
      </w:pPr>
    </w:p>
    <w:p w14:paraId="0B476271"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4C9832C9" w14:textId="77777777" w:rsidR="00515B04" w:rsidRPr="00471595" w:rsidRDefault="00515B04" w:rsidP="00515B04">
      <w:pPr>
        <w:rPr>
          <w:rFonts w:ascii="Montserrat" w:hAnsi="Montserrat"/>
          <w:sz w:val="24"/>
        </w:rPr>
      </w:pPr>
    </w:p>
    <w:p w14:paraId="5933011F" w14:textId="77777777" w:rsidR="00AD35EB" w:rsidRPr="00471595" w:rsidRDefault="00AD35EB" w:rsidP="00515B04">
      <w:pPr>
        <w:numPr>
          <w:ins w:id="1956" w:author="Unknown"/>
        </w:numPr>
        <w:rPr>
          <w:rFonts w:ascii="Montserrat" w:hAnsi="Montserrat"/>
          <w:sz w:val="24"/>
        </w:rPr>
      </w:pPr>
      <w:r w:rsidRPr="00471595">
        <w:rPr>
          <w:rFonts w:ascii="Montserrat" w:hAnsi="Montserrat"/>
          <w:sz w:val="24"/>
        </w:rPr>
        <w:t>Aeslyn is revived by the crew of the Majestic ship Athena, who discover that she has been catalyzed by her ordeal</w:t>
      </w:r>
    </w:p>
    <w:p w14:paraId="4DC3713E" w14:textId="77777777" w:rsidR="00515B04" w:rsidRPr="00471595" w:rsidRDefault="00515B04" w:rsidP="00515B04">
      <w:pPr>
        <w:rPr>
          <w:rFonts w:ascii="Montserrat" w:hAnsi="Montserrat"/>
          <w:sz w:val="24"/>
        </w:rPr>
      </w:pPr>
    </w:p>
    <w:p w14:paraId="5DDC3F3A"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65726D88" w14:textId="77777777" w:rsidR="00515B04" w:rsidRPr="00471595" w:rsidRDefault="00515B04" w:rsidP="00515B04">
      <w:pPr>
        <w:rPr>
          <w:rFonts w:ascii="Montserrat" w:hAnsi="Montserrat"/>
          <w:sz w:val="24"/>
        </w:rPr>
      </w:pPr>
    </w:p>
    <w:p w14:paraId="7C1F5FCF" w14:textId="77777777" w:rsidR="00AD35EB" w:rsidRPr="00471595" w:rsidRDefault="00AD35EB" w:rsidP="00515B04">
      <w:pPr>
        <w:numPr>
          <w:ins w:id="1957" w:author="Unknown"/>
        </w:numPr>
        <w:rPr>
          <w:rFonts w:ascii="Montserrat" w:hAnsi="Montserrat"/>
          <w:sz w:val="24"/>
        </w:rPr>
      </w:pPr>
      <w:r w:rsidRPr="00471595">
        <w:rPr>
          <w:rFonts w:ascii="Montserrat" w:hAnsi="Montserrat"/>
          <w:sz w:val="24"/>
        </w:rPr>
        <w:t>Aeslyn is taken aside by the crew who has to explain to her that she cannot hope to return to Earth in her present condition by the terms of the agreement between the governments of Earth and the founders of Majestic</w:t>
      </w:r>
    </w:p>
    <w:p w14:paraId="02264996" w14:textId="77777777" w:rsidR="00515B04" w:rsidRPr="00471595" w:rsidRDefault="00515B04" w:rsidP="00515B04">
      <w:pPr>
        <w:rPr>
          <w:rFonts w:ascii="Montserrat" w:hAnsi="Montserrat"/>
          <w:sz w:val="24"/>
        </w:rPr>
      </w:pPr>
    </w:p>
    <w:p w14:paraId="11E1C136"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1CBDE432" w14:textId="77777777" w:rsidR="00515B04" w:rsidRPr="00471595" w:rsidRDefault="00515B04" w:rsidP="00515B04">
      <w:pPr>
        <w:rPr>
          <w:rFonts w:ascii="Montserrat" w:hAnsi="Montserrat"/>
          <w:sz w:val="24"/>
        </w:rPr>
      </w:pPr>
    </w:p>
    <w:p w14:paraId="7FAB5F9C" w14:textId="2F20D6EB" w:rsidR="00AD35EB" w:rsidRPr="00471595" w:rsidRDefault="00AD35EB" w:rsidP="00515B04">
      <w:pPr>
        <w:numPr>
          <w:ins w:id="1958" w:author="Unknown"/>
        </w:numPr>
        <w:rPr>
          <w:rFonts w:ascii="Montserrat" w:hAnsi="Montserrat"/>
          <w:sz w:val="24"/>
        </w:rPr>
      </w:pPr>
      <w:r w:rsidRPr="00471595">
        <w:rPr>
          <w:rFonts w:ascii="Montserrat" w:hAnsi="Montserrat"/>
          <w:sz w:val="24"/>
        </w:rPr>
        <w:t>In the process of her journey to Majestic with the crew of the Athena, Aeslyn learns a great deal about Earth that no one on Earth has been allowed to know</w:t>
      </w:r>
      <w:r w:rsidR="00295153" w:rsidRPr="00471595">
        <w:rPr>
          <w:rFonts w:ascii="Montserrat" w:hAnsi="Montserrat"/>
          <w:sz w:val="24"/>
        </w:rPr>
        <w:t xml:space="preserve"> and</w:t>
      </w:r>
      <w:r w:rsidRPr="00471595">
        <w:rPr>
          <w:rFonts w:ascii="Montserrat" w:hAnsi="Montserrat"/>
          <w:sz w:val="24"/>
        </w:rPr>
        <w:t xml:space="preserve"> Oasis which no one ever had a chance to know</w:t>
      </w:r>
    </w:p>
    <w:p w14:paraId="66732A9F" w14:textId="77777777" w:rsidR="00515B04" w:rsidRPr="00471595" w:rsidRDefault="00515B04" w:rsidP="00515B04">
      <w:pPr>
        <w:rPr>
          <w:rFonts w:ascii="Montserrat" w:hAnsi="Montserrat"/>
          <w:sz w:val="24"/>
        </w:rPr>
      </w:pPr>
    </w:p>
    <w:p w14:paraId="6B36F3B8"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3630D181" w14:textId="77777777" w:rsidR="00515B04" w:rsidRPr="00471595" w:rsidRDefault="00515B04" w:rsidP="00515B04">
      <w:pPr>
        <w:rPr>
          <w:rFonts w:ascii="Montserrat" w:hAnsi="Montserrat"/>
          <w:sz w:val="24"/>
        </w:rPr>
      </w:pPr>
    </w:p>
    <w:p w14:paraId="00F6FE78" w14:textId="77777777" w:rsidR="00AD35EB" w:rsidRPr="00471595" w:rsidRDefault="00AD35EB" w:rsidP="00515B04">
      <w:pPr>
        <w:numPr>
          <w:ins w:id="1959" w:author="Unknown"/>
        </w:numPr>
        <w:rPr>
          <w:rFonts w:ascii="Montserrat" w:hAnsi="Montserrat"/>
          <w:sz w:val="24"/>
        </w:rPr>
      </w:pPr>
      <w:r w:rsidRPr="00471595">
        <w:rPr>
          <w:rFonts w:ascii="Montserrat" w:hAnsi="Montserrat"/>
          <w:sz w:val="24"/>
        </w:rPr>
        <w:t xml:space="preserve">She shares in the realization that Earth is about to be attacked by Oasis and she argues vehenmently for the right to go and warn them of the danger they face. </w:t>
      </w:r>
    </w:p>
    <w:p w14:paraId="37E6F5C5" w14:textId="77777777" w:rsidR="00515B04" w:rsidRPr="00471595" w:rsidRDefault="00515B04" w:rsidP="00515B04">
      <w:pPr>
        <w:rPr>
          <w:rFonts w:ascii="Montserrat" w:hAnsi="Montserrat"/>
          <w:sz w:val="24"/>
        </w:rPr>
      </w:pPr>
    </w:p>
    <w:p w14:paraId="326F498E"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72658EE5" w14:textId="77777777" w:rsidR="00515B04" w:rsidRPr="00471595" w:rsidRDefault="00515B04" w:rsidP="00515B04">
      <w:pPr>
        <w:rPr>
          <w:rFonts w:ascii="Montserrat" w:hAnsi="Montserrat"/>
          <w:sz w:val="24"/>
        </w:rPr>
      </w:pPr>
    </w:p>
    <w:p w14:paraId="200D0BF0" w14:textId="77777777" w:rsidR="00AD35EB" w:rsidRPr="00471595" w:rsidRDefault="00AD35EB" w:rsidP="00515B04">
      <w:pPr>
        <w:numPr>
          <w:ins w:id="1960" w:author="Unknown"/>
        </w:numPr>
        <w:rPr>
          <w:rFonts w:ascii="Montserrat" w:hAnsi="Montserrat"/>
          <w:sz w:val="24"/>
        </w:rPr>
      </w:pPr>
      <w:r w:rsidRPr="00471595">
        <w:rPr>
          <w:rFonts w:ascii="Montserrat" w:hAnsi="Montserrat"/>
          <w:sz w:val="24"/>
        </w:rPr>
        <w:t>The citizens of Majestic refuse to become invovled in the struggle between Earth and Oasis</w:t>
      </w:r>
    </w:p>
    <w:p w14:paraId="40E29080" w14:textId="77777777" w:rsidR="00515B04" w:rsidRPr="00471595" w:rsidRDefault="00515B04" w:rsidP="00515B04">
      <w:pPr>
        <w:rPr>
          <w:rFonts w:ascii="Montserrat" w:hAnsi="Montserrat"/>
          <w:sz w:val="24"/>
        </w:rPr>
      </w:pPr>
    </w:p>
    <w:p w14:paraId="4ECE6839"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5F8137DC" w14:textId="77777777" w:rsidR="00515B04" w:rsidRPr="00471595" w:rsidRDefault="00515B04" w:rsidP="00515B04">
      <w:pPr>
        <w:rPr>
          <w:rFonts w:ascii="Montserrat" w:hAnsi="Montserrat"/>
          <w:sz w:val="24"/>
        </w:rPr>
      </w:pPr>
    </w:p>
    <w:p w14:paraId="3A73068F" w14:textId="77777777" w:rsidR="00AD35EB" w:rsidRPr="00471595" w:rsidRDefault="00AD35EB" w:rsidP="00515B04">
      <w:pPr>
        <w:numPr>
          <w:ins w:id="1961" w:author="Unknown"/>
        </w:numPr>
        <w:rPr>
          <w:rFonts w:ascii="Montserrat" w:hAnsi="Montserrat"/>
          <w:sz w:val="24"/>
        </w:rPr>
      </w:pPr>
      <w:r w:rsidRPr="00471595">
        <w:rPr>
          <w:rFonts w:ascii="Montserrat" w:hAnsi="Montserrat"/>
          <w:sz w:val="24"/>
        </w:rPr>
        <w:t>The need to warn Earth forces Aeslyn to escape from Majestic and fight her way back to Earth</w:t>
      </w:r>
    </w:p>
    <w:p w14:paraId="69CF5F6C" w14:textId="4BBBB64D" w:rsidR="00AD35EB" w:rsidRPr="00471595" w:rsidRDefault="00AD35EB" w:rsidP="00515B04">
      <w:pPr>
        <w:numPr>
          <w:ins w:id="1962" w:author="Unknown"/>
        </w:numPr>
        <w:rPr>
          <w:rFonts w:ascii="Montserrat" w:hAnsi="Montserrat"/>
          <w:sz w:val="24"/>
        </w:rPr>
      </w:pPr>
      <w:r w:rsidRPr="00471595">
        <w:rPr>
          <w:rFonts w:ascii="Montserrat" w:hAnsi="Montserrat"/>
          <w:sz w:val="24"/>
        </w:rPr>
        <w:t xml:space="preserve">By the time she even gets to Earth, it will have been several months—all but a year— since she vanished from the bridge of </w:t>
      </w:r>
      <w:r w:rsidR="00201AA5" w:rsidRPr="00471595">
        <w:rPr>
          <w:rFonts w:ascii="Montserrat" w:hAnsi="Montserrat"/>
          <w:sz w:val="24"/>
        </w:rPr>
        <w:t>Alexander</w:t>
      </w:r>
    </w:p>
    <w:p w14:paraId="538C8EB2" w14:textId="6817F31F" w:rsidR="00AD35EB" w:rsidRPr="00471595" w:rsidRDefault="00AD35EB" w:rsidP="00515B04">
      <w:pPr>
        <w:numPr>
          <w:ins w:id="1963" w:author="Unknown"/>
        </w:numPr>
        <w:rPr>
          <w:rFonts w:ascii="Montserrat" w:hAnsi="Montserrat"/>
          <w:sz w:val="24"/>
        </w:rPr>
      </w:pPr>
      <w:r w:rsidRPr="00471595">
        <w:rPr>
          <w:rFonts w:ascii="Montserrat" w:hAnsi="Montserrat"/>
          <w:sz w:val="24"/>
        </w:rPr>
        <w:t xml:space="preserve">It occurs to Aeslyn that there is a danger in revealing how she survived and returned to Earth by returning to </w:t>
      </w:r>
      <w:r w:rsidR="00201AA5" w:rsidRPr="00471595">
        <w:rPr>
          <w:rFonts w:ascii="Montserrat" w:hAnsi="Montserrat"/>
          <w:sz w:val="24"/>
        </w:rPr>
        <w:t>Alexander</w:t>
      </w:r>
      <w:r w:rsidRPr="00471595">
        <w:rPr>
          <w:rFonts w:ascii="Montserrat" w:hAnsi="Montserrat"/>
          <w:sz w:val="24"/>
        </w:rPr>
        <w:t>—if the stories the Majestics told are to be trusted</w:t>
      </w:r>
    </w:p>
    <w:p w14:paraId="69162F5D" w14:textId="77777777" w:rsidR="00515B04" w:rsidRPr="00471595" w:rsidRDefault="00515B04" w:rsidP="00515B04">
      <w:pPr>
        <w:rPr>
          <w:rFonts w:ascii="Montserrat" w:hAnsi="Montserrat"/>
          <w:sz w:val="24"/>
        </w:rPr>
      </w:pPr>
    </w:p>
    <w:p w14:paraId="1323F79A"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65DE893D" w14:textId="77777777" w:rsidR="00515B04" w:rsidRPr="00471595" w:rsidRDefault="00515B04" w:rsidP="00515B04">
      <w:pPr>
        <w:rPr>
          <w:rFonts w:ascii="Montserrat" w:hAnsi="Montserrat"/>
          <w:sz w:val="24"/>
        </w:rPr>
      </w:pPr>
    </w:p>
    <w:p w14:paraId="276608F8" w14:textId="77777777" w:rsidR="00AD35EB" w:rsidRPr="00471595" w:rsidRDefault="00AD35EB" w:rsidP="00515B04">
      <w:pPr>
        <w:numPr>
          <w:ins w:id="1964" w:author="Unknown"/>
        </w:numPr>
        <w:rPr>
          <w:rFonts w:ascii="Montserrat" w:hAnsi="Montserrat"/>
          <w:sz w:val="24"/>
        </w:rPr>
      </w:pPr>
      <w:r w:rsidRPr="00471595">
        <w:rPr>
          <w:rFonts w:ascii="Montserrat" w:hAnsi="Montserrat"/>
          <w:sz w:val="24"/>
        </w:rPr>
        <w:t>Arriving at Earth, her best hope is to approach her contacts in the Earth Fleet Academy and beg for a way to speak to fleet command</w:t>
      </w:r>
    </w:p>
    <w:p w14:paraId="1072C712" w14:textId="77777777" w:rsidR="00AD35EB" w:rsidRPr="00471595" w:rsidRDefault="00AD35EB" w:rsidP="00515B04">
      <w:pPr>
        <w:numPr>
          <w:ins w:id="1965" w:author="Unknown"/>
        </w:numPr>
        <w:rPr>
          <w:rFonts w:ascii="Montserrat" w:hAnsi="Montserrat"/>
          <w:sz w:val="24"/>
        </w:rPr>
      </w:pPr>
      <w:r w:rsidRPr="00471595">
        <w:rPr>
          <w:rFonts w:ascii="Montserrat" w:hAnsi="Montserrat"/>
          <w:sz w:val="24"/>
        </w:rPr>
        <w:t>This is not an easy thing to accomplish</w:t>
      </w:r>
    </w:p>
    <w:p w14:paraId="0A8BB460" w14:textId="77777777" w:rsidR="00515B04" w:rsidRPr="00471595" w:rsidRDefault="00515B04" w:rsidP="00515B04">
      <w:pPr>
        <w:rPr>
          <w:rFonts w:ascii="Montserrat" w:hAnsi="Montserrat"/>
          <w:sz w:val="24"/>
        </w:rPr>
      </w:pPr>
    </w:p>
    <w:p w14:paraId="2C93793A"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309E824F" w14:textId="77777777" w:rsidR="00515B04" w:rsidRPr="00471595" w:rsidRDefault="00515B04" w:rsidP="00515B04">
      <w:pPr>
        <w:rPr>
          <w:rFonts w:ascii="Montserrat" w:hAnsi="Montserrat"/>
          <w:sz w:val="24"/>
        </w:rPr>
      </w:pPr>
    </w:p>
    <w:p w14:paraId="5B3CBC52" w14:textId="77777777" w:rsidR="00AD35EB" w:rsidRPr="00471595" w:rsidRDefault="00AD35EB" w:rsidP="00515B04">
      <w:pPr>
        <w:numPr>
          <w:ins w:id="1966" w:author="Unknown"/>
        </w:numPr>
        <w:rPr>
          <w:rFonts w:ascii="Montserrat" w:hAnsi="Montserrat"/>
          <w:sz w:val="24"/>
        </w:rPr>
      </w:pPr>
      <w:r w:rsidRPr="00471595">
        <w:rPr>
          <w:rFonts w:ascii="Montserrat" w:hAnsi="Montserrat"/>
          <w:sz w:val="24"/>
        </w:rPr>
        <w:t>Aeslyn is picked up attempting to make contact at the Academy</w:t>
      </w:r>
    </w:p>
    <w:p w14:paraId="44116B82" w14:textId="06B1BDF9" w:rsidR="00AD35EB" w:rsidRPr="00471595" w:rsidRDefault="00AD35EB" w:rsidP="00515B04">
      <w:pPr>
        <w:numPr>
          <w:ins w:id="1967" w:author="Unknown"/>
        </w:numPr>
        <w:rPr>
          <w:rFonts w:ascii="Montserrat" w:hAnsi="Montserrat"/>
          <w:sz w:val="24"/>
        </w:rPr>
      </w:pPr>
      <w:r w:rsidRPr="00471595">
        <w:rPr>
          <w:rFonts w:ascii="Montserrat" w:hAnsi="Montserrat"/>
          <w:sz w:val="24"/>
        </w:rPr>
        <w:t>Unable to resist the spooks</w:t>
      </w:r>
      <w:r w:rsidR="00295153" w:rsidRPr="00471595">
        <w:rPr>
          <w:rFonts w:ascii="Montserrat" w:hAnsi="Montserrat"/>
          <w:sz w:val="24"/>
        </w:rPr>
        <w:t xml:space="preserve"> and</w:t>
      </w:r>
      <w:r w:rsidRPr="00471595">
        <w:rPr>
          <w:rFonts w:ascii="Montserrat" w:hAnsi="Montserrat"/>
          <w:sz w:val="24"/>
        </w:rPr>
        <w:t xml:space="preserve"> alarmed at how easily they homed in on her, Aeslyn takes a big risk</w:t>
      </w:r>
    </w:p>
    <w:p w14:paraId="6B562C45" w14:textId="7BAD32B0" w:rsidR="00AD35EB" w:rsidRPr="00471595" w:rsidRDefault="00AD35EB" w:rsidP="00515B04">
      <w:pPr>
        <w:numPr>
          <w:ins w:id="1968" w:author="Unknown"/>
        </w:numPr>
        <w:rPr>
          <w:rFonts w:ascii="Montserrat" w:hAnsi="Montserrat"/>
          <w:sz w:val="24"/>
        </w:rPr>
      </w:pPr>
      <w:r w:rsidRPr="00471595">
        <w:rPr>
          <w:rFonts w:ascii="Montserrat" w:hAnsi="Montserrat"/>
          <w:sz w:val="24"/>
        </w:rPr>
        <w:t>Aeslyn demands to be taken to a Psionics Corps commander—to admit her to the existing Psionics Corps is to admit that such a thing even exists</w:t>
      </w:r>
      <w:r w:rsidR="00295153" w:rsidRPr="00471595">
        <w:rPr>
          <w:rFonts w:ascii="Montserrat" w:hAnsi="Montserrat"/>
          <w:sz w:val="24"/>
        </w:rPr>
        <w:t xml:space="preserve"> but</w:t>
      </w:r>
      <w:r w:rsidRPr="00471595">
        <w:rPr>
          <w:rFonts w:ascii="Montserrat" w:hAnsi="Montserrat"/>
          <w:sz w:val="24"/>
        </w:rPr>
        <w:t xml:space="preserve"> her spook captors silently comply with her request</w:t>
      </w:r>
    </w:p>
    <w:p w14:paraId="49B49E11" w14:textId="77777777" w:rsidR="00515B04" w:rsidRPr="00471595" w:rsidRDefault="00515B04" w:rsidP="00515B04">
      <w:pPr>
        <w:rPr>
          <w:rFonts w:ascii="Montserrat" w:hAnsi="Montserrat"/>
          <w:sz w:val="24"/>
        </w:rPr>
      </w:pPr>
    </w:p>
    <w:p w14:paraId="3120BEC1"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5042BE04" w14:textId="77777777" w:rsidR="00515B04" w:rsidRPr="00471595" w:rsidRDefault="00515B04" w:rsidP="00515B04">
      <w:pPr>
        <w:rPr>
          <w:rFonts w:ascii="Montserrat" w:hAnsi="Montserrat"/>
          <w:sz w:val="24"/>
        </w:rPr>
      </w:pPr>
    </w:p>
    <w:p w14:paraId="2207F6BF" w14:textId="77777777" w:rsidR="00AD35EB" w:rsidRPr="00471595" w:rsidRDefault="00AD35EB" w:rsidP="00515B04">
      <w:pPr>
        <w:numPr>
          <w:ins w:id="1969" w:author="Unknown"/>
        </w:numPr>
        <w:rPr>
          <w:rFonts w:ascii="Montserrat" w:hAnsi="Montserrat"/>
          <w:sz w:val="24"/>
        </w:rPr>
      </w:pPr>
      <w:r w:rsidRPr="00471595">
        <w:rPr>
          <w:rFonts w:ascii="Montserrat" w:hAnsi="Montserrat"/>
          <w:sz w:val="24"/>
        </w:rPr>
        <w:t>Aeslyn is brought up before Vice Admiral Grey who is obviously less than pleased by her appearance back at Earth</w:t>
      </w:r>
    </w:p>
    <w:p w14:paraId="2691B296" w14:textId="3FF35FB0" w:rsidR="00AD35EB" w:rsidRPr="00471595" w:rsidRDefault="00AD35EB" w:rsidP="00515B04">
      <w:pPr>
        <w:numPr>
          <w:ins w:id="1970" w:author="Unknown"/>
        </w:numPr>
        <w:rPr>
          <w:rFonts w:ascii="Montserrat" w:hAnsi="Montserrat"/>
          <w:sz w:val="24"/>
        </w:rPr>
      </w:pPr>
      <w:r w:rsidRPr="00471595">
        <w:rPr>
          <w:rFonts w:ascii="Montserrat" w:hAnsi="Montserrat"/>
          <w:sz w:val="24"/>
        </w:rPr>
        <w:t xml:space="preserve">She is surprised to discover that she has a file with the Corps already—the same information which Alt got access to when she assumed command of the </w:t>
      </w:r>
      <w:r w:rsidR="00201AA5" w:rsidRPr="00471595">
        <w:rPr>
          <w:rFonts w:ascii="Montserrat" w:hAnsi="Montserrat"/>
          <w:sz w:val="24"/>
        </w:rPr>
        <w:t>Alexander</w:t>
      </w:r>
    </w:p>
    <w:p w14:paraId="3E7CFCFC" w14:textId="77777777" w:rsidR="00AD35EB" w:rsidRPr="00471595" w:rsidRDefault="00AD35EB" w:rsidP="00515B04">
      <w:pPr>
        <w:numPr>
          <w:ins w:id="1971" w:author="Unknown"/>
        </w:numPr>
        <w:rPr>
          <w:rFonts w:ascii="Montserrat" w:hAnsi="Montserrat"/>
          <w:sz w:val="24"/>
        </w:rPr>
      </w:pPr>
      <w:r w:rsidRPr="00471595">
        <w:rPr>
          <w:rFonts w:ascii="Montserrat" w:hAnsi="Montserrat"/>
          <w:sz w:val="24"/>
        </w:rPr>
        <w:t>Admiral Grey is ready to make her disappear, rejecting her application to the Corps for security reasons</w:t>
      </w:r>
    </w:p>
    <w:p w14:paraId="5C0216E1" w14:textId="77777777" w:rsidR="00AD35EB" w:rsidRPr="00471595" w:rsidRDefault="00AD35EB" w:rsidP="00515B04">
      <w:pPr>
        <w:numPr>
          <w:ins w:id="1972" w:author="Unknown"/>
        </w:numPr>
        <w:rPr>
          <w:rFonts w:ascii="Montserrat" w:hAnsi="Montserrat"/>
          <w:sz w:val="24"/>
        </w:rPr>
      </w:pPr>
      <w:r w:rsidRPr="00471595">
        <w:rPr>
          <w:rFonts w:ascii="Montserrat" w:hAnsi="Montserrat"/>
          <w:sz w:val="24"/>
        </w:rPr>
        <w:t>Fortunately, Aeslyn is championed unexpectedly by Morgan Erin Wildmuir, one of the signatory participants in the coverup dating back to the latter quarter of the twentieth century, who appears unnannounced  during the interview</w:t>
      </w:r>
    </w:p>
    <w:p w14:paraId="4E7742BA" w14:textId="77777777" w:rsidR="00515B04" w:rsidRPr="00471595" w:rsidRDefault="00515B04" w:rsidP="00515B04">
      <w:pPr>
        <w:rPr>
          <w:rFonts w:ascii="Montserrat" w:hAnsi="Montserrat"/>
          <w:sz w:val="24"/>
        </w:rPr>
      </w:pPr>
    </w:p>
    <w:p w14:paraId="5047B73B"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6A4D2E38" w14:textId="77777777" w:rsidR="00515B04" w:rsidRPr="00471595" w:rsidRDefault="00515B04" w:rsidP="00515B04">
      <w:pPr>
        <w:rPr>
          <w:rFonts w:ascii="Montserrat" w:hAnsi="Montserrat"/>
          <w:sz w:val="24"/>
        </w:rPr>
      </w:pPr>
    </w:p>
    <w:p w14:paraId="1601F79D" w14:textId="681A6504" w:rsidR="00AD35EB" w:rsidRPr="00471595" w:rsidRDefault="00AD35EB" w:rsidP="00515B04">
      <w:pPr>
        <w:numPr>
          <w:ins w:id="1973" w:author="Unknown"/>
        </w:numPr>
        <w:rPr>
          <w:rFonts w:ascii="Montserrat" w:hAnsi="Montserrat"/>
          <w:sz w:val="24"/>
        </w:rPr>
      </w:pPr>
      <w:r w:rsidRPr="00471595">
        <w:rPr>
          <w:rFonts w:ascii="Montserrat" w:hAnsi="Montserrat"/>
          <w:sz w:val="24"/>
        </w:rPr>
        <w:t>Morgan, urging Aeslyn to call her Mew, explains that it was the Majestic ship Aeslyn stole to return to Earth that alerted special forces to her appearance at the Academy</w:t>
      </w:r>
      <w:r w:rsidR="00295153" w:rsidRPr="00471595">
        <w:rPr>
          <w:rFonts w:ascii="Montserrat" w:hAnsi="Montserrat"/>
          <w:sz w:val="24"/>
        </w:rPr>
        <w:t xml:space="preserve"> and</w:t>
      </w:r>
      <w:r w:rsidRPr="00471595">
        <w:rPr>
          <w:rFonts w:ascii="Montserrat" w:hAnsi="Montserrat"/>
          <w:sz w:val="24"/>
        </w:rPr>
        <w:t xml:space="preserve"> it was this association that encouraged the Admiral to consider eliminating her</w:t>
      </w:r>
    </w:p>
    <w:p w14:paraId="64850073" w14:textId="77777777" w:rsidR="00AD35EB" w:rsidRPr="00471595" w:rsidRDefault="00AD35EB" w:rsidP="00515B04">
      <w:pPr>
        <w:numPr>
          <w:ins w:id="1974" w:author="Unknown"/>
        </w:numPr>
        <w:rPr>
          <w:rFonts w:ascii="Montserrat" w:hAnsi="Montserrat"/>
          <w:sz w:val="24"/>
        </w:rPr>
      </w:pPr>
      <w:r w:rsidRPr="00471595">
        <w:rPr>
          <w:rFonts w:ascii="Montserrat" w:hAnsi="Montserrat"/>
          <w:sz w:val="24"/>
        </w:rPr>
        <w:t>Mew takes Aeslyn aside and fills her in on the other side of the story told to her by the Majestic psi's</w:t>
      </w:r>
    </w:p>
    <w:p w14:paraId="5D6F2161" w14:textId="77777777" w:rsidR="00AD35EB" w:rsidRPr="00471595" w:rsidRDefault="00AD35EB" w:rsidP="00515B04">
      <w:pPr>
        <w:numPr>
          <w:ins w:id="1975" w:author="Unknown"/>
        </w:numPr>
        <w:rPr>
          <w:rFonts w:ascii="Montserrat" w:hAnsi="Montserrat"/>
          <w:sz w:val="24"/>
        </w:rPr>
      </w:pPr>
      <w:r w:rsidRPr="00471595">
        <w:rPr>
          <w:rFonts w:ascii="Montserrat" w:hAnsi="Montserrat"/>
          <w:sz w:val="24"/>
        </w:rPr>
        <w:t>Before dropping Aeslyn off at her temporary quarters, she goes in for testing and deep conditioning mandatory for her admittance to the Corps</w:t>
      </w:r>
    </w:p>
    <w:p w14:paraId="0B606BC5" w14:textId="77777777" w:rsidR="00AD35EB" w:rsidRPr="00471595" w:rsidRDefault="00AD35EB" w:rsidP="00515B04">
      <w:pPr>
        <w:numPr>
          <w:ins w:id="1976" w:author="Unknown"/>
        </w:numPr>
        <w:rPr>
          <w:rFonts w:ascii="Montserrat" w:hAnsi="Montserrat"/>
          <w:sz w:val="24"/>
        </w:rPr>
      </w:pPr>
      <w:r w:rsidRPr="00471595">
        <w:rPr>
          <w:rFonts w:ascii="Montserrat" w:hAnsi="Montserrat"/>
          <w:sz w:val="24"/>
        </w:rPr>
        <w:t>Aeslyn is rated as a Class III, in spite of the pathetic limits of the training she received from the Majestics, making her an extremely dangerous being to anyone around her</w:t>
      </w:r>
    </w:p>
    <w:p w14:paraId="52BF04AE" w14:textId="77777777" w:rsidR="00515B04" w:rsidRPr="00471595" w:rsidRDefault="00515B04" w:rsidP="00515B04">
      <w:pPr>
        <w:rPr>
          <w:rFonts w:ascii="Montserrat" w:hAnsi="Montserrat"/>
          <w:sz w:val="24"/>
        </w:rPr>
      </w:pPr>
    </w:p>
    <w:p w14:paraId="05236A45"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3AB0917D" w14:textId="77777777" w:rsidR="00515B04" w:rsidRPr="00471595" w:rsidRDefault="00515B04" w:rsidP="00515B04">
      <w:pPr>
        <w:rPr>
          <w:rFonts w:ascii="Montserrat" w:hAnsi="Montserrat"/>
          <w:sz w:val="24"/>
        </w:rPr>
      </w:pPr>
    </w:p>
    <w:p w14:paraId="31434786" w14:textId="77777777" w:rsidR="00AD35EB" w:rsidRPr="00471595" w:rsidRDefault="00AD35EB" w:rsidP="00515B04">
      <w:pPr>
        <w:numPr>
          <w:ins w:id="1977" w:author="Unknown"/>
        </w:numPr>
        <w:rPr>
          <w:rFonts w:ascii="Montserrat" w:hAnsi="Montserrat"/>
          <w:sz w:val="24"/>
        </w:rPr>
      </w:pPr>
      <w:r w:rsidRPr="00471595">
        <w:rPr>
          <w:rFonts w:ascii="Montserrat" w:hAnsi="Montserrat"/>
          <w:sz w:val="24"/>
        </w:rPr>
        <w:t>A few days later, Aeslyn is finally admitted to an interview with fleet command to discuss her report regarding the threat from Oasis, being forced to admit the existence of Majestic and an apparent association between these worlds</w:t>
      </w:r>
    </w:p>
    <w:p w14:paraId="7D1B9B9E" w14:textId="77777777" w:rsidR="00AD35EB" w:rsidRPr="00471595" w:rsidRDefault="00AD35EB" w:rsidP="00515B04">
      <w:pPr>
        <w:numPr>
          <w:ins w:id="1978" w:author="Unknown"/>
        </w:numPr>
        <w:rPr>
          <w:rFonts w:ascii="Montserrat" w:hAnsi="Montserrat"/>
          <w:sz w:val="24"/>
        </w:rPr>
      </w:pPr>
      <w:r w:rsidRPr="00471595">
        <w:rPr>
          <w:rFonts w:ascii="Montserrat" w:hAnsi="Montserrat"/>
          <w:sz w:val="24"/>
        </w:rPr>
        <w:t>The trade association between Oasis and Majestic is the only validity she can offer for the intelligence on Oasians she is delivering</w:t>
      </w:r>
    </w:p>
    <w:p w14:paraId="272E0897" w14:textId="77777777" w:rsidR="00AD35EB" w:rsidRPr="00471595" w:rsidRDefault="00AD35EB" w:rsidP="00515B04">
      <w:pPr>
        <w:numPr>
          <w:ins w:id="1979" w:author="Unknown"/>
        </w:numPr>
        <w:rPr>
          <w:rFonts w:ascii="Montserrat" w:hAnsi="Montserrat"/>
          <w:sz w:val="24"/>
        </w:rPr>
      </w:pPr>
      <w:r w:rsidRPr="00471595">
        <w:rPr>
          <w:rFonts w:ascii="Montserrat" w:hAnsi="Montserrat"/>
          <w:sz w:val="24"/>
        </w:rPr>
        <w:t>Aeslyn discovers that, during the time she lost in getting away from her protective new wards on Majestic, Earth has been well appraised of the threat it faces at the cost of several expeditions like the one in which she was lost</w:t>
      </w:r>
    </w:p>
    <w:p w14:paraId="2C0C5D00" w14:textId="0719EC16" w:rsidR="00AD35EB" w:rsidRPr="00471595" w:rsidRDefault="00201AA5" w:rsidP="00515B04">
      <w:pPr>
        <w:numPr>
          <w:ins w:id="1980" w:author="Unknown"/>
        </w:numPr>
        <w:rPr>
          <w:rFonts w:ascii="Montserrat" w:hAnsi="Montserrat"/>
          <w:sz w:val="24"/>
        </w:rPr>
      </w:pPr>
      <w:r w:rsidRPr="00471595">
        <w:rPr>
          <w:rFonts w:ascii="Montserrat" w:hAnsi="Montserrat"/>
          <w:sz w:val="24"/>
        </w:rPr>
        <w:t>Alexander</w:t>
      </w:r>
      <w:r w:rsidR="00AD35EB" w:rsidRPr="00471595">
        <w:rPr>
          <w:rFonts w:ascii="Montserrat" w:hAnsi="Montserrat"/>
          <w:sz w:val="24"/>
        </w:rPr>
        <w:t xml:space="preserve"> was the only ship to get away from these ambushes</w:t>
      </w:r>
      <w:r w:rsidR="00295153" w:rsidRPr="00471595">
        <w:rPr>
          <w:rFonts w:ascii="Montserrat" w:hAnsi="Montserrat"/>
          <w:sz w:val="24"/>
        </w:rPr>
        <w:t xml:space="preserve"> and</w:t>
      </w:r>
      <w:r w:rsidR="00AD35EB" w:rsidRPr="00471595">
        <w:rPr>
          <w:rFonts w:ascii="Montserrat" w:hAnsi="Montserrat"/>
          <w:sz w:val="24"/>
        </w:rPr>
        <w:t xml:space="preserve"> the conclusion of the fleet was that the strikes were perpetrated to prevent Earth from detecting Oasian build up rather than the opening moves in their assault on Earth; otherwise they'd have arrived already</w:t>
      </w:r>
    </w:p>
    <w:p w14:paraId="7158A229" w14:textId="77777777" w:rsidR="00AD35EB" w:rsidRPr="00471595" w:rsidRDefault="00AD35EB" w:rsidP="00515B04">
      <w:pPr>
        <w:numPr>
          <w:ins w:id="1981" w:author="Unknown"/>
        </w:numPr>
        <w:rPr>
          <w:rFonts w:ascii="Montserrat" w:hAnsi="Montserrat"/>
          <w:sz w:val="24"/>
        </w:rPr>
      </w:pPr>
      <w:r w:rsidRPr="00471595">
        <w:rPr>
          <w:rFonts w:ascii="Montserrat" w:hAnsi="Montserrat"/>
          <w:sz w:val="24"/>
        </w:rPr>
        <w:t>There is, however, little time left in the best estimate, before an invasion does begin</w:t>
      </w:r>
    </w:p>
    <w:p w14:paraId="705204F0" w14:textId="77777777" w:rsidR="00AD35EB" w:rsidRPr="00471595" w:rsidRDefault="00AD35EB" w:rsidP="00515B04">
      <w:pPr>
        <w:numPr>
          <w:ins w:id="1982" w:author="Unknown"/>
        </w:numPr>
        <w:rPr>
          <w:rFonts w:ascii="Montserrat" w:hAnsi="Montserrat"/>
          <w:sz w:val="24"/>
        </w:rPr>
      </w:pPr>
      <w:r w:rsidRPr="00471595">
        <w:rPr>
          <w:rFonts w:ascii="Montserrat" w:hAnsi="Montserrat"/>
          <w:sz w:val="24"/>
        </w:rPr>
        <w:t>Aeslyn's acceptance in the Psionics Corps allows the fleet command a way of reintroducing her to her ship for it's mission to buy time for the new SD class ships to roll out of the Saturn ship yards</w:t>
      </w:r>
    </w:p>
    <w:p w14:paraId="159469BF" w14:textId="77777777" w:rsidR="00AD35EB" w:rsidRPr="00471595" w:rsidRDefault="00AD35EB" w:rsidP="00515B04">
      <w:pPr>
        <w:numPr>
          <w:ins w:id="1983" w:author="Unknown"/>
        </w:numPr>
        <w:rPr>
          <w:rFonts w:ascii="Montserrat" w:hAnsi="Montserrat"/>
          <w:sz w:val="24"/>
        </w:rPr>
      </w:pPr>
      <w:r w:rsidRPr="00471595">
        <w:rPr>
          <w:rFonts w:ascii="Montserrat" w:hAnsi="Montserrat"/>
          <w:sz w:val="24"/>
        </w:rPr>
        <w:t>Aeslyn is reintroduced as the slip SinA 69-0452-0711-27, Ember</w:t>
      </w:r>
    </w:p>
    <w:p w14:paraId="48D5587F" w14:textId="77777777" w:rsidR="00515B04" w:rsidRPr="00471595" w:rsidRDefault="00515B04" w:rsidP="00515B04">
      <w:pPr>
        <w:rPr>
          <w:rFonts w:ascii="Montserrat" w:hAnsi="Montserrat"/>
          <w:sz w:val="24"/>
        </w:rPr>
      </w:pPr>
    </w:p>
    <w:p w14:paraId="3BB0ED75"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0D927BDF" w14:textId="77777777" w:rsidR="00515B04" w:rsidRPr="00471595" w:rsidRDefault="00515B04" w:rsidP="00515B04">
      <w:pPr>
        <w:rPr>
          <w:rFonts w:ascii="Montserrat" w:hAnsi="Montserrat"/>
          <w:sz w:val="24"/>
        </w:rPr>
      </w:pPr>
    </w:p>
    <w:p w14:paraId="743778AA" w14:textId="03252CE4" w:rsidR="00AD35EB" w:rsidRPr="00471595" w:rsidRDefault="00AD35EB" w:rsidP="00515B04">
      <w:pPr>
        <w:numPr>
          <w:ins w:id="1984" w:author="Unknown"/>
        </w:numPr>
        <w:rPr>
          <w:rFonts w:ascii="Montserrat" w:hAnsi="Montserrat"/>
          <w:sz w:val="24"/>
        </w:rPr>
      </w:pPr>
      <w:r w:rsidRPr="00471595">
        <w:rPr>
          <w:rFonts w:ascii="Montserrat" w:hAnsi="Montserrat"/>
          <w:sz w:val="24"/>
        </w:rPr>
        <w:t xml:space="preserve">Aeslyn is appraised of her covert mission upon reporting back to the refitted </w:t>
      </w:r>
      <w:r w:rsidR="00201AA5" w:rsidRPr="00471595">
        <w:rPr>
          <w:rFonts w:ascii="Montserrat" w:hAnsi="Montserrat"/>
          <w:sz w:val="24"/>
        </w:rPr>
        <w:t>Alexander</w:t>
      </w:r>
    </w:p>
    <w:p w14:paraId="0F1CF9FD" w14:textId="77777777" w:rsidR="00AD35EB" w:rsidRPr="00471595" w:rsidRDefault="00AD35EB" w:rsidP="00515B04">
      <w:pPr>
        <w:numPr>
          <w:ins w:id="1985" w:author="Unknown"/>
        </w:numPr>
        <w:rPr>
          <w:rFonts w:ascii="Montserrat" w:hAnsi="Montserrat"/>
          <w:sz w:val="24"/>
        </w:rPr>
      </w:pPr>
      <w:r w:rsidRPr="00471595">
        <w:rPr>
          <w:rFonts w:ascii="Montserrat" w:hAnsi="Montserrat"/>
          <w:sz w:val="24"/>
        </w:rPr>
        <w:t>In spite of the fact that Earth does not understand the true extent of Oasian's psi capabilities it is possible that Earth possesses enough capability in her own psi's long present in Earth's space effort, if uttelry obscured from the general recognition of of everyone else</w:t>
      </w:r>
    </w:p>
    <w:p w14:paraId="65AF057F" w14:textId="153BF336" w:rsidR="00AD35EB" w:rsidRPr="00471595" w:rsidRDefault="00AD35EB" w:rsidP="00515B04">
      <w:pPr>
        <w:numPr>
          <w:ins w:id="1986" w:author="Unknown"/>
        </w:numPr>
        <w:rPr>
          <w:rFonts w:ascii="Montserrat" w:hAnsi="Montserrat"/>
          <w:sz w:val="24"/>
        </w:rPr>
      </w:pPr>
      <w:r w:rsidRPr="00471595">
        <w:rPr>
          <w:rFonts w:ascii="Montserrat" w:hAnsi="Montserrat"/>
          <w:sz w:val="24"/>
        </w:rPr>
        <w:t xml:space="preserve">The </w:t>
      </w:r>
      <w:r w:rsidR="00201AA5" w:rsidRPr="00471595">
        <w:rPr>
          <w:rFonts w:ascii="Montserrat" w:hAnsi="Montserrat"/>
          <w:sz w:val="24"/>
        </w:rPr>
        <w:t>Alexander</w:t>
      </w:r>
      <w:r w:rsidRPr="00471595">
        <w:rPr>
          <w:rFonts w:ascii="Montserrat" w:hAnsi="Montserrat"/>
          <w:sz w:val="24"/>
        </w:rPr>
        <w:t xml:space="preserve"> is being sent out to assess the strength of Oasian forces being assembled</w:t>
      </w:r>
      <w:r w:rsidR="00295153" w:rsidRPr="00471595">
        <w:rPr>
          <w:rFonts w:ascii="Montserrat" w:hAnsi="Montserrat"/>
          <w:sz w:val="24"/>
        </w:rPr>
        <w:t xml:space="preserve"> but</w:t>
      </w:r>
      <w:r w:rsidRPr="00471595">
        <w:rPr>
          <w:rFonts w:ascii="Montserrat" w:hAnsi="Montserrat"/>
          <w:sz w:val="24"/>
        </w:rPr>
        <w:t xml:space="preserve"> Aeslyn's mission is more covert</w:t>
      </w:r>
    </w:p>
    <w:p w14:paraId="0672C7E2" w14:textId="77777777" w:rsidR="00AD35EB" w:rsidRPr="00471595" w:rsidRDefault="00AD35EB" w:rsidP="00515B04">
      <w:pPr>
        <w:numPr>
          <w:ins w:id="1987" w:author="Unknown"/>
        </w:numPr>
        <w:rPr>
          <w:rFonts w:ascii="Montserrat" w:hAnsi="Montserrat"/>
          <w:sz w:val="24"/>
        </w:rPr>
      </w:pPr>
      <w:r w:rsidRPr="00471595">
        <w:rPr>
          <w:rFonts w:ascii="Montserrat" w:hAnsi="Montserrat"/>
          <w:sz w:val="24"/>
        </w:rPr>
        <w:t>Aeslyn is unique among psi's in having direct contact with Oasian psi's</w:t>
      </w:r>
    </w:p>
    <w:p w14:paraId="7C6AEE68" w14:textId="77777777" w:rsidR="00AD35EB" w:rsidRPr="00471595" w:rsidRDefault="00AD35EB" w:rsidP="00515B04">
      <w:pPr>
        <w:numPr>
          <w:ins w:id="1988" w:author="Unknown"/>
        </w:numPr>
        <w:rPr>
          <w:rFonts w:ascii="Montserrat" w:hAnsi="Montserrat"/>
          <w:sz w:val="24"/>
        </w:rPr>
      </w:pPr>
      <w:r w:rsidRPr="00471595">
        <w:rPr>
          <w:rFonts w:ascii="Montserrat" w:hAnsi="Montserrat"/>
          <w:sz w:val="24"/>
        </w:rPr>
        <w:t>Aeslyn is to assess the Oasian force's psi complement</w:t>
      </w:r>
    </w:p>
    <w:p w14:paraId="2D490CA9" w14:textId="08890974" w:rsidR="00AD35EB" w:rsidRPr="00471595" w:rsidRDefault="00AD35EB" w:rsidP="00515B04">
      <w:pPr>
        <w:numPr>
          <w:ins w:id="1989" w:author="Unknown"/>
        </w:numPr>
        <w:rPr>
          <w:rFonts w:ascii="Montserrat" w:hAnsi="Montserrat"/>
          <w:sz w:val="24"/>
        </w:rPr>
      </w:pPr>
      <w:r w:rsidRPr="00471595">
        <w:rPr>
          <w:rFonts w:ascii="Montserrat" w:hAnsi="Montserrat"/>
          <w:sz w:val="24"/>
        </w:rPr>
        <w:t xml:space="preserve">She is to take command of a group of terran psi's from </w:t>
      </w:r>
      <w:r w:rsidR="00201AA5" w:rsidRPr="00471595">
        <w:rPr>
          <w:rFonts w:ascii="Montserrat" w:hAnsi="Montserrat"/>
          <w:sz w:val="24"/>
        </w:rPr>
        <w:t>Alexander</w:t>
      </w:r>
      <w:r w:rsidRPr="00471595">
        <w:rPr>
          <w:rFonts w:ascii="Montserrat" w:hAnsi="Montserrat"/>
          <w:sz w:val="24"/>
        </w:rPr>
        <w:t xml:space="preserve"> in the event of contact and board an Oasian ship, if possible, to seize control of it and return it to Earth for analysis</w:t>
      </w:r>
    </w:p>
    <w:p w14:paraId="6677730E" w14:textId="00E92289" w:rsidR="00AD35EB" w:rsidRPr="00471595" w:rsidRDefault="00AD35EB" w:rsidP="00515B04">
      <w:pPr>
        <w:numPr>
          <w:ins w:id="1990" w:author="Unknown"/>
        </w:numPr>
        <w:rPr>
          <w:rFonts w:ascii="Montserrat" w:hAnsi="Montserrat"/>
          <w:sz w:val="24"/>
        </w:rPr>
      </w:pPr>
      <w:r w:rsidRPr="00471595">
        <w:rPr>
          <w:rFonts w:ascii="Montserrat" w:hAnsi="Montserrat"/>
          <w:sz w:val="24"/>
        </w:rPr>
        <w:t xml:space="preserve">Another psi assigned to the </w:t>
      </w:r>
      <w:r w:rsidR="00201AA5" w:rsidRPr="00471595">
        <w:rPr>
          <w:rFonts w:ascii="Montserrat" w:hAnsi="Montserrat"/>
          <w:sz w:val="24"/>
        </w:rPr>
        <w:t>Alexander</w:t>
      </w:r>
      <w:r w:rsidRPr="00471595">
        <w:rPr>
          <w:rFonts w:ascii="Montserrat" w:hAnsi="Montserrat"/>
          <w:sz w:val="24"/>
        </w:rPr>
        <w:t xml:space="preserve"> with her is an extremely powerful psi who claims to have had contact with Oasians near the end of the twentieth century, Lynx</w:t>
      </w:r>
    </w:p>
    <w:p w14:paraId="36CDE9B5" w14:textId="77777777" w:rsidR="00515B04" w:rsidRPr="00471595" w:rsidRDefault="00515B04" w:rsidP="00515B04">
      <w:pPr>
        <w:rPr>
          <w:rFonts w:ascii="Montserrat" w:hAnsi="Montserrat"/>
          <w:sz w:val="24"/>
        </w:rPr>
      </w:pPr>
    </w:p>
    <w:p w14:paraId="148B8977"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4825635C" w14:textId="77777777" w:rsidR="00515B04" w:rsidRPr="00471595" w:rsidRDefault="00515B04" w:rsidP="00515B04">
      <w:pPr>
        <w:rPr>
          <w:rFonts w:ascii="Montserrat" w:hAnsi="Montserrat"/>
          <w:sz w:val="24"/>
        </w:rPr>
      </w:pPr>
    </w:p>
    <w:p w14:paraId="185A295A" w14:textId="15222551" w:rsidR="00AD35EB" w:rsidRPr="00471595" w:rsidRDefault="00AD35EB" w:rsidP="00515B04">
      <w:pPr>
        <w:numPr>
          <w:ins w:id="1991" w:author="Unknown"/>
        </w:numPr>
        <w:rPr>
          <w:rFonts w:ascii="Montserrat" w:hAnsi="Montserrat"/>
          <w:sz w:val="24"/>
        </w:rPr>
      </w:pPr>
      <w:r w:rsidRPr="00471595">
        <w:rPr>
          <w:rFonts w:ascii="Montserrat" w:hAnsi="Montserrat"/>
          <w:sz w:val="24"/>
        </w:rPr>
        <w:t xml:space="preserve">Aeslyn has a problem reassociating with most of her surviving frineds on the </w:t>
      </w:r>
      <w:r w:rsidR="00201AA5" w:rsidRPr="00471595">
        <w:rPr>
          <w:rFonts w:ascii="Montserrat" w:hAnsi="Montserrat"/>
          <w:sz w:val="24"/>
        </w:rPr>
        <w:t>Alexander</w:t>
      </w:r>
      <w:r w:rsidRPr="00471595">
        <w:rPr>
          <w:rFonts w:ascii="Montserrat" w:hAnsi="Montserrat"/>
          <w:sz w:val="24"/>
        </w:rPr>
        <w:t xml:space="preserve"> and the unpleasant deception imposed on her by fleet command</w:t>
      </w:r>
    </w:p>
    <w:p w14:paraId="55F10DC1" w14:textId="77777777" w:rsidR="00AD35EB" w:rsidRPr="00471595" w:rsidRDefault="00AD35EB" w:rsidP="00515B04">
      <w:pPr>
        <w:numPr>
          <w:ins w:id="1992" w:author="Unknown"/>
        </w:numPr>
        <w:rPr>
          <w:rFonts w:ascii="Montserrat" w:hAnsi="Montserrat"/>
          <w:sz w:val="24"/>
        </w:rPr>
      </w:pPr>
      <w:r w:rsidRPr="00471595">
        <w:rPr>
          <w:rFonts w:ascii="Montserrat" w:hAnsi="Montserrat"/>
          <w:sz w:val="24"/>
        </w:rPr>
        <w:t>Red sees through the ruse in an accidental meeting in ship corridors, knowing both Aeslyn and the fact that the original 27 died in the lab</w:t>
      </w:r>
    </w:p>
    <w:p w14:paraId="42C2EA15" w14:textId="77777777" w:rsidR="00515B04" w:rsidRPr="00471595" w:rsidRDefault="00515B04" w:rsidP="00515B04">
      <w:pPr>
        <w:rPr>
          <w:rFonts w:ascii="Montserrat" w:hAnsi="Montserrat"/>
          <w:sz w:val="24"/>
        </w:rPr>
      </w:pPr>
    </w:p>
    <w:p w14:paraId="4A9B0D4E"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395A55D5" w14:textId="77777777" w:rsidR="00515B04" w:rsidRPr="00471595" w:rsidRDefault="00515B04" w:rsidP="00515B04">
      <w:pPr>
        <w:rPr>
          <w:rFonts w:ascii="Montserrat" w:hAnsi="Montserrat"/>
          <w:sz w:val="24"/>
        </w:rPr>
      </w:pPr>
    </w:p>
    <w:p w14:paraId="4F58B53F" w14:textId="0CF7D50F" w:rsidR="00AD35EB" w:rsidRPr="00471595" w:rsidRDefault="00AD35EB" w:rsidP="00515B04">
      <w:pPr>
        <w:numPr>
          <w:ins w:id="1993" w:author="Unknown"/>
        </w:numPr>
        <w:rPr>
          <w:rFonts w:ascii="Montserrat" w:hAnsi="Montserrat"/>
          <w:sz w:val="24"/>
        </w:rPr>
      </w:pPr>
      <w:r w:rsidRPr="00471595">
        <w:rPr>
          <w:rFonts w:ascii="Montserrat" w:hAnsi="Montserrat"/>
          <w:sz w:val="24"/>
        </w:rPr>
        <w:t xml:space="preserve">In due course, the </w:t>
      </w:r>
      <w:r w:rsidR="00201AA5" w:rsidRPr="00471595">
        <w:rPr>
          <w:rFonts w:ascii="Montserrat" w:hAnsi="Montserrat"/>
          <w:sz w:val="24"/>
        </w:rPr>
        <w:t>Alexander</w:t>
      </w:r>
      <w:r w:rsidRPr="00471595">
        <w:rPr>
          <w:rFonts w:ascii="Montserrat" w:hAnsi="Montserrat"/>
          <w:sz w:val="24"/>
        </w:rPr>
        <w:t xml:space="preserve"> sets out for the Fringe, aimed at the heart of the territory where all of thsoe ships died trying to penetrate</w:t>
      </w:r>
    </w:p>
    <w:p w14:paraId="192E0163" w14:textId="1CE85F0A" w:rsidR="00AD35EB" w:rsidRPr="00471595" w:rsidRDefault="00AD35EB" w:rsidP="00515B04">
      <w:pPr>
        <w:numPr>
          <w:ins w:id="1994" w:author="Unknown"/>
        </w:numPr>
        <w:rPr>
          <w:rFonts w:ascii="Montserrat" w:hAnsi="Montserrat"/>
          <w:sz w:val="24"/>
        </w:rPr>
      </w:pPr>
      <w:r w:rsidRPr="00471595">
        <w:rPr>
          <w:rFonts w:ascii="Montserrat" w:hAnsi="Montserrat"/>
          <w:sz w:val="24"/>
        </w:rPr>
        <w:t>Aeslyn spends almost all of her time being brought up to date on the realities of being a psi in the allied navy</w:t>
      </w:r>
      <w:r w:rsidR="00295153" w:rsidRPr="00471595">
        <w:rPr>
          <w:rFonts w:ascii="Montserrat" w:hAnsi="Montserrat"/>
          <w:sz w:val="24"/>
        </w:rPr>
        <w:t xml:space="preserve"> and</w:t>
      </w:r>
      <w:r w:rsidRPr="00471595">
        <w:rPr>
          <w:rFonts w:ascii="Montserrat" w:hAnsi="Montserrat"/>
          <w:sz w:val="24"/>
        </w:rPr>
        <w:t xml:space="preserve"> learning to temper the power at her disposal</w:t>
      </w:r>
    </w:p>
    <w:p w14:paraId="14F80218" w14:textId="77777777" w:rsidR="00AD35EB" w:rsidRPr="00471595" w:rsidRDefault="00AD35EB" w:rsidP="00515B04">
      <w:pPr>
        <w:numPr>
          <w:ins w:id="1995" w:author="Unknown"/>
        </w:numPr>
        <w:rPr>
          <w:rFonts w:ascii="Montserrat" w:hAnsi="Montserrat"/>
          <w:sz w:val="24"/>
        </w:rPr>
      </w:pPr>
      <w:r w:rsidRPr="00471595">
        <w:rPr>
          <w:rFonts w:ascii="Montserrat" w:hAnsi="Montserrat"/>
          <w:sz w:val="24"/>
        </w:rPr>
        <w:t>Aeslyn realizes that it is because of her dangerously limited mastery of her psi potential that has made her the prime candidate for this mission—she is a walking, breathing neutron bomb just waiting to go off which is exactly what fleet command hopes she will do in a combat situation, hopefully on an Oasian ship</w:t>
      </w:r>
    </w:p>
    <w:p w14:paraId="06A327D4" w14:textId="77777777" w:rsidR="00515B04" w:rsidRPr="00471595" w:rsidRDefault="00515B04" w:rsidP="00515B04">
      <w:pPr>
        <w:rPr>
          <w:rFonts w:ascii="Montserrat" w:hAnsi="Montserrat"/>
          <w:sz w:val="24"/>
        </w:rPr>
      </w:pPr>
    </w:p>
    <w:p w14:paraId="3C3BAA76"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58073E6B" w14:textId="77777777" w:rsidR="00515B04" w:rsidRPr="00471595" w:rsidRDefault="00515B04" w:rsidP="00515B04">
      <w:pPr>
        <w:rPr>
          <w:rFonts w:ascii="Montserrat" w:hAnsi="Montserrat"/>
          <w:sz w:val="24"/>
        </w:rPr>
      </w:pPr>
    </w:p>
    <w:p w14:paraId="68678A40" w14:textId="3CD9B4CF" w:rsidR="00AD35EB" w:rsidRPr="00471595" w:rsidRDefault="00AD35EB" w:rsidP="00515B04">
      <w:pPr>
        <w:numPr>
          <w:ins w:id="1996" w:author="Unknown"/>
        </w:numPr>
        <w:rPr>
          <w:rFonts w:ascii="Montserrat" w:hAnsi="Montserrat"/>
          <w:sz w:val="24"/>
        </w:rPr>
      </w:pPr>
      <w:r w:rsidRPr="00471595">
        <w:rPr>
          <w:rFonts w:ascii="Montserrat" w:hAnsi="Montserrat"/>
          <w:sz w:val="24"/>
        </w:rPr>
        <w:t xml:space="preserve">The engagement alarm goes off as the </w:t>
      </w:r>
      <w:r w:rsidR="00201AA5" w:rsidRPr="00471595">
        <w:rPr>
          <w:rFonts w:ascii="Montserrat" w:hAnsi="Montserrat"/>
          <w:sz w:val="24"/>
        </w:rPr>
        <w:t>Alexander</w:t>
      </w:r>
      <w:r w:rsidRPr="00471595">
        <w:rPr>
          <w:rFonts w:ascii="Montserrat" w:hAnsi="Montserrat"/>
          <w:sz w:val="24"/>
        </w:rPr>
        <w:t xml:space="preserve"> approaches her target zone, urging Aeslyn and her chosen psi's to head for the EVA locks in the ship for their drop off on entering the system</w:t>
      </w:r>
    </w:p>
    <w:p w14:paraId="672F9EA0" w14:textId="48BCD5E2" w:rsidR="00AD35EB" w:rsidRPr="00471595" w:rsidRDefault="00201AA5" w:rsidP="00515B04">
      <w:pPr>
        <w:numPr>
          <w:ins w:id="1997" w:author="Unknown"/>
        </w:numPr>
        <w:rPr>
          <w:rFonts w:ascii="Montserrat" w:hAnsi="Montserrat"/>
          <w:sz w:val="24"/>
        </w:rPr>
      </w:pPr>
      <w:r w:rsidRPr="00471595">
        <w:rPr>
          <w:rFonts w:ascii="Montserrat" w:hAnsi="Montserrat"/>
          <w:sz w:val="24"/>
        </w:rPr>
        <w:t>Alexander</w:t>
      </w:r>
      <w:r w:rsidR="00AD35EB" w:rsidRPr="00471595">
        <w:rPr>
          <w:rFonts w:ascii="Montserrat" w:hAnsi="Montserrat"/>
          <w:sz w:val="24"/>
        </w:rPr>
        <w:t xml:space="preserve"> surfaces amidst an Oasian fleet of staggtering proportions retaining an alarming Delta V that ought to allow them to shoot through the system, take readings on the enemy fleet and hopefully escape engagement entirely</w:t>
      </w:r>
    </w:p>
    <w:p w14:paraId="28E5571D" w14:textId="5C617581" w:rsidR="00AD35EB" w:rsidRPr="00471595" w:rsidRDefault="00AD35EB" w:rsidP="00515B04">
      <w:pPr>
        <w:numPr>
          <w:ins w:id="1998" w:author="Unknown"/>
        </w:numPr>
        <w:rPr>
          <w:rFonts w:ascii="Montserrat" w:hAnsi="Montserrat"/>
          <w:sz w:val="24"/>
        </w:rPr>
      </w:pPr>
      <w:r w:rsidRPr="00471595">
        <w:rPr>
          <w:rFonts w:ascii="Montserrat" w:hAnsi="Montserrat"/>
          <w:sz w:val="24"/>
        </w:rPr>
        <w:t xml:space="preserve">It is all Aeslyn can do to burn off the momentum imparted on her by </w:t>
      </w:r>
      <w:r w:rsidR="00201AA5" w:rsidRPr="00471595">
        <w:rPr>
          <w:rFonts w:ascii="Montserrat" w:hAnsi="Montserrat"/>
          <w:sz w:val="24"/>
        </w:rPr>
        <w:t>Alexander</w:t>
      </w:r>
      <w:r w:rsidRPr="00471595">
        <w:rPr>
          <w:rFonts w:ascii="Montserrat" w:hAnsi="Montserrat"/>
          <w:sz w:val="24"/>
        </w:rPr>
        <w:t xml:space="preserve"> as the rest of her squad breaks to approach the nearest target</w:t>
      </w:r>
    </w:p>
    <w:p w14:paraId="014BB819" w14:textId="77777777" w:rsidR="00AD35EB" w:rsidRPr="00471595" w:rsidRDefault="00AD35EB" w:rsidP="00515B04">
      <w:pPr>
        <w:numPr>
          <w:ins w:id="1999" w:author="Unknown"/>
        </w:numPr>
        <w:rPr>
          <w:rFonts w:ascii="Montserrat" w:hAnsi="Montserrat"/>
          <w:sz w:val="24"/>
        </w:rPr>
      </w:pPr>
      <w:r w:rsidRPr="00471595">
        <w:rPr>
          <w:rFonts w:ascii="Montserrat" w:hAnsi="Montserrat"/>
          <w:sz w:val="24"/>
        </w:rPr>
        <w:t>Her solution, to grab the ship telekinetically, causes their assault to take place on a ship suddenly being dragged out toward the system's perimeter</w:t>
      </w:r>
    </w:p>
    <w:p w14:paraId="50E25246" w14:textId="77777777" w:rsidR="00AD35EB" w:rsidRPr="00471595" w:rsidRDefault="00AD35EB" w:rsidP="00515B04">
      <w:pPr>
        <w:numPr>
          <w:ins w:id="2000" w:author="Unknown"/>
        </w:numPr>
        <w:rPr>
          <w:rFonts w:ascii="Montserrat" w:hAnsi="Montserrat"/>
          <w:sz w:val="24"/>
        </w:rPr>
      </w:pPr>
      <w:r w:rsidRPr="00471595">
        <w:rPr>
          <w:rFonts w:ascii="Montserrat" w:hAnsi="Montserrat"/>
          <w:sz w:val="24"/>
        </w:rPr>
        <w:t>The unexpectedness of the action allows them to get a foothold on the ship before any organized resistance can assert itself</w:t>
      </w:r>
    </w:p>
    <w:p w14:paraId="157B344E" w14:textId="43B48ED4" w:rsidR="00AD35EB" w:rsidRPr="00471595" w:rsidRDefault="00AD35EB" w:rsidP="00515B04">
      <w:pPr>
        <w:numPr>
          <w:ins w:id="2001" w:author="Unknown"/>
        </w:numPr>
        <w:rPr>
          <w:rFonts w:ascii="Montserrat" w:hAnsi="Montserrat"/>
          <w:sz w:val="24"/>
        </w:rPr>
      </w:pPr>
      <w:r w:rsidRPr="00471595">
        <w:rPr>
          <w:rFonts w:ascii="Montserrat" w:hAnsi="Montserrat"/>
          <w:sz w:val="24"/>
        </w:rPr>
        <w:t>Aeslyn and her compatriots fight their way theough the ship, learning that all the Oasians seem to be psi's</w:t>
      </w:r>
      <w:r w:rsidR="00295153" w:rsidRPr="00471595">
        <w:rPr>
          <w:rFonts w:ascii="Montserrat" w:hAnsi="Montserrat"/>
          <w:sz w:val="24"/>
        </w:rPr>
        <w:t xml:space="preserve"> but</w:t>
      </w:r>
      <w:r w:rsidRPr="00471595">
        <w:rPr>
          <w:rFonts w:ascii="Montserrat" w:hAnsi="Montserrat"/>
          <w:sz w:val="24"/>
        </w:rPr>
        <w:t xml:space="preserve"> few are of the same rating as their own Class II members and none seem to be as powerful as herself and Lynx</w:t>
      </w:r>
    </w:p>
    <w:p w14:paraId="3292505B" w14:textId="77777777" w:rsidR="00AD35EB" w:rsidRPr="00471595" w:rsidRDefault="00AD35EB" w:rsidP="00515B04">
      <w:pPr>
        <w:numPr>
          <w:ins w:id="2002" w:author="Unknown"/>
        </w:numPr>
        <w:rPr>
          <w:rFonts w:ascii="Montserrat" w:hAnsi="Montserrat"/>
          <w:sz w:val="24"/>
        </w:rPr>
      </w:pPr>
      <w:r w:rsidRPr="00471595">
        <w:rPr>
          <w:rFonts w:ascii="Montserrat" w:hAnsi="Montserrat"/>
          <w:sz w:val="24"/>
        </w:rPr>
        <w:t>When they reach the bridge, they discover the true nature of the ship itself—the ship, alive and amost certainly sentient and psi capable in the Class III range, confronts them, stunned to be under assault by a Class III power incarnate in a human frame</w:t>
      </w:r>
    </w:p>
    <w:p w14:paraId="3221797E" w14:textId="77777777" w:rsidR="00AD35EB" w:rsidRPr="00471595" w:rsidRDefault="00AD35EB" w:rsidP="00515B04">
      <w:pPr>
        <w:numPr>
          <w:ins w:id="2003" w:author="Unknown"/>
        </w:numPr>
        <w:rPr>
          <w:rFonts w:ascii="Montserrat" w:hAnsi="Montserrat"/>
          <w:sz w:val="24"/>
        </w:rPr>
      </w:pPr>
      <w:r w:rsidRPr="00471595">
        <w:rPr>
          <w:rFonts w:ascii="Montserrat" w:hAnsi="Montserrat"/>
          <w:sz w:val="24"/>
        </w:rPr>
        <w:t>To Aeslyn's amazement, Lynx is not surprised by this discovery, indeed Lynx addresses the ship on a strangely personal level and entreats it to cooperate with her in the name of one Shai'a'ki</w:t>
      </w:r>
    </w:p>
    <w:p w14:paraId="493EA6B9" w14:textId="77777777" w:rsidR="00AD35EB" w:rsidRPr="00471595" w:rsidRDefault="00AD35EB" w:rsidP="00515B04">
      <w:pPr>
        <w:numPr>
          <w:ins w:id="2004" w:author="Unknown"/>
        </w:numPr>
        <w:rPr>
          <w:rFonts w:ascii="Montserrat" w:hAnsi="Montserrat"/>
          <w:sz w:val="24"/>
        </w:rPr>
      </w:pPr>
      <w:r w:rsidRPr="00471595">
        <w:rPr>
          <w:rFonts w:ascii="Montserrat" w:hAnsi="Montserrat"/>
          <w:sz w:val="24"/>
        </w:rPr>
        <w:t>To her greater surprise, the ship agrees, although, clearly the crew rebells at this</w:t>
      </w:r>
    </w:p>
    <w:p w14:paraId="0B3B8721" w14:textId="77777777" w:rsidR="00515B04" w:rsidRPr="00471595" w:rsidRDefault="00515B04" w:rsidP="00515B04">
      <w:pPr>
        <w:rPr>
          <w:rFonts w:ascii="Montserrat" w:hAnsi="Montserrat"/>
          <w:sz w:val="24"/>
        </w:rPr>
      </w:pPr>
    </w:p>
    <w:p w14:paraId="05BBC440"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0F6474C3" w14:textId="77777777" w:rsidR="00515B04" w:rsidRPr="00471595" w:rsidRDefault="00515B04" w:rsidP="00515B04">
      <w:pPr>
        <w:rPr>
          <w:rFonts w:ascii="Montserrat" w:hAnsi="Montserrat"/>
          <w:sz w:val="24"/>
        </w:rPr>
      </w:pPr>
    </w:p>
    <w:p w14:paraId="1A458794" w14:textId="77777777" w:rsidR="00AD35EB" w:rsidRPr="00471595" w:rsidRDefault="00AD35EB" w:rsidP="00515B04">
      <w:pPr>
        <w:numPr>
          <w:ins w:id="2005" w:author="Unknown"/>
        </w:numPr>
        <w:rPr>
          <w:rFonts w:ascii="Montserrat" w:hAnsi="Montserrat"/>
          <w:sz w:val="24"/>
        </w:rPr>
      </w:pPr>
      <w:r w:rsidRPr="00471595">
        <w:rPr>
          <w:rFonts w:ascii="Montserrat" w:hAnsi="Montserrat"/>
          <w:sz w:val="24"/>
        </w:rPr>
        <w:t>Aeslyn approacesh Lynx on the return trip and inquires about the reletively easy confiscation of the ship</w:t>
      </w:r>
    </w:p>
    <w:p w14:paraId="786EFBE6" w14:textId="307772C5" w:rsidR="00AD35EB" w:rsidRPr="00471595" w:rsidRDefault="00AD35EB" w:rsidP="00515B04">
      <w:pPr>
        <w:numPr>
          <w:ins w:id="2006" w:author="Unknown"/>
        </w:numPr>
        <w:rPr>
          <w:rFonts w:ascii="Montserrat" w:hAnsi="Montserrat"/>
          <w:sz w:val="24"/>
        </w:rPr>
      </w:pPr>
      <w:r w:rsidRPr="00471595">
        <w:rPr>
          <w:rFonts w:ascii="Montserrat" w:hAnsi="Montserrat"/>
          <w:sz w:val="24"/>
        </w:rPr>
        <w:t>Lynx responods by saying that Oasians are not the enemy</w:t>
      </w:r>
      <w:r w:rsidR="00295153" w:rsidRPr="00471595">
        <w:rPr>
          <w:rFonts w:ascii="Montserrat" w:hAnsi="Montserrat"/>
          <w:sz w:val="24"/>
        </w:rPr>
        <w:t xml:space="preserve"> and</w:t>
      </w:r>
      <w:r w:rsidRPr="00471595">
        <w:rPr>
          <w:rFonts w:ascii="Montserrat" w:hAnsi="Montserrat"/>
          <w:sz w:val="24"/>
        </w:rPr>
        <w:t xml:space="preserve"> adding that the enemy cannot master the ships' minds as easily as they can the normal citizens</w:t>
      </w:r>
    </w:p>
    <w:p w14:paraId="54C29D2A" w14:textId="77777777" w:rsidR="00AD35EB" w:rsidRPr="00471595" w:rsidRDefault="00AD35EB" w:rsidP="00515B04">
      <w:pPr>
        <w:numPr>
          <w:ins w:id="2007" w:author="Unknown"/>
        </w:numPr>
        <w:rPr>
          <w:rFonts w:ascii="Montserrat" w:hAnsi="Montserrat"/>
          <w:sz w:val="24"/>
        </w:rPr>
      </w:pPr>
      <w:r w:rsidRPr="00471595">
        <w:rPr>
          <w:rFonts w:ascii="Montserrat" w:hAnsi="Montserrat"/>
          <w:sz w:val="24"/>
        </w:rPr>
        <w:t>When pressed, Lynx explains that Earth's policies toward Psi's and even the politics of the past century were influenced by an earlier contact by the Oasians</w:t>
      </w:r>
    </w:p>
    <w:p w14:paraId="491442C7" w14:textId="0DE6B3F5" w:rsidR="00AD35EB" w:rsidRPr="00471595" w:rsidRDefault="00AD35EB" w:rsidP="00515B04">
      <w:pPr>
        <w:numPr>
          <w:ins w:id="2008" w:author="Unknown"/>
        </w:numPr>
        <w:rPr>
          <w:rFonts w:ascii="Montserrat" w:hAnsi="Montserrat"/>
          <w:sz w:val="24"/>
        </w:rPr>
      </w:pPr>
      <w:r w:rsidRPr="00471595">
        <w:rPr>
          <w:rFonts w:ascii="Montserrat" w:hAnsi="Montserrat"/>
          <w:sz w:val="24"/>
        </w:rPr>
        <w:t>Oasis, she explains, was being taken over by an alien intelligence and Earth became indirectly involved bacause Oasians had always known of Earth's existence, since that was where Oasians originally came from</w:t>
      </w:r>
      <w:r w:rsidR="00295153" w:rsidRPr="00471595">
        <w:rPr>
          <w:rFonts w:ascii="Montserrat" w:hAnsi="Montserrat"/>
          <w:sz w:val="24"/>
        </w:rPr>
        <w:t xml:space="preserve"> and</w:t>
      </w:r>
      <w:r w:rsidRPr="00471595">
        <w:rPr>
          <w:rFonts w:ascii="Montserrat" w:hAnsi="Montserrat"/>
          <w:sz w:val="24"/>
        </w:rPr>
        <w:t xml:space="preserve"> then she tells her the basics of that story</w:t>
      </w:r>
    </w:p>
    <w:p w14:paraId="2952A310" w14:textId="038FCECB" w:rsidR="00AD35EB" w:rsidRPr="00471595" w:rsidRDefault="00AD35EB" w:rsidP="00515B04">
      <w:pPr>
        <w:numPr>
          <w:ins w:id="2009" w:author="Unknown"/>
        </w:numPr>
        <w:rPr>
          <w:rFonts w:ascii="Montserrat" w:hAnsi="Montserrat"/>
          <w:sz w:val="24"/>
        </w:rPr>
      </w:pPr>
      <w:r w:rsidRPr="00471595">
        <w:rPr>
          <w:rFonts w:ascii="Montserrat" w:hAnsi="Montserrat"/>
          <w:sz w:val="24"/>
        </w:rPr>
        <w:t>Ultimately, she reveals, those precautions had run out</w:t>
      </w:r>
      <w:r w:rsidR="00295153" w:rsidRPr="00471595">
        <w:rPr>
          <w:rFonts w:ascii="Montserrat" w:hAnsi="Montserrat"/>
          <w:sz w:val="24"/>
        </w:rPr>
        <w:t xml:space="preserve"> and</w:t>
      </w:r>
      <w:r w:rsidRPr="00471595">
        <w:rPr>
          <w:rFonts w:ascii="Montserrat" w:hAnsi="Montserrat"/>
          <w:sz w:val="24"/>
        </w:rPr>
        <w:t xml:space="preserve"> the enemy was obviously ready to take on another world</w:t>
      </w:r>
      <w:r w:rsidR="00295153" w:rsidRPr="00471595">
        <w:rPr>
          <w:rFonts w:ascii="Montserrat" w:hAnsi="Montserrat"/>
          <w:sz w:val="24"/>
        </w:rPr>
        <w:t xml:space="preserve"> but</w:t>
      </w:r>
      <w:r w:rsidRPr="00471595">
        <w:rPr>
          <w:rFonts w:ascii="Montserrat" w:hAnsi="Montserrat"/>
          <w:sz w:val="24"/>
        </w:rPr>
        <w:t xml:space="preserve"> fortunately Earth was finally ready to face that threat, maybe</w:t>
      </w:r>
    </w:p>
    <w:p w14:paraId="1D708DA1" w14:textId="77777777" w:rsidR="00201AA5" w:rsidRPr="00471595" w:rsidRDefault="00201AA5" w:rsidP="00515B04">
      <w:pPr>
        <w:rPr>
          <w:rFonts w:ascii="Montserrat" w:hAnsi="Montserrat"/>
          <w:sz w:val="24"/>
        </w:rPr>
      </w:pPr>
    </w:p>
    <w:p w14:paraId="01F609E5"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56E656B4" w14:textId="77777777" w:rsidR="00201AA5" w:rsidRPr="00471595" w:rsidRDefault="00201AA5" w:rsidP="00515B04">
      <w:pPr>
        <w:rPr>
          <w:rFonts w:ascii="Montserrat" w:hAnsi="Montserrat"/>
          <w:sz w:val="24"/>
        </w:rPr>
      </w:pPr>
    </w:p>
    <w:p w14:paraId="646C73B8" w14:textId="77777777" w:rsidR="00515B04" w:rsidRPr="00471595" w:rsidRDefault="00201AA5" w:rsidP="00515B04">
      <w:pPr>
        <w:numPr>
          <w:ins w:id="2010" w:author="Unknown"/>
        </w:numPr>
        <w:rPr>
          <w:rFonts w:ascii="Montserrat" w:hAnsi="Montserrat"/>
          <w:sz w:val="24"/>
        </w:rPr>
        <w:sectPr w:rsidR="00515B04" w:rsidRPr="00471595" w:rsidSect="00515B04">
          <w:type w:val="continuous"/>
          <w:pgSz w:w="12240" w:h="15840"/>
          <w:pgMar w:top="1440" w:right="1800" w:bottom="1440" w:left="1800" w:header="720" w:footer="720" w:gutter="0"/>
          <w:cols w:space="720"/>
          <w:docGrid w:linePitch="360"/>
        </w:sectPr>
      </w:pPr>
      <w:r w:rsidRPr="00471595">
        <w:rPr>
          <w:rFonts w:ascii="Montserrat" w:hAnsi="Montserrat"/>
          <w:sz w:val="24"/>
        </w:rPr>
        <w:br w:type="page"/>
      </w:r>
    </w:p>
    <w:p w14:paraId="4077220D" w14:textId="173AEA85" w:rsidR="00AD35EB" w:rsidRPr="00471595" w:rsidRDefault="00AD35EB" w:rsidP="00515B04">
      <w:pPr>
        <w:numPr>
          <w:ins w:id="2011" w:author="Unknown"/>
        </w:numPr>
        <w:rPr>
          <w:rFonts w:ascii="Montserrat" w:hAnsi="Montserrat"/>
          <w:sz w:val="24"/>
        </w:rPr>
      </w:pPr>
      <w:r w:rsidRPr="00471595">
        <w:rPr>
          <w:rFonts w:ascii="Montserrat" w:hAnsi="Montserrat"/>
          <w:sz w:val="24"/>
        </w:rPr>
        <w:t>The Oasian War</w:t>
      </w:r>
    </w:p>
    <w:p w14:paraId="356231F4" w14:textId="77777777" w:rsidR="00AD35EB" w:rsidRPr="00471595" w:rsidRDefault="00AD35EB" w:rsidP="00515B04">
      <w:pPr>
        <w:numPr>
          <w:ins w:id="2012" w:author="Unknown"/>
        </w:numPr>
        <w:rPr>
          <w:rFonts w:ascii="Montserrat" w:hAnsi="Montserrat"/>
          <w:sz w:val="24"/>
        </w:rPr>
      </w:pPr>
      <w:r w:rsidRPr="00471595">
        <w:rPr>
          <w:rFonts w:ascii="Montserrat" w:hAnsi="Montserrat"/>
          <w:sz w:val="24"/>
        </w:rPr>
        <w:t>A Taste of Death</w:t>
      </w:r>
      <w:r w:rsidRPr="00471595">
        <w:rPr>
          <w:rFonts w:ascii="Montserrat" w:hAnsi="Montserrat"/>
          <w:sz w:val="24"/>
        </w:rPr>
        <w:tab/>
        <w:t>Aeslyn Sinclair</w:t>
      </w:r>
    </w:p>
    <w:p w14:paraId="13232054" w14:textId="77777777" w:rsidR="00AD35EB" w:rsidRPr="00471595" w:rsidRDefault="00AD35EB" w:rsidP="00515B04">
      <w:pPr>
        <w:numPr>
          <w:ins w:id="2013" w:author="Unknown"/>
        </w:numPr>
        <w:rPr>
          <w:rFonts w:ascii="Montserrat" w:hAnsi="Montserrat"/>
          <w:sz w:val="24"/>
        </w:rPr>
      </w:pPr>
      <w:r w:rsidRPr="00471595">
        <w:rPr>
          <w:rFonts w:ascii="Montserrat" w:hAnsi="Montserrat"/>
          <w:sz w:val="24"/>
        </w:rPr>
        <w:t>A Taste of Power</w:t>
      </w:r>
      <w:r w:rsidRPr="00471595">
        <w:rPr>
          <w:rFonts w:ascii="Montserrat" w:hAnsi="Montserrat"/>
          <w:sz w:val="24"/>
        </w:rPr>
        <w:tab/>
        <w:t>Meggan India Alt</w:t>
      </w:r>
    </w:p>
    <w:p w14:paraId="459C0351" w14:textId="77777777" w:rsidR="00AD35EB" w:rsidRPr="00471595" w:rsidRDefault="00AD35EB" w:rsidP="00515B04">
      <w:pPr>
        <w:numPr>
          <w:ins w:id="2014" w:author="Unknown"/>
        </w:numPr>
        <w:rPr>
          <w:rFonts w:ascii="Montserrat" w:hAnsi="Montserrat"/>
          <w:sz w:val="24"/>
        </w:rPr>
      </w:pPr>
      <w:r w:rsidRPr="00471595">
        <w:rPr>
          <w:rFonts w:ascii="Montserrat" w:hAnsi="Montserrat"/>
          <w:sz w:val="24"/>
        </w:rPr>
        <w:t>A Taste of Victory</w:t>
      </w:r>
      <w:r w:rsidRPr="00471595">
        <w:rPr>
          <w:rFonts w:ascii="Montserrat" w:hAnsi="Montserrat"/>
          <w:sz w:val="24"/>
        </w:rPr>
        <w:tab/>
        <w:t>Daron Medea</w:t>
      </w:r>
    </w:p>
    <w:p w14:paraId="0D381B3D" w14:textId="77777777" w:rsidR="00AD35EB" w:rsidRPr="00471595" w:rsidRDefault="00AD35EB" w:rsidP="00515B04">
      <w:pPr>
        <w:numPr>
          <w:ins w:id="2015" w:author="Unknown"/>
        </w:numPr>
        <w:rPr>
          <w:rFonts w:ascii="Montserrat" w:hAnsi="Montserrat"/>
          <w:sz w:val="24"/>
        </w:rPr>
      </w:pPr>
    </w:p>
    <w:p w14:paraId="3C799A59" w14:textId="77777777" w:rsidR="00AD35EB" w:rsidRPr="00471595" w:rsidRDefault="00AD35EB" w:rsidP="00515B04">
      <w:pPr>
        <w:numPr>
          <w:ins w:id="2016" w:author="Unknown"/>
        </w:numPr>
        <w:rPr>
          <w:rFonts w:ascii="Montserrat" w:hAnsi="Montserrat"/>
          <w:sz w:val="24"/>
        </w:rPr>
      </w:pPr>
      <w:r w:rsidRPr="00471595">
        <w:rPr>
          <w:rFonts w:ascii="Montserrat" w:hAnsi="Montserrat"/>
          <w:sz w:val="24"/>
        </w:rPr>
        <w:t>THE PEN OF DAVID AES</w:t>
      </w:r>
      <w:r w:rsidRPr="00471595">
        <w:rPr>
          <w:rFonts w:ascii="Montserrat" w:hAnsi="Montserrat"/>
          <w:sz w:val="24"/>
        </w:rPr>
        <w:tab/>
        <w:t>OVERVIEW</w:t>
      </w:r>
    </w:p>
    <w:p w14:paraId="20232219" w14:textId="77777777" w:rsidR="00AD35EB" w:rsidRPr="00471595" w:rsidRDefault="00AD35EB" w:rsidP="00515B04">
      <w:pPr>
        <w:numPr>
          <w:ins w:id="2017" w:author="Unknown"/>
        </w:numPr>
        <w:rPr>
          <w:rFonts w:ascii="Montserrat" w:hAnsi="Montserrat"/>
          <w:sz w:val="24"/>
        </w:rPr>
      </w:pPr>
    </w:p>
    <w:p w14:paraId="7EDFE3C8" w14:textId="77777777" w:rsidR="00AD35EB" w:rsidRPr="00471595" w:rsidRDefault="00AD35EB" w:rsidP="00515B04">
      <w:pPr>
        <w:numPr>
          <w:ins w:id="2018" w:author="Unknown"/>
        </w:numPr>
        <w:rPr>
          <w:rFonts w:ascii="Montserrat" w:hAnsi="Montserrat"/>
          <w:sz w:val="24"/>
        </w:rPr>
      </w:pPr>
      <w:r w:rsidRPr="00471595">
        <w:rPr>
          <w:rFonts w:ascii="Montserrat" w:hAnsi="Montserrat"/>
          <w:sz w:val="24"/>
        </w:rPr>
        <w:t>A tentative outline of works under consideration. This is not the final decision...</w:t>
      </w:r>
    </w:p>
    <w:p w14:paraId="2CF1C5C6" w14:textId="77777777" w:rsidR="00201AA5" w:rsidRPr="00471595" w:rsidRDefault="00201AA5" w:rsidP="00515B04">
      <w:pPr>
        <w:rPr>
          <w:rFonts w:ascii="Montserrat" w:hAnsi="Montserrat"/>
          <w:sz w:val="24"/>
        </w:rPr>
      </w:pPr>
    </w:p>
    <w:p w14:paraId="523D041C"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09D39572" w14:textId="77777777" w:rsidR="00201AA5" w:rsidRPr="00471595" w:rsidRDefault="00201AA5" w:rsidP="00515B04">
      <w:pPr>
        <w:rPr>
          <w:rFonts w:ascii="Montserrat" w:hAnsi="Montserrat"/>
          <w:sz w:val="24"/>
        </w:rPr>
      </w:pPr>
    </w:p>
    <w:p w14:paraId="2FA03D5A" w14:textId="77777777" w:rsidR="00515B04" w:rsidRPr="00471595" w:rsidRDefault="00201AA5" w:rsidP="00515B04">
      <w:pPr>
        <w:numPr>
          <w:ins w:id="2019" w:author="Unknown"/>
        </w:numPr>
        <w:rPr>
          <w:rFonts w:ascii="Montserrat" w:hAnsi="Montserrat"/>
          <w:sz w:val="24"/>
        </w:rPr>
        <w:sectPr w:rsidR="00515B04" w:rsidRPr="00471595" w:rsidSect="00515B04">
          <w:type w:val="continuous"/>
          <w:pgSz w:w="12240" w:h="15840"/>
          <w:pgMar w:top="1440" w:right="1800" w:bottom="1440" w:left="1800" w:header="720" w:footer="720" w:gutter="0"/>
          <w:cols w:space="720"/>
          <w:docGrid w:linePitch="360"/>
        </w:sectPr>
      </w:pPr>
      <w:r w:rsidRPr="00471595">
        <w:rPr>
          <w:rFonts w:ascii="Montserrat" w:hAnsi="Montserrat"/>
          <w:sz w:val="24"/>
        </w:rPr>
        <w:br w:type="page"/>
      </w:r>
    </w:p>
    <w:p w14:paraId="74A21153" w14:textId="654B5CFB" w:rsidR="00AD35EB" w:rsidRPr="00471595" w:rsidRDefault="00AD35EB" w:rsidP="00515B04">
      <w:pPr>
        <w:numPr>
          <w:ins w:id="2020" w:author="Unknown"/>
        </w:numPr>
        <w:rPr>
          <w:rFonts w:ascii="Montserrat" w:hAnsi="Montserrat"/>
          <w:sz w:val="24"/>
        </w:rPr>
      </w:pPr>
      <w:r w:rsidRPr="00471595">
        <w:rPr>
          <w:rFonts w:ascii="Montserrat" w:hAnsi="Montserrat"/>
          <w:sz w:val="24"/>
        </w:rPr>
        <w:t>ALYN</w:t>
      </w:r>
    </w:p>
    <w:p w14:paraId="087F84B5" w14:textId="77777777" w:rsidR="00AD35EB" w:rsidRPr="00471595" w:rsidRDefault="00AD35EB" w:rsidP="00515B04">
      <w:pPr>
        <w:numPr>
          <w:ins w:id="2021" w:author="Unknown"/>
        </w:numPr>
        <w:rPr>
          <w:rFonts w:ascii="Montserrat" w:hAnsi="Montserrat"/>
          <w:sz w:val="24"/>
        </w:rPr>
      </w:pPr>
    </w:p>
    <w:p w14:paraId="1F12C86E" w14:textId="77777777" w:rsidR="00AD35EB" w:rsidRPr="00471595" w:rsidRDefault="00AD35EB" w:rsidP="00515B04">
      <w:pPr>
        <w:numPr>
          <w:ins w:id="2022" w:author="Unknown"/>
        </w:numPr>
        <w:rPr>
          <w:rFonts w:ascii="Montserrat" w:hAnsi="Montserrat"/>
          <w:sz w:val="24"/>
        </w:rPr>
      </w:pPr>
      <w:r w:rsidRPr="00471595">
        <w:rPr>
          <w:rFonts w:ascii="Montserrat" w:hAnsi="Montserrat"/>
          <w:sz w:val="24"/>
        </w:rPr>
        <w:t>ONE : THE INTERFACE</w:t>
      </w:r>
    </w:p>
    <w:p w14:paraId="315E6190" w14:textId="77777777" w:rsidR="00515B04" w:rsidRPr="00471595" w:rsidRDefault="00515B04" w:rsidP="00515B04">
      <w:pPr>
        <w:rPr>
          <w:rFonts w:ascii="Montserrat" w:hAnsi="Montserrat"/>
          <w:sz w:val="24"/>
        </w:rPr>
      </w:pPr>
    </w:p>
    <w:p w14:paraId="0CD1B02D"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6360602C" w14:textId="77777777" w:rsidR="00515B04" w:rsidRPr="00471595" w:rsidRDefault="00515B04" w:rsidP="00515B04">
      <w:pPr>
        <w:rPr>
          <w:rFonts w:ascii="Montserrat" w:hAnsi="Montserrat"/>
          <w:sz w:val="24"/>
        </w:rPr>
      </w:pPr>
    </w:p>
    <w:p w14:paraId="49152773" w14:textId="77777777" w:rsidR="00AD35EB" w:rsidRPr="00471595" w:rsidRDefault="00AD35EB" w:rsidP="00515B04">
      <w:pPr>
        <w:numPr>
          <w:ins w:id="2023" w:author="Unknown"/>
        </w:numPr>
        <w:rPr>
          <w:rFonts w:ascii="Montserrat" w:hAnsi="Montserrat"/>
          <w:sz w:val="24"/>
        </w:rPr>
      </w:pPr>
      <w:r w:rsidRPr="00471595">
        <w:rPr>
          <w:rFonts w:ascii="Montserrat" w:hAnsi="Montserrat"/>
          <w:sz w:val="24"/>
        </w:rPr>
        <w:t>PART ONE : THE EDGE</w:t>
      </w:r>
      <w:r w:rsidRPr="00471595">
        <w:rPr>
          <w:rFonts w:ascii="Montserrat" w:hAnsi="Montserrat"/>
          <w:sz w:val="24"/>
        </w:rPr>
        <w:tab/>
      </w:r>
    </w:p>
    <w:p w14:paraId="4B973AFF" w14:textId="77777777" w:rsidR="00AD35EB" w:rsidRPr="00471595" w:rsidRDefault="00AD35EB" w:rsidP="00515B04">
      <w:pPr>
        <w:numPr>
          <w:ins w:id="2024" w:author="Unknown"/>
        </w:numPr>
        <w:rPr>
          <w:rFonts w:ascii="Montserrat" w:hAnsi="Montserrat"/>
          <w:sz w:val="24"/>
        </w:rPr>
      </w:pPr>
    </w:p>
    <w:p w14:paraId="03BF28C6" w14:textId="77777777" w:rsidR="00AD35EB" w:rsidRPr="00471595" w:rsidRDefault="00AD35EB" w:rsidP="00515B04">
      <w:pPr>
        <w:numPr>
          <w:ins w:id="2025" w:author="Unknown"/>
        </w:numPr>
        <w:rPr>
          <w:rFonts w:ascii="Montserrat" w:hAnsi="Montserrat"/>
          <w:sz w:val="24"/>
        </w:rPr>
      </w:pPr>
      <w:r w:rsidRPr="00471595">
        <w:rPr>
          <w:rFonts w:ascii="Montserrat" w:hAnsi="Montserrat"/>
          <w:sz w:val="24"/>
        </w:rPr>
        <w:t>VERSION ONE</w:t>
      </w:r>
      <w:r w:rsidRPr="00471595">
        <w:rPr>
          <w:rFonts w:ascii="Montserrat" w:hAnsi="Montserrat"/>
          <w:sz w:val="24"/>
        </w:rPr>
        <w:tab/>
        <w:t>AESLYN</w:t>
      </w:r>
      <w:r w:rsidRPr="00471595">
        <w:rPr>
          <w:rFonts w:ascii="Montserrat" w:hAnsi="Montserrat"/>
          <w:sz w:val="24"/>
        </w:rPr>
        <w:tab/>
        <w:t>DREAMER</w:t>
      </w:r>
    </w:p>
    <w:p w14:paraId="578BE921" w14:textId="77777777" w:rsidR="00AD35EB" w:rsidRPr="00471595" w:rsidRDefault="00AD35EB" w:rsidP="00515B04">
      <w:pPr>
        <w:numPr>
          <w:ins w:id="2026" w:author="Unknown"/>
        </w:numPr>
        <w:rPr>
          <w:rFonts w:ascii="Montserrat" w:hAnsi="Montserrat"/>
          <w:sz w:val="24"/>
        </w:rPr>
      </w:pPr>
      <w:r w:rsidRPr="00471595">
        <w:rPr>
          <w:rFonts w:ascii="Montserrat" w:hAnsi="Montserrat"/>
          <w:sz w:val="24"/>
        </w:rPr>
        <w:t>VERSION TWO</w:t>
      </w:r>
      <w:r w:rsidRPr="00471595">
        <w:rPr>
          <w:rFonts w:ascii="Montserrat" w:hAnsi="Montserrat"/>
          <w:sz w:val="24"/>
        </w:rPr>
        <w:tab/>
        <w:t>ANGELICA</w:t>
      </w:r>
      <w:r w:rsidRPr="00471595">
        <w:rPr>
          <w:rFonts w:ascii="Montserrat" w:hAnsi="Montserrat"/>
          <w:sz w:val="24"/>
        </w:rPr>
        <w:tab/>
      </w:r>
    </w:p>
    <w:p w14:paraId="2D7B6F7B" w14:textId="77777777" w:rsidR="00AD35EB" w:rsidRPr="00471595" w:rsidRDefault="00AD35EB" w:rsidP="00515B04">
      <w:pPr>
        <w:numPr>
          <w:ins w:id="2027" w:author="Unknown"/>
        </w:numPr>
        <w:rPr>
          <w:rFonts w:ascii="Montserrat" w:hAnsi="Montserrat"/>
          <w:sz w:val="24"/>
        </w:rPr>
      </w:pPr>
      <w:r w:rsidRPr="00471595">
        <w:rPr>
          <w:rFonts w:ascii="Montserrat" w:hAnsi="Montserrat"/>
          <w:sz w:val="24"/>
        </w:rPr>
        <w:t>VERSION THREE</w:t>
      </w:r>
      <w:r w:rsidRPr="00471595">
        <w:rPr>
          <w:rFonts w:ascii="Montserrat" w:hAnsi="Montserrat"/>
          <w:sz w:val="24"/>
        </w:rPr>
        <w:tab/>
        <w:t>MORGAN</w:t>
      </w:r>
      <w:r w:rsidRPr="00471595">
        <w:rPr>
          <w:rFonts w:ascii="Montserrat" w:hAnsi="Montserrat"/>
          <w:sz w:val="24"/>
        </w:rPr>
        <w:tab/>
      </w:r>
    </w:p>
    <w:p w14:paraId="67EE76EB" w14:textId="77777777" w:rsidR="00515B04" w:rsidRPr="00471595" w:rsidRDefault="00515B04" w:rsidP="00515B04">
      <w:pPr>
        <w:rPr>
          <w:rFonts w:ascii="Montserrat" w:hAnsi="Montserrat"/>
          <w:sz w:val="24"/>
        </w:rPr>
      </w:pPr>
    </w:p>
    <w:p w14:paraId="4255150D"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55155AFA" w14:textId="77777777" w:rsidR="00515B04" w:rsidRPr="00471595" w:rsidRDefault="00515B04" w:rsidP="00515B04">
      <w:pPr>
        <w:rPr>
          <w:rFonts w:ascii="Montserrat" w:hAnsi="Montserrat"/>
          <w:sz w:val="24"/>
        </w:rPr>
      </w:pPr>
    </w:p>
    <w:p w14:paraId="3F45354C" w14:textId="77777777" w:rsidR="00AD35EB" w:rsidRPr="00471595" w:rsidRDefault="00AD35EB" w:rsidP="00515B04">
      <w:pPr>
        <w:numPr>
          <w:ins w:id="2028" w:author="Unknown"/>
        </w:numPr>
        <w:rPr>
          <w:rFonts w:ascii="Montserrat" w:hAnsi="Montserrat"/>
          <w:sz w:val="24"/>
        </w:rPr>
      </w:pPr>
      <w:r w:rsidRPr="00471595">
        <w:rPr>
          <w:rFonts w:ascii="Montserrat" w:hAnsi="Montserrat"/>
          <w:sz w:val="24"/>
        </w:rPr>
        <w:t>PART TWO : THE EYE OF THE STORM</w:t>
      </w:r>
      <w:r w:rsidRPr="00471595">
        <w:rPr>
          <w:rFonts w:ascii="Montserrat" w:hAnsi="Montserrat"/>
          <w:sz w:val="24"/>
        </w:rPr>
        <w:tab/>
      </w:r>
    </w:p>
    <w:p w14:paraId="5D1A6C2A" w14:textId="77777777" w:rsidR="00AD35EB" w:rsidRPr="00471595" w:rsidRDefault="00AD35EB" w:rsidP="00515B04">
      <w:pPr>
        <w:numPr>
          <w:ins w:id="2029" w:author="Unknown"/>
        </w:numPr>
        <w:rPr>
          <w:rFonts w:ascii="Montserrat" w:hAnsi="Montserrat"/>
          <w:sz w:val="24"/>
        </w:rPr>
      </w:pPr>
    </w:p>
    <w:p w14:paraId="59B47301" w14:textId="77777777" w:rsidR="00AD35EB" w:rsidRPr="00471595" w:rsidRDefault="00AD35EB" w:rsidP="00515B04">
      <w:pPr>
        <w:numPr>
          <w:ins w:id="2030" w:author="Unknown"/>
        </w:numPr>
        <w:rPr>
          <w:rFonts w:ascii="Montserrat" w:hAnsi="Montserrat"/>
          <w:sz w:val="24"/>
        </w:rPr>
      </w:pPr>
      <w:r w:rsidRPr="00471595">
        <w:rPr>
          <w:rFonts w:ascii="Montserrat" w:hAnsi="Montserrat"/>
          <w:sz w:val="24"/>
        </w:rPr>
        <w:t>VERSION ONE</w:t>
      </w:r>
      <w:r w:rsidRPr="00471595">
        <w:rPr>
          <w:rFonts w:ascii="Montserrat" w:hAnsi="Montserrat"/>
          <w:sz w:val="24"/>
        </w:rPr>
        <w:tab/>
        <w:t>AESLYN</w:t>
      </w:r>
      <w:r w:rsidRPr="00471595">
        <w:rPr>
          <w:rFonts w:ascii="Montserrat" w:hAnsi="Montserrat"/>
          <w:sz w:val="24"/>
        </w:rPr>
        <w:tab/>
        <w:t>DREAMING</w:t>
      </w:r>
      <w:r w:rsidRPr="00471595">
        <w:rPr>
          <w:rFonts w:ascii="Montserrat" w:hAnsi="Montserrat"/>
          <w:sz w:val="24"/>
        </w:rPr>
        <w:tab/>
      </w:r>
    </w:p>
    <w:p w14:paraId="7AACCED7" w14:textId="77777777" w:rsidR="00AD35EB" w:rsidRPr="00471595" w:rsidRDefault="00AD35EB" w:rsidP="00515B04">
      <w:pPr>
        <w:numPr>
          <w:ins w:id="2031" w:author="Unknown"/>
        </w:numPr>
        <w:rPr>
          <w:rFonts w:ascii="Montserrat" w:hAnsi="Montserrat"/>
          <w:sz w:val="24"/>
        </w:rPr>
      </w:pPr>
      <w:r w:rsidRPr="00471595">
        <w:rPr>
          <w:rFonts w:ascii="Montserrat" w:hAnsi="Montserrat"/>
          <w:sz w:val="24"/>
        </w:rPr>
        <w:t>VERSION TWO</w:t>
      </w:r>
      <w:r w:rsidRPr="00471595">
        <w:rPr>
          <w:rFonts w:ascii="Montserrat" w:hAnsi="Montserrat"/>
          <w:sz w:val="24"/>
        </w:rPr>
        <w:tab/>
        <w:t>ANGELICA</w:t>
      </w:r>
      <w:r w:rsidRPr="00471595">
        <w:rPr>
          <w:rFonts w:ascii="Montserrat" w:hAnsi="Montserrat"/>
          <w:sz w:val="24"/>
        </w:rPr>
        <w:tab/>
      </w:r>
    </w:p>
    <w:p w14:paraId="52881A5F" w14:textId="77777777" w:rsidR="00AD35EB" w:rsidRPr="00471595" w:rsidRDefault="00AD35EB" w:rsidP="00515B04">
      <w:pPr>
        <w:numPr>
          <w:ins w:id="2032" w:author="Unknown"/>
        </w:numPr>
        <w:rPr>
          <w:rFonts w:ascii="Montserrat" w:hAnsi="Montserrat"/>
          <w:sz w:val="24"/>
        </w:rPr>
      </w:pPr>
      <w:r w:rsidRPr="00471595">
        <w:rPr>
          <w:rFonts w:ascii="Montserrat" w:hAnsi="Montserrat"/>
          <w:sz w:val="24"/>
        </w:rPr>
        <w:t>VERSION THREE</w:t>
      </w:r>
      <w:r w:rsidRPr="00471595">
        <w:rPr>
          <w:rFonts w:ascii="Montserrat" w:hAnsi="Montserrat"/>
          <w:sz w:val="24"/>
        </w:rPr>
        <w:tab/>
        <w:t>MORGAN</w:t>
      </w:r>
      <w:r w:rsidRPr="00471595">
        <w:rPr>
          <w:rFonts w:ascii="Montserrat" w:hAnsi="Montserrat"/>
          <w:sz w:val="24"/>
        </w:rPr>
        <w:tab/>
      </w:r>
    </w:p>
    <w:p w14:paraId="4C0E1E4E" w14:textId="77777777" w:rsidR="00515B04" w:rsidRPr="00471595" w:rsidRDefault="00515B04" w:rsidP="00515B04">
      <w:pPr>
        <w:rPr>
          <w:rFonts w:ascii="Montserrat" w:hAnsi="Montserrat"/>
          <w:sz w:val="24"/>
        </w:rPr>
      </w:pPr>
    </w:p>
    <w:p w14:paraId="54AD7425"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1D4DA4A2" w14:textId="77777777" w:rsidR="00515B04" w:rsidRPr="00471595" w:rsidRDefault="00515B04" w:rsidP="00515B04">
      <w:pPr>
        <w:rPr>
          <w:rFonts w:ascii="Montserrat" w:hAnsi="Montserrat"/>
          <w:sz w:val="24"/>
        </w:rPr>
      </w:pPr>
    </w:p>
    <w:p w14:paraId="2771B44D" w14:textId="77777777" w:rsidR="00AD35EB" w:rsidRPr="00471595" w:rsidRDefault="00AD35EB" w:rsidP="00515B04">
      <w:pPr>
        <w:numPr>
          <w:ins w:id="2033" w:author="Unknown"/>
        </w:numPr>
        <w:rPr>
          <w:rFonts w:ascii="Montserrat" w:hAnsi="Montserrat"/>
          <w:sz w:val="24"/>
        </w:rPr>
      </w:pPr>
      <w:r w:rsidRPr="00471595">
        <w:rPr>
          <w:rFonts w:ascii="Montserrat" w:hAnsi="Montserrat"/>
          <w:sz w:val="24"/>
        </w:rPr>
        <w:t>PART THREE : THE ENVELOPE</w:t>
      </w:r>
      <w:r w:rsidRPr="00471595">
        <w:rPr>
          <w:rFonts w:ascii="Montserrat" w:hAnsi="Montserrat"/>
          <w:sz w:val="24"/>
        </w:rPr>
        <w:tab/>
      </w:r>
    </w:p>
    <w:p w14:paraId="501EABCA" w14:textId="77777777" w:rsidR="00AD35EB" w:rsidRPr="00471595" w:rsidRDefault="00AD35EB" w:rsidP="00515B04">
      <w:pPr>
        <w:numPr>
          <w:ins w:id="2034" w:author="Unknown"/>
        </w:numPr>
        <w:rPr>
          <w:rFonts w:ascii="Montserrat" w:hAnsi="Montserrat"/>
          <w:sz w:val="24"/>
        </w:rPr>
      </w:pPr>
    </w:p>
    <w:p w14:paraId="43B1389A" w14:textId="77777777" w:rsidR="00AD35EB" w:rsidRPr="00471595" w:rsidRDefault="00AD35EB" w:rsidP="00515B04">
      <w:pPr>
        <w:numPr>
          <w:ins w:id="2035" w:author="Unknown"/>
        </w:numPr>
        <w:rPr>
          <w:rFonts w:ascii="Montserrat" w:hAnsi="Montserrat"/>
          <w:sz w:val="24"/>
        </w:rPr>
      </w:pPr>
      <w:r w:rsidRPr="00471595">
        <w:rPr>
          <w:rFonts w:ascii="Montserrat" w:hAnsi="Montserrat"/>
          <w:sz w:val="24"/>
        </w:rPr>
        <w:t>VERSION ONE</w:t>
      </w:r>
      <w:r w:rsidRPr="00471595">
        <w:rPr>
          <w:rFonts w:ascii="Montserrat" w:hAnsi="Montserrat"/>
          <w:sz w:val="24"/>
        </w:rPr>
        <w:tab/>
        <w:t>AESLYN</w:t>
      </w:r>
      <w:r w:rsidRPr="00471595">
        <w:rPr>
          <w:rFonts w:ascii="Montserrat" w:hAnsi="Montserrat"/>
          <w:sz w:val="24"/>
        </w:rPr>
        <w:tab/>
        <w:t>THE DREAM</w:t>
      </w:r>
      <w:r w:rsidRPr="00471595">
        <w:rPr>
          <w:rFonts w:ascii="Montserrat" w:hAnsi="Montserrat"/>
          <w:sz w:val="24"/>
        </w:rPr>
        <w:tab/>
      </w:r>
    </w:p>
    <w:p w14:paraId="00D54C15" w14:textId="77777777" w:rsidR="00AD35EB" w:rsidRPr="00471595" w:rsidRDefault="00AD35EB" w:rsidP="00515B04">
      <w:pPr>
        <w:numPr>
          <w:ins w:id="2036" w:author="Unknown"/>
        </w:numPr>
        <w:rPr>
          <w:rFonts w:ascii="Montserrat" w:hAnsi="Montserrat"/>
          <w:sz w:val="24"/>
        </w:rPr>
      </w:pPr>
      <w:r w:rsidRPr="00471595">
        <w:rPr>
          <w:rFonts w:ascii="Montserrat" w:hAnsi="Montserrat"/>
          <w:sz w:val="24"/>
        </w:rPr>
        <w:t>VERSION TWO</w:t>
      </w:r>
      <w:r w:rsidRPr="00471595">
        <w:rPr>
          <w:rFonts w:ascii="Montserrat" w:hAnsi="Montserrat"/>
          <w:sz w:val="24"/>
        </w:rPr>
        <w:tab/>
        <w:t>ANGELICA</w:t>
      </w:r>
      <w:r w:rsidRPr="00471595">
        <w:rPr>
          <w:rFonts w:ascii="Montserrat" w:hAnsi="Montserrat"/>
          <w:sz w:val="24"/>
        </w:rPr>
        <w:tab/>
      </w:r>
    </w:p>
    <w:p w14:paraId="11D476D5" w14:textId="77777777" w:rsidR="00AD35EB" w:rsidRPr="00471595" w:rsidRDefault="00AD35EB" w:rsidP="00515B04">
      <w:pPr>
        <w:numPr>
          <w:ins w:id="2037" w:author="Unknown"/>
        </w:numPr>
        <w:rPr>
          <w:rFonts w:ascii="Montserrat" w:hAnsi="Montserrat"/>
          <w:sz w:val="24"/>
        </w:rPr>
      </w:pPr>
      <w:r w:rsidRPr="00471595">
        <w:rPr>
          <w:rFonts w:ascii="Montserrat" w:hAnsi="Montserrat"/>
          <w:sz w:val="24"/>
        </w:rPr>
        <w:t>VERSION THREE</w:t>
      </w:r>
      <w:r w:rsidRPr="00471595">
        <w:rPr>
          <w:rFonts w:ascii="Montserrat" w:hAnsi="Montserrat"/>
          <w:sz w:val="24"/>
        </w:rPr>
        <w:tab/>
        <w:t>MORGAN</w:t>
      </w:r>
      <w:r w:rsidRPr="00471595">
        <w:rPr>
          <w:rFonts w:ascii="Montserrat" w:hAnsi="Montserrat"/>
          <w:sz w:val="24"/>
        </w:rPr>
        <w:tab/>
      </w:r>
    </w:p>
    <w:p w14:paraId="2B6B656B" w14:textId="77777777" w:rsidR="00515B04" w:rsidRPr="00471595" w:rsidRDefault="00515B04" w:rsidP="00515B04">
      <w:pPr>
        <w:rPr>
          <w:rFonts w:ascii="Montserrat" w:hAnsi="Montserrat"/>
          <w:sz w:val="24"/>
        </w:rPr>
      </w:pPr>
    </w:p>
    <w:p w14:paraId="521E81F4"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776C3D70" w14:textId="77777777" w:rsidR="00515B04" w:rsidRPr="00471595" w:rsidRDefault="00515B04" w:rsidP="00515B04">
      <w:pPr>
        <w:rPr>
          <w:rFonts w:ascii="Montserrat" w:hAnsi="Montserrat"/>
          <w:sz w:val="24"/>
        </w:rPr>
      </w:pPr>
    </w:p>
    <w:p w14:paraId="7E91FD0E" w14:textId="77777777" w:rsidR="00AD35EB" w:rsidRPr="00471595" w:rsidRDefault="00AD35EB" w:rsidP="00515B04">
      <w:pPr>
        <w:numPr>
          <w:ins w:id="2038" w:author="Unknown"/>
        </w:numPr>
        <w:rPr>
          <w:rFonts w:ascii="Montserrat" w:hAnsi="Montserrat"/>
          <w:sz w:val="24"/>
        </w:rPr>
      </w:pPr>
      <w:r w:rsidRPr="00471595">
        <w:rPr>
          <w:rFonts w:ascii="Montserrat" w:hAnsi="Montserrat"/>
          <w:sz w:val="24"/>
        </w:rPr>
        <w:t>TWO : THE DREAM</w:t>
      </w:r>
    </w:p>
    <w:p w14:paraId="41A60DF1" w14:textId="77777777" w:rsidR="00AD35EB" w:rsidRPr="00471595" w:rsidRDefault="00AD35EB" w:rsidP="00515B04">
      <w:pPr>
        <w:numPr>
          <w:ins w:id="2039" w:author="Unknown"/>
        </w:numPr>
        <w:rPr>
          <w:rFonts w:ascii="Montserrat" w:hAnsi="Montserrat"/>
          <w:sz w:val="24"/>
        </w:rPr>
      </w:pPr>
    </w:p>
    <w:p w14:paraId="1A719E8F" w14:textId="77777777" w:rsidR="00AD35EB" w:rsidRPr="00471595" w:rsidRDefault="00AD35EB" w:rsidP="00515B04">
      <w:pPr>
        <w:numPr>
          <w:ins w:id="2040" w:author="Unknown"/>
        </w:numPr>
        <w:rPr>
          <w:rFonts w:ascii="Montserrat" w:hAnsi="Montserrat"/>
          <w:sz w:val="24"/>
        </w:rPr>
      </w:pPr>
      <w:r w:rsidRPr="00471595">
        <w:rPr>
          <w:rFonts w:ascii="Montserrat" w:hAnsi="Montserrat"/>
          <w:sz w:val="24"/>
        </w:rPr>
        <w:t>PART ONE : FIRST CONTACT—ALYN</w:t>
      </w:r>
    </w:p>
    <w:p w14:paraId="13DC9CC8" w14:textId="77777777" w:rsidR="00AD35EB" w:rsidRPr="00471595" w:rsidRDefault="00AD35EB" w:rsidP="00515B04">
      <w:pPr>
        <w:numPr>
          <w:ins w:id="2041" w:author="Unknown"/>
        </w:numPr>
        <w:rPr>
          <w:rFonts w:ascii="Montserrat" w:hAnsi="Montserrat"/>
          <w:sz w:val="24"/>
        </w:rPr>
      </w:pPr>
    </w:p>
    <w:p w14:paraId="11776D6A" w14:textId="77777777" w:rsidR="00AD35EB" w:rsidRPr="00471595" w:rsidRDefault="00AD35EB" w:rsidP="00515B04">
      <w:pPr>
        <w:numPr>
          <w:ins w:id="2042" w:author="Unknown"/>
        </w:numPr>
        <w:rPr>
          <w:rFonts w:ascii="Montserrat" w:hAnsi="Montserrat"/>
          <w:sz w:val="24"/>
        </w:rPr>
      </w:pPr>
      <w:r w:rsidRPr="00471595">
        <w:rPr>
          <w:rFonts w:ascii="Montserrat" w:hAnsi="Montserrat"/>
          <w:sz w:val="24"/>
        </w:rPr>
        <w:t>ACT ONE</w:t>
      </w:r>
      <w:r w:rsidRPr="00471595">
        <w:rPr>
          <w:rFonts w:ascii="Montserrat" w:hAnsi="Montserrat"/>
          <w:sz w:val="24"/>
        </w:rPr>
        <w:tab/>
        <w:t>ANGELICA</w:t>
      </w:r>
      <w:r w:rsidRPr="00471595">
        <w:rPr>
          <w:rFonts w:ascii="Montserrat" w:hAnsi="Montserrat"/>
          <w:sz w:val="24"/>
        </w:rPr>
        <w:tab/>
        <w:t>A BRIDE OF OPPORTUNITY</w:t>
      </w:r>
    </w:p>
    <w:p w14:paraId="2DAD3D4C" w14:textId="77777777" w:rsidR="00AD35EB" w:rsidRPr="00471595" w:rsidRDefault="00AD35EB" w:rsidP="00515B04">
      <w:pPr>
        <w:numPr>
          <w:ins w:id="2043" w:author="Unknown"/>
        </w:numPr>
        <w:rPr>
          <w:rFonts w:ascii="Montserrat" w:hAnsi="Montserrat"/>
          <w:sz w:val="24"/>
        </w:rPr>
      </w:pPr>
      <w:r w:rsidRPr="00471595">
        <w:rPr>
          <w:rFonts w:ascii="Montserrat" w:hAnsi="Montserrat"/>
          <w:sz w:val="24"/>
        </w:rPr>
        <w:t>ACT TWO</w:t>
      </w:r>
      <w:r w:rsidRPr="00471595">
        <w:rPr>
          <w:rFonts w:ascii="Montserrat" w:hAnsi="Montserrat"/>
          <w:sz w:val="24"/>
        </w:rPr>
        <w:tab/>
        <w:t>AESLYN</w:t>
      </w:r>
      <w:r w:rsidRPr="00471595">
        <w:rPr>
          <w:rFonts w:ascii="Montserrat" w:hAnsi="Montserrat"/>
          <w:sz w:val="24"/>
        </w:rPr>
        <w:tab/>
        <w:t>ANGEL OF THE VEIL</w:t>
      </w:r>
      <w:r w:rsidRPr="00471595">
        <w:rPr>
          <w:rFonts w:ascii="Montserrat" w:hAnsi="Montserrat"/>
          <w:sz w:val="24"/>
        </w:rPr>
        <w:tab/>
      </w:r>
    </w:p>
    <w:p w14:paraId="6A155284" w14:textId="77777777" w:rsidR="00AD35EB" w:rsidRPr="00471595" w:rsidRDefault="00AD35EB" w:rsidP="00515B04">
      <w:pPr>
        <w:numPr>
          <w:ins w:id="2044" w:author="Unknown"/>
        </w:numPr>
        <w:rPr>
          <w:rFonts w:ascii="Montserrat" w:hAnsi="Montserrat"/>
          <w:sz w:val="24"/>
        </w:rPr>
      </w:pPr>
      <w:r w:rsidRPr="00471595">
        <w:rPr>
          <w:rFonts w:ascii="Montserrat" w:hAnsi="Montserrat"/>
          <w:sz w:val="24"/>
        </w:rPr>
        <w:t>ACT THREE</w:t>
      </w:r>
      <w:r w:rsidRPr="00471595">
        <w:rPr>
          <w:rFonts w:ascii="Montserrat" w:hAnsi="Montserrat"/>
          <w:sz w:val="24"/>
        </w:rPr>
        <w:tab/>
        <w:t>MORGAN</w:t>
      </w:r>
      <w:r w:rsidRPr="00471595">
        <w:rPr>
          <w:rFonts w:ascii="Montserrat" w:hAnsi="Montserrat"/>
          <w:sz w:val="24"/>
        </w:rPr>
        <w:tab/>
        <w:t>ANGEL OF THE ABYSS</w:t>
      </w:r>
      <w:r w:rsidRPr="00471595">
        <w:rPr>
          <w:rFonts w:ascii="Montserrat" w:hAnsi="Montserrat"/>
          <w:sz w:val="24"/>
        </w:rPr>
        <w:tab/>
      </w:r>
    </w:p>
    <w:p w14:paraId="6B388CF0" w14:textId="77777777" w:rsidR="00515B04" w:rsidRPr="00471595" w:rsidRDefault="00515B04" w:rsidP="00515B04">
      <w:pPr>
        <w:rPr>
          <w:rFonts w:ascii="Montserrat" w:hAnsi="Montserrat"/>
          <w:sz w:val="24"/>
        </w:rPr>
      </w:pPr>
    </w:p>
    <w:p w14:paraId="7383D170"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2306B871" w14:textId="77777777" w:rsidR="00515B04" w:rsidRPr="00471595" w:rsidRDefault="00515B04" w:rsidP="00515B04">
      <w:pPr>
        <w:rPr>
          <w:rFonts w:ascii="Montserrat" w:hAnsi="Montserrat"/>
          <w:sz w:val="24"/>
        </w:rPr>
      </w:pPr>
    </w:p>
    <w:p w14:paraId="06E7DD41" w14:textId="77777777" w:rsidR="00AD35EB" w:rsidRPr="00471595" w:rsidRDefault="00AD35EB" w:rsidP="00515B04">
      <w:pPr>
        <w:numPr>
          <w:ins w:id="2045" w:author="Unknown"/>
        </w:numPr>
        <w:rPr>
          <w:rFonts w:ascii="Montserrat" w:hAnsi="Montserrat"/>
          <w:sz w:val="24"/>
        </w:rPr>
      </w:pPr>
      <w:r w:rsidRPr="00471595">
        <w:rPr>
          <w:rFonts w:ascii="Montserrat" w:hAnsi="Montserrat"/>
          <w:sz w:val="24"/>
        </w:rPr>
        <w:t>PART TWO : THE EARTH-OASIS WAR</w:t>
      </w:r>
    </w:p>
    <w:p w14:paraId="081FBDEA" w14:textId="77777777" w:rsidR="00AD35EB" w:rsidRPr="00471595" w:rsidRDefault="00AD35EB" w:rsidP="00515B04">
      <w:pPr>
        <w:numPr>
          <w:ins w:id="2046" w:author="Unknown"/>
        </w:numPr>
        <w:rPr>
          <w:rFonts w:ascii="Montserrat" w:hAnsi="Montserrat"/>
          <w:sz w:val="24"/>
        </w:rPr>
      </w:pPr>
    </w:p>
    <w:p w14:paraId="44C56F6F" w14:textId="77777777" w:rsidR="00AD35EB" w:rsidRPr="00471595" w:rsidRDefault="00AD35EB" w:rsidP="00515B04">
      <w:pPr>
        <w:numPr>
          <w:ins w:id="2047" w:author="Unknown"/>
        </w:numPr>
        <w:rPr>
          <w:rFonts w:ascii="Montserrat" w:hAnsi="Montserrat"/>
          <w:sz w:val="24"/>
        </w:rPr>
      </w:pPr>
      <w:r w:rsidRPr="00471595">
        <w:rPr>
          <w:rFonts w:ascii="Montserrat" w:hAnsi="Montserrat"/>
          <w:sz w:val="24"/>
        </w:rPr>
        <w:t>ACT ONE</w:t>
      </w:r>
      <w:r w:rsidRPr="00471595">
        <w:rPr>
          <w:rFonts w:ascii="Montserrat" w:hAnsi="Montserrat"/>
          <w:sz w:val="24"/>
        </w:rPr>
        <w:tab/>
        <w:t>AESLYN</w:t>
      </w:r>
      <w:r w:rsidRPr="00471595">
        <w:rPr>
          <w:rFonts w:ascii="Montserrat" w:hAnsi="Montserrat"/>
          <w:sz w:val="24"/>
        </w:rPr>
        <w:tab/>
        <w:t>ANGEL OF DEATH</w:t>
      </w:r>
      <w:r w:rsidRPr="00471595">
        <w:rPr>
          <w:rFonts w:ascii="Montserrat" w:hAnsi="Montserrat"/>
          <w:sz w:val="24"/>
        </w:rPr>
        <w:tab/>
        <w:t>DEATH OF THE DREAMER</w:t>
      </w:r>
    </w:p>
    <w:p w14:paraId="6550BC5B" w14:textId="77777777" w:rsidR="00AD35EB" w:rsidRPr="00471595" w:rsidRDefault="00AD35EB" w:rsidP="00515B04">
      <w:pPr>
        <w:numPr>
          <w:ins w:id="2048" w:author="Unknown"/>
        </w:numPr>
        <w:rPr>
          <w:rFonts w:ascii="Montserrat" w:hAnsi="Montserrat"/>
          <w:sz w:val="24"/>
        </w:rPr>
      </w:pPr>
      <w:r w:rsidRPr="00471595">
        <w:rPr>
          <w:rFonts w:ascii="Montserrat" w:hAnsi="Montserrat"/>
          <w:sz w:val="24"/>
        </w:rPr>
        <w:t>ACT TWO</w:t>
      </w:r>
      <w:r w:rsidRPr="00471595">
        <w:rPr>
          <w:rFonts w:ascii="Montserrat" w:hAnsi="Montserrat"/>
          <w:sz w:val="24"/>
        </w:rPr>
        <w:tab/>
        <w:t>ALT</w:t>
      </w:r>
      <w:r w:rsidRPr="00471595">
        <w:rPr>
          <w:rFonts w:ascii="Montserrat" w:hAnsi="Montserrat"/>
          <w:sz w:val="24"/>
        </w:rPr>
        <w:tab/>
        <w:t>ANGEL OF VICTORY</w:t>
      </w:r>
      <w:r w:rsidRPr="00471595">
        <w:rPr>
          <w:rFonts w:ascii="Montserrat" w:hAnsi="Montserrat"/>
          <w:sz w:val="24"/>
        </w:rPr>
        <w:tab/>
      </w:r>
    </w:p>
    <w:p w14:paraId="1A523392" w14:textId="77777777" w:rsidR="00515B04" w:rsidRPr="00471595" w:rsidRDefault="00515B04" w:rsidP="00515B04">
      <w:pPr>
        <w:rPr>
          <w:rFonts w:ascii="Montserrat" w:hAnsi="Montserrat"/>
          <w:sz w:val="24"/>
        </w:rPr>
      </w:pPr>
    </w:p>
    <w:p w14:paraId="5E913AE9"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048DD271" w14:textId="77777777" w:rsidR="00515B04" w:rsidRPr="00471595" w:rsidRDefault="00515B04" w:rsidP="00515B04">
      <w:pPr>
        <w:rPr>
          <w:rFonts w:ascii="Montserrat" w:hAnsi="Montserrat"/>
          <w:sz w:val="24"/>
        </w:rPr>
      </w:pPr>
    </w:p>
    <w:p w14:paraId="4E85644B" w14:textId="77777777" w:rsidR="00AD35EB" w:rsidRPr="00471595" w:rsidRDefault="00AD35EB" w:rsidP="00515B04">
      <w:pPr>
        <w:numPr>
          <w:ins w:id="2049" w:author="Unknown"/>
        </w:numPr>
        <w:rPr>
          <w:rFonts w:ascii="Montserrat" w:hAnsi="Montserrat"/>
          <w:sz w:val="24"/>
        </w:rPr>
      </w:pPr>
      <w:r w:rsidRPr="00471595">
        <w:rPr>
          <w:rFonts w:ascii="Montserrat" w:hAnsi="Montserrat"/>
          <w:sz w:val="24"/>
        </w:rPr>
        <w:t>PART THREE : FIRST CONTACT—AESLYN</w:t>
      </w:r>
    </w:p>
    <w:p w14:paraId="6E657486" w14:textId="77777777" w:rsidR="00AD35EB" w:rsidRPr="00471595" w:rsidRDefault="00AD35EB" w:rsidP="00515B04">
      <w:pPr>
        <w:numPr>
          <w:ins w:id="2050" w:author="Unknown"/>
        </w:numPr>
        <w:rPr>
          <w:rFonts w:ascii="Montserrat" w:hAnsi="Montserrat"/>
          <w:sz w:val="24"/>
        </w:rPr>
      </w:pPr>
    </w:p>
    <w:p w14:paraId="45342C5E" w14:textId="77777777" w:rsidR="00AD35EB" w:rsidRPr="00471595" w:rsidRDefault="00AD35EB" w:rsidP="00515B04">
      <w:pPr>
        <w:numPr>
          <w:ins w:id="2051" w:author="Unknown"/>
        </w:numPr>
        <w:rPr>
          <w:rFonts w:ascii="Montserrat" w:hAnsi="Montserrat"/>
          <w:sz w:val="24"/>
        </w:rPr>
      </w:pPr>
      <w:r w:rsidRPr="00471595">
        <w:rPr>
          <w:rFonts w:ascii="Montserrat" w:hAnsi="Montserrat"/>
          <w:sz w:val="24"/>
        </w:rPr>
        <w:t>ACT ONE</w:t>
      </w:r>
      <w:r w:rsidRPr="00471595">
        <w:rPr>
          <w:rFonts w:ascii="Montserrat" w:hAnsi="Montserrat"/>
          <w:sz w:val="24"/>
        </w:rPr>
        <w:tab/>
        <w:t>AV</w:t>
      </w:r>
      <w:r w:rsidRPr="00471595">
        <w:rPr>
          <w:rFonts w:ascii="Montserrat" w:hAnsi="Montserrat"/>
          <w:sz w:val="24"/>
        </w:rPr>
        <w:tab/>
        <w:t xml:space="preserve">ARCHANGEL </w:t>
      </w:r>
      <w:r w:rsidRPr="00471595">
        <w:rPr>
          <w:rFonts w:ascii="Montserrat" w:hAnsi="Montserrat"/>
          <w:sz w:val="24"/>
        </w:rPr>
        <w:tab/>
        <w:t>231</w:t>
      </w:r>
    </w:p>
    <w:p w14:paraId="7D96FD5E" w14:textId="77777777" w:rsidR="00AD35EB" w:rsidRPr="00471595" w:rsidRDefault="00AD35EB" w:rsidP="00515B04">
      <w:pPr>
        <w:numPr>
          <w:ins w:id="2052" w:author="Unknown"/>
        </w:numPr>
        <w:rPr>
          <w:rFonts w:ascii="Montserrat" w:hAnsi="Montserrat"/>
          <w:sz w:val="24"/>
        </w:rPr>
      </w:pPr>
      <w:r w:rsidRPr="00471595">
        <w:rPr>
          <w:rFonts w:ascii="Montserrat" w:hAnsi="Montserrat"/>
          <w:sz w:val="24"/>
        </w:rPr>
        <w:t>ACT TWO</w:t>
      </w:r>
      <w:r w:rsidRPr="00471595">
        <w:rPr>
          <w:rFonts w:ascii="Montserrat" w:hAnsi="Montserrat"/>
          <w:sz w:val="24"/>
        </w:rPr>
        <w:tab/>
        <w:t>AV</w:t>
      </w:r>
      <w:r w:rsidRPr="00471595">
        <w:rPr>
          <w:rFonts w:ascii="Montserrat" w:hAnsi="Montserrat"/>
          <w:sz w:val="24"/>
        </w:rPr>
        <w:tab/>
        <w:t>AVATAR</w:t>
      </w:r>
      <w:r w:rsidRPr="00471595">
        <w:rPr>
          <w:rFonts w:ascii="Montserrat" w:hAnsi="Montserrat"/>
          <w:sz w:val="24"/>
        </w:rPr>
        <w:tab/>
      </w:r>
    </w:p>
    <w:p w14:paraId="4A43A1EB" w14:textId="77777777" w:rsidR="00201AA5" w:rsidRPr="00471595" w:rsidRDefault="00201AA5" w:rsidP="00515B04">
      <w:pPr>
        <w:rPr>
          <w:rFonts w:ascii="Montserrat" w:hAnsi="Montserrat"/>
          <w:sz w:val="24"/>
        </w:rPr>
      </w:pPr>
    </w:p>
    <w:p w14:paraId="1FA797A7"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7B71AEFE" w14:textId="77777777" w:rsidR="00201AA5" w:rsidRPr="00471595" w:rsidRDefault="00201AA5" w:rsidP="00515B04">
      <w:pPr>
        <w:rPr>
          <w:rFonts w:ascii="Montserrat" w:hAnsi="Montserrat"/>
          <w:sz w:val="24"/>
        </w:rPr>
      </w:pPr>
    </w:p>
    <w:p w14:paraId="0D32EE54" w14:textId="1300678C" w:rsidR="00AD35EB" w:rsidRPr="00471595" w:rsidRDefault="00515B04" w:rsidP="00515B04">
      <w:pPr>
        <w:numPr>
          <w:ins w:id="2053" w:author="Unknown"/>
        </w:numPr>
        <w:rPr>
          <w:rFonts w:ascii="Montserrat" w:hAnsi="Montserrat"/>
          <w:sz w:val="24"/>
        </w:rPr>
      </w:pPr>
      <w:r w:rsidRPr="00471595">
        <w:rPr>
          <w:rFonts w:ascii="Montserrat" w:hAnsi="Montserrat"/>
          <w:sz w:val="24"/>
        </w:rPr>
        <w:br w:type="page"/>
      </w:r>
      <w:r w:rsidR="00AD35EB" w:rsidRPr="00471595">
        <w:rPr>
          <w:rFonts w:ascii="Montserrat" w:hAnsi="Montserrat"/>
          <w:sz w:val="24"/>
        </w:rPr>
        <w:t>LYN</w:t>
      </w:r>
    </w:p>
    <w:p w14:paraId="75EDC4A2" w14:textId="77777777" w:rsidR="00AD35EB" w:rsidRPr="00471595" w:rsidRDefault="00AD35EB" w:rsidP="00515B04">
      <w:pPr>
        <w:numPr>
          <w:ins w:id="2054" w:author="Unknown"/>
        </w:numPr>
        <w:rPr>
          <w:rFonts w:ascii="Montserrat" w:hAnsi="Montserrat"/>
          <w:sz w:val="24"/>
        </w:rPr>
      </w:pPr>
    </w:p>
    <w:p w14:paraId="3D9D7CED" w14:textId="77777777" w:rsidR="00AD35EB" w:rsidRPr="00471595" w:rsidRDefault="00AD35EB" w:rsidP="00515B04">
      <w:pPr>
        <w:numPr>
          <w:ins w:id="2055" w:author="Unknown"/>
        </w:numPr>
        <w:rPr>
          <w:rFonts w:ascii="Montserrat" w:hAnsi="Montserrat"/>
          <w:sz w:val="24"/>
        </w:rPr>
      </w:pPr>
      <w:r w:rsidRPr="00471595">
        <w:rPr>
          <w:rFonts w:ascii="Montserrat" w:hAnsi="Montserrat"/>
          <w:sz w:val="24"/>
        </w:rPr>
        <w:t>AES AEID</w:t>
      </w:r>
    </w:p>
    <w:p w14:paraId="11911E5C" w14:textId="77777777" w:rsidR="00515B04" w:rsidRPr="00471595" w:rsidRDefault="00515B04" w:rsidP="00515B04">
      <w:pPr>
        <w:rPr>
          <w:rFonts w:ascii="Montserrat" w:hAnsi="Montserrat"/>
          <w:sz w:val="24"/>
        </w:rPr>
      </w:pPr>
    </w:p>
    <w:p w14:paraId="07466141"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320DA613" w14:textId="77777777" w:rsidR="00515B04" w:rsidRPr="00471595" w:rsidRDefault="00515B04" w:rsidP="00515B04">
      <w:pPr>
        <w:rPr>
          <w:rFonts w:ascii="Montserrat" w:hAnsi="Montserrat"/>
          <w:sz w:val="24"/>
        </w:rPr>
      </w:pPr>
    </w:p>
    <w:p w14:paraId="54A5D822" w14:textId="77777777" w:rsidR="00AD35EB" w:rsidRPr="00471595" w:rsidRDefault="00AD35EB" w:rsidP="00515B04">
      <w:pPr>
        <w:numPr>
          <w:ins w:id="2056" w:author="Unknown"/>
        </w:numPr>
        <w:rPr>
          <w:rFonts w:ascii="Montserrat" w:hAnsi="Montserrat"/>
          <w:sz w:val="24"/>
        </w:rPr>
      </w:pPr>
      <w:r w:rsidRPr="00471595">
        <w:rPr>
          <w:rFonts w:ascii="Montserrat" w:hAnsi="Montserrat"/>
          <w:sz w:val="24"/>
        </w:rPr>
        <w:t>PART ONE : PASSAGES IN PROLOGUE : NINEVEH</w:t>
      </w:r>
    </w:p>
    <w:p w14:paraId="796167F1" w14:textId="77777777" w:rsidR="00AD35EB" w:rsidRPr="00471595" w:rsidRDefault="00AD35EB" w:rsidP="00515B04">
      <w:pPr>
        <w:numPr>
          <w:ins w:id="2057" w:author="Unknown"/>
        </w:numPr>
        <w:rPr>
          <w:rFonts w:ascii="Montserrat" w:hAnsi="Montserrat"/>
          <w:sz w:val="24"/>
        </w:rPr>
      </w:pPr>
    </w:p>
    <w:p w14:paraId="28DD6F5B" w14:textId="77777777" w:rsidR="00AD35EB" w:rsidRPr="00471595" w:rsidRDefault="00AD35EB" w:rsidP="00515B04">
      <w:pPr>
        <w:numPr>
          <w:ins w:id="2058" w:author="Unknown"/>
        </w:numPr>
        <w:rPr>
          <w:rFonts w:ascii="Montserrat" w:hAnsi="Montserrat"/>
          <w:sz w:val="24"/>
        </w:rPr>
      </w:pPr>
      <w:r w:rsidRPr="00471595">
        <w:rPr>
          <w:rFonts w:ascii="Montserrat" w:hAnsi="Montserrat"/>
          <w:sz w:val="24"/>
        </w:rPr>
        <w:t>ACT ONE</w:t>
      </w:r>
      <w:r w:rsidRPr="00471595">
        <w:rPr>
          <w:rFonts w:ascii="Montserrat" w:hAnsi="Montserrat"/>
          <w:sz w:val="24"/>
        </w:rPr>
        <w:tab/>
        <w:t>ALYN</w:t>
      </w:r>
      <w:r w:rsidRPr="00471595">
        <w:rPr>
          <w:rFonts w:ascii="Montserrat" w:hAnsi="Montserrat"/>
          <w:sz w:val="24"/>
        </w:rPr>
        <w:tab/>
        <w:t>ANJAEL, ANGEL OF LIGHT &amp; DARKNESS</w:t>
      </w:r>
      <w:r w:rsidRPr="00471595">
        <w:rPr>
          <w:rFonts w:ascii="Montserrat" w:hAnsi="Montserrat"/>
          <w:sz w:val="24"/>
        </w:rPr>
        <w:tab/>
      </w:r>
    </w:p>
    <w:p w14:paraId="5205B1A0" w14:textId="77777777" w:rsidR="00AD35EB" w:rsidRPr="00471595" w:rsidRDefault="00AD35EB" w:rsidP="00515B04">
      <w:pPr>
        <w:numPr>
          <w:ins w:id="2059" w:author="Unknown"/>
        </w:numPr>
        <w:rPr>
          <w:rFonts w:ascii="Montserrat" w:hAnsi="Montserrat"/>
          <w:sz w:val="24"/>
        </w:rPr>
      </w:pPr>
      <w:r w:rsidRPr="00471595">
        <w:rPr>
          <w:rFonts w:ascii="Montserrat" w:hAnsi="Montserrat"/>
          <w:sz w:val="24"/>
        </w:rPr>
        <w:t>ACT TWO</w:t>
      </w:r>
      <w:r w:rsidRPr="00471595">
        <w:rPr>
          <w:rFonts w:ascii="Montserrat" w:hAnsi="Montserrat"/>
          <w:sz w:val="24"/>
        </w:rPr>
        <w:tab/>
        <w:t>AESLYN</w:t>
      </w:r>
      <w:r w:rsidRPr="00471595">
        <w:rPr>
          <w:rFonts w:ascii="Montserrat" w:hAnsi="Montserrat"/>
          <w:sz w:val="24"/>
        </w:rPr>
        <w:tab/>
        <w:t>AVAEL, ANGEL OF DEATH &amp; BIRTH</w:t>
      </w:r>
    </w:p>
    <w:p w14:paraId="789414F6" w14:textId="77777777" w:rsidR="00515B04" w:rsidRPr="00471595" w:rsidRDefault="00515B04" w:rsidP="00515B04">
      <w:pPr>
        <w:rPr>
          <w:rFonts w:ascii="Montserrat" w:hAnsi="Montserrat"/>
          <w:sz w:val="24"/>
        </w:rPr>
      </w:pPr>
    </w:p>
    <w:p w14:paraId="63F5228B"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4E3B0E07" w14:textId="77777777" w:rsidR="00515B04" w:rsidRPr="00471595" w:rsidRDefault="00515B04" w:rsidP="00515B04">
      <w:pPr>
        <w:rPr>
          <w:rFonts w:ascii="Montserrat" w:hAnsi="Montserrat"/>
          <w:sz w:val="24"/>
        </w:rPr>
      </w:pPr>
    </w:p>
    <w:p w14:paraId="1A5C7AA2" w14:textId="77777777" w:rsidR="00AD35EB" w:rsidRPr="00471595" w:rsidRDefault="00AD35EB" w:rsidP="00515B04">
      <w:pPr>
        <w:numPr>
          <w:ins w:id="2060" w:author="Unknown"/>
        </w:numPr>
        <w:rPr>
          <w:rFonts w:ascii="Montserrat" w:hAnsi="Montserrat"/>
          <w:sz w:val="24"/>
        </w:rPr>
      </w:pPr>
      <w:r w:rsidRPr="00471595">
        <w:rPr>
          <w:rFonts w:ascii="Montserrat" w:hAnsi="Montserrat"/>
          <w:sz w:val="24"/>
        </w:rPr>
        <w:t>PART TWO : PASSAGES IN MAIN : AV</w:t>
      </w:r>
    </w:p>
    <w:p w14:paraId="68D9692C" w14:textId="77777777" w:rsidR="00AD35EB" w:rsidRPr="00471595" w:rsidRDefault="00AD35EB" w:rsidP="00515B04">
      <w:pPr>
        <w:numPr>
          <w:ins w:id="2061" w:author="Unknown"/>
        </w:numPr>
        <w:rPr>
          <w:rFonts w:ascii="Montserrat" w:hAnsi="Montserrat"/>
          <w:sz w:val="24"/>
        </w:rPr>
      </w:pPr>
    </w:p>
    <w:p w14:paraId="77A4B265" w14:textId="77777777" w:rsidR="00AD35EB" w:rsidRPr="00471595" w:rsidRDefault="00AD35EB" w:rsidP="00515B04">
      <w:pPr>
        <w:numPr>
          <w:ins w:id="2062" w:author="Unknown"/>
        </w:numPr>
        <w:rPr>
          <w:rFonts w:ascii="Montserrat" w:hAnsi="Montserrat"/>
          <w:sz w:val="24"/>
        </w:rPr>
      </w:pPr>
      <w:r w:rsidRPr="00471595">
        <w:rPr>
          <w:rFonts w:ascii="Montserrat" w:hAnsi="Montserrat"/>
          <w:sz w:val="24"/>
        </w:rPr>
        <w:t>ACT ONE</w:t>
      </w:r>
      <w:r w:rsidRPr="00471595">
        <w:rPr>
          <w:rFonts w:ascii="Montserrat" w:hAnsi="Montserrat"/>
          <w:sz w:val="24"/>
        </w:rPr>
        <w:tab/>
        <w:t>AV</w:t>
      </w:r>
      <w:r w:rsidRPr="00471595">
        <w:rPr>
          <w:rFonts w:ascii="Montserrat" w:hAnsi="Montserrat"/>
          <w:sz w:val="24"/>
        </w:rPr>
        <w:tab/>
        <w:t>CALL OF THE VEIL</w:t>
      </w:r>
      <w:r w:rsidRPr="00471595">
        <w:rPr>
          <w:rFonts w:ascii="Montserrat" w:hAnsi="Montserrat"/>
          <w:sz w:val="24"/>
        </w:rPr>
        <w:tab/>
        <w:t>BLOODING TO EXECUTION/CHILD</w:t>
      </w:r>
    </w:p>
    <w:p w14:paraId="0D0596FC" w14:textId="77777777" w:rsidR="00515B04" w:rsidRPr="00471595" w:rsidRDefault="00AD35EB" w:rsidP="00515B04">
      <w:pPr>
        <w:numPr>
          <w:ins w:id="2063" w:author="Unknown"/>
        </w:numPr>
        <w:rPr>
          <w:rFonts w:ascii="Montserrat" w:hAnsi="Montserrat"/>
          <w:sz w:val="24"/>
        </w:rPr>
      </w:pPr>
      <w:r w:rsidRPr="00471595">
        <w:rPr>
          <w:rFonts w:ascii="Montserrat" w:hAnsi="Montserrat"/>
          <w:sz w:val="24"/>
        </w:rPr>
        <w:t>ACT TWO</w:t>
      </w:r>
      <w:r w:rsidRPr="00471595">
        <w:rPr>
          <w:rFonts w:ascii="Montserrat" w:hAnsi="Montserrat"/>
          <w:sz w:val="24"/>
        </w:rPr>
        <w:tab/>
        <w:t>AV</w:t>
      </w:r>
      <w:r w:rsidRPr="00471595">
        <w:rPr>
          <w:rFonts w:ascii="Montserrat" w:hAnsi="Montserrat"/>
          <w:sz w:val="24"/>
        </w:rPr>
        <w:tab/>
        <w:t>GATES OF THE VEIL</w:t>
      </w:r>
      <w:r w:rsidRPr="00471595">
        <w:rPr>
          <w:rFonts w:ascii="Montserrat" w:hAnsi="Montserrat"/>
          <w:sz w:val="24"/>
        </w:rPr>
        <w:tab/>
        <w:t xml:space="preserve">FROM DREAMGATE THROUGH </w:t>
      </w:r>
    </w:p>
    <w:p w14:paraId="3D1999C2" w14:textId="77777777" w:rsidR="00515B04" w:rsidRPr="00471595" w:rsidRDefault="00515B04" w:rsidP="00515B04">
      <w:pPr>
        <w:numPr>
          <w:ins w:id="2064" w:author="Unknown"/>
        </w:numPr>
        <w:rPr>
          <w:rFonts w:ascii="Montserrat" w:hAnsi="Montserrat"/>
          <w:sz w:val="24"/>
        </w:rPr>
        <w:sectPr w:rsidR="00515B04" w:rsidRPr="00471595" w:rsidSect="00515B04">
          <w:type w:val="continuous"/>
          <w:pgSz w:w="12240" w:h="15840"/>
          <w:pgMar w:top="1440" w:right="1800" w:bottom="1440" w:left="1800" w:header="720" w:footer="720" w:gutter="0"/>
          <w:cols w:space="720"/>
          <w:docGrid w:linePitch="360"/>
        </w:sectPr>
      </w:pPr>
    </w:p>
    <w:p w14:paraId="045CBEBC" w14:textId="2A7DF480" w:rsidR="00AD35EB" w:rsidRPr="00471595" w:rsidRDefault="00515B04" w:rsidP="00515B04">
      <w:pPr>
        <w:numPr>
          <w:ins w:id="2065" w:author="Unknown"/>
        </w:numPr>
        <w:rPr>
          <w:rFonts w:ascii="Montserrat" w:hAnsi="Montserrat"/>
          <w:sz w:val="24"/>
        </w:rPr>
      </w:pPr>
      <w:r w:rsidRPr="00471595">
        <w:rPr>
          <w:rFonts w:ascii="Montserrat" w:hAnsi="Montserrat"/>
          <w:sz w:val="24"/>
        </w:rPr>
        <w:br w:type="page"/>
      </w:r>
      <w:r w:rsidR="00AD35EB" w:rsidRPr="00471595">
        <w:rPr>
          <w:rFonts w:ascii="Montserrat" w:hAnsi="Montserrat"/>
          <w:sz w:val="24"/>
        </w:rPr>
        <w:t>DRAGONDOOR</w:t>
      </w:r>
    </w:p>
    <w:p w14:paraId="750DF774" w14:textId="77777777" w:rsidR="00AD35EB" w:rsidRPr="00471595" w:rsidRDefault="00AD35EB" w:rsidP="00515B04">
      <w:pPr>
        <w:numPr>
          <w:ins w:id="2066" w:author="Unknown"/>
        </w:numPr>
        <w:rPr>
          <w:rFonts w:ascii="Montserrat" w:hAnsi="Montserrat"/>
          <w:sz w:val="24"/>
        </w:rPr>
      </w:pPr>
    </w:p>
    <w:p w14:paraId="33DB1015" w14:textId="77777777" w:rsidR="00AD35EB" w:rsidRPr="00471595" w:rsidRDefault="00AD35EB" w:rsidP="00515B04">
      <w:pPr>
        <w:numPr>
          <w:ins w:id="2067" w:author="Unknown"/>
        </w:numPr>
        <w:rPr>
          <w:rFonts w:ascii="Montserrat" w:hAnsi="Montserrat"/>
          <w:sz w:val="24"/>
        </w:rPr>
      </w:pPr>
      <w:r w:rsidRPr="00471595">
        <w:rPr>
          <w:rFonts w:ascii="Montserrat" w:hAnsi="Montserrat"/>
          <w:sz w:val="24"/>
        </w:rPr>
        <w:t>ACT THREE</w:t>
      </w:r>
      <w:r w:rsidRPr="00471595">
        <w:rPr>
          <w:rFonts w:ascii="Montserrat" w:hAnsi="Montserrat"/>
          <w:sz w:val="24"/>
        </w:rPr>
        <w:tab/>
        <w:t>ILLUMINATING MYSTERY</w:t>
      </w:r>
      <w:r w:rsidRPr="00471595">
        <w:rPr>
          <w:rFonts w:ascii="Montserrat" w:hAnsi="Montserrat"/>
          <w:sz w:val="24"/>
        </w:rPr>
        <w:tab/>
        <w:t>UNNAMED AND UNPROMISED/ARCHANGEL</w:t>
      </w:r>
    </w:p>
    <w:p w14:paraId="7604C1AE" w14:textId="77777777" w:rsidR="00AD35EB" w:rsidRPr="00471595" w:rsidRDefault="00AD35EB" w:rsidP="00515B04">
      <w:pPr>
        <w:numPr>
          <w:ins w:id="2068" w:author="Unknown"/>
        </w:numPr>
        <w:rPr>
          <w:rFonts w:ascii="Montserrat" w:hAnsi="Montserrat"/>
          <w:sz w:val="24"/>
        </w:rPr>
      </w:pPr>
      <w:r w:rsidRPr="00471595">
        <w:rPr>
          <w:rFonts w:ascii="Montserrat" w:hAnsi="Montserrat"/>
          <w:sz w:val="24"/>
        </w:rPr>
        <w:t>ACT FOUR</w:t>
      </w:r>
      <w:r w:rsidRPr="00471595">
        <w:rPr>
          <w:rFonts w:ascii="Montserrat" w:hAnsi="Montserrat"/>
          <w:sz w:val="24"/>
        </w:rPr>
        <w:tab/>
        <w:t>DEVOURING MYSTERY</w:t>
      </w:r>
      <w:r w:rsidRPr="00471595">
        <w:rPr>
          <w:rFonts w:ascii="Montserrat" w:hAnsi="Montserrat"/>
          <w:sz w:val="24"/>
        </w:rPr>
        <w:tab/>
        <w:t>UNBOUND AND UNDONE</w:t>
      </w:r>
    </w:p>
    <w:p w14:paraId="2F871810" w14:textId="77777777" w:rsidR="00AD35EB" w:rsidRPr="00471595" w:rsidRDefault="00AD35EB" w:rsidP="00515B04">
      <w:pPr>
        <w:numPr>
          <w:ins w:id="2069" w:author="Unknown"/>
        </w:numPr>
        <w:rPr>
          <w:rFonts w:ascii="Montserrat" w:hAnsi="Montserrat"/>
          <w:sz w:val="24"/>
        </w:rPr>
      </w:pPr>
    </w:p>
    <w:p w14:paraId="6CB2EE5C" w14:textId="77777777" w:rsidR="00AD35EB" w:rsidRPr="00471595" w:rsidRDefault="00AD35EB" w:rsidP="00515B04">
      <w:pPr>
        <w:numPr>
          <w:ins w:id="2070" w:author="Unknown"/>
        </w:numPr>
        <w:rPr>
          <w:rFonts w:ascii="Montserrat" w:hAnsi="Montserrat"/>
          <w:sz w:val="24"/>
        </w:rPr>
      </w:pPr>
      <w:r w:rsidRPr="00471595">
        <w:rPr>
          <w:rFonts w:ascii="Montserrat" w:hAnsi="Montserrat"/>
          <w:sz w:val="24"/>
        </w:rPr>
        <w:t>ACT FIVE</w:t>
      </w:r>
      <w:r w:rsidRPr="00471595">
        <w:rPr>
          <w:rFonts w:ascii="Montserrat" w:hAnsi="Montserrat"/>
          <w:sz w:val="24"/>
        </w:rPr>
        <w:tab/>
        <w:t>IN BLOOD AND SOUL</w:t>
      </w:r>
      <w:r w:rsidRPr="00471595">
        <w:rPr>
          <w:rFonts w:ascii="Montserrat" w:hAnsi="Montserrat"/>
          <w:sz w:val="24"/>
        </w:rPr>
        <w:tab/>
        <w:t>SELF CONCEIVED AND POSSESSED/AVATAR</w:t>
      </w:r>
    </w:p>
    <w:p w14:paraId="276F2361" w14:textId="77777777" w:rsidR="00AD35EB" w:rsidRPr="00471595" w:rsidRDefault="00AD35EB" w:rsidP="00515B04">
      <w:pPr>
        <w:numPr>
          <w:ins w:id="2071" w:author="Unknown"/>
        </w:numPr>
        <w:rPr>
          <w:rFonts w:ascii="Montserrat" w:hAnsi="Montserrat"/>
          <w:sz w:val="24"/>
        </w:rPr>
      </w:pPr>
      <w:r w:rsidRPr="00471595">
        <w:rPr>
          <w:rFonts w:ascii="Montserrat" w:hAnsi="Montserrat"/>
          <w:sz w:val="24"/>
        </w:rPr>
        <w:t>ACT SIX</w:t>
      </w:r>
      <w:r w:rsidRPr="00471595">
        <w:rPr>
          <w:rFonts w:ascii="Montserrat" w:hAnsi="Montserrat"/>
          <w:sz w:val="24"/>
        </w:rPr>
        <w:tab/>
        <w:t>FOR BLOOD AND SOULS</w:t>
      </w:r>
      <w:r w:rsidRPr="00471595">
        <w:rPr>
          <w:rFonts w:ascii="Montserrat" w:hAnsi="Montserrat"/>
          <w:sz w:val="24"/>
        </w:rPr>
        <w:tab/>
        <w:t>BREAKING THE SEAL OF EARTH</w:t>
      </w:r>
    </w:p>
    <w:p w14:paraId="6DACFFB3" w14:textId="77777777" w:rsidR="00AD35EB" w:rsidRPr="00471595" w:rsidRDefault="00AD35EB" w:rsidP="00515B04">
      <w:pPr>
        <w:numPr>
          <w:ins w:id="2072" w:author="Unknown"/>
        </w:numPr>
        <w:rPr>
          <w:rFonts w:ascii="Montserrat" w:hAnsi="Montserrat"/>
          <w:sz w:val="24"/>
        </w:rPr>
      </w:pPr>
    </w:p>
    <w:p w14:paraId="20DA7076" w14:textId="77777777" w:rsidR="00AD35EB" w:rsidRPr="00471595" w:rsidRDefault="00AD35EB" w:rsidP="00515B04">
      <w:pPr>
        <w:numPr>
          <w:ins w:id="2073" w:author="Unknown"/>
        </w:numPr>
        <w:rPr>
          <w:rFonts w:ascii="Montserrat" w:hAnsi="Montserrat"/>
          <w:sz w:val="24"/>
        </w:rPr>
      </w:pPr>
      <w:r w:rsidRPr="00471595">
        <w:rPr>
          <w:rFonts w:ascii="Montserrat" w:hAnsi="Montserrat"/>
          <w:sz w:val="24"/>
        </w:rPr>
        <w:t>ACT SEVEN</w:t>
      </w:r>
      <w:r w:rsidRPr="00471595">
        <w:rPr>
          <w:rFonts w:ascii="Montserrat" w:hAnsi="Montserrat"/>
          <w:sz w:val="24"/>
        </w:rPr>
        <w:tab/>
        <w:t>THE VEIL OF HEAVEN</w:t>
      </w:r>
      <w:r w:rsidRPr="00471595">
        <w:rPr>
          <w:rFonts w:ascii="Montserrat" w:hAnsi="Montserrat"/>
          <w:sz w:val="24"/>
        </w:rPr>
        <w:tab/>
        <w:t>THE VOICE OF GOD</w:t>
      </w:r>
    </w:p>
    <w:p w14:paraId="77193136" w14:textId="77777777" w:rsidR="00AD35EB" w:rsidRPr="00471595" w:rsidRDefault="00AD35EB" w:rsidP="00515B04">
      <w:pPr>
        <w:numPr>
          <w:ins w:id="2074" w:author="Unknown"/>
        </w:numPr>
        <w:rPr>
          <w:rFonts w:ascii="Montserrat" w:hAnsi="Montserrat"/>
          <w:sz w:val="24"/>
        </w:rPr>
      </w:pPr>
      <w:r w:rsidRPr="00471595">
        <w:rPr>
          <w:rFonts w:ascii="Montserrat" w:hAnsi="Montserrat"/>
          <w:sz w:val="24"/>
        </w:rPr>
        <w:t>ACT EIGHT</w:t>
      </w:r>
      <w:r w:rsidRPr="00471595">
        <w:rPr>
          <w:rFonts w:ascii="Montserrat" w:hAnsi="Montserrat"/>
          <w:sz w:val="24"/>
        </w:rPr>
        <w:tab/>
        <w:t>CALL OF THE ABYSS</w:t>
      </w:r>
      <w:r w:rsidRPr="00471595">
        <w:rPr>
          <w:rFonts w:ascii="Montserrat" w:hAnsi="Montserrat"/>
          <w:sz w:val="24"/>
        </w:rPr>
        <w:tab/>
        <w:t>ENTRAPPING A GOD</w:t>
      </w:r>
    </w:p>
    <w:p w14:paraId="1C81D65C" w14:textId="77777777" w:rsidR="00AD35EB" w:rsidRPr="00471595" w:rsidRDefault="00AD35EB" w:rsidP="00515B04">
      <w:pPr>
        <w:numPr>
          <w:ins w:id="2075" w:author="Unknown"/>
        </w:numPr>
        <w:rPr>
          <w:rFonts w:ascii="Montserrat" w:hAnsi="Montserrat"/>
          <w:sz w:val="24"/>
        </w:rPr>
      </w:pPr>
    </w:p>
    <w:p w14:paraId="3C095712" w14:textId="77777777" w:rsidR="00AD35EB" w:rsidRPr="00471595" w:rsidRDefault="00AD35EB" w:rsidP="00515B04">
      <w:pPr>
        <w:numPr>
          <w:ins w:id="2076" w:author="Unknown"/>
        </w:numPr>
        <w:rPr>
          <w:rFonts w:ascii="Montserrat" w:hAnsi="Montserrat"/>
          <w:sz w:val="24"/>
        </w:rPr>
      </w:pPr>
      <w:r w:rsidRPr="00471595">
        <w:rPr>
          <w:rFonts w:ascii="Montserrat" w:hAnsi="Montserrat"/>
          <w:sz w:val="24"/>
        </w:rPr>
        <w:t>ACT NINE</w:t>
      </w:r>
      <w:r w:rsidRPr="00471595">
        <w:rPr>
          <w:rFonts w:ascii="Montserrat" w:hAnsi="Montserrat"/>
          <w:sz w:val="24"/>
        </w:rPr>
        <w:tab/>
        <w:t>SECRET OF SECRETS</w:t>
      </w:r>
      <w:r w:rsidRPr="00471595">
        <w:rPr>
          <w:rFonts w:ascii="Montserrat" w:hAnsi="Montserrat"/>
          <w:sz w:val="24"/>
        </w:rPr>
        <w:tab/>
        <w:t>THE MYSTERY UNVEILED/AES AV</w:t>
      </w:r>
    </w:p>
    <w:p w14:paraId="4D5E2A99" w14:textId="77777777" w:rsidR="00AD35EB" w:rsidRPr="00471595" w:rsidRDefault="00AD35EB" w:rsidP="00515B04">
      <w:pPr>
        <w:numPr>
          <w:ins w:id="2077" w:author="Unknown"/>
        </w:numPr>
        <w:rPr>
          <w:rFonts w:ascii="Montserrat" w:hAnsi="Montserrat"/>
          <w:sz w:val="24"/>
        </w:rPr>
      </w:pPr>
      <w:r w:rsidRPr="00471595">
        <w:rPr>
          <w:rFonts w:ascii="Montserrat" w:hAnsi="Montserrat"/>
          <w:sz w:val="24"/>
        </w:rPr>
        <w:t>ACT TEN</w:t>
      </w:r>
      <w:r w:rsidRPr="00471595">
        <w:rPr>
          <w:rFonts w:ascii="Montserrat" w:hAnsi="Montserrat"/>
          <w:sz w:val="24"/>
        </w:rPr>
        <w:tab/>
        <w:t>DRAGON PHOENIX</w:t>
      </w:r>
      <w:r w:rsidRPr="00471595">
        <w:rPr>
          <w:rFonts w:ascii="Montserrat" w:hAnsi="Montserrat"/>
          <w:sz w:val="24"/>
        </w:rPr>
        <w:tab/>
        <w:t>SHAKING THE DREAMERS</w:t>
      </w:r>
    </w:p>
    <w:p w14:paraId="2BC3C70C" w14:textId="77777777" w:rsidR="00201AA5" w:rsidRPr="00471595" w:rsidRDefault="00201AA5" w:rsidP="00515B04">
      <w:pPr>
        <w:rPr>
          <w:rFonts w:ascii="Montserrat" w:hAnsi="Montserrat"/>
          <w:sz w:val="24"/>
        </w:rPr>
      </w:pPr>
    </w:p>
    <w:p w14:paraId="10B7E2E4"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7987FBE6" w14:textId="77777777" w:rsidR="00201AA5" w:rsidRPr="00471595" w:rsidRDefault="00201AA5" w:rsidP="00515B04">
      <w:pPr>
        <w:rPr>
          <w:rFonts w:ascii="Montserrat" w:hAnsi="Montserrat"/>
          <w:sz w:val="24"/>
        </w:rPr>
      </w:pPr>
    </w:p>
    <w:p w14:paraId="768C4136" w14:textId="77777777" w:rsidR="00AD35EB" w:rsidRPr="00471595" w:rsidRDefault="00AD35EB" w:rsidP="00515B04">
      <w:pPr>
        <w:numPr>
          <w:ins w:id="2078" w:author="Unknown"/>
        </w:numPr>
        <w:rPr>
          <w:rFonts w:ascii="Montserrat" w:hAnsi="Montserrat"/>
          <w:sz w:val="24"/>
        </w:rPr>
      </w:pPr>
      <w:r w:rsidRPr="00471595">
        <w:rPr>
          <w:rFonts w:ascii="Montserrat" w:hAnsi="Montserrat"/>
          <w:sz w:val="24"/>
        </w:rPr>
        <w:t>MOVEMENT ONE</w:t>
      </w:r>
    </w:p>
    <w:p w14:paraId="7DAEA8C1" w14:textId="77777777" w:rsidR="00AD35EB" w:rsidRPr="00471595" w:rsidRDefault="00AD35EB" w:rsidP="00515B04">
      <w:pPr>
        <w:numPr>
          <w:ins w:id="2079" w:author="Unknown"/>
        </w:numPr>
        <w:rPr>
          <w:rFonts w:ascii="Montserrat" w:hAnsi="Montserrat"/>
          <w:sz w:val="24"/>
        </w:rPr>
      </w:pPr>
      <w:r w:rsidRPr="00471595">
        <w:rPr>
          <w:rFonts w:ascii="Montserrat" w:hAnsi="Montserrat"/>
          <w:sz w:val="24"/>
        </w:rPr>
        <w:t>Movement one is limited to the exploration of the mind within the perspective of an isolated Earth, in which all the exceptions to our common reality have been thoroughly obfuscated by Modern Thinking.</w:t>
      </w:r>
    </w:p>
    <w:p w14:paraId="1A2C775A" w14:textId="77777777" w:rsidR="00515B04" w:rsidRPr="00471595" w:rsidRDefault="00515B04" w:rsidP="00515B04">
      <w:pPr>
        <w:rPr>
          <w:rFonts w:ascii="Montserrat" w:hAnsi="Montserrat"/>
          <w:sz w:val="24"/>
        </w:rPr>
      </w:pPr>
    </w:p>
    <w:p w14:paraId="36EB834D"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0418DF04" w14:textId="77777777" w:rsidR="00515B04" w:rsidRPr="00471595" w:rsidRDefault="00515B04" w:rsidP="00515B04">
      <w:pPr>
        <w:rPr>
          <w:rFonts w:ascii="Montserrat" w:hAnsi="Montserrat"/>
          <w:sz w:val="24"/>
        </w:rPr>
      </w:pPr>
    </w:p>
    <w:p w14:paraId="27EAB72E" w14:textId="77777777" w:rsidR="00AD35EB" w:rsidRPr="00471595" w:rsidRDefault="00AD35EB" w:rsidP="00515B04">
      <w:pPr>
        <w:numPr>
          <w:ins w:id="2080" w:author="Unknown"/>
        </w:numPr>
        <w:rPr>
          <w:rFonts w:ascii="Montserrat" w:hAnsi="Montserrat"/>
          <w:sz w:val="24"/>
        </w:rPr>
      </w:pPr>
      <w:r w:rsidRPr="00471595">
        <w:rPr>
          <w:rFonts w:ascii="Montserrat" w:hAnsi="Montserrat"/>
          <w:sz w:val="24"/>
        </w:rPr>
        <w:t>PART ONE</w:t>
      </w:r>
      <w:r w:rsidRPr="00471595">
        <w:rPr>
          <w:rFonts w:ascii="Montserrat" w:hAnsi="Montserrat"/>
          <w:sz w:val="24"/>
        </w:rPr>
        <w:tab/>
        <w:t>THE EDGE</w:t>
      </w:r>
    </w:p>
    <w:p w14:paraId="728216B5" w14:textId="77777777" w:rsidR="00AD35EB" w:rsidRPr="00471595" w:rsidRDefault="00AD35EB" w:rsidP="00515B04">
      <w:pPr>
        <w:numPr>
          <w:ins w:id="2081" w:author="Unknown"/>
        </w:numPr>
        <w:rPr>
          <w:rFonts w:ascii="Montserrat" w:hAnsi="Montserrat"/>
          <w:sz w:val="24"/>
        </w:rPr>
      </w:pPr>
    </w:p>
    <w:p w14:paraId="03AE0409" w14:textId="77777777" w:rsidR="00AD35EB" w:rsidRPr="00471595" w:rsidRDefault="00AD35EB" w:rsidP="00515B04">
      <w:pPr>
        <w:numPr>
          <w:ins w:id="2082" w:author="Unknown"/>
        </w:numPr>
        <w:rPr>
          <w:rFonts w:ascii="Montserrat" w:hAnsi="Montserrat"/>
          <w:sz w:val="24"/>
        </w:rPr>
      </w:pPr>
      <w:r w:rsidRPr="00471595">
        <w:rPr>
          <w:rFonts w:ascii="Montserrat" w:hAnsi="Montserrat"/>
          <w:sz w:val="24"/>
        </w:rPr>
        <w:t>ACT ONE</w:t>
      </w:r>
      <w:r w:rsidRPr="00471595">
        <w:rPr>
          <w:rFonts w:ascii="Montserrat" w:hAnsi="Montserrat"/>
          <w:sz w:val="24"/>
        </w:rPr>
        <w:tab/>
        <w:t>EDGE OF THE MIND</w:t>
      </w:r>
      <w:r w:rsidRPr="00471595">
        <w:rPr>
          <w:rFonts w:ascii="Montserrat" w:hAnsi="Montserrat"/>
          <w:sz w:val="24"/>
        </w:rPr>
        <w:tab/>
        <w:t>111</w:t>
      </w:r>
    </w:p>
    <w:p w14:paraId="6726EBBF" w14:textId="77777777" w:rsidR="00201AA5" w:rsidRPr="00471595" w:rsidRDefault="00201AA5" w:rsidP="00515B04">
      <w:pPr>
        <w:rPr>
          <w:rFonts w:ascii="Montserrat" w:hAnsi="Montserrat"/>
          <w:sz w:val="24"/>
        </w:rPr>
      </w:pPr>
    </w:p>
    <w:p w14:paraId="5B2EF299"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331DCD38" w14:textId="77777777" w:rsidR="00201AA5" w:rsidRPr="00471595" w:rsidRDefault="00201AA5" w:rsidP="00515B04">
      <w:pPr>
        <w:rPr>
          <w:rFonts w:ascii="Montserrat" w:hAnsi="Montserrat"/>
          <w:sz w:val="24"/>
        </w:rPr>
      </w:pPr>
    </w:p>
    <w:p w14:paraId="160C3D1F" w14:textId="77777777" w:rsidR="00AD35EB" w:rsidRPr="00471595" w:rsidRDefault="00AD35EB" w:rsidP="00515B04">
      <w:pPr>
        <w:numPr>
          <w:ins w:id="2083" w:author="Unknown"/>
        </w:numPr>
        <w:rPr>
          <w:rFonts w:ascii="Montserrat" w:hAnsi="Montserrat"/>
          <w:sz w:val="24"/>
        </w:rPr>
      </w:pPr>
      <w:r w:rsidRPr="00471595">
        <w:rPr>
          <w:rFonts w:ascii="Montserrat" w:hAnsi="Montserrat"/>
          <w:sz w:val="24"/>
        </w:rPr>
        <w:t>OVERVIEW</w:t>
      </w:r>
      <w:r w:rsidRPr="00471595">
        <w:rPr>
          <w:rFonts w:ascii="Montserrat" w:hAnsi="Montserrat"/>
          <w:sz w:val="24"/>
        </w:rPr>
        <w:tab/>
      </w:r>
    </w:p>
    <w:p w14:paraId="686E98AD" w14:textId="77777777" w:rsidR="00515B04" w:rsidRPr="00471595" w:rsidRDefault="00515B04" w:rsidP="00515B04">
      <w:pPr>
        <w:rPr>
          <w:rFonts w:ascii="Montserrat" w:hAnsi="Montserrat"/>
          <w:sz w:val="24"/>
        </w:rPr>
      </w:pPr>
    </w:p>
    <w:p w14:paraId="75E41563"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4A15706C" w14:textId="77777777" w:rsidR="00515B04" w:rsidRPr="00471595" w:rsidRDefault="00515B04" w:rsidP="00515B04">
      <w:pPr>
        <w:rPr>
          <w:rFonts w:ascii="Montserrat" w:hAnsi="Montserrat"/>
          <w:sz w:val="24"/>
        </w:rPr>
      </w:pPr>
    </w:p>
    <w:p w14:paraId="617E068F" w14:textId="77777777" w:rsidR="00AD35EB" w:rsidRPr="00471595" w:rsidRDefault="00AD35EB" w:rsidP="00515B04">
      <w:pPr>
        <w:numPr>
          <w:ins w:id="2084" w:author="Unknown"/>
        </w:numPr>
        <w:rPr>
          <w:rFonts w:ascii="Montserrat" w:hAnsi="Montserrat"/>
          <w:sz w:val="24"/>
        </w:rPr>
      </w:pPr>
      <w:r w:rsidRPr="00471595">
        <w:rPr>
          <w:rFonts w:ascii="Montserrat" w:hAnsi="Montserrat"/>
          <w:sz w:val="24"/>
        </w:rPr>
        <w:t>AEID : EARTH NEXUS</w:t>
      </w:r>
    </w:p>
    <w:p w14:paraId="3ACE92B6" w14:textId="77777777" w:rsidR="00AD35EB" w:rsidRPr="00471595" w:rsidRDefault="00AD35EB" w:rsidP="00515B04">
      <w:pPr>
        <w:numPr>
          <w:ins w:id="2085" w:author="Unknown"/>
        </w:numPr>
        <w:rPr>
          <w:rFonts w:ascii="Montserrat" w:hAnsi="Montserrat"/>
          <w:sz w:val="24"/>
        </w:rPr>
      </w:pPr>
      <w:r w:rsidRPr="00471595">
        <w:rPr>
          <w:rFonts w:ascii="Montserrat" w:hAnsi="Montserrat"/>
          <w:sz w:val="24"/>
        </w:rPr>
        <w:t xml:space="preserve">Events contributory to the evolution of the world mind of Earth. </w:t>
      </w:r>
    </w:p>
    <w:p w14:paraId="3FB39939" w14:textId="77777777" w:rsidR="00515B04" w:rsidRPr="00471595" w:rsidRDefault="00515B04" w:rsidP="00515B04">
      <w:pPr>
        <w:rPr>
          <w:rFonts w:ascii="Montserrat" w:hAnsi="Montserrat"/>
          <w:sz w:val="24"/>
        </w:rPr>
      </w:pPr>
    </w:p>
    <w:p w14:paraId="680A090E"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640A46C2" w14:textId="77777777" w:rsidR="00515B04" w:rsidRPr="00471595" w:rsidRDefault="00515B04" w:rsidP="00515B04">
      <w:pPr>
        <w:rPr>
          <w:rFonts w:ascii="Montserrat" w:hAnsi="Montserrat"/>
          <w:sz w:val="24"/>
        </w:rPr>
      </w:pPr>
    </w:p>
    <w:p w14:paraId="08C6D446" w14:textId="679C9D78" w:rsidR="00AD35EB" w:rsidRPr="00471595" w:rsidRDefault="00AD35EB" w:rsidP="00515B04">
      <w:pPr>
        <w:numPr>
          <w:ins w:id="2086" w:author="Unknown"/>
        </w:numPr>
        <w:rPr>
          <w:rFonts w:ascii="Montserrat" w:hAnsi="Montserrat"/>
          <w:sz w:val="24"/>
        </w:rPr>
      </w:pPr>
      <w:r w:rsidRPr="00471595">
        <w:rPr>
          <w:rFonts w:ascii="Montserrat" w:hAnsi="Montserrat"/>
          <w:sz w:val="24"/>
        </w:rPr>
        <w:t>EN : (1987-1988) They thought she would be like her sister. Identical in form though different in nature, they hoped she would show the same promise. What they did not know was how much greater her potential was. In the penetration of a girl's mind begins the unlocking of psionic potential and an epic saga of intergalactic proportions. Here we follow a typical American teenager on her journey beyond the known into the inner circle of a psionic leadership of Earth under an alien exile. For her, this path starts in an elite and prestigious school of arts and letters. Long eclipsed by the rising star of her elder sibling</w:t>
      </w:r>
      <w:r w:rsidR="00295153" w:rsidRPr="00471595">
        <w:rPr>
          <w:rFonts w:ascii="Montserrat" w:hAnsi="Montserrat"/>
          <w:sz w:val="24"/>
        </w:rPr>
        <w:t xml:space="preserve"> and</w:t>
      </w:r>
      <w:r w:rsidRPr="00471595">
        <w:rPr>
          <w:rFonts w:ascii="Montserrat" w:hAnsi="Montserrat"/>
          <w:sz w:val="24"/>
        </w:rPr>
        <w:t xml:space="preserve"> awarded a mysterious full scholarship to follow in her sister's footsteps, she cannot resist the morbid need to understand her sister's death. When the dreams come she begins to ask questions. This dark obsession leads her into dangerous company</w:t>
      </w:r>
      <w:r w:rsidR="00295153" w:rsidRPr="00471595">
        <w:rPr>
          <w:rFonts w:ascii="Montserrat" w:hAnsi="Montserrat"/>
          <w:sz w:val="24"/>
        </w:rPr>
        <w:t xml:space="preserve"> and</w:t>
      </w:r>
      <w:r w:rsidRPr="00471595">
        <w:rPr>
          <w:rFonts w:ascii="Montserrat" w:hAnsi="Montserrat"/>
          <w:sz w:val="24"/>
        </w:rPr>
        <w:t xml:space="preserve"> the embrace of her sister's doom. Will her differing nature save her as she approaches the terminal moment? </w:t>
      </w:r>
    </w:p>
    <w:p w14:paraId="22382A2C" w14:textId="77777777" w:rsidR="00201AA5" w:rsidRPr="00471595" w:rsidRDefault="00201AA5" w:rsidP="00515B04">
      <w:pPr>
        <w:rPr>
          <w:rFonts w:ascii="Montserrat" w:hAnsi="Montserrat"/>
          <w:sz w:val="24"/>
        </w:rPr>
      </w:pPr>
    </w:p>
    <w:p w14:paraId="5FB69301"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7A326FF7" w14:textId="77777777" w:rsidR="00201AA5" w:rsidRPr="00471595" w:rsidRDefault="00201AA5" w:rsidP="00515B04">
      <w:pPr>
        <w:rPr>
          <w:rFonts w:ascii="Montserrat" w:hAnsi="Montserrat"/>
          <w:sz w:val="24"/>
        </w:rPr>
      </w:pPr>
    </w:p>
    <w:p w14:paraId="410B7B0B" w14:textId="2A9A82C7" w:rsidR="00AD35EB" w:rsidRPr="00471595" w:rsidRDefault="00AD35EB" w:rsidP="00515B04">
      <w:pPr>
        <w:numPr>
          <w:ins w:id="2087" w:author="Unknown"/>
        </w:numPr>
        <w:rPr>
          <w:rFonts w:ascii="Montserrat" w:hAnsi="Montserrat"/>
          <w:sz w:val="24"/>
        </w:rPr>
      </w:pPr>
      <w:r w:rsidRPr="00471595">
        <w:rPr>
          <w:rFonts w:ascii="Montserrat" w:hAnsi="Montserrat"/>
          <w:sz w:val="24"/>
        </w:rPr>
        <w:t>She was a true psionic</w:t>
      </w:r>
      <w:r w:rsidR="00295153" w:rsidRPr="00471595">
        <w:rPr>
          <w:rFonts w:ascii="Montserrat" w:hAnsi="Montserrat"/>
          <w:sz w:val="24"/>
        </w:rPr>
        <w:t xml:space="preserve"> and</w:t>
      </w:r>
      <w:r w:rsidRPr="00471595">
        <w:rPr>
          <w:rFonts w:ascii="Montserrat" w:hAnsi="Montserrat"/>
          <w:sz w:val="24"/>
        </w:rPr>
        <w:t xml:space="preserve"> for her, waking up to the hidden realm of the mind would be an initiation to a world of dangerous shadows and intrigue. Her older sister is one of the major ties between the leading roles. One was her lover, who is suicidally aggrieved over her loss, one is the killer who pushed her so hard and now seeks to fulfill his desires in her younger sister, there is herself and the muse who knew of her at the last. There is a second mysterious death, which is the current school intrigue. The work begins with moments from her earlier life, which focus on events which herald her awakening potential. Her sister's psychic potential was in fact inspired by one of her own traumas. Through her roommate, she is drawn into the circle of individuals who are creating the dangerous instability in what should otherwise be an observation period. Their own intense and unguided investigation into the unknown will be a catalyst to accelerate her awakening. The breaking point will be the unwise confrontation between her and her older sister's nemesis. Out of that conflict will come the rampant interest of the men behind the scenes. Their attempt to catch and subdue her before she should pose any threat to either their secrecy or the world is the spur that drives her over the edge and into the arms of her mysterious power.</w:t>
      </w:r>
    </w:p>
    <w:p w14:paraId="29199F5C" w14:textId="77777777" w:rsidR="00201AA5" w:rsidRPr="00471595" w:rsidRDefault="00201AA5" w:rsidP="00515B04">
      <w:pPr>
        <w:rPr>
          <w:rFonts w:ascii="Montserrat" w:hAnsi="Montserrat"/>
          <w:sz w:val="24"/>
        </w:rPr>
      </w:pPr>
    </w:p>
    <w:p w14:paraId="5703540D"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35BC6970" w14:textId="77777777" w:rsidR="00201AA5" w:rsidRPr="00471595" w:rsidRDefault="00201AA5" w:rsidP="00515B04">
      <w:pPr>
        <w:rPr>
          <w:rFonts w:ascii="Montserrat" w:hAnsi="Montserrat"/>
          <w:sz w:val="24"/>
        </w:rPr>
      </w:pPr>
    </w:p>
    <w:p w14:paraId="68EC6497" w14:textId="77777777" w:rsidR="00AD35EB" w:rsidRPr="00471595" w:rsidRDefault="00AD35EB" w:rsidP="00515B04">
      <w:pPr>
        <w:numPr>
          <w:ins w:id="2088" w:author="Unknown"/>
        </w:numPr>
        <w:rPr>
          <w:rFonts w:ascii="Montserrat" w:hAnsi="Montserrat"/>
          <w:sz w:val="24"/>
        </w:rPr>
      </w:pPr>
      <w:r w:rsidRPr="00471595">
        <w:rPr>
          <w:rFonts w:ascii="Montserrat" w:hAnsi="Montserrat"/>
          <w:sz w:val="24"/>
        </w:rPr>
        <w:t>EN : (1881-1989) He was a wildcard psi—for an Oasian—and thus immune to the seduction of the O'jin. The punishment for his voluble resistance to their influence at home leads only to exile among the mind blind denizens of Earth. Though his power was locked out of his mind, a chance encounter with native psionic child shatters his mental prison setting him free to begin planning the fall of his now hated enemy. Carefully, he sets out and harnesses the native resources and confronts impossible amalgamation of psionics, technology and... Magic?</w:t>
      </w:r>
    </w:p>
    <w:p w14:paraId="5C926950" w14:textId="77777777" w:rsidR="00201AA5" w:rsidRPr="00471595" w:rsidRDefault="00201AA5" w:rsidP="00515B04">
      <w:pPr>
        <w:rPr>
          <w:rFonts w:ascii="Montserrat" w:hAnsi="Montserrat"/>
          <w:sz w:val="24"/>
        </w:rPr>
      </w:pPr>
    </w:p>
    <w:p w14:paraId="77DF0BC9"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42D4032C" w14:textId="77777777" w:rsidR="00201AA5" w:rsidRPr="00471595" w:rsidRDefault="00201AA5" w:rsidP="00515B04">
      <w:pPr>
        <w:rPr>
          <w:rFonts w:ascii="Montserrat" w:hAnsi="Montserrat"/>
          <w:sz w:val="24"/>
        </w:rPr>
      </w:pPr>
    </w:p>
    <w:p w14:paraId="4294A64C" w14:textId="12D04F06" w:rsidR="00AD35EB" w:rsidRPr="00471595" w:rsidRDefault="00AD35EB" w:rsidP="00515B04">
      <w:pPr>
        <w:numPr>
          <w:ins w:id="2089" w:author="Unknown"/>
        </w:numPr>
        <w:rPr>
          <w:rFonts w:ascii="Montserrat" w:hAnsi="Montserrat"/>
          <w:sz w:val="24"/>
        </w:rPr>
      </w:pPr>
      <w:r w:rsidRPr="00471595">
        <w:rPr>
          <w:rFonts w:ascii="Montserrat" w:hAnsi="Montserrat"/>
          <w:sz w:val="24"/>
        </w:rPr>
        <w:t>EN : [MEW adjustment] Abyss was christened as Morgan Erin Wildmuir—Morgan after her great grand mother, who, as far as anyone knows, vanished during her daughters adolescence</w:t>
      </w:r>
      <w:r w:rsidR="00295153" w:rsidRPr="00471595">
        <w:rPr>
          <w:rFonts w:ascii="Montserrat" w:hAnsi="Montserrat"/>
          <w:sz w:val="24"/>
        </w:rPr>
        <w:t xml:space="preserve"> and</w:t>
      </w:r>
      <w:r w:rsidRPr="00471595">
        <w:rPr>
          <w:rFonts w:ascii="Montserrat" w:hAnsi="Montserrat"/>
          <w:sz w:val="24"/>
        </w:rPr>
        <w:t xml:space="preserve"> Erin for her mother. Like her great grand mother, she used her initials for her nickname among her intimates and peers</w:t>
      </w:r>
      <w:r w:rsidR="00295153" w:rsidRPr="00471595">
        <w:rPr>
          <w:rFonts w:ascii="Montserrat" w:hAnsi="Montserrat"/>
          <w:sz w:val="24"/>
        </w:rPr>
        <w:t xml:space="preserve"> and</w:t>
      </w:r>
      <w:r w:rsidRPr="00471595">
        <w:rPr>
          <w:rFonts w:ascii="Montserrat" w:hAnsi="Montserrat"/>
          <w:sz w:val="24"/>
        </w:rPr>
        <w:t xml:space="preserve"> her story will become an introduction piece to the saga surrounding her life. Her total resemblance to her namesake will act as a draw for both Aram'ki and his enemies, the O'Jin Oasians. O'jin are a rogue servitor race of demons of a psionic nature and play a big part in the perversion of her native potential. The legacy left to her by her father makes her a potential key mover in the escalation.</w:t>
      </w:r>
    </w:p>
    <w:p w14:paraId="24D10CDF" w14:textId="77777777" w:rsidR="00201AA5" w:rsidRPr="00471595" w:rsidRDefault="00201AA5" w:rsidP="00515B04">
      <w:pPr>
        <w:rPr>
          <w:rFonts w:ascii="Montserrat" w:hAnsi="Montserrat"/>
          <w:sz w:val="24"/>
        </w:rPr>
      </w:pPr>
    </w:p>
    <w:p w14:paraId="02E797DD"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09B9AC64" w14:textId="77777777" w:rsidR="00201AA5" w:rsidRPr="00471595" w:rsidRDefault="00201AA5" w:rsidP="00515B04">
      <w:pPr>
        <w:rPr>
          <w:rFonts w:ascii="Montserrat" w:hAnsi="Montserrat"/>
          <w:sz w:val="24"/>
        </w:rPr>
      </w:pPr>
    </w:p>
    <w:p w14:paraId="69C8DD42" w14:textId="4608E58E" w:rsidR="00AD35EB" w:rsidRPr="00471595" w:rsidRDefault="00AD35EB" w:rsidP="00515B04">
      <w:pPr>
        <w:numPr>
          <w:ins w:id="2090" w:author="Unknown"/>
        </w:numPr>
        <w:rPr>
          <w:rFonts w:ascii="Montserrat" w:hAnsi="Montserrat"/>
          <w:sz w:val="24"/>
        </w:rPr>
      </w:pPr>
      <w:r w:rsidRPr="00471595">
        <w:rPr>
          <w:rFonts w:ascii="Montserrat" w:hAnsi="Montserrat"/>
          <w:sz w:val="24"/>
        </w:rPr>
        <w:t xml:space="preserve">EN : (1970-1990) [ALIEN HOME] [note revision of details, the significant plot details are relegated to prehistoric events in connection with the Man-Lyn crisis.] Events coincidental to the human twentieth century of critical concern to several intergalactic powers have come to rest on the shoulders of a single, frail human. The child </w:t>
      </w:r>
      <w:r w:rsidR="000264CD" w:rsidRPr="00471595">
        <w:rPr>
          <w:rFonts w:ascii="Montserrat" w:hAnsi="Montserrat"/>
          <w:sz w:val="24"/>
        </w:rPr>
        <w:t>“</w:t>
      </w:r>
      <w:r w:rsidRPr="00471595">
        <w:rPr>
          <w:rFonts w:ascii="Montserrat" w:hAnsi="Montserrat"/>
          <w:sz w:val="24"/>
        </w:rPr>
        <w:t>Redmane</w:t>
      </w:r>
      <w:r w:rsidR="000264CD" w:rsidRPr="00471595">
        <w:rPr>
          <w:rFonts w:ascii="Montserrat" w:hAnsi="Montserrat"/>
          <w:sz w:val="24"/>
        </w:rPr>
        <w:t>”</w:t>
      </w:r>
      <w:r w:rsidRPr="00471595">
        <w:rPr>
          <w:rFonts w:ascii="Montserrat" w:hAnsi="Montserrat"/>
          <w:sz w:val="24"/>
        </w:rPr>
        <w:t xml:space="preserve"> was raised to believe the story that she was rescued from certain death during an investigation of the of her native race. She was fed a story about the sudden possibility that her chaotic race would soon be capable of making contact with the intergalactic theater. Told that one of the units involved in this mission happened upon an accident; the one resulting in the rescue and abduction of a human child. That the rescuer had enough rank to keep the child in his own hands, despite severely strict protocols against interference with a younger race. How a commission approved an experiment to raise the child free of terran influences as a test for learned and inbred character traits.</w:t>
      </w:r>
    </w:p>
    <w:p w14:paraId="59DD2B61" w14:textId="2D464C8C" w:rsidR="00AD35EB" w:rsidRPr="00471595" w:rsidRDefault="00AD35EB" w:rsidP="00515B04">
      <w:pPr>
        <w:numPr>
          <w:ins w:id="2091" w:author="Unknown"/>
        </w:numPr>
        <w:rPr>
          <w:rFonts w:ascii="Montserrat" w:hAnsi="Montserrat"/>
          <w:sz w:val="24"/>
        </w:rPr>
      </w:pPr>
      <w:r w:rsidRPr="00471595">
        <w:rPr>
          <w:rFonts w:ascii="Montserrat" w:hAnsi="Montserrat"/>
          <w:sz w:val="24"/>
        </w:rPr>
        <w:tab/>
        <w:t>However, the child was far more prodigal than they expected</w:t>
      </w:r>
      <w:r w:rsidR="00295153" w:rsidRPr="00471595">
        <w:rPr>
          <w:rFonts w:ascii="Montserrat" w:hAnsi="Montserrat"/>
          <w:sz w:val="24"/>
        </w:rPr>
        <w:t xml:space="preserve"> and</w:t>
      </w:r>
      <w:r w:rsidRPr="00471595">
        <w:rPr>
          <w:rFonts w:ascii="Montserrat" w:hAnsi="Montserrat"/>
          <w:sz w:val="24"/>
        </w:rPr>
        <w:t xml:space="preserve"> the circumstances of her life caused her to develop far more intensively than she might have in her natural environment. Her own carefully stolen self-education reveals a different story about her host-sponsor. In reality she was harvested at a young age like thousands of other human children to serve the host as diplomatic envoys. Because of the similar phenom humans share with the Oasians they are a valuable commodity that that race is too squeamish to exploit directly themselves. However, by the time she </w:t>
      </w:r>
      <w:r w:rsidR="000264CD" w:rsidRPr="00471595">
        <w:rPr>
          <w:rFonts w:ascii="Montserrat" w:hAnsi="Montserrat"/>
          <w:sz w:val="24"/>
        </w:rPr>
        <w:t>“</w:t>
      </w:r>
      <w:r w:rsidRPr="00471595">
        <w:rPr>
          <w:rFonts w:ascii="Montserrat" w:hAnsi="Montserrat"/>
          <w:sz w:val="24"/>
        </w:rPr>
        <w:t>finds out the truth</w:t>
      </w:r>
      <w:r w:rsidR="000264CD" w:rsidRPr="00471595">
        <w:rPr>
          <w:rFonts w:ascii="Montserrat" w:hAnsi="Montserrat"/>
          <w:sz w:val="24"/>
        </w:rPr>
        <w:t>”</w:t>
      </w:r>
      <w:r w:rsidRPr="00471595">
        <w:rPr>
          <w:rFonts w:ascii="Montserrat" w:hAnsi="Montserrat"/>
          <w:sz w:val="24"/>
        </w:rPr>
        <w:t xml:space="preserve"> her host-sponsor has become in truth the person he only pretended to be before</w:t>
      </w:r>
      <w:r w:rsidR="00295153" w:rsidRPr="00471595">
        <w:rPr>
          <w:rFonts w:ascii="Montserrat" w:hAnsi="Montserrat"/>
          <w:sz w:val="24"/>
        </w:rPr>
        <w:t xml:space="preserve"> and</w:t>
      </w:r>
      <w:r w:rsidRPr="00471595">
        <w:rPr>
          <w:rFonts w:ascii="Montserrat" w:hAnsi="Montserrat"/>
          <w:sz w:val="24"/>
        </w:rPr>
        <w:t xml:space="preserve"> his affection for her is real. When the council votes to terminate the </w:t>
      </w:r>
      <w:r w:rsidR="000264CD" w:rsidRPr="00471595">
        <w:rPr>
          <w:rFonts w:ascii="Montserrat" w:hAnsi="Montserrat"/>
          <w:sz w:val="24"/>
        </w:rPr>
        <w:t>“</w:t>
      </w:r>
      <w:r w:rsidRPr="00471595">
        <w:rPr>
          <w:rFonts w:ascii="Montserrat" w:hAnsi="Montserrat"/>
          <w:sz w:val="24"/>
        </w:rPr>
        <w:t>experiment</w:t>
      </w:r>
      <w:r w:rsidR="000264CD" w:rsidRPr="00471595">
        <w:rPr>
          <w:rFonts w:ascii="Montserrat" w:hAnsi="Montserrat"/>
          <w:sz w:val="24"/>
        </w:rPr>
        <w:t>”</w:t>
      </w:r>
      <w:r w:rsidRPr="00471595">
        <w:rPr>
          <w:rFonts w:ascii="Montserrat" w:hAnsi="Montserrat"/>
          <w:sz w:val="24"/>
        </w:rPr>
        <w:t>, she is left with escape to Earth as her only alternative for survival. Her flight stuns and alarms the host</w:t>
      </w:r>
      <w:r w:rsidR="00295153" w:rsidRPr="00471595">
        <w:rPr>
          <w:rFonts w:ascii="Montserrat" w:hAnsi="Montserrat"/>
          <w:sz w:val="24"/>
        </w:rPr>
        <w:t xml:space="preserve"> but</w:t>
      </w:r>
      <w:r w:rsidRPr="00471595">
        <w:rPr>
          <w:rFonts w:ascii="Montserrat" w:hAnsi="Montserrat"/>
          <w:sz w:val="24"/>
        </w:rPr>
        <w:t xml:space="preserve"> only about half as much as the assistance she receives from her sponsors and former project handlers. Deeply moved or intrigued by her, they could not bear to see her destroyed. They wanted to see more.</w:t>
      </w:r>
    </w:p>
    <w:p w14:paraId="773A49C2" w14:textId="77777777" w:rsidR="00201AA5" w:rsidRPr="00471595" w:rsidRDefault="00201AA5" w:rsidP="00515B04">
      <w:pPr>
        <w:rPr>
          <w:rFonts w:ascii="Montserrat" w:hAnsi="Montserrat"/>
          <w:sz w:val="24"/>
        </w:rPr>
      </w:pPr>
    </w:p>
    <w:p w14:paraId="122C9A28"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54229B9D" w14:textId="77777777" w:rsidR="00201AA5" w:rsidRPr="00471595" w:rsidRDefault="00201AA5" w:rsidP="00515B04">
      <w:pPr>
        <w:rPr>
          <w:rFonts w:ascii="Montserrat" w:hAnsi="Montserrat"/>
          <w:sz w:val="24"/>
        </w:rPr>
      </w:pPr>
    </w:p>
    <w:p w14:paraId="14D6127D" w14:textId="77777777" w:rsidR="00AD35EB" w:rsidRPr="00471595" w:rsidRDefault="00AD35EB" w:rsidP="00515B04">
      <w:pPr>
        <w:numPr>
          <w:ins w:id="2092" w:author="Unknown"/>
        </w:numPr>
        <w:rPr>
          <w:rFonts w:ascii="Montserrat" w:hAnsi="Montserrat"/>
          <w:sz w:val="24"/>
        </w:rPr>
      </w:pPr>
      <w:r w:rsidRPr="00471595">
        <w:rPr>
          <w:rFonts w:ascii="Montserrat" w:hAnsi="Montserrat"/>
          <w:sz w:val="24"/>
        </w:rPr>
        <w:tab/>
        <w:t>They were not alone. Their is conversion and betrayal of duty in helping her escape to Earth was planned on. By someone. By more than one.</w:t>
      </w:r>
    </w:p>
    <w:p w14:paraId="73900E9D" w14:textId="58F92C78" w:rsidR="00AD35EB" w:rsidRPr="00471595" w:rsidRDefault="00AD35EB" w:rsidP="00515B04">
      <w:pPr>
        <w:numPr>
          <w:ins w:id="2093" w:author="Unknown"/>
        </w:numPr>
        <w:rPr>
          <w:rFonts w:ascii="Montserrat" w:hAnsi="Montserrat"/>
          <w:sz w:val="24"/>
        </w:rPr>
      </w:pPr>
      <w:r w:rsidRPr="00471595">
        <w:rPr>
          <w:rFonts w:ascii="Montserrat" w:hAnsi="Montserrat"/>
          <w:sz w:val="24"/>
        </w:rPr>
        <w:tab/>
        <w:t>When she returns to Earth there is a dual hidden purpose already programmed into her. Arriving on Earth shortly after the beginning of the 1990's, Redmane confronts a strange and alien culture where she is invisible in a crowd yet constantly in conflict with in contact with its individuals. She faces a difficult time as she tries to organize and alert the docile populace to the presence and danger of an intergalactic society in which they would be ground into insignificance. To aid her are only those aliens who had left themselves no choice but to go with her to the Earth. She must adapt and fit in quick</w:t>
      </w:r>
      <w:r w:rsidR="00295153" w:rsidRPr="00471595">
        <w:rPr>
          <w:rFonts w:ascii="Montserrat" w:hAnsi="Montserrat"/>
          <w:sz w:val="24"/>
        </w:rPr>
        <w:t xml:space="preserve"> and</w:t>
      </w:r>
      <w:r w:rsidRPr="00471595">
        <w:rPr>
          <w:rFonts w:ascii="Montserrat" w:hAnsi="Montserrat"/>
          <w:sz w:val="24"/>
        </w:rPr>
        <w:t xml:space="preserve"> find individuals who can help her awaken the world to yet another unknown. She has been prepared by her conditioning to seek out and expose the secret unified government of Earth and spy on them for the Oasians and other members of the host. This unwilling role as a spy also impels her to bring a secret message to the exile Aram'ki from the Oasian underground. As she nears her limit, she will encounter the presence of that renegade influence</w:t>
      </w:r>
      <w:r w:rsidR="00295153" w:rsidRPr="00471595">
        <w:rPr>
          <w:rFonts w:ascii="Montserrat" w:hAnsi="Montserrat"/>
          <w:sz w:val="24"/>
        </w:rPr>
        <w:t xml:space="preserve"> and</w:t>
      </w:r>
      <w:r w:rsidRPr="00471595">
        <w:rPr>
          <w:rFonts w:ascii="Montserrat" w:hAnsi="Montserrat"/>
          <w:sz w:val="24"/>
        </w:rPr>
        <w:t xml:space="preserve"> approach it, only to find that while the world will not be taken without resistance, it may also face another, more insidious danger of becoming enslaved to its savior, Aram'Ki. Even now, going further underground to escape detection by the IGC</w:t>
      </w:r>
      <w:r w:rsidR="00295153" w:rsidRPr="00471595">
        <w:rPr>
          <w:rFonts w:ascii="Montserrat" w:hAnsi="Montserrat"/>
          <w:sz w:val="24"/>
        </w:rPr>
        <w:t xml:space="preserve"> and</w:t>
      </w:r>
      <w:r w:rsidRPr="00471595">
        <w:rPr>
          <w:rFonts w:ascii="Montserrat" w:hAnsi="Montserrat"/>
          <w:sz w:val="24"/>
        </w:rPr>
        <w:t xml:space="preserve"> gain time to develop newly acquired resources, his plans are almost impossible to oppose. To stand a chance, she will have to enter the enemy camp and try to aid humanity from within the hand of its long, secret oppressor.</w:t>
      </w:r>
    </w:p>
    <w:p w14:paraId="282C68C3" w14:textId="77777777" w:rsidR="00201AA5" w:rsidRPr="00471595" w:rsidRDefault="00201AA5" w:rsidP="00515B04">
      <w:pPr>
        <w:rPr>
          <w:rFonts w:ascii="Montserrat" w:hAnsi="Montserrat"/>
          <w:sz w:val="24"/>
        </w:rPr>
      </w:pPr>
    </w:p>
    <w:p w14:paraId="4ABBCD91"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21CA0D84" w14:textId="77777777" w:rsidR="00201AA5" w:rsidRPr="00471595" w:rsidRDefault="00201AA5" w:rsidP="00515B04">
      <w:pPr>
        <w:rPr>
          <w:rFonts w:ascii="Montserrat" w:hAnsi="Montserrat"/>
          <w:sz w:val="24"/>
        </w:rPr>
      </w:pPr>
    </w:p>
    <w:p w14:paraId="68BF8265" w14:textId="00041AA1" w:rsidR="00AD35EB" w:rsidRPr="00471595" w:rsidRDefault="00AD35EB" w:rsidP="00515B04">
      <w:pPr>
        <w:numPr>
          <w:ins w:id="2094" w:author="Unknown"/>
        </w:numPr>
        <w:rPr>
          <w:rFonts w:ascii="Montserrat" w:hAnsi="Montserrat"/>
          <w:sz w:val="24"/>
        </w:rPr>
      </w:pPr>
      <w:r w:rsidRPr="00471595">
        <w:rPr>
          <w:rFonts w:ascii="Montserrat" w:hAnsi="Montserrat"/>
          <w:sz w:val="24"/>
        </w:rPr>
        <w:t>EN : (1989-1991) [PROMETHEAN AGENDA—version 1] San Francisco is about to become the focus for the final unveiling of human potential. Long obscured powers from behind the scenes have taken steps which will bring them out into the open</w:t>
      </w:r>
      <w:r w:rsidR="00295153" w:rsidRPr="00471595">
        <w:rPr>
          <w:rFonts w:ascii="Montserrat" w:hAnsi="Montserrat"/>
          <w:sz w:val="24"/>
        </w:rPr>
        <w:t xml:space="preserve"> and</w:t>
      </w:r>
      <w:r w:rsidRPr="00471595">
        <w:rPr>
          <w:rFonts w:ascii="Montserrat" w:hAnsi="Montserrat"/>
          <w:sz w:val="24"/>
        </w:rPr>
        <w:t xml:space="preserve"> unless anyone realizes what is about to happen, they will swallow the world as we know it</w:t>
      </w:r>
      <w:r w:rsidR="00295153" w:rsidRPr="00471595">
        <w:rPr>
          <w:rFonts w:ascii="Montserrat" w:hAnsi="Montserrat"/>
          <w:sz w:val="24"/>
        </w:rPr>
        <w:t xml:space="preserve"> and</w:t>
      </w:r>
      <w:r w:rsidRPr="00471595">
        <w:rPr>
          <w:rFonts w:ascii="Montserrat" w:hAnsi="Montserrat"/>
          <w:sz w:val="24"/>
        </w:rPr>
        <w:t xml:space="preserve"> catapult it into the inter galactic theater. An experiment on the populace of the bay area sparks the awakening of far more that was intended by the experimenters. This is a tension that has been building. Since the beginning of the age of reason</w:t>
      </w:r>
      <w:r w:rsidR="00295153" w:rsidRPr="00471595">
        <w:rPr>
          <w:rFonts w:ascii="Montserrat" w:hAnsi="Montserrat"/>
          <w:sz w:val="24"/>
        </w:rPr>
        <w:t xml:space="preserve"> and</w:t>
      </w:r>
      <w:r w:rsidRPr="00471595">
        <w:rPr>
          <w:rFonts w:ascii="Montserrat" w:hAnsi="Montserrat"/>
          <w:sz w:val="24"/>
        </w:rPr>
        <w:t xml:space="preserve"> before that, the theocide of the Christian faith against the old religions and the spirits of being and Nature, the children of humanity have suffocated. Now, with the introduction of a new influence, all of this is about to change. It may not happen today</w:t>
      </w:r>
      <w:r w:rsidR="00295153" w:rsidRPr="00471595">
        <w:rPr>
          <w:rFonts w:ascii="Montserrat" w:hAnsi="Montserrat"/>
          <w:sz w:val="24"/>
        </w:rPr>
        <w:t xml:space="preserve"> and</w:t>
      </w:r>
      <w:r w:rsidRPr="00471595">
        <w:rPr>
          <w:rFonts w:ascii="Montserrat" w:hAnsi="Montserrat"/>
          <w:sz w:val="24"/>
        </w:rPr>
        <w:t xml:space="preserve"> it may not happen all at once</w:t>
      </w:r>
      <w:r w:rsidR="00295153" w:rsidRPr="00471595">
        <w:rPr>
          <w:rFonts w:ascii="Montserrat" w:hAnsi="Montserrat"/>
          <w:sz w:val="24"/>
        </w:rPr>
        <w:t xml:space="preserve"> but</w:t>
      </w:r>
      <w:r w:rsidRPr="00471595">
        <w:rPr>
          <w:rFonts w:ascii="Montserrat" w:hAnsi="Montserrat"/>
          <w:sz w:val="24"/>
        </w:rPr>
        <w:t xml:space="preserve"> once it has begun, the mysteries of the world will no longer be content to hide in the shadows and the mists. The race to fulfill the first chord of being, to attain individual immortality, will attract all who have pursued it throughout time and space. Earth's Humanity is about to be reacquainted with its brother and sister races of Humanity</w:t>
      </w:r>
      <w:r w:rsidR="00295153" w:rsidRPr="00471595">
        <w:rPr>
          <w:rFonts w:ascii="Montserrat" w:hAnsi="Montserrat"/>
          <w:sz w:val="24"/>
        </w:rPr>
        <w:t xml:space="preserve"> and</w:t>
      </w:r>
      <w:r w:rsidRPr="00471595">
        <w:rPr>
          <w:rFonts w:ascii="Montserrat" w:hAnsi="Montserrat"/>
          <w:sz w:val="24"/>
        </w:rPr>
        <w:t xml:space="preserve"> the inhuman and alien community which humanity inhabits in existence.</w:t>
      </w:r>
    </w:p>
    <w:p w14:paraId="19AEBA89" w14:textId="77777777" w:rsidR="00201AA5" w:rsidRPr="00471595" w:rsidRDefault="00201AA5" w:rsidP="00515B04">
      <w:pPr>
        <w:rPr>
          <w:rFonts w:ascii="Montserrat" w:hAnsi="Montserrat"/>
          <w:sz w:val="24"/>
        </w:rPr>
      </w:pPr>
    </w:p>
    <w:p w14:paraId="5F36EBD0"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590186CB" w14:textId="77777777" w:rsidR="00201AA5" w:rsidRPr="00471595" w:rsidRDefault="00201AA5" w:rsidP="00515B04">
      <w:pPr>
        <w:rPr>
          <w:rFonts w:ascii="Montserrat" w:hAnsi="Montserrat"/>
          <w:sz w:val="24"/>
        </w:rPr>
      </w:pPr>
    </w:p>
    <w:p w14:paraId="3E18ADE7" w14:textId="2ACF45B7" w:rsidR="00AD35EB" w:rsidRPr="00471595" w:rsidRDefault="00AD35EB" w:rsidP="00515B04">
      <w:pPr>
        <w:numPr>
          <w:ins w:id="2095" w:author="Unknown"/>
        </w:numPr>
        <w:rPr>
          <w:rFonts w:ascii="Montserrat" w:hAnsi="Montserrat"/>
          <w:sz w:val="24"/>
        </w:rPr>
      </w:pPr>
      <w:r w:rsidRPr="00471595">
        <w:rPr>
          <w:rFonts w:ascii="Montserrat" w:hAnsi="Montserrat"/>
          <w:sz w:val="24"/>
        </w:rPr>
        <w:t>EN : (1989-1991) [PROMETHEAN AGENDA—version2] In the summer of 1989, The Bay Area plays an unwitting host to the beginning of the end of the world as we know it. San Francisco is about to become the focus for the final unveiling of human potential. The rise of industry and technology has brought ruin to the world—both physically and spiritually—plunging people's minds toward new depths and horizons. Tension that has been building since the beginning of the age of reason is gathering at the threshold. In the space of three years, the threshold will begin to tear. This has not come about unnoticed, or unexploited. It might not have happened here</w:t>
      </w:r>
      <w:r w:rsidR="00295153" w:rsidRPr="00471595">
        <w:rPr>
          <w:rFonts w:ascii="Montserrat" w:hAnsi="Montserrat"/>
          <w:sz w:val="24"/>
        </w:rPr>
        <w:t xml:space="preserve"> and</w:t>
      </w:r>
      <w:r w:rsidRPr="00471595">
        <w:rPr>
          <w:rFonts w:ascii="Montserrat" w:hAnsi="Montserrat"/>
          <w:sz w:val="24"/>
        </w:rPr>
        <w:t xml:space="preserve"> it might not have happened at all. Obscure forces acting from behind the scenes forced that tear. A covert experiment conducted on the populace of the Bay Area set in motion a race for power. Organizations with unmeasured resources and dangerous influence, positioned on the field far in advance, imediately make their opening bids for dominance.</w:t>
      </w:r>
    </w:p>
    <w:p w14:paraId="53D447EA" w14:textId="611DB195" w:rsidR="00AD35EB" w:rsidRPr="00471595" w:rsidRDefault="00AD35EB" w:rsidP="00515B04">
      <w:pPr>
        <w:numPr>
          <w:ins w:id="2096" w:author="Unknown"/>
        </w:numPr>
        <w:rPr>
          <w:rFonts w:ascii="Montserrat" w:hAnsi="Montserrat"/>
          <w:sz w:val="24"/>
        </w:rPr>
      </w:pPr>
      <w:r w:rsidRPr="00471595">
        <w:rPr>
          <w:rFonts w:ascii="Montserrat" w:hAnsi="Montserrat"/>
          <w:sz w:val="24"/>
        </w:rPr>
        <w:tab/>
        <w:t>The contested ground is control of access the power. Some even call it the highest power. The organizations focus on recruiting individuals exposed to the experiment; abducting those having access to the power. Utilizing this resource requires an additional strategy; the control of intelligence and information. The power is constrained by conventional thought to the Psionic Interpretation. Psionics employ the most obvious and rational expresions of the power—a very intuitive hybrid of art and science. Psis rarely know exactly how psionics work</w:t>
      </w:r>
      <w:r w:rsidR="00295153" w:rsidRPr="00471595">
        <w:rPr>
          <w:rFonts w:ascii="Montserrat" w:hAnsi="Montserrat"/>
          <w:sz w:val="24"/>
        </w:rPr>
        <w:t xml:space="preserve"> but</w:t>
      </w:r>
      <w:r w:rsidRPr="00471595">
        <w:rPr>
          <w:rFonts w:ascii="Montserrat" w:hAnsi="Montserrat"/>
          <w:sz w:val="24"/>
        </w:rPr>
        <w:t xml:space="preserve"> find that their power gives them a mechanism, a palpable influence allowing them to effect reality in ways that seem to defy physics. What they know about their power comes instinctively or out of common knowledge. The true potential of their power is locked in their minds—still cloaked in riddle. Psis with scientific backgrounds may have more knowledge—new theories to help them come up with answers. However, new work or discoveries in these areas are unusual and most individuals with a background in psionic research are at risk of abduction. No mundane group or individual has a hope in opposing these growing forces for long. Those who don't realize how dangerous the situation is promptly, will be sucked into the maelstrom without any hope of escape. Those who do, however, have a small advantage. Being in many cases no mean psis themselves, they aren't without their own resources. Unfortunately, the price is conflict</w:t>
      </w:r>
      <w:r w:rsidR="00295153" w:rsidRPr="00471595">
        <w:rPr>
          <w:rFonts w:ascii="Montserrat" w:hAnsi="Montserrat"/>
          <w:sz w:val="24"/>
        </w:rPr>
        <w:t xml:space="preserve"> and</w:t>
      </w:r>
      <w:r w:rsidRPr="00471595">
        <w:rPr>
          <w:rFonts w:ascii="Montserrat" w:hAnsi="Montserrat"/>
          <w:sz w:val="24"/>
        </w:rPr>
        <w:t xml:space="preserve"> that brings the whole situation out into the open.</w:t>
      </w:r>
    </w:p>
    <w:p w14:paraId="11D7C369" w14:textId="77777777" w:rsidR="00AD35EB" w:rsidRPr="00471595" w:rsidRDefault="00AD35EB" w:rsidP="00515B04">
      <w:pPr>
        <w:numPr>
          <w:ins w:id="2097" w:author="Unknown"/>
        </w:numPr>
        <w:rPr>
          <w:rFonts w:ascii="Montserrat" w:hAnsi="Montserrat"/>
          <w:sz w:val="24"/>
        </w:rPr>
      </w:pPr>
      <w:r w:rsidRPr="00471595">
        <w:rPr>
          <w:rFonts w:ascii="Montserrat" w:hAnsi="Montserrat"/>
          <w:sz w:val="24"/>
        </w:rPr>
        <w:tab/>
        <w:t>The Escalation begins. With the intrusion of psionic conflict, the mysteries of the world will no longer be content to hide in the shadows and the mists. The power is the key to personal immortality and holds the promise of godhood. A promise that will attract all who have pursued it throughout time and space. Souls will come, whether they realize why or not for this prize. Inevitably, mankind will be reacquainted with its brother and sister races—and the inhuman and alien community which humanity inhabits.</w:t>
      </w:r>
      <w:r w:rsidRPr="00471595">
        <w:rPr>
          <w:rFonts w:ascii="Montserrat" w:hAnsi="Montserrat"/>
          <w:sz w:val="24"/>
        </w:rPr>
        <w:tab/>
      </w:r>
    </w:p>
    <w:p w14:paraId="5859AA92" w14:textId="77777777" w:rsidR="00201AA5" w:rsidRPr="00471595" w:rsidRDefault="00201AA5" w:rsidP="00515B04">
      <w:pPr>
        <w:rPr>
          <w:rFonts w:ascii="Montserrat" w:hAnsi="Montserrat"/>
          <w:sz w:val="24"/>
        </w:rPr>
      </w:pPr>
    </w:p>
    <w:p w14:paraId="02F17670"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04596089" w14:textId="77777777" w:rsidR="00201AA5" w:rsidRPr="00471595" w:rsidRDefault="00201AA5" w:rsidP="00515B04">
      <w:pPr>
        <w:rPr>
          <w:rFonts w:ascii="Montserrat" w:hAnsi="Montserrat"/>
          <w:sz w:val="24"/>
        </w:rPr>
      </w:pPr>
    </w:p>
    <w:p w14:paraId="50CB6C50" w14:textId="77777777" w:rsidR="00276F1C" w:rsidRPr="00471595" w:rsidRDefault="00201AA5" w:rsidP="00515B04">
      <w:pPr>
        <w:numPr>
          <w:ins w:id="2098" w:author="Unknown"/>
        </w:numPr>
        <w:rPr>
          <w:rFonts w:ascii="Montserrat" w:hAnsi="Montserrat"/>
          <w:sz w:val="24"/>
        </w:rPr>
      </w:pPr>
      <w:r w:rsidRPr="00471595">
        <w:rPr>
          <w:rFonts w:ascii="Montserrat" w:hAnsi="Montserrat"/>
          <w:sz w:val="24"/>
        </w:rPr>
        <w:br w:type="page"/>
      </w:r>
      <w:r w:rsidR="00AD35EB" w:rsidRPr="00471595">
        <w:rPr>
          <w:rFonts w:ascii="Montserrat" w:hAnsi="Montserrat"/>
          <w:sz w:val="24"/>
        </w:rPr>
        <w:t>The Awakening: A Psionics Campaign</w:t>
      </w:r>
    </w:p>
    <w:p w14:paraId="1845058B" w14:textId="206B55E8" w:rsidR="00AD35EB" w:rsidRPr="00471595" w:rsidRDefault="00AD35EB" w:rsidP="00515B04">
      <w:pPr>
        <w:numPr>
          <w:ins w:id="2099" w:author="Unknown"/>
        </w:numPr>
        <w:rPr>
          <w:rFonts w:ascii="Montserrat" w:hAnsi="Montserrat"/>
          <w:sz w:val="24"/>
        </w:rPr>
      </w:pPr>
      <w:r w:rsidRPr="00471595">
        <w:rPr>
          <w:rFonts w:ascii="Montserrat" w:hAnsi="Montserrat"/>
          <w:sz w:val="24"/>
        </w:rPr>
        <w:tab/>
        <w:t>San Francisco, summer of '89, unwittingly the stage for the end of reality as society knows it! Over the past two thousand years, humanity has been growing and maturing sub-consciously towards the point of defying the tenants of physics, as man's senses rise above the mundane. Unfortunately, this evolutionary revolution has not begun unnoticed, or unexploited. Largely unnoticed, factions in society have begun to manipulate the lives and options of newly manifesting psionics with shallow arrogance and lack of regard for the individuals feelings. Regretfully, the motivations behind these groups appear to be no less corrupt and exploitive than our history of patriarchal subjugation has exemplified for centuries. Worse of all, these factions have strong and unmeasured resources and influence, that no individual or small group can hope to oppose for long. Fact is, if you don't learn how dangerous these times are, right away, then you will be sucked into the maelstrom without any hope of escape!</w:t>
      </w:r>
    </w:p>
    <w:p w14:paraId="2AF259B9" w14:textId="6AF4CA24" w:rsidR="00AD35EB" w:rsidRPr="00471595" w:rsidRDefault="00AD35EB" w:rsidP="00515B04">
      <w:pPr>
        <w:numPr>
          <w:ins w:id="2100" w:author="Unknown"/>
        </w:numPr>
        <w:rPr>
          <w:rFonts w:ascii="Montserrat" w:hAnsi="Montserrat"/>
          <w:sz w:val="24"/>
        </w:rPr>
      </w:pPr>
      <w:r w:rsidRPr="00471595">
        <w:rPr>
          <w:rFonts w:ascii="Montserrat" w:hAnsi="Montserrat"/>
          <w:sz w:val="24"/>
        </w:rPr>
        <w:tab/>
        <w:t>However, the PCs have a small advantage, they are no mean psionics themselves</w:t>
      </w:r>
      <w:r w:rsidR="00295153" w:rsidRPr="00471595">
        <w:rPr>
          <w:rFonts w:ascii="Montserrat" w:hAnsi="Montserrat"/>
          <w:sz w:val="24"/>
        </w:rPr>
        <w:t xml:space="preserve"> and</w:t>
      </w:r>
      <w:r w:rsidRPr="00471595">
        <w:rPr>
          <w:rFonts w:ascii="Montserrat" w:hAnsi="Montserrat"/>
          <w:sz w:val="24"/>
        </w:rPr>
        <w:t xml:space="preserve"> they aren't without their own resources. If they are lucky, they will be able to notice the threat that is slinking up on them. Things they will know, if even only instinctively are as follows: It is not very well known exactly how psionics work</w:t>
      </w:r>
      <w:r w:rsidR="00295153" w:rsidRPr="00471595">
        <w:rPr>
          <w:rFonts w:ascii="Montserrat" w:hAnsi="Montserrat"/>
          <w:sz w:val="24"/>
        </w:rPr>
        <w:t xml:space="preserve"> but</w:t>
      </w:r>
      <w:r w:rsidRPr="00471595">
        <w:rPr>
          <w:rFonts w:ascii="Montserrat" w:hAnsi="Montserrat"/>
          <w:sz w:val="24"/>
        </w:rPr>
        <w:t xml:space="preserve"> it seems that their power gives them form of mechanism or influence that allows them to effect reality in ways that seem to defy science. Whether they draw off of a power source, or generate the necessary power themselves through some means, is unknown. The true potential of their powers still locked in their minds; still cloaked in riddle. Characters with scientific backgrounds will have some knowledge or theories that are closer to giving them answers, however any discoveries or work in these areas must be role-played in the campaign unless an unusual background in psionic research is taken. They will also have a general knowledge of the state of the world up to the summer of 1989.</w:t>
      </w:r>
    </w:p>
    <w:p w14:paraId="48A2C077" w14:textId="77777777" w:rsidR="00201AA5" w:rsidRPr="00471595" w:rsidRDefault="00201AA5" w:rsidP="00515B04">
      <w:pPr>
        <w:rPr>
          <w:rFonts w:ascii="Montserrat" w:hAnsi="Montserrat"/>
          <w:sz w:val="24"/>
        </w:rPr>
      </w:pPr>
    </w:p>
    <w:p w14:paraId="26BE79B6"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745004D8" w14:textId="77777777" w:rsidR="00201AA5" w:rsidRPr="00471595" w:rsidRDefault="00201AA5" w:rsidP="00515B04">
      <w:pPr>
        <w:rPr>
          <w:rFonts w:ascii="Montserrat" w:hAnsi="Montserrat"/>
          <w:sz w:val="24"/>
        </w:rPr>
      </w:pPr>
    </w:p>
    <w:p w14:paraId="0753604A" w14:textId="3884573E" w:rsidR="00AD35EB" w:rsidRPr="00471595" w:rsidRDefault="00AD35EB" w:rsidP="00515B04">
      <w:pPr>
        <w:numPr>
          <w:ins w:id="2101" w:author="Unknown"/>
        </w:numPr>
        <w:rPr>
          <w:rFonts w:ascii="Montserrat" w:hAnsi="Montserrat"/>
          <w:sz w:val="24"/>
        </w:rPr>
      </w:pPr>
      <w:r w:rsidRPr="00471595">
        <w:rPr>
          <w:rFonts w:ascii="Montserrat" w:hAnsi="Montserrat"/>
          <w:sz w:val="24"/>
        </w:rPr>
        <w:t>The Psychic Research Center 4204 Market St. San Francisco</w:t>
      </w:r>
    </w:p>
    <w:p w14:paraId="24A1A27E" w14:textId="02644B4A" w:rsidR="00AD35EB" w:rsidRPr="00471595" w:rsidRDefault="00AD35EB" w:rsidP="00515B04">
      <w:pPr>
        <w:numPr>
          <w:ins w:id="2102" w:author="Unknown"/>
        </w:numPr>
        <w:rPr>
          <w:rFonts w:ascii="Montserrat" w:hAnsi="Montserrat"/>
          <w:sz w:val="24"/>
        </w:rPr>
      </w:pPr>
      <w:r w:rsidRPr="00471595">
        <w:rPr>
          <w:rFonts w:ascii="Montserrat" w:hAnsi="Montserrat"/>
          <w:sz w:val="24"/>
        </w:rPr>
        <w:t>At the beginning of the campaign, this facility will be just opening. The center was mentioned in a few newspapers, occult and new age periodicals</w:t>
      </w:r>
      <w:r w:rsidR="00295153" w:rsidRPr="00471595">
        <w:rPr>
          <w:rFonts w:ascii="Montserrat" w:hAnsi="Montserrat"/>
          <w:sz w:val="24"/>
        </w:rPr>
        <w:t xml:space="preserve"> and</w:t>
      </w:r>
      <w:r w:rsidRPr="00471595">
        <w:rPr>
          <w:rFonts w:ascii="Montserrat" w:hAnsi="Montserrat"/>
          <w:sz w:val="24"/>
        </w:rPr>
        <w:t xml:space="preserve"> on the news as an interest story. The center was relocated from Oakland, where it closed down due to harassment and gang activity. The center houses a small staff of research scientists</w:t>
      </w:r>
      <w:r w:rsidR="00295153" w:rsidRPr="00471595">
        <w:rPr>
          <w:rFonts w:ascii="Montserrat" w:hAnsi="Montserrat"/>
          <w:sz w:val="24"/>
        </w:rPr>
        <w:t xml:space="preserve"> and</w:t>
      </w:r>
      <w:r w:rsidRPr="00471595">
        <w:rPr>
          <w:rFonts w:ascii="Montserrat" w:hAnsi="Montserrat"/>
          <w:sz w:val="24"/>
        </w:rPr>
        <w:t xml:space="preserve"> interns, as well as a few mysterious individuals that serve as secretarial or functionary help.</w:t>
      </w:r>
    </w:p>
    <w:p w14:paraId="67E38AAC" w14:textId="7F9B5E44" w:rsidR="00AD35EB" w:rsidRPr="00471595" w:rsidRDefault="00AD35EB" w:rsidP="00515B04">
      <w:pPr>
        <w:numPr>
          <w:ins w:id="2103" w:author="Unknown"/>
        </w:numPr>
        <w:rPr>
          <w:rFonts w:ascii="Montserrat" w:hAnsi="Montserrat"/>
          <w:sz w:val="24"/>
        </w:rPr>
      </w:pPr>
      <w:r w:rsidRPr="00471595">
        <w:rPr>
          <w:rFonts w:ascii="Montserrat" w:hAnsi="Montserrat"/>
          <w:sz w:val="24"/>
        </w:rPr>
        <w:tab/>
        <w:t>The center boasts state of the art facilities, the most advanced testing and monitoring equipment</w:t>
      </w:r>
      <w:r w:rsidR="00295153" w:rsidRPr="00471595">
        <w:rPr>
          <w:rFonts w:ascii="Montserrat" w:hAnsi="Montserrat"/>
          <w:sz w:val="24"/>
        </w:rPr>
        <w:t xml:space="preserve"> and</w:t>
      </w:r>
      <w:r w:rsidRPr="00471595">
        <w:rPr>
          <w:rFonts w:ascii="Montserrat" w:hAnsi="Montserrat"/>
          <w:sz w:val="24"/>
        </w:rPr>
        <w:t xml:space="preserve"> numerous devices specially adapted by the staff. The staff is trained in physical and para-physical scientific research and development as well as medical and psychological practice. The official purpose of the center is to dispel the myths surrounding parapsychological and occult research</w:t>
      </w:r>
      <w:r w:rsidR="00295153" w:rsidRPr="00471595">
        <w:rPr>
          <w:rFonts w:ascii="Montserrat" w:hAnsi="Montserrat"/>
          <w:sz w:val="24"/>
        </w:rPr>
        <w:t xml:space="preserve"> and</w:t>
      </w:r>
      <w:r w:rsidRPr="00471595">
        <w:rPr>
          <w:rFonts w:ascii="Montserrat" w:hAnsi="Montserrat"/>
          <w:sz w:val="24"/>
        </w:rPr>
        <w:t xml:space="preserve"> the only public services are counseling and testing. With special contacts, more in-depth services are available.</w:t>
      </w:r>
    </w:p>
    <w:p w14:paraId="1F4BCC97" w14:textId="61B8620B" w:rsidR="00AD35EB" w:rsidRPr="00471595" w:rsidRDefault="00AD35EB" w:rsidP="00515B04">
      <w:pPr>
        <w:numPr>
          <w:ins w:id="2104" w:author="Unknown"/>
        </w:numPr>
        <w:rPr>
          <w:rFonts w:ascii="Montserrat" w:hAnsi="Montserrat"/>
          <w:sz w:val="24"/>
        </w:rPr>
      </w:pPr>
      <w:r w:rsidRPr="00471595">
        <w:rPr>
          <w:rFonts w:ascii="Montserrat" w:hAnsi="Montserrat"/>
          <w:sz w:val="24"/>
        </w:rPr>
        <w:tab/>
        <w:t>The center also serves as a front for the organization and operation of the Wild Society</w:t>
      </w:r>
      <w:r w:rsidR="00295153" w:rsidRPr="00471595">
        <w:rPr>
          <w:rFonts w:ascii="Montserrat" w:hAnsi="Montserrat"/>
          <w:sz w:val="24"/>
        </w:rPr>
        <w:t xml:space="preserve"> and</w:t>
      </w:r>
      <w:r w:rsidRPr="00471595">
        <w:rPr>
          <w:rFonts w:ascii="Montserrat" w:hAnsi="Montserrat"/>
          <w:sz w:val="24"/>
        </w:rPr>
        <w:t xml:space="preserve"> its enforced area of neutrality, known as the </w:t>
      </w:r>
      <w:r w:rsidR="000264CD" w:rsidRPr="00471595">
        <w:rPr>
          <w:rFonts w:ascii="Montserrat" w:hAnsi="Montserrat"/>
          <w:sz w:val="24"/>
        </w:rPr>
        <w:t>“</w:t>
      </w:r>
      <w:r w:rsidRPr="00471595">
        <w:rPr>
          <w:rFonts w:ascii="Montserrat" w:hAnsi="Montserrat"/>
          <w:sz w:val="24"/>
        </w:rPr>
        <w:t>Safe-zone</w:t>
      </w:r>
      <w:r w:rsidR="000264CD" w:rsidRPr="00471595">
        <w:rPr>
          <w:rFonts w:ascii="Montserrat" w:hAnsi="Montserrat"/>
          <w:sz w:val="24"/>
        </w:rPr>
        <w:t>”</w:t>
      </w:r>
      <w:r w:rsidRPr="00471595">
        <w:rPr>
          <w:rFonts w:ascii="Montserrat" w:hAnsi="Montserrat"/>
          <w:sz w:val="24"/>
        </w:rPr>
        <w:t xml:space="preserve"> in San Francisco. When necessary, the center will provide medical assistance to those allied with the Wild Society, to avoid any legal entanglements that might occur from normal treatment.</w:t>
      </w:r>
    </w:p>
    <w:p w14:paraId="4813AD01" w14:textId="77777777" w:rsidR="00201AA5" w:rsidRPr="00471595" w:rsidRDefault="00201AA5" w:rsidP="00515B04">
      <w:pPr>
        <w:rPr>
          <w:rFonts w:ascii="Montserrat" w:hAnsi="Montserrat"/>
          <w:sz w:val="24"/>
        </w:rPr>
      </w:pPr>
    </w:p>
    <w:p w14:paraId="35E0E425"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0F9D1EAF" w14:textId="77777777" w:rsidR="00201AA5" w:rsidRPr="00471595" w:rsidRDefault="00201AA5" w:rsidP="00515B04">
      <w:pPr>
        <w:rPr>
          <w:rFonts w:ascii="Montserrat" w:hAnsi="Montserrat"/>
          <w:sz w:val="24"/>
        </w:rPr>
      </w:pPr>
    </w:p>
    <w:p w14:paraId="7563120F" w14:textId="77777777" w:rsidR="00AD35EB" w:rsidRPr="00471595" w:rsidRDefault="00AD35EB" w:rsidP="00515B04">
      <w:pPr>
        <w:numPr>
          <w:ins w:id="2105" w:author="Unknown"/>
        </w:numPr>
        <w:rPr>
          <w:rFonts w:ascii="Montserrat" w:hAnsi="Montserrat"/>
          <w:sz w:val="24"/>
        </w:rPr>
      </w:pPr>
      <w:r w:rsidRPr="00471595">
        <w:rPr>
          <w:rFonts w:ascii="Montserrat" w:hAnsi="Montserrat"/>
          <w:sz w:val="24"/>
        </w:rPr>
        <w:t>The Company: C.R.I.S.I.S.</w:t>
      </w:r>
    </w:p>
    <w:p w14:paraId="74B8CAFF" w14:textId="77777777" w:rsidR="00AD35EB" w:rsidRPr="00471595" w:rsidRDefault="00AD35EB" w:rsidP="00515B04">
      <w:pPr>
        <w:numPr>
          <w:ins w:id="2106" w:author="Unknown"/>
        </w:numPr>
        <w:rPr>
          <w:rFonts w:ascii="Montserrat" w:hAnsi="Montserrat"/>
          <w:sz w:val="24"/>
        </w:rPr>
      </w:pPr>
      <w:r w:rsidRPr="00471595">
        <w:rPr>
          <w:rFonts w:ascii="Montserrat" w:hAnsi="Montserrat"/>
          <w:sz w:val="24"/>
        </w:rPr>
        <w:t xml:space="preserve">C.R.I.S.I.S. Is the brainchild of a defected alien metapsychic, Aram' ki, who fled from his own position among the Oasian upper-class to seize power amidst the mind-blind population of Earth. Under the alias, Aaron King, he has in the last two hundred years built up an international organization with high level connections in every government, world market and organization in the world. Thanks to this influence, he has managed to establish a nearly inviolable power base. </w:t>
      </w:r>
    </w:p>
    <w:p w14:paraId="70509B16" w14:textId="173443B5" w:rsidR="00AD35EB" w:rsidRPr="00471595" w:rsidRDefault="00AD35EB" w:rsidP="00515B04">
      <w:pPr>
        <w:numPr>
          <w:ins w:id="2107" w:author="Unknown"/>
        </w:numPr>
        <w:rPr>
          <w:rFonts w:ascii="Montserrat" w:hAnsi="Montserrat"/>
          <w:sz w:val="24"/>
        </w:rPr>
      </w:pPr>
      <w:r w:rsidRPr="00471595">
        <w:rPr>
          <w:rFonts w:ascii="Montserrat" w:hAnsi="Montserrat"/>
          <w:sz w:val="24"/>
        </w:rPr>
        <w:tab/>
        <w:t>The Company is well organized and disguised to appear as loosely connected, independent groups of business, research and manufacturing organizations with government contracts as well as civilian business markets. To ensure this cover, the Company has infiltrated most of the world's governing bodies, military organizations</w:t>
      </w:r>
      <w:r w:rsidR="00295153" w:rsidRPr="00471595">
        <w:rPr>
          <w:rFonts w:ascii="Montserrat" w:hAnsi="Montserrat"/>
          <w:sz w:val="24"/>
        </w:rPr>
        <w:t xml:space="preserve"> and</w:t>
      </w:r>
      <w:r w:rsidRPr="00471595">
        <w:rPr>
          <w:rFonts w:ascii="Montserrat" w:hAnsi="Montserrat"/>
          <w:sz w:val="24"/>
        </w:rPr>
        <w:t xml:space="preserve"> intelligence operations with its own loyal operatives. </w:t>
      </w:r>
    </w:p>
    <w:p w14:paraId="5F5A7DF9" w14:textId="2C8A092B" w:rsidR="00AD35EB" w:rsidRPr="00471595" w:rsidRDefault="00AD35EB" w:rsidP="00515B04">
      <w:pPr>
        <w:numPr>
          <w:ins w:id="2108" w:author="Unknown"/>
        </w:numPr>
        <w:rPr>
          <w:rFonts w:ascii="Montserrat" w:hAnsi="Montserrat"/>
          <w:sz w:val="24"/>
        </w:rPr>
      </w:pPr>
      <w:r w:rsidRPr="00471595">
        <w:rPr>
          <w:rFonts w:ascii="Montserrat" w:hAnsi="Montserrat"/>
          <w:sz w:val="24"/>
        </w:rPr>
        <w:tab/>
        <w:t>And what this elaborate screen hides is an obscenely ingenious research and development exploitation of Earth's growing population of Psionics. Using kidnapped psionics, the Company performs tests and experiments to unlock the secret of psionic physics in hopes of developing technology capable of replicating their awesome potential. For the psi's, the worst conditions are among the harmfully exploitive treatment of the test-subjects and the cold inhumane fates awaiting them, are grueling augmentation processes that expose the psi's to a high risk of psionic overload, behavior modification</w:t>
      </w:r>
      <w:r w:rsidR="00295153" w:rsidRPr="00471595">
        <w:rPr>
          <w:rFonts w:ascii="Montserrat" w:hAnsi="Montserrat"/>
          <w:sz w:val="24"/>
        </w:rPr>
        <w:t xml:space="preserve"> and</w:t>
      </w:r>
      <w:r w:rsidRPr="00471595">
        <w:rPr>
          <w:rFonts w:ascii="Montserrat" w:hAnsi="Montserrat"/>
          <w:sz w:val="24"/>
        </w:rPr>
        <w:t xml:space="preserve"> sale to outside agencies as slave-operatives.</w:t>
      </w:r>
    </w:p>
    <w:p w14:paraId="2D9F9159" w14:textId="77777777" w:rsidR="00AD35EB" w:rsidRPr="00471595" w:rsidRDefault="00AD35EB" w:rsidP="00515B04">
      <w:pPr>
        <w:numPr>
          <w:ins w:id="2109" w:author="Unknown"/>
        </w:numPr>
        <w:rPr>
          <w:rFonts w:ascii="Montserrat" w:hAnsi="Montserrat"/>
          <w:sz w:val="24"/>
        </w:rPr>
      </w:pPr>
      <w:r w:rsidRPr="00471595">
        <w:rPr>
          <w:rFonts w:ascii="Montserrat" w:hAnsi="Montserrat"/>
          <w:sz w:val="24"/>
        </w:rPr>
        <w:tab/>
        <w:t>At the present time, the years of research have rewarded the Company with numerous working psionic replication generators, capable of synthesizing a multitude of psionic functions. Also the psionic black market is a booming business and the Company has the market cornered. In less than another year, at this rate, the Company will have the world in its pocket. Unless something should interfere...</w:t>
      </w:r>
    </w:p>
    <w:p w14:paraId="3B7114C1" w14:textId="77777777" w:rsidR="00201AA5" w:rsidRPr="00471595" w:rsidRDefault="00201AA5" w:rsidP="00515B04">
      <w:pPr>
        <w:rPr>
          <w:rFonts w:ascii="Montserrat" w:hAnsi="Montserrat"/>
          <w:sz w:val="24"/>
        </w:rPr>
      </w:pPr>
    </w:p>
    <w:p w14:paraId="7C35F32C"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3CBECEA1" w14:textId="77777777" w:rsidR="00201AA5" w:rsidRPr="00471595" w:rsidRDefault="00201AA5" w:rsidP="00515B04">
      <w:pPr>
        <w:rPr>
          <w:rFonts w:ascii="Montserrat" w:hAnsi="Montserrat"/>
          <w:sz w:val="24"/>
        </w:rPr>
      </w:pPr>
    </w:p>
    <w:p w14:paraId="266B8E64" w14:textId="1660C8C5" w:rsidR="00AD35EB" w:rsidRPr="00471595" w:rsidRDefault="00201AA5" w:rsidP="00515B04">
      <w:pPr>
        <w:numPr>
          <w:ins w:id="2110" w:author="Unknown"/>
        </w:numPr>
        <w:rPr>
          <w:rFonts w:ascii="Montserrat" w:hAnsi="Montserrat"/>
          <w:sz w:val="24"/>
        </w:rPr>
      </w:pPr>
      <w:r w:rsidRPr="00471595">
        <w:rPr>
          <w:rFonts w:ascii="Montserrat" w:hAnsi="Montserrat"/>
          <w:sz w:val="24"/>
        </w:rPr>
        <w:br w:type="page"/>
      </w:r>
      <w:r w:rsidR="00AD35EB" w:rsidRPr="00471595">
        <w:rPr>
          <w:rFonts w:ascii="Montserrat" w:hAnsi="Montserrat"/>
          <w:sz w:val="24"/>
        </w:rPr>
        <w:t>TRACE INTERLOCKING ELEMENTS</w:t>
      </w:r>
    </w:p>
    <w:p w14:paraId="074256D1" w14:textId="77777777" w:rsidR="00AD35EB" w:rsidRPr="00471595" w:rsidRDefault="00AD35EB" w:rsidP="00515B04">
      <w:pPr>
        <w:numPr>
          <w:ins w:id="2111" w:author="Unknown"/>
        </w:numPr>
        <w:rPr>
          <w:rFonts w:ascii="Montserrat" w:hAnsi="Montserrat"/>
          <w:sz w:val="24"/>
        </w:rPr>
      </w:pPr>
    </w:p>
    <w:p w14:paraId="17094427" w14:textId="77777777" w:rsidR="00AD35EB" w:rsidRPr="00471595" w:rsidRDefault="00AD35EB" w:rsidP="00515B04">
      <w:pPr>
        <w:numPr>
          <w:ins w:id="2112" w:author="Unknown"/>
        </w:numPr>
        <w:rPr>
          <w:rFonts w:ascii="Montserrat" w:hAnsi="Montserrat"/>
          <w:sz w:val="24"/>
        </w:rPr>
      </w:pPr>
      <w:r w:rsidRPr="00471595">
        <w:rPr>
          <w:rFonts w:ascii="Montserrat" w:hAnsi="Montserrat"/>
          <w:sz w:val="24"/>
        </w:rPr>
        <w:t>TTVV-1</w:t>
      </w:r>
      <w:r w:rsidRPr="00471595">
        <w:rPr>
          <w:rFonts w:ascii="Montserrat" w:hAnsi="Montserrat"/>
          <w:sz w:val="24"/>
        </w:rPr>
        <w:tab/>
        <w:t>Veil and Abyss</w:t>
      </w:r>
    </w:p>
    <w:p w14:paraId="598856CC" w14:textId="77777777" w:rsidR="00AD35EB" w:rsidRPr="00471595" w:rsidRDefault="00AD35EB" w:rsidP="00515B04">
      <w:pPr>
        <w:numPr>
          <w:ins w:id="2113" w:author="Unknown"/>
        </w:numPr>
        <w:rPr>
          <w:rFonts w:ascii="Montserrat" w:hAnsi="Montserrat"/>
          <w:sz w:val="24"/>
        </w:rPr>
      </w:pPr>
    </w:p>
    <w:p w14:paraId="5E76A6A6" w14:textId="24DBBDFE" w:rsidR="00AD35EB" w:rsidRPr="00471595" w:rsidRDefault="00AD35EB" w:rsidP="00515B04">
      <w:pPr>
        <w:numPr>
          <w:ins w:id="2114" w:author="Unknown"/>
        </w:numPr>
        <w:rPr>
          <w:rFonts w:ascii="Montserrat" w:hAnsi="Montserrat"/>
          <w:sz w:val="24"/>
        </w:rPr>
      </w:pPr>
      <w:r w:rsidRPr="00471595">
        <w:rPr>
          <w:rFonts w:ascii="Montserrat" w:hAnsi="Montserrat"/>
          <w:sz w:val="24"/>
        </w:rPr>
        <w:t>TTVV 0</w:t>
      </w:r>
      <w:r w:rsidRPr="00471595">
        <w:rPr>
          <w:rFonts w:ascii="Montserrat" w:hAnsi="Montserrat"/>
          <w:sz w:val="24"/>
        </w:rPr>
        <w:tab/>
        <w:t xml:space="preserve">Earth and Nexus–An ancient mystery has risen up from the ashes of the modern psyche. Over the last two millennia a rift has grow unnoticed in the minds of Earth's children. The human spirit has atrophied and sunk into an apathy throughout the world contrasted only by the fires stoked and kindled in a few. A brilliance like what once transported men in an </w:t>
      </w:r>
      <w:r w:rsidR="00201AA5" w:rsidRPr="00471595">
        <w:rPr>
          <w:rFonts w:ascii="Montserrat" w:hAnsi="Montserrat"/>
          <w:sz w:val="24"/>
        </w:rPr>
        <w:t>Exodus</w:t>
      </w:r>
      <w:r w:rsidRPr="00471595">
        <w:rPr>
          <w:rFonts w:ascii="Montserrat" w:hAnsi="Montserrat"/>
          <w:sz w:val="24"/>
        </w:rPr>
        <w:t xml:space="preserve"> across the void to a paradise called Oasis. Bereft of its most gifted souls Earth entered into a darkness lit only by the embers of those unable or unwilling to make the passage into the heavens. If not for these embers man would have withered out of existence long ago. </w:t>
      </w:r>
    </w:p>
    <w:p w14:paraId="08E426A5" w14:textId="77777777" w:rsidR="00AD35EB" w:rsidRPr="00471595" w:rsidRDefault="00AD35EB" w:rsidP="00515B04">
      <w:pPr>
        <w:numPr>
          <w:ins w:id="2115" w:author="Unknown"/>
        </w:numPr>
        <w:rPr>
          <w:rFonts w:ascii="Montserrat" w:hAnsi="Montserrat"/>
          <w:sz w:val="24"/>
        </w:rPr>
      </w:pPr>
    </w:p>
    <w:p w14:paraId="33AB307B" w14:textId="77777777" w:rsidR="00AD35EB" w:rsidRPr="00471595" w:rsidRDefault="00AD35EB" w:rsidP="00515B04">
      <w:pPr>
        <w:numPr>
          <w:ins w:id="2116" w:author="Unknown"/>
        </w:numPr>
        <w:rPr>
          <w:rFonts w:ascii="Montserrat" w:hAnsi="Montserrat"/>
          <w:sz w:val="24"/>
        </w:rPr>
      </w:pPr>
      <w:r w:rsidRPr="00471595">
        <w:rPr>
          <w:rFonts w:ascii="Montserrat" w:hAnsi="Montserrat"/>
          <w:sz w:val="24"/>
        </w:rPr>
        <w:t>TTVV 1</w:t>
      </w:r>
      <w:r w:rsidRPr="00471595">
        <w:rPr>
          <w:rFonts w:ascii="Montserrat" w:hAnsi="Montserrat"/>
          <w:sz w:val="24"/>
        </w:rPr>
        <w:tab/>
        <w:t>Aeirn, Ashe and Anth</w:t>
      </w:r>
    </w:p>
    <w:p w14:paraId="7E549413" w14:textId="393F8B50" w:rsidR="00201AA5" w:rsidRPr="00471595" w:rsidRDefault="00201AA5" w:rsidP="00515B04">
      <w:pPr>
        <w:pStyle w:val="VerticalBrace"/>
        <w:rPr>
          <w:rFonts w:ascii="Montserrat" w:hAnsi="Montserrat"/>
          <w:sz w:val="24"/>
        </w:rPr>
      </w:pPr>
      <w:r w:rsidRPr="00471595">
        <w:rPr>
          <w:rFonts w:ascii="Montserrat" w:hAnsi="Montserrat"/>
          <w:sz w:val="24"/>
        </w:rPr>
        <w:br w:type="page"/>
        <w:t>————————</w:t>
      </w:r>
    </w:p>
    <w:p w14:paraId="0DC199F6" w14:textId="77777777" w:rsidR="00201AA5" w:rsidRPr="00471595" w:rsidRDefault="00201AA5" w:rsidP="00515B04">
      <w:pPr>
        <w:rPr>
          <w:rFonts w:ascii="Montserrat" w:hAnsi="Montserrat"/>
          <w:sz w:val="24"/>
        </w:rPr>
      </w:pPr>
    </w:p>
    <w:p w14:paraId="59D0CED9" w14:textId="77777777" w:rsidR="00AD35EB" w:rsidRPr="00471595" w:rsidRDefault="00AD35EB" w:rsidP="00515B04">
      <w:pPr>
        <w:numPr>
          <w:ins w:id="2117" w:author="Unknown"/>
        </w:numPr>
        <w:rPr>
          <w:rFonts w:ascii="Montserrat" w:hAnsi="Montserrat"/>
          <w:sz w:val="24"/>
        </w:rPr>
      </w:pPr>
      <w:r w:rsidRPr="00471595">
        <w:rPr>
          <w:rFonts w:ascii="Montserrat" w:hAnsi="Montserrat"/>
          <w:sz w:val="24"/>
        </w:rPr>
        <w:t>INSPIRATIONS</w:t>
      </w:r>
      <w:r w:rsidRPr="00471595">
        <w:rPr>
          <w:rFonts w:ascii="Montserrat" w:hAnsi="Montserrat"/>
          <w:sz w:val="24"/>
        </w:rPr>
        <w:tab/>
      </w:r>
    </w:p>
    <w:p w14:paraId="3A9C3F16" w14:textId="77777777" w:rsidR="00AD35EB" w:rsidRPr="00471595" w:rsidRDefault="00AD35EB" w:rsidP="00515B04">
      <w:pPr>
        <w:numPr>
          <w:ins w:id="2118" w:author="Unknown"/>
        </w:numPr>
        <w:rPr>
          <w:rFonts w:ascii="Montserrat" w:hAnsi="Montserrat"/>
          <w:sz w:val="24"/>
        </w:rPr>
      </w:pPr>
    </w:p>
    <w:p w14:paraId="172D0A2F" w14:textId="77777777" w:rsidR="00AD35EB" w:rsidRPr="00471595" w:rsidRDefault="00AD35EB" w:rsidP="00515B04">
      <w:pPr>
        <w:numPr>
          <w:ins w:id="2119" w:author="Unknown"/>
        </w:numPr>
        <w:rPr>
          <w:rFonts w:ascii="Montserrat" w:hAnsi="Montserrat"/>
          <w:sz w:val="24"/>
        </w:rPr>
      </w:pPr>
      <w:r w:rsidRPr="00471595">
        <w:rPr>
          <w:rFonts w:ascii="Montserrat" w:hAnsi="Montserrat"/>
          <w:sz w:val="24"/>
        </w:rPr>
        <w:t>EARTH NEXUS : AMARANTH AGENDA</w:t>
      </w:r>
    </w:p>
    <w:p w14:paraId="35EC62B9" w14:textId="77777777" w:rsidR="00AD35EB" w:rsidRPr="00471595" w:rsidRDefault="00AD35EB" w:rsidP="00515B04">
      <w:pPr>
        <w:numPr>
          <w:ins w:id="2120" w:author="Unknown"/>
        </w:numPr>
        <w:rPr>
          <w:rFonts w:ascii="Montserrat" w:hAnsi="Montserrat"/>
          <w:sz w:val="24"/>
        </w:rPr>
      </w:pPr>
    </w:p>
    <w:p w14:paraId="48942F25" w14:textId="14FC4D3A" w:rsidR="00AD35EB" w:rsidRPr="00471595" w:rsidRDefault="00AD35EB" w:rsidP="00515B04">
      <w:pPr>
        <w:numPr>
          <w:ins w:id="2121" w:author="Unknown"/>
        </w:numPr>
        <w:rPr>
          <w:rFonts w:ascii="Montserrat" w:hAnsi="Montserrat"/>
          <w:sz w:val="24"/>
        </w:rPr>
      </w:pPr>
      <w:r w:rsidRPr="00471595">
        <w:rPr>
          <w:rFonts w:ascii="Montserrat" w:hAnsi="Montserrat"/>
          <w:sz w:val="24"/>
        </w:rPr>
        <w:t>The secret history of the Earth is about to come to the surface. The heralds of this new dawn were marked in their ancestry. An age ago, several families were drawn together and offered a dream to share. A vision of what they might come in time to be through their children. Their dream's time has come. A new generation of humanity is on the verge of striding boldly out into the mists which have oppressed humanity since the dawn of reason. Magic and science and art will begin to collide as a new vision of reality emerges. A vision both beautiful and terrifying. From the shadows will emerge the creatures which have haunted and romanced humanity: Aliens, Sidhe, Vampires, Immortals, Atlanteans</w:t>
      </w:r>
      <w:r w:rsidR="00295153" w:rsidRPr="00471595">
        <w:rPr>
          <w:rFonts w:ascii="Montserrat" w:hAnsi="Montserrat"/>
          <w:sz w:val="24"/>
        </w:rPr>
        <w:t xml:space="preserve"> and</w:t>
      </w:r>
      <w:r w:rsidRPr="00471595">
        <w:rPr>
          <w:rFonts w:ascii="Montserrat" w:hAnsi="Montserrat"/>
          <w:sz w:val="24"/>
        </w:rPr>
        <w:t xml:space="preserve"> Shapeshifters. Icons will reemerge and the full potential of the mind will awake to reshape existence, power</w:t>
      </w:r>
      <w:r w:rsidR="00295153" w:rsidRPr="00471595">
        <w:rPr>
          <w:rFonts w:ascii="Montserrat" w:hAnsi="Montserrat"/>
          <w:sz w:val="24"/>
        </w:rPr>
        <w:t xml:space="preserve"> and</w:t>
      </w:r>
      <w:r w:rsidRPr="00471595">
        <w:rPr>
          <w:rFonts w:ascii="Montserrat" w:hAnsi="Montserrat"/>
          <w:sz w:val="24"/>
        </w:rPr>
        <w:t xml:space="preserve"> those in whom it incarnates. Earth has an unprecedented focal role in the shaping of these events, being drawn into connection with a greater realm of possibilities through the acquaintance of its dominant players. From here, the world we know is drawn into the vast and unnerving immensity of the unknown. Each book is merely another chapter in this progression. In time, every chapter will draw together and the greater tale will emerge.</w:t>
      </w:r>
    </w:p>
    <w:p w14:paraId="55D05573" w14:textId="77777777" w:rsidR="00201AA5" w:rsidRPr="00471595" w:rsidRDefault="00201AA5" w:rsidP="00515B04">
      <w:pPr>
        <w:rPr>
          <w:rFonts w:ascii="Montserrat" w:hAnsi="Montserrat"/>
          <w:sz w:val="24"/>
        </w:rPr>
      </w:pPr>
    </w:p>
    <w:p w14:paraId="346B115E"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0A860EE8" w14:textId="77777777" w:rsidR="00201AA5" w:rsidRPr="00471595" w:rsidRDefault="00201AA5" w:rsidP="00515B04">
      <w:pPr>
        <w:rPr>
          <w:rFonts w:ascii="Montserrat" w:hAnsi="Montserrat"/>
          <w:sz w:val="24"/>
        </w:rPr>
      </w:pPr>
    </w:p>
    <w:p w14:paraId="1F155C3D" w14:textId="14FC2833" w:rsidR="00AD35EB" w:rsidRPr="00471595" w:rsidRDefault="00AD35EB" w:rsidP="00515B04">
      <w:pPr>
        <w:numPr>
          <w:ins w:id="2122" w:author="Unknown"/>
        </w:numPr>
        <w:rPr>
          <w:rFonts w:ascii="Montserrat" w:hAnsi="Montserrat"/>
          <w:sz w:val="24"/>
        </w:rPr>
      </w:pPr>
      <w:r w:rsidRPr="00471595">
        <w:rPr>
          <w:rFonts w:ascii="Montserrat" w:hAnsi="Montserrat"/>
          <w:sz w:val="24"/>
        </w:rPr>
        <w:t>Final forms of various chapters in the unfolding saga have yet to even coalesce. Collected here are many of the elements contributing to it, combining and recombining to produce the most effective map of this alternate world line. The heart of these pieces is the awakening of the mind as a key to unlocking the potential of humanity. The distinction made herein, is the apprehension and harnessing of qualities innate in us all to discover powers rare only in interpretation. This epic does not seek to tell of the striving for as yet unattained gifts but the utilization of what we have always and will always have. The premise, while unique, is not bound to a particular epigram</w:t>
      </w:r>
      <w:r w:rsidR="00295153" w:rsidRPr="00471595">
        <w:rPr>
          <w:rFonts w:ascii="Montserrat" w:hAnsi="Montserrat"/>
          <w:sz w:val="24"/>
        </w:rPr>
        <w:t xml:space="preserve"> but</w:t>
      </w:r>
      <w:r w:rsidRPr="00471595">
        <w:rPr>
          <w:rFonts w:ascii="Montserrat" w:hAnsi="Montserrat"/>
          <w:sz w:val="24"/>
        </w:rPr>
        <w:t xml:space="preserve"> glitters with multiple facets to be explored. For example, works in mind include short storys and books based around psionics in a contemporary world—picture a variation on the Terminal Moment (a psionic high jinx intrigue), or Intruder (a prelude to Beyond the Pale—a book developed around the obsessed intruder who victimizes Mew)</w:t>
      </w:r>
      <w:r w:rsidR="00295153" w:rsidRPr="00471595">
        <w:rPr>
          <w:rFonts w:ascii="Montserrat" w:hAnsi="Montserrat"/>
          <w:sz w:val="24"/>
        </w:rPr>
        <w:t xml:space="preserve"> and</w:t>
      </w:r>
      <w:r w:rsidRPr="00471595">
        <w:rPr>
          <w:rFonts w:ascii="Montserrat" w:hAnsi="Montserrat"/>
          <w:sz w:val="24"/>
        </w:rPr>
        <w:t xml:space="preserve"> above and beyond these, there is the Amaranthan Agenda where a demon attains godhood and unearths a new juxtaposition of our contemporary world and the world of sophisticated divinity (there are several versions, one of which is a displaced recasting of Unpromised called Divine Error</w:t>
      </w:r>
      <w:r w:rsidR="00295153" w:rsidRPr="00471595">
        <w:rPr>
          <w:rFonts w:ascii="Montserrat" w:hAnsi="Montserrat"/>
          <w:sz w:val="24"/>
        </w:rPr>
        <w:t xml:space="preserve"> and</w:t>
      </w:r>
      <w:r w:rsidRPr="00471595">
        <w:rPr>
          <w:rFonts w:ascii="Montserrat" w:hAnsi="Montserrat"/>
          <w:sz w:val="24"/>
        </w:rPr>
        <w:t xml:space="preserve"> a less notated concept that would make a better work for that title), not to mention the original Unpromised.</w:t>
      </w:r>
    </w:p>
    <w:p w14:paraId="11804297" w14:textId="77777777" w:rsidR="00AD35EB" w:rsidRPr="00471595" w:rsidRDefault="00AD35EB" w:rsidP="00515B04">
      <w:pPr>
        <w:numPr>
          <w:ins w:id="2123" w:author="Unknown"/>
        </w:numPr>
        <w:rPr>
          <w:rFonts w:ascii="Montserrat" w:hAnsi="Montserrat"/>
          <w:sz w:val="24"/>
        </w:rPr>
      </w:pPr>
      <w:r w:rsidRPr="00471595">
        <w:rPr>
          <w:rFonts w:ascii="Montserrat" w:hAnsi="Montserrat"/>
          <w:sz w:val="24"/>
        </w:rPr>
        <w:tab/>
        <w:t>To the side of each of these are ideas that may well make provoking works; a book based on the exploits of the crew of a AEA interstellar warship, a short story idea about an irreconcilable couple who become entangled in a near textbook embroglio between the mob and the FBI/DEA (the point of which is not the life or death fling through the underworld but the common invisibility of their frame of mind); also on the table. Each of these proposed works exercises some of the qualities which I feel driven to explore. The ability to develope them all as the mood hits me would be very useful. Naturally, this is all far too much to occupy my attention at any one time, so the question of this forum is to narrow down the scale and tempo of these works as applies to the availability of my time. What do I wish to deal with at this time?</w:t>
      </w:r>
    </w:p>
    <w:p w14:paraId="37823EA1" w14:textId="77777777" w:rsidR="00201AA5" w:rsidRPr="00471595" w:rsidRDefault="00201AA5" w:rsidP="00515B04">
      <w:pPr>
        <w:rPr>
          <w:rFonts w:ascii="Montserrat" w:hAnsi="Montserrat"/>
          <w:sz w:val="24"/>
        </w:rPr>
      </w:pPr>
    </w:p>
    <w:p w14:paraId="1AA971DE"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71822125" w14:textId="77777777" w:rsidR="00201AA5" w:rsidRPr="00471595" w:rsidRDefault="00201AA5" w:rsidP="00515B04">
      <w:pPr>
        <w:rPr>
          <w:rFonts w:ascii="Montserrat" w:hAnsi="Montserrat"/>
          <w:sz w:val="24"/>
        </w:rPr>
      </w:pPr>
    </w:p>
    <w:p w14:paraId="17B282F3" w14:textId="77777777" w:rsidR="00AD35EB" w:rsidRPr="00471595" w:rsidRDefault="00AD35EB" w:rsidP="00515B04">
      <w:pPr>
        <w:numPr>
          <w:ins w:id="2124" w:author="Unknown"/>
        </w:numPr>
        <w:rPr>
          <w:rFonts w:ascii="Montserrat" w:hAnsi="Montserrat"/>
          <w:sz w:val="24"/>
        </w:rPr>
      </w:pPr>
      <w:r w:rsidRPr="00471595">
        <w:rPr>
          <w:rFonts w:ascii="Montserrat" w:hAnsi="Montserrat"/>
          <w:sz w:val="24"/>
        </w:rPr>
        <w:t xml:space="preserve">EN : (1991) AMARANTH AGENDA (1987-1991) [THE EDGE] The introduction of psionics in a conventional world and the first apprehension of where that quality leads. </w:t>
      </w:r>
    </w:p>
    <w:p w14:paraId="6F1DB47F" w14:textId="77777777" w:rsidR="00201AA5" w:rsidRPr="00471595" w:rsidRDefault="00201AA5" w:rsidP="00515B04">
      <w:pPr>
        <w:rPr>
          <w:rFonts w:ascii="Montserrat" w:hAnsi="Montserrat"/>
          <w:sz w:val="24"/>
        </w:rPr>
      </w:pPr>
    </w:p>
    <w:p w14:paraId="61A257A8"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2C09BB0C" w14:textId="77777777" w:rsidR="00201AA5" w:rsidRPr="00471595" w:rsidRDefault="00201AA5" w:rsidP="00515B04">
      <w:pPr>
        <w:rPr>
          <w:rFonts w:ascii="Montserrat" w:hAnsi="Montserrat"/>
          <w:sz w:val="24"/>
        </w:rPr>
      </w:pPr>
    </w:p>
    <w:p w14:paraId="289580E1" w14:textId="77777777" w:rsidR="00AD35EB" w:rsidRPr="00471595" w:rsidRDefault="00AD35EB" w:rsidP="00515B04">
      <w:pPr>
        <w:numPr>
          <w:ins w:id="2125" w:author="Unknown"/>
        </w:numPr>
        <w:rPr>
          <w:rFonts w:ascii="Montserrat" w:hAnsi="Montserrat"/>
          <w:sz w:val="24"/>
        </w:rPr>
      </w:pPr>
      <w:r w:rsidRPr="00471595">
        <w:rPr>
          <w:rFonts w:ascii="Montserrat" w:hAnsi="Montserrat"/>
          <w:sz w:val="24"/>
        </w:rPr>
        <w:t xml:space="preserve">THE GREAT YOUNG ONES </w:t>
      </w:r>
    </w:p>
    <w:p w14:paraId="0A7DFC3A" w14:textId="297B9D60" w:rsidR="00AD35EB" w:rsidRPr="00471595" w:rsidRDefault="00AD35EB" w:rsidP="00515B04">
      <w:pPr>
        <w:numPr>
          <w:ins w:id="2126" w:author="Unknown"/>
        </w:numPr>
        <w:rPr>
          <w:rFonts w:ascii="Montserrat" w:hAnsi="Montserrat"/>
          <w:sz w:val="24"/>
        </w:rPr>
      </w:pPr>
      <w:r w:rsidRPr="00471595">
        <w:rPr>
          <w:rFonts w:ascii="Montserrat" w:hAnsi="Montserrat"/>
          <w:sz w:val="24"/>
        </w:rPr>
        <w:t>When reality comes headlong up against the Unknown, something always has to give. For most, it is their sanity. For Lauren Sinclair and her unusual companions, reality itself is about to give way</w:t>
      </w:r>
      <w:r w:rsidR="00295153" w:rsidRPr="00471595">
        <w:rPr>
          <w:rFonts w:ascii="Montserrat" w:hAnsi="Montserrat"/>
          <w:sz w:val="24"/>
        </w:rPr>
        <w:t xml:space="preserve"> and</w:t>
      </w:r>
      <w:r w:rsidRPr="00471595">
        <w:rPr>
          <w:rFonts w:ascii="Montserrat" w:hAnsi="Montserrat"/>
          <w:sz w:val="24"/>
        </w:rPr>
        <w:t xml:space="preserve"> throw them head long into the shadows of horror and mystery. When myth becomes mythos</w:t>
      </w:r>
      <w:r w:rsidR="00295153" w:rsidRPr="00471595">
        <w:rPr>
          <w:rFonts w:ascii="Montserrat" w:hAnsi="Montserrat"/>
          <w:sz w:val="24"/>
        </w:rPr>
        <w:t xml:space="preserve"> and</w:t>
      </w:r>
      <w:r w:rsidRPr="00471595">
        <w:rPr>
          <w:rFonts w:ascii="Montserrat" w:hAnsi="Montserrat"/>
          <w:sz w:val="24"/>
        </w:rPr>
        <w:t xml:space="preserve"> the mind learns to cast its reflections upon the world, nothing is certain</w:t>
      </w:r>
      <w:r w:rsidR="00295153" w:rsidRPr="00471595">
        <w:rPr>
          <w:rFonts w:ascii="Montserrat" w:hAnsi="Montserrat"/>
          <w:sz w:val="24"/>
        </w:rPr>
        <w:t xml:space="preserve"> and</w:t>
      </w:r>
      <w:r w:rsidRPr="00471595">
        <w:rPr>
          <w:rFonts w:ascii="Montserrat" w:hAnsi="Montserrat"/>
          <w:sz w:val="24"/>
        </w:rPr>
        <w:t xml:space="preserve"> destruction begins its taunting. Even time and death will be defied before heaven and earth will be forced to accept the presence of the Great Young Ones.</w:t>
      </w:r>
    </w:p>
    <w:p w14:paraId="1E41F14C" w14:textId="77777777" w:rsidR="00AD35EB" w:rsidRPr="00471595" w:rsidRDefault="00AD35EB" w:rsidP="00515B04">
      <w:pPr>
        <w:numPr>
          <w:ins w:id="2127" w:author="Unknown"/>
        </w:numPr>
        <w:rPr>
          <w:rFonts w:ascii="Montserrat" w:hAnsi="Montserrat"/>
          <w:sz w:val="24"/>
        </w:rPr>
      </w:pPr>
      <w:r w:rsidRPr="00471595">
        <w:rPr>
          <w:rFonts w:ascii="Montserrat" w:hAnsi="Montserrat"/>
          <w:sz w:val="24"/>
        </w:rPr>
        <w:tab/>
        <w:t>These are some of those who missed, or only caught the faintest edge of the Awakening. This is a tale of the initiation of another, darker chord of intent. This is a tale of the legacy of prior inhuman influences on earth, like those behind the awakening, these influences have grown and lingered in the shadows. Like much of the strange and unusual, these influences have been largely ignored by humanity and shunned by its realities.</w:t>
      </w:r>
    </w:p>
    <w:p w14:paraId="62D2BB3C" w14:textId="753D228C" w:rsidR="00AD35EB" w:rsidRPr="00471595" w:rsidRDefault="00AD35EB" w:rsidP="00515B04">
      <w:pPr>
        <w:numPr>
          <w:ins w:id="2128" w:author="Unknown"/>
        </w:numPr>
        <w:rPr>
          <w:rFonts w:ascii="Montserrat" w:hAnsi="Montserrat"/>
          <w:sz w:val="24"/>
        </w:rPr>
      </w:pPr>
      <w:r w:rsidRPr="00471595">
        <w:rPr>
          <w:rFonts w:ascii="Montserrat" w:hAnsi="Montserrat"/>
          <w:sz w:val="24"/>
        </w:rPr>
        <w:tab/>
        <w:t>Lauren Sinclair, Mason Drake Westmoor</w:t>
      </w:r>
      <w:r w:rsidR="00295153" w:rsidRPr="00471595">
        <w:rPr>
          <w:rFonts w:ascii="Montserrat" w:hAnsi="Montserrat"/>
          <w:sz w:val="24"/>
        </w:rPr>
        <w:t xml:space="preserve"> and</w:t>
      </w:r>
      <w:r w:rsidRPr="00471595">
        <w:rPr>
          <w:rFonts w:ascii="Montserrat" w:hAnsi="Montserrat"/>
          <w:sz w:val="24"/>
        </w:rPr>
        <w:t xml:space="preserve"> company... Considering what I learned about the true nature of the LIFE program, this book is significant in its examination of limitations one cannot change and to a second degree, the collusion of reality. All the power given to each of these characters was stolen from them by the virus which gave them to them. The piece should be quite horrifying and appalling, really.</w:t>
      </w:r>
    </w:p>
    <w:p w14:paraId="35558C18" w14:textId="77777777" w:rsidR="00201AA5" w:rsidRPr="00471595" w:rsidRDefault="00201AA5" w:rsidP="00515B04">
      <w:pPr>
        <w:rPr>
          <w:rFonts w:ascii="Montserrat" w:hAnsi="Montserrat"/>
          <w:sz w:val="24"/>
        </w:rPr>
      </w:pPr>
    </w:p>
    <w:p w14:paraId="2DEC384E"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5A38DC08" w14:textId="77777777" w:rsidR="00201AA5" w:rsidRPr="00471595" w:rsidRDefault="00201AA5" w:rsidP="00515B04">
      <w:pPr>
        <w:rPr>
          <w:rFonts w:ascii="Montserrat" w:hAnsi="Montserrat"/>
          <w:sz w:val="24"/>
        </w:rPr>
      </w:pPr>
    </w:p>
    <w:p w14:paraId="65C3705C" w14:textId="22DDBFBA" w:rsidR="00AD35EB" w:rsidRPr="00471595" w:rsidRDefault="00515B04" w:rsidP="00515B04">
      <w:pPr>
        <w:numPr>
          <w:ins w:id="2129" w:author="Unknown"/>
        </w:numPr>
        <w:rPr>
          <w:rFonts w:ascii="Montserrat" w:hAnsi="Montserrat"/>
          <w:sz w:val="24"/>
        </w:rPr>
      </w:pPr>
      <w:r w:rsidRPr="00471595">
        <w:rPr>
          <w:rFonts w:ascii="Montserrat" w:hAnsi="Montserrat"/>
          <w:sz w:val="24"/>
        </w:rPr>
        <w:br w:type="page"/>
      </w:r>
      <w:r w:rsidR="00AD35EB" w:rsidRPr="00471595">
        <w:rPr>
          <w:rFonts w:ascii="Montserrat" w:hAnsi="Montserrat"/>
          <w:sz w:val="24"/>
        </w:rPr>
        <w:t xml:space="preserve">EN : (1995) (AMARANTH AGENDA) </w:t>
      </w:r>
    </w:p>
    <w:p w14:paraId="2C3513AE" w14:textId="290FE353" w:rsidR="00AD35EB" w:rsidRPr="00471595" w:rsidRDefault="00AD35EB" w:rsidP="00515B04">
      <w:pPr>
        <w:numPr>
          <w:ins w:id="2130" w:author="Unknown"/>
        </w:numPr>
        <w:rPr>
          <w:rFonts w:ascii="Montserrat" w:hAnsi="Montserrat"/>
          <w:sz w:val="24"/>
        </w:rPr>
      </w:pPr>
      <w:r w:rsidRPr="00471595">
        <w:rPr>
          <w:rFonts w:ascii="Montserrat" w:hAnsi="Montserrat"/>
          <w:sz w:val="24"/>
        </w:rPr>
        <w:t>It is Autumn</w:t>
      </w:r>
      <w:r w:rsidR="00295153" w:rsidRPr="00471595">
        <w:rPr>
          <w:rFonts w:ascii="Montserrat" w:hAnsi="Montserrat"/>
          <w:sz w:val="24"/>
        </w:rPr>
        <w:t xml:space="preserve"> and</w:t>
      </w:r>
      <w:r w:rsidRPr="00471595">
        <w:rPr>
          <w:rFonts w:ascii="Montserrat" w:hAnsi="Montserrat"/>
          <w:sz w:val="24"/>
        </w:rPr>
        <w:t xml:space="preserve"> all hell is about to break loose. Blaze, a lawful-evil demon has found the key to attaining godhood. However, even as he performs the ritual that will assure his ascension, this world shall be rocked with a wave of unspeakable consequences. The players are Rasha, the dragon; Larius, the soon to be avatar of Blaze; Amarantha, the soon to be arch angel of Blaze; Morgan, the phoenix vampire; Marcus Singh Khan; Allanah, the totemic gangrel; Blaze, the soon to be god of blood and souls; Gordan Smith; Lauren Sinclair; and possibly many others. This is just a subplot though. The ritual will be performed</w:t>
      </w:r>
      <w:r w:rsidR="00295153" w:rsidRPr="00471595">
        <w:rPr>
          <w:rFonts w:ascii="Montserrat" w:hAnsi="Montserrat"/>
          <w:sz w:val="24"/>
        </w:rPr>
        <w:t xml:space="preserve"> and</w:t>
      </w:r>
      <w:r w:rsidRPr="00471595">
        <w:rPr>
          <w:rFonts w:ascii="Montserrat" w:hAnsi="Montserrat"/>
          <w:sz w:val="24"/>
        </w:rPr>
        <w:t xml:space="preserve"> the deed done. However, that will not change the course of events. In fact, it only accelerates them. On the eve of Mr. Grey's arrival to San Francisco, Larius is occupied with the needs of his job. There will be a duel. There will be the hunting of the Judge. There will be the convention and the unveiling of Mr. Grey's miracle extract. There will be the treaty signing. Each of these events will require the presence and observation of our players, however they may be involved. The mystery of the Judge may not be solved until it is too late, though Blaze has a clue about it. The Judge will be waiting for the trinity of blood and souls when they awake. In one sense, he has been collecting the power of homicidal instinct. In another sense, he is not aware of the force that compels him to go after this trait, nor is he aware of why his pressure is so disruptive to his victims. In a basic sense, he had originally come to this world to gain an understanding of murder</w:t>
      </w:r>
      <w:r w:rsidR="00295153" w:rsidRPr="00471595">
        <w:rPr>
          <w:rFonts w:ascii="Montserrat" w:hAnsi="Montserrat"/>
          <w:sz w:val="24"/>
        </w:rPr>
        <w:t xml:space="preserve"> and</w:t>
      </w:r>
      <w:r w:rsidRPr="00471595">
        <w:rPr>
          <w:rFonts w:ascii="Montserrat" w:hAnsi="Montserrat"/>
          <w:sz w:val="24"/>
        </w:rPr>
        <w:t xml:space="preserve"> became twisted to the point where he forgot what he was. When released, he will revert to being a judge; a force of supernature. </w:t>
      </w:r>
    </w:p>
    <w:p w14:paraId="0B40C777" w14:textId="0499F7E1" w:rsidR="00AD35EB" w:rsidRPr="00471595" w:rsidRDefault="00AD35EB" w:rsidP="00515B04">
      <w:pPr>
        <w:numPr>
          <w:ins w:id="2131" w:author="Unknown"/>
        </w:numPr>
        <w:rPr>
          <w:rFonts w:ascii="Montserrat" w:hAnsi="Montserrat"/>
          <w:sz w:val="24"/>
        </w:rPr>
      </w:pPr>
      <w:r w:rsidRPr="00471595">
        <w:rPr>
          <w:rFonts w:ascii="Montserrat" w:hAnsi="Montserrat"/>
          <w:sz w:val="24"/>
        </w:rPr>
        <w:tab/>
        <w:t>The world is on the verge of undergoing a change of character. This world is becoming unstable. This sphere of reality, that is. The only possible course for it is to schism. What will remain after the cataclysms that will be felt is a mystery. A world in which the torsion force imparted by the conflict of power has burst and made room for magic and divinity to reside within the norm. This first indication of this new sphere will be the raising of an isle in the pacific. This occurrence will interest many cults and organizations. Instead of an age of mythos rule, something else has happened. The world has suddenly demanded the assumption of responsibility by each individual. By offering magic and divinity. The world will strive to adapt to this change with as little shift in culture and mindset as possible. It is the beginning of an age of possibilities. Because of the positions the players have put themselves in, they will be offered the opportunity to join the first expedition to investigate the Isle; by the institute of changes. At this time, Blaze has become something new to himself</w:t>
      </w:r>
      <w:r w:rsidR="00295153" w:rsidRPr="00471595">
        <w:rPr>
          <w:rFonts w:ascii="Montserrat" w:hAnsi="Montserrat"/>
          <w:sz w:val="24"/>
        </w:rPr>
        <w:t xml:space="preserve"> and</w:t>
      </w:r>
      <w:r w:rsidRPr="00471595">
        <w:rPr>
          <w:rFonts w:ascii="Montserrat" w:hAnsi="Montserrat"/>
          <w:sz w:val="24"/>
        </w:rPr>
        <w:t xml:space="preserve"> is but an infant god. He is truly immortal and self wrought. As are his number one and number two. They can endure the worst, along with Morgan. Rasha may find some inspiration in this as to assets she can use. All things in motion can only be more strange to consider as they go on.</w:t>
      </w:r>
    </w:p>
    <w:p w14:paraId="3C0200BD" w14:textId="77777777" w:rsidR="00201AA5" w:rsidRPr="00471595" w:rsidRDefault="00201AA5" w:rsidP="00515B04">
      <w:pPr>
        <w:rPr>
          <w:rFonts w:ascii="Montserrat" w:hAnsi="Montserrat"/>
          <w:sz w:val="24"/>
        </w:rPr>
      </w:pPr>
    </w:p>
    <w:p w14:paraId="33E31C17"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2AB9787F" w14:textId="77777777" w:rsidR="00201AA5" w:rsidRPr="00471595" w:rsidRDefault="00201AA5" w:rsidP="00515B04">
      <w:pPr>
        <w:rPr>
          <w:rFonts w:ascii="Montserrat" w:hAnsi="Montserrat"/>
          <w:sz w:val="24"/>
        </w:rPr>
      </w:pPr>
    </w:p>
    <w:p w14:paraId="20C62674" w14:textId="77777777" w:rsidR="00AD35EB" w:rsidRPr="00471595" w:rsidRDefault="00AD35EB" w:rsidP="00515B04">
      <w:pPr>
        <w:numPr>
          <w:ins w:id="2132" w:author="Unknown"/>
        </w:numPr>
        <w:rPr>
          <w:rFonts w:ascii="Montserrat" w:hAnsi="Montserrat"/>
          <w:sz w:val="24"/>
        </w:rPr>
      </w:pPr>
      <w:r w:rsidRPr="00471595">
        <w:rPr>
          <w:rFonts w:ascii="Montserrat" w:hAnsi="Montserrat"/>
          <w:sz w:val="24"/>
        </w:rPr>
        <w:t>EN : (1995) (EARTH NEXUS)</w:t>
      </w:r>
    </w:p>
    <w:p w14:paraId="4C255252" w14:textId="736BA7DE" w:rsidR="00AD35EB" w:rsidRPr="00471595" w:rsidRDefault="00AD35EB" w:rsidP="00515B04">
      <w:pPr>
        <w:numPr>
          <w:ins w:id="2133" w:author="Unknown"/>
        </w:numPr>
        <w:rPr>
          <w:rFonts w:ascii="Montserrat" w:hAnsi="Montserrat"/>
          <w:sz w:val="24"/>
        </w:rPr>
      </w:pPr>
      <w:r w:rsidRPr="00471595">
        <w:rPr>
          <w:rFonts w:ascii="Montserrat" w:hAnsi="Montserrat"/>
          <w:sz w:val="24"/>
        </w:rPr>
        <w:t>In the wake of the disruption of the Company, the dissolution of the US government and the formation of the Imperial Americana, the human race is besieged by an inscrutable threat. From beyond the envelope of mind and spirit, an alien-demon race has co-opted the Oasian Protoculture and warped its moral code into a justification to enslave humanity. The uprising of these O'Jin soul skinners has been long and slow</w:t>
      </w:r>
      <w:r w:rsidR="00295153" w:rsidRPr="00471595">
        <w:rPr>
          <w:rFonts w:ascii="Montserrat" w:hAnsi="Montserrat"/>
          <w:sz w:val="24"/>
        </w:rPr>
        <w:t xml:space="preserve"> but</w:t>
      </w:r>
      <w:r w:rsidRPr="00471595">
        <w:rPr>
          <w:rFonts w:ascii="Montserrat" w:hAnsi="Montserrat"/>
          <w:sz w:val="24"/>
        </w:rPr>
        <w:t xml:space="preserve"> has finally attained the momentum to sweep the Earth into its genepool. From there the O'jin will turn their attention on the dragon imperium of intergalactic and omnitentive oversight. On Earth the Vox Agency has reorganized and recruited an array of upstart anomalies to stiffen up the mostly psionic ranks of their resistance. Among these new recruits are our protagonists. Dominion, Alias, Umbra, Ishtar and Nemesis.</w:t>
      </w:r>
    </w:p>
    <w:p w14:paraId="4ED3E8D5" w14:textId="6ED2CC01" w:rsidR="00AD35EB" w:rsidRPr="00471595" w:rsidRDefault="00AD35EB" w:rsidP="00515B04">
      <w:pPr>
        <w:numPr>
          <w:ins w:id="2134" w:author="Unknown"/>
        </w:numPr>
        <w:rPr>
          <w:rFonts w:ascii="Montserrat" w:hAnsi="Montserrat"/>
          <w:sz w:val="24"/>
        </w:rPr>
      </w:pPr>
      <w:r w:rsidRPr="00471595">
        <w:rPr>
          <w:rFonts w:ascii="Montserrat" w:hAnsi="Montserrat"/>
          <w:sz w:val="24"/>
        </w:rPr>
        <w:tab/>
        <w:t>Dominion, of the Paradox Corps</w:t>
      </w:r>
      <w:r w:rsidR="00295153" w:rsidRPr="00471595">
        <w:rPr>
          <w:rFonts w:ascii="Montserrat" w:hAnsi="Montserrat"/>
          <w:sz w:val="24"/>
        </w:rPr>
        <w:t xml:space="preserve"> and</w:t>
      </w:r>
      <w:r w:rsidRPr="00471595">
        <w:rPr>
          <w:rFonts w:ascii="Montserrat" w:hAnsi="Montserrat"/>
          <w:sz w:val="24"/>
        </w:rPr>
        <w:t xml:space="preserve"> her daughter Alias, are hybrid human anisae; embodied omnimorphs. Their dan, Dancer, was abducted and implanted in the womb of altered human hosts from the twelfth generation culling. Their existence in their present form is a result of the O'jin meddling on Earth. Dominion, wife of Abyss, is doubly linked to the O'jin involvement through the alteration of Abyss' parents. Umbra is a self exiled dragonling from the Empire who has, to an extent, gone native. Ishtar is a member of the race of cat people exiled to Earth shortly after the fall of the Atlantis Colony. Nemesis is the reawakened Pandora, a class three full spectrum psionic and anchor to the realm.</w:t>
      </w:r>
    </w:p>
    <w:p w14:paraId="32981370" w14:textId="3A2A2C51" w:rsidR="00AD35EB" w:rsidRPr="00471595" w:rsidRDefault="00AD35EB" w:rsidP="00515B04">
      <w:pPr>
        <w:numPr>
          <w:ins w:id="2135" w:author="Unknown"/>
        </w:numPr>
        <w:rPr>
          <w:rFonts w:ascii="Montserrat" w:hAnsi="Montserrat"/>
          <w:sz w:val="24"/>
        </w:rPr>
      </w:pPr>
      <w:r w:rsidRPr="00471595">
        <w:rPr>
          <w:rFonts w:ascii="Montserrat" w:hAnsi="Montserrat"/>
          <w:sz w:val="24"/>
        </w:rPr>
        <w:tab/>
        <w:t>Having taken the San Francisco Vox Installation as their base of operations, this group now faces their difficult initiation to the invisible war. Among their number, are those with an awareness of the flow of things around them</w:t>
      </w:r>
      <w:r w:rsidR="00295153" w:rsidRPr="00471595">
        <w:rPr>
          <w:rFonts w:ascii="Montserrat" w:hAnsi="Montserrat"/>
          <w:sz w:val="24"/>
        </w:rPr>
        <w:t xml:space="preserve"> and</w:t>
      </w:r>
      <w:r w:rsidRPr="00471595">
        <w:rPr>
          <w:rFonts w:ascii="Montserrat" w:hAnsi="Montserrat"/>
          <w:sz w:val="24"/>
        </w:rPr>
        <w:t xml:space="preserve"> the first hints of the coming schism. Soon enough, they will begin to realize the nature of Earth Nexus.</w:t>
      </w:r>
    </w:p>
    <w:p w14:paraId="3010F513" w14:textId="77777777" w:rsidR="00515B04" w:rsidRPr="00471595" w:rsidRDefault="00515B04" w:rsidP="00515B04">
      <w:pPr>
        <w:rPr>
          <w:rFonts w:ascii="Montserrat" w:hAnsi="Montserrat"/>
          <w:sz w:val="24"/>
        </w:rPr>
      </w:pPr>
    </w:p>
    <w:p w14:paraId="15969DB7"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4E2D37B7" w14:textId="77777777" w:rsidR="00515B04" w:rsidRPr="00471595" w:rsidRDefault="00515B04" w:rsidP="00515B04">
      <w:pPr>
        <w:rPr>
          <w:rFonts w:ascii="Montserrat" w:hAnsi="Montserrat"/>
          <w:sz w:val="24"/>
        </w:rPr>
      </w:pPr>
    </w:p>
    <w:p w14:paraId="06959AC5" w14:textId="5D1B9104" w:rsidR="00AD35EB" w:rsidRPr="00471595" w:rsidRDefault="00AD35EB" w:rsidP="00515B04">
      <w:pPr>
        <w:numPr>
          <w:ins w:id="2136" w:author="Unknown"/>
        </w:numPr>
        <w:rPr>
          <w:rFonts w:ascii="Montserrat" w:hAnsi="Montserrat"/>
          <w:sz w:val="24"/>
        </w:rPr>
      </w:pPr>
      <w:r w:rsidRPr="00471595">
        <w:rPr>
          <w:rFonts w:ascii="Montserrat" w:hAnsi="Montserrat"/>
          <w:sz w:val="24"/>
        </w:rPr>
        <w:t>Setting up the modifications on the SF Installation are not exactly easy. The Pandora failsafes have to be completely neutralized without disturbing the sleep chambers of the other prisoners. Ironically the physical location of the sleepers cannot be ascertined. In the process of diggin through the II (installation interface) several intereting things turn up: David [AI] arrives to inquire about start up, he can be encouraged to take up residence and deal with the maintainance and operations fo the facility. Tripping over an ongoing toplevel analysis of the Monterey Installation's demise opens an option to investigate one of the paradoxes of the Earth Nexus. The Installation inexplicably imploded in concert with the Danville Installation in Maryland. The analysis is picking up a persistent anomoly at the site. Investigation will reveal [painfully] that the installation had inadvertntly been built on the site of a dormant dragon door, which is powering up to become active. Should this happen, the Empire will be immediately aware. What the dragon door is doing there and why is a mystery</w:t>
      </w:r>
      <w:r w:rsidR="00295153" w:rsidRPr="00471595">
        <w:rPr>
          <w:rFonts w:ascii="Montserrat" w:hAnsi="Montserrat"/>
          <w:sz w:val="24"/>
        </w:rPr>
        <w:t xml:space="preserve"> but</w:t>
      </w:r>
      <w:r w:rsidRPr="00471595">
        <w:rPr>
          <w:rFonts w:ascii="Montserrat" w:hAnsi="Montserrat"/>
          <w:sz w:val="24"/>
        </w:rPr>
        <w:t xml:space="preserve"> investigation will establish that it is trillions of years old. In the registered personnel is Abyss. Active status, on assignment [CEF Abyss]. A file on the O'jin will be unearthed</w:t>
      </w:r>
      <w:r w:rsidR="00295153" w:rsidRPr="00471595">
        <w:rPr>
          <w:rFonts w:ascii="Montserrat" w:hAnsi="Montserrat"/>
          <w:sz w:val="24"/>
        </w:rPr>
        <w:t xml:space="preserve"> but</w:t>
      </w:r>
      <w:r w:rsidRPr="00471595">
        <w:rPr>
          <w:rFonts w:ascii="Montserrat" w:hAnsi="Montserrat"/>
          <w:sz w:val="24"/>
        </w:rPr>
        <w:t xml:space="preserve"> does not directly connect with the current presumption that the threat is purely the Oasians. Exe logs will reveal that the Oasians have had persistent taps into the remote computer cores of the Company for almost two decades. Aparently the Oasians have a mole in the Company. He or she may still be there. Should the party begin an investigation into the possability of a mole, they wil have to go to central operations. While there they will be in a position to notice a stratagy and modus operandi conference. One of the major points of note; the Oasians are getting on and off the planet without the use of their ships. Unquestionable intelligence revelas that no Oasian ships have entered local space since the snafu in 1991. Conversely, they are managing to translocate in significant numbers without setting off psi watch or disturbing the penumbra wards created by Ember. Whatever means they are using, it must be passive; some kind of gate.</w:t>
      </w:r>
    </w:p>
    <w:p w14:paraId="678AE77E" w14:textId="77777777" w:rsidR="00201AA5" w:rsidRPr="00471595" w:rsidRDefault="00201AA5" w:rsidP="00515B04">
      <w:pPr>
        <w:rPr>
          <w:rFonts w:ascii="Montserrat" w:hAnsi="Montserrat"/>
          <w:sz w:val="24"/>
        </w:rPr>
      </w:pPr>
    </w:p>
    <w:p w14:paraId="56DFC1D0"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611B2339" w14:textId="77777777" w:rsidR="00201AA5" w:rsidRPr="00471595" w:rsidRDefault="00201AA5" w:rsidP="00515B04">
      <w:pPr>
        <w:rPr>
          <w:rFonts w:ascii="Montserrat" w:hAnsi="Montserrat"/>
          <w:sz w:val="24"/>
        </w:rPr>
      </w:pPr>
    </w:p>
    <w:p w14:paraId="44EE750B" w14:textId="77777777" w:rsidR="00AD35EB" w:rsidRPr="00471595" w:rsidRDefault="00AD35EB" w:rsidP="00515B04">
      <w:pPr>
        <w:numPr>
          <w:ins w:id="2137" w:author="Unknown"/>
        </w:numPr>
        <w:rPr>
          <w:rFonts w:ascii="Montserrat" w:hAnsi="Montserrat"/>
          <w:sz w:val="24"/>
        </w:rPr>
      </w:pPr>
      <w:r w:rsidRPr="00471595">
        <w:rPr>
          <w:rFonts w:ascii="Montserrat" w:hAnsi="Montserrat"/>
          <w:sz w:val="24"/>
        </w:rPr>
        <w:t>EN : (2112) (PROMETHIAN AGENDA)</w:t>
      </w:r>
    </w:p>
    <w:p w14:paraId="0D3C1F8A" w14:textId="0009DD11" w:rsidR="00AD35EB" w:rsidRPr="00471595" w:rsidRDefault="00AD35EB" w:rsidP="00515B04">
      <w:pPr>
        <w:numPr>
          <w:ins w:id="2138" w:author="Unknown"/>
        </w:numPr>
        <w:rPr>
          <w:rFonts w:ascii="Montserrat" w:hAnsi="Montserrat"/>
          <w:sz w:val="24"/>
        </w:rPr>
      </w:pPr>
      <w:r w:rsidRPr="00471595">
        <w:rPr>
          <w:rFonts w:ascii="Montserrat" w:hAnsi="Montserrat"/>
          <w:sz w:val="24"/>
        </w:rPr>
        <w:t>Jump ahead a generation</w:t>
      </w:r>
      <w:r w:rsidR="00295153" w:rsidRPr="00471595">
        <w:rPr>
          <w:rFonts w:ascii="Montserrat" w:hAnsi="Montserrat"/>
          <w:sz w:val="24"/>
        </w:rPr>
        <w:t xml:space="preserve"> and</w:t>
      </w:r>
      <w:r w:rsidRPr="00471595">
        <w:rPr>
          <w:rFonts w:ascii="Montserrat" w:hAnsi="Montserrat"/>
          <w:sz w:val="24"/>
        </w:rPr>
        <w:t xml:space="preserve"> see what comes of the various notions I entertained as a future of corporate rule digs up a history of hidden evolution. For the second time, the world has reached a point where it is in danger of being approached by the IG's. Yes. They are out there, as we learned from Redmane</w:t>
      </w:r>
      <w:r w:rsidR="00295153" w:rsidRPr="00471595">
        <w:rPr>
          <w:rFonts w:ascii="Montserrat" w:hAnsi="Montserrat"/>
          <w:sz w:val="24"/>
        </w:rPr>
        <w:t xml:space="preserve"> and</w:t>
      </w:r>
      <w:r w:rsidRPr="00471595">
        <w:rPr>
          <w:rFonts w:ascii="Montserrat" w:hAnsi="Montserrat"/>
          <w:sz w:val="24"/>
        </w:rPr>
        <w:t xml:space="preserve"> from Aram'Ki. A tongue in cheek alternate future which blends vision from the hard edged manga/cyberpunk genre with the quiet awesomeness of human potential.</w:t>
      </w:r>
    </w:p>
    <w:p w14:paraId="2983EDAB" w14:textId="77777777" w:rsidR="00201AA5" w:rsidRPr="00471595" w:rsidRDefault="00201AA5" w:rsidP="00515B04">
      <w:pPr>
        <w:rPr>
          <w:rFonts w:ascii="Montserrat" w:hAnsi="Montserrat"/>
          <w:sz w:val="24"/>
        </w:rPr>
      </w:pPr>
    </w:p>
    <w:p w14:paraId="45417A62"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7C00E374" w14:textId="77777777" w:rsidR="00201AA5" w:rsidRPr="00471595" w:rsidRDefault="00201AA5" w:rsidP="00515B04">
      <w:pPr>
        <w:rPr>
          <w:rFonts w:ascii="Montserrat" w:hAnsi="Montserrat"/>
          <w:sz w:val="24"/>
        </w:rPr>
      </w:pPr>
    </w:p>
    <w:p w14:paraId="5168D5DD" w14:textId="77777777" w:rsidR="00AD35EB" w:rsidRPr="00471595" w:rsidRDefault="00AD35EB" w:rsidP="00515B04">
      <w:pPr>
        <w:numPr>
          <w:ins w:id="2139" w:author="Unknown"/>
        </w:numPr>
        <w:rPr>
          <w:rFonts w:ascii="Montserrat" w:hAnsi="Montserrat"/>
          <w:sz w:val="24"/>
        </w:rPr>
      </w:pPr>
      <w:r w:rsidRPr="00471595">
        <w:rPr>
          <w:rFonts w:ascii="Montserrat" w:hAnsi="Montserrat"/>
          <w:sz w:val="24"/>
        </w:rPr>
        <w:t>EN : (2112) (INTEGRITY)</w:t>
      </w:r>
    </w:p>
    <w:p w14:paraId="0872BA52" w14:textId="64D1CD46" w:rsidR="00AD35EB" w:rsidRPr="00471595" w:rsidRDefault="00AD35EB" w:rsidP="00515B04">
      <w:pPr>
        <w:numPr>
          <w:ins w:id="2140" w:author="Unknown"/>
        </w:numPr>
        <w:rPr>
          <w:rFonts w:ascii="Montserrat" w:hAnsi="Montserrat"/>
          <w:sz w:val="24"/>
        </w:rPr>
      </w:pPr>
      <w:r w:rsidRPr="00471595">
        <w:rPr>
          <w:rFonts w:ascii="Montserrat" w:hAnsi="Montserrat"/>
          <w:sz w:val="24"/>
        </w:rPr>
        <w:t>Morgan Eve Wildmuir</w:t>
      </w:r>
      <w:r w:rsidR="00295153" w:rsidRPr="00471595">
        <w:rPr>
          <w:rFonts w:ascii="Montserrat" w:hAnsi="Montserrat"/>
          <w:sz w:val="24"/>
        </w:rPr>
        <w:t xml:space="preserve"> and</w:t>
      </w:r>
      <w:r w:rsidRPr="00471595">
        <w:rPr>
          <w:rFonts w:ascii="Montserrat" w:hAnsi="Montserrat"/>
          <w:sz w:val="24"/>
        </w:rPr>
        <w:t xml:space="preserve"> her great-granddaughter, Morgan Erin, gather with their closest psi intimates to discuss the black choice facing their kind. Twenty years of uproar over the integration of actively psi capable individuals into the normal fabric of human lives has finally come to a head. The startling realization of the true scale of a psi's capabilities have caused Earth's citizens and governments to recognize psi's as an unendurable threat to the safety of the world. New legislation is on the table to force psi's rated above certain capability ratings to voluntary submit to various sleeper programs designed to damp their power down to tolerable levels. The strongest of these measures flatly outlaw the presence of these proscribed psi's from the surface of the Earth. Ironically, the vast technological advancements achieved with the cooperation of psi's have resulted in the development of means to enforce the proposed laws against them. Given the near absolute success anticipated for this legislation, the only way out for the best of Earth's psi's is to venture into the cold depths of space. Already, these psi's are working in the harsh environment that their abilities allow them to endure, creating the new fleet of FTL ships commissioned to carry mankind to the stars. A pointed argument between the two Wildmuir's and their peers threatens to open a rift between friends and family members alike over what some see as an intolerable rejection of their kind and an endurable injustice to their loyalty to their world's daring efforts. The younger Mew refuses to join her family's matriarch in her abandonment of Earth in favor of entering the newly formed Psionic Corps so vital to the Earth's first space Navy. Some of her friends have sided with the elder Mew, imploring her to go with them to found their own world. Among them, her mate. Forced to pit her love and her sense of duty of her native world, this is Morgan Erin's darkest hour.</w:t>
      </w:r>
    </w:p>
    <w:p w14:paraId="1000B481" w14:textId="77777777" w:rsidR="00201AA5" w:rsidRPr="00471595" w:rsidRDefault="00201AA5" w:rsidP="00515B04">
      <w:pPr>
        <w:rPr>
          <w:rFonts w:ascii="Montserrat" w:hAnsi="Montserrat"/>
          <w:sz w:val="24"/>
        </w:rPr>
      </w:pPr>
    </w:p>
    <w:p w14:paraId="06196081"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1697EBB7" w14:textId="77777777" w:rsidR="00201AA5" w:rsidRPr="00471595" w:rsidRDefault="00201AA5" w:rsidP="00515B04">
      <w:pPr>
        <w:rPr>
          <w:rFonts w:ascii="Montserrat" w:hAnsi="Montserrat"/>
          <w:sz w:val="24"/>
        </w:rPr>
      </w:pPr>
    </w:p>
    <w:p w14:paraId="42198CA7" w14:textId="77777777" w:rsidR="00AD35EB" w:rsidRPr="00471595" w:rsidRDefault="00AD35EB" w:rsidP="00515B04">
      <w:pPr>
        <w:numPr>
          <w:ins w:id="2141" w:author="Unknown"/>
        </w:numPr>
        <w:rPr>
          <w:rFonts w:ascii="Montserrat" w:hAnsi="Montserrat"/>
          <w:sz w:val="24"/>
        </w:rPr>
      </w:pPr>
      <w:r w:rsidRPr="00471595">
        <w:rPr>
          <w:rFonts w:ascii="Montserrat" w:hAnsi="Montserrat"/>
          <w:sz w:val="24"/>
        </w:rPr>
        <w:t>EN : (2112) (EYE OF THE ENVELOPE)</w:t>
      </w:r>
    </w:p>
    <w:p w14:paraId="4F6AC36E" w14:textId="1381FA9E" w:rsidR="00AD35EB" w:rsidRPr="00471595" w:rsidRDefault="00AD35EB" w:rsidP="00515B04">
      <w:pPr>
        <w:numPr>
          <w:ins w:id="2142" w:author="Unknown"/>
        </w:numPr>
        <w:rPr>
          <w:rFonts w:ascii="Montserrat" w:hAnsi="Montserrat"/>
          <w:sz w:val="24"/>
        </w:rPr>
      </w:pPr>
      <w:r w:rsidRPr="00471595">
        <w:rPr>
          <w:rFonts w:ascii="Montserrat" w:hAnsi="Montserrat"/>
          <w:sz w:val="24"/>
        </w:rPr>
        <w:t xml:space="preserve">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metaphysist, is contacted by a fringe research and development firm to stabilize a frightening change in their premier theoretical engineer and technologies analyst. Mason </w:t>
      </w:r>
      <w:r w:rsidR="00201AA5" w:rsidRPr="00471595">
        <w:rPr>
          <w:rFonts w:ascii="Montserrat" w:hAnsi="Montserrat"/>
          <w:sz w:val="24"/>
        </w:rPr>
        <w:t>Alexander</w:t>
      </w:r>
      <w:r w:rsidRPr="00471595">
        <w:rPr>
          <w:rFonts w:ascii="Montserrat" w:hAnsi="Montserrat"/>
          <w:sz w:val="24"/>
        </w:rPr>
        <w:t>, currently heading the aero- and astronautical research division in its effort to define the research parameters for a new branch of field based technologies, stumbled across a natural mechanism for realizing his theories. Caitlyn arrives to find Mason possessed by an impressive manifestation of psychokinetic power. Her efforts to not only breach the fugue state in which this new power has isolated her subject</w:t>
      </w:r>
      <w:r w:rsidR="00295153" w:rsidRPr="00471595">
        <w:rPr>
          <w:rFonts w:ascii="Montserrat" w:hAnsi="Montserrat"/>
          <w:sz w:val="24"/>
        </w:rPr>
        <w:t xml:space="preserve"> but</w:t>
      </w:r>
      <w:r w:rsidRPr="00471595">
        <w:rPr>
          <w:rFonts w:ascii="Montserrat" w:hAnsi="Montserrat"/>
          <w:sz w:val="24"/>
        </w:rPr>
        <w:t xml:space="preserve"> to ascertain the reason for its catalysis lead to discoveries which will change the future of the entire human race. Government interest in this sensitive research facility leads to an official recognition of the infant science of psionics</w:t>
      </w:r>
      <w:r w:rsidR="00295153" w:rsidRPr="00471595">
        <w:rPr>
          <w:rFonts w:ascii="Montserrat" w:hAnsi="Montserrat"/>
          <w:sz w:val="24"/>
        </w:rPr>
        <w:t xml:space="preserve"> and</w:t>
      </w:r>
      <w:r w:rsidRPr="00471595">
        <w:rPr>
          <w:rFonts w:ascii="Montserrat" w:hAnsi="Montserrat"/>
          <w:sz w:val="24"/>
        </w:rPr>
        <w:t xml:space="preserve"> thus psi's themselves. The desperate investigation by Caitlyn and Mason into the cause of his manifestation results in the discovery of a vital link between the mind and the very structure of space and time. A link that could unlock the means for mankind to reach the stars.</w:t>
      </w:r>
    </w:p>
    <w:p w14:paraId="76125018" w14:textId="77777777" w:rsidR="00201AA5" w:rsidRPr="00471595" w:rsidRDefault="00201AA5" w:rsidP="00515B04">
      <w:pPr>
        <w:rPr>
          <w:rFonts w:ascii="Montserrat" w:hAnsi="Montserrat"/>
          <w:sz w:val="24"/>
        </w:rPr>
      </w:pPr>
    </w:p>
    <w:p w14:paraId="37978D0C"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4C0AE797" w14:textId="77777777" w:rsidR="00201AA5" w:rsidRPr="00471595" w:rsidRDefault="00201AA5" w:rsidP="00515B04">
      <w:pPr>
        <w:rPr>
          <w:rFonts w:ascii="Montserrat" w:hAnsi="Montserrat"/>
          <w:sz w:val="24"/>
        </w:rPr>
      </w:pPr>
    </w:p>
    <w:p w14:paraId="7A217BCC" w14:textId="77777777" w:rsidR="00AD35EB" w:rsidRPr="00471595" w:rsidRDefault="00AD35EB" w:rsidP="00515B04">
      <w:pPr>
        <w:numPr>
          <w:ins w:id="2143" w:author="Unknown"/>
        </w:numPr>
        <w:rPr>
          <w:rFonts w:ascii="Montserrat" w:hAnsi="Montserrat"/>
          <w:sz w:val="24"/>
        </w:rPr>
      </w:pPr>
      <w:r w:rsidRPr="00471595">
        <w:rPr>
          <w:rFonts w:ascii="Montserrat" w:hAnsi="Montserrat"/>
          <w:sz w:val="24"/>
        </w:rPr>
        <w:t>It is the tail end of the twentieth century. Inevitably, this change in humanity has to be officially discovered.</w:t>
      </w:r>
    </w:p>
    <w:p w14:paraId="20095FD6" w14:textId="77777777" w:rsidR="00201AA5" w:rsidRPr="00471595" w:rsidRDefault="00201AA5" w:rsidP="00515B04">
      <w:pPr>
        <w:rPr>
          <w:rFonts w:ascii="Montserrat" w:hAnsi="Montserrat"/>
          <w:sz w:val="24"/>
        </w:rPr>
      </w:pPr>
    </w:p>
    <w:p w14:paraId="22AE63B8"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17344E8E" w14:textId="77777777" w:rsidR="00201AA5" w:rsidRPr="00471595" w:rsidRDefault="00201AA5" w:rsidP="00515B04">
      <w:pPr>
        <w:rPr>
          <w:rFonts w:ascii="Montserrat" w:hAnsi="Montserrat"/>
          <w:sz w:val="24"/>
        </w:rPr>
      </w:pPr>
    </w:p>
    <w:p w14:paraId="4F3653E6" w14:textId="7CB9D64C" w:rsidR="00AD35EB" w:rsidRPr="00471595" w:rsidRDefault="00AD35EB" w:rsidP="00515B04">
      <w:pPr>
        <w:numPr>
          <w:ins w:id="2144" w:author="Unknown"/>
        </w:numPr>
        <w:rPr>
          <w:rFonts w:ascii="Montserrat" w:hAnsi="Montserrat"/>
          <w:sz w:val="24"/>
        </w:rPr>
      </w:pPr>
      <w:r w:rsidRPr="00471595">
        <w:rPr>
          <w:rFonts w:ascii="Montserrat" w:hAnsi="Montserrat"/>
          <w:sz w:val="24"/>
        </w:rPr>
        <w:t xml:space="preserve">Caitlyn Sinclair, an obscure undergraduate researcher, is picked up by the NSA and taken to a top secret research and development campus to recreate the work of their premier theoretical engineer and technologies analyst. Caitlyn is tersely briefed about the disappearance of Mason </w:t>
      </w:r>
      <w:r w:rsidR="00201AA5" w:rsidRPr="00471595">
        <w:rPr>
          <w:rFonts w:ascii="Montserrat" w:hAnsi="Montserrat"/>
          <w:sz w:val="24"/>
        </w:rPr>
        <w:t>Alexander</w:t>
      </w:r>
      <w:r w:rsidRPr="00471595">
        <w:rPr>
          <w:rFonts w:ascii="Montserrat" w:hAnsi="Montserrat"/>
          <w:sz w:val="24"/>
        </w:rPr>
        <w:t xml:space="preserve"> and then shown the result of his work, a silver sphere three meters in diameter suspended ten feet in the air in total defiance of gravity within a hastily constructed shelter. She is informed that she was specifically identified by the missing scientist as the only other person he knew of who could understand his work. She does not understand what her qualifications have to do with FT research until she has reviewed Mason's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realizes Mason did not a technological breakthrough at all. Instead, he became the breakthrough she has been pursuing her entire life.</w:t>
      </w:r>
    </w:p>
    <w:p w14:paraId="723D8A86" w14:textId="2AF9A4E7" w:rsidR="00AD35EB" w:rsidRPr="00471595" w:rsidRDefault="00AD35EB" w:rsidP="00515B04">
      <w:pPr>
        <w:numPr>
          <w:ins w:id="2145" w:author="Unknown"/>
        </w:numPr>
        <w:rPr>
          <w:rFonts w:ascii="Montserrat" w:hAnsi="Montserrat"/>
          <w:sz w:val="24"/>
        </w:rPr>
      </w:pPr>
      <w:r w:rsidRPr="00471595">
        <w:rPr>
          <w:rFonts w:ascii="Montserrat" w:hAnsi="Montserrat"/>
          <w:sz w:val="24"/>
        </w:rPr>
        <w:tab/>
        <w:t>Caitlyn confronts her new knowledge of this situation and realizes the danger both she and Mason face. The task for which she was recruited is impossible. Her attempts to recreate his research demonstrate clearly that she can replicate his experiment</w:t>
      </w:r>
      <w:r w:rsidR="00295153" w:rsidRPr="00471595">
        <w:rPr>
          <w:rFonts w:ascii="Montserrat" w:hAnsi="Montserrat"/>
          <w:sz w:val="24"/>
        </w:rPr>
        <w:t xml:space="preserve"> but</w:t>
      </w:r>
      <w:r w:rsidRPr="00471595">
        <w:rPr>
          <w:rFonts w:ascii="Montserrat" w:hAnsi="Montserrat"/>
          <w:sz w:val="24"/>
        </w:rPr>
        <w:t xml:space="preserve"> she cannot give the NSA the answers they need. She can, however, get through to Mason. </w:t>
      </w:r>
    </w:p>
    <w:p w14:paraId="2915C263" w14:textId="77777777" w:rsidR="00201AA5" w:rsidRPr="00471595" w:rsidRDefault="00201AA5" w:rsidP="00515B04">
      <w:pPr>
        <w:rPr>
          <w:rFonts w:ascii="Montserrat" w:hAnsi="Montserrat"/>
          <w:sz w:val="24"/>
        </w:rPr>
      </w:pPr>
    </w:p>
    <w:p w14:paraId="42CF0EFB"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1C7E83CF" w14:textId="77777777" w:rsidR="00201AA5" w:rsidRPr="00471595" w:rsidRDefault="00201AA5" w:rsidP="00515B04">
      <w:pPr>
        <w:rPr>
          <w:rFonts w:ascii="Montserrat" w:hAnsi="Montserrat"/>
          <w:sz w:val="24"/>
        </w:rPr>
      </w:pPr>
    </w:p>
    <w:p w14:paraId="74E5BEB6" w14:textId="77777777" w:rsidR="00AD35EB" w:rsidRPr="00471595" w:rsidRDefault="00AD35EB" w:rsidP="00515B04">
      <w:pPr>
        <w:numPr>
          <w:ins w:id="2146" w:author="Unknown"/>
        </w:numPr>
        <w:rPr>
          <w:rFonts w:ascii="Montserrat" w:hAnsi="Montserrat"/>
          <w:sz w:val="24"/>
        </w:rPr>
      </w:pPr>
      <w:r w:rsidRPr="00471595">
        <w:rPr>
          <w:rFonts w:ascii="Montserrat" w:hAnsi="Montserrat"/>
          <w:sz w:val="24"/>
        </w:rPr>
        <w:t xml:space="preserve">Mason has been possessed by an impressive manifestation of psychokinetic power. Her efforts manage to breach the fugue state in which this new power has isolated her subject. However, with the NSA breathing down her neck, she has almost no time to ascertain the reason for Mason's frightening metamorphosis. Caitlyn confronts Mason with the danger of their situation, pointing out that there is no way that she can provide what her keepers demand of her. </w:t>
      </w:r>
    </w:p>
    <w:p w14:paraId="580A9051" w14:textId="77777777" w:rsidR="00201AA5" w:rsidRPr="00471595" w:rsidRDefault="00201AA5" w:rsidP="00515B04">
      <w:pPr>
        <w:rPr>
          <w:rFonts w:ascii="Montserrat" w:hAnsi="Montserrat"/>
          <w:sz w:val="24"/>
        </w:rPr>
      </w:pPr>
    </w:p>
    <w:p w14:paraId="284F4E78"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058206F2" w14:textId="77777777" w:rsidR="00201AA5" w:rsidRPr="00471595" w:rsidRDefault="00201AA5" w:rsidP="00515B04">
      <w:pPr>
        <w:rPr>
          <w:rFonts w:ascii="Montserrat" w:hAnsi="Montserrat"/>
          <w:sz w:val="24"/>
        </w:rPr>
      </w:pPr>
    </w:p>
    <w:p w14:paraId="1B1FD39B" w14:textId="77777777" w:rsidR="00AD35EB" w:rsidRPr="00471595" w:rsidRDefault="00AD35EB" w:rsidP="00515B04">
      <w:pPr>
        <w:numPr>
          <w:ins w:id="2147" w:author="Unknown"/>
        </w:numPr>
        <w:rPr>
          <w:rFonts w:ascii="Montserrat" w:hAnsi="Montserrat"/>
          <w:sz w:val="24"/>
        </w:rPr>
      </w:pPr>
      <w:r w:rsidRPr="00471595">
        <w:rPr>
          <w:rFonts w:ascii="Montserrat" w:hAnsi="Montserrat"/>
          <w:sz w:val="24"/>
        </w:rPr>
        <w:t>…Lead to discoveries which will change the future of the entire human race. A link that could unlock the means for mankind to reach the stars.</w:t>
      </w:r>
    </w:p>
    <w:p w14:paraId="03A65FBA" w14:textId="77777777" w:rsidR="00201AA5" w:rsidRPr="00471595" w:rsidRDefault="00201AA5" w:rsidP="00515B04">
      <w:pPr>
        <w:rPr>
          <w:rFonts w:ascii="Montserrat" w:hAnsi="Montserrat"/>
          <w:sz w:val="24"/>
        </w:rPr>
      </w:pPr>
    </w:p>
    <w:p w14:paraId="20B31885"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11C077C4" w14:textId="77777777" w:rsidR="00201AA5" w:rsidRPr="00471595" w:rsidRDefault="00201AA5" w:rsidP="00515B04">
      <w:pPr>
        <w:rPr>
          <w:rFonts w:ascii="Montserrat" w:hAnsi="Montserrat"/>
          <w:sz w:val="24"/>
        </w:rPr>
      </w:pPr>
    </w:p>
    <w:p w14:paraId="04495346" w14:textId="77777777" w:rsidR="00AD35EB" w:rsidRPr="00471595" w:rsidRDefault="00AD35EB" w:rsidP="00515B04">
      <w:pPr>
        <w:numPr>
          <w:ins w:id="2148" w:author="Unknown"/>
        </w:numPr>
        <w:rPr>
          <w:rFonts w:ascii="Montserrat" w:hAnsi="Montserrat"/>
          <w:sz w:val="24"/>
        </w:rPr>
      </w:pPr>
      <w:r w:rsidRPr="00471595">
        <w:rPr>
          <w:rFonts w:ascii="Montserrat" w:hAnsi="Montserrat"/>
          <w:sz w:val="24"/>
        </w:rPr>
        <w:t xml:space="preserve">A private, low profile organization has formed, responding to an urgent need at a time of evolutionary crisis. </w:t>
      </w:r>
    </w:p>
    <w:p w14:paraId="0C0C507E" w14:textId="77777777" w:rsidR="00AD35EB" w:rsidRPr="00471595" w:rsidRDefault="00AD35EB" w:rsidP="00515B04">
      <w:pPr>
        <w:numPr>
          <w:ins w:id="2149" w:author="Unknown"/>
        </w:numPr>
        <w:rPr>
          <w:rFonts w:ascii="Montserrat" w:hAnsi="Montserrat"/>
          <w:sz w:val="24"/>
        </w:rPr>
      </w:pPr>
      <w:r w:rsidRPr="00471595">
        <w:rPr>
          <w:rFonts w:ascii="Montserrat" w:hAnsi="Montserrat"/>
          <w:sz w:val="24"/>
        </w:rPr>
        <w:t>Aero- and astronautical</w:t>
      </w:r>
    </w:p>
    <w:p w14:paraId="4F789DC1" w14:textId="77777777" w:rsidR="00AD35EB" w:rsidRPr="00471595" w:rsidRDefault="00AD35EB" w:rsidP="00515B04">
      <w:pPr>
        <w:numPr>
          <w:ins w:id="2150" w:author="Unknown"/>
        </w:numPr>
        <w:rPr>
          <w:rFonts w:ascii="Montserrat" w:hAnsi="Montserrat"/>
          <w:sz w:val="24"/>
        </w:rPr>
      </w:pPr>
      <w:r w:rsidRPr="00471595">
        <w:rPr>
          <w:rFonts w:ascii="Montserrat" w:hAnsi="Montserrat"/>
          <w:sz w:val="24"/>
        </w:rPr>
        <w:t xml:space="preserve">stabilize a frightening change in </w:t>
      </w:r>
    </w:p>
    <w:p w14:paraId="1F54621A" w14:textId="77777777" w:rsidR="00201AA5" w:rsidRPr="00471595" w:rsidRDefault="00201AA5" w:rsidP="00515B04">
      <w:pPr>
        <w:rPr>
          <w:rFonts w:ascii="Montserrat" w:hAnsi="Montserrat"/>
          <w:sz w:val="24"/>
        </w:rPr>
      </w:pPr>
    </w:p>
    <w:p w14:paraId="034435FF"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6AD8341A" w14:textId="77777777" w:rsidR="00201AA5" w:rsidRPr="00471595" w:rsidRDefault="00201AA5" w:rsidP="00515B04">
      <w:pPr>
        <w:rPr>
          <w:rFonts w:ascii="Montserrat" w:hAnsi="Montserrat"/>
          <w:sz w:val="24"/>
        </w:rPr>
      </w:pPr>
    </w:p>
    <w:p w14:paraId="44CD2F0F" w14:textId="5BE62E2E" w:rsidR="00AD35EB" w:rsidRPr="00471595" w:rsidRDefault="00AD35EB" w:rsidP="00515B04">
      <w:pPr>
        <w:numPr>
          <w:ins w:id="2151" w:author="Unknown"/>
        </w:numPr>
        <w:rPr>
          <w:rFonts w:ascii="Montserrat" w:hAnsi="Montserrat"/>
          <w:sz w:val="24"/>
        </w:rPr>
      </w:pPr>
      <w:r w:rsidRPr="00471595">
        <w:rPr>
          <w:rFonts w:ascii="Montserrat" w:hAnsi="Montserrat"/>
          <w:sz w:val="24"/>
        </w:rPr>
        <w:t xml:space="preserve">Mason </w:t>
      </w:r>
      <w:r w:rsidR="00201AA5" w:rsidRPr="00471595">
        <w:rPr>
          <w:rFonts w:ascii="Montserrat" w:hAnsi="Montserrat"/>
          <w:sz w:val="24"/>
        </w:rPr>
        <w:t>Alexander</w:t>
      </w:r>
      <w:r w:rsidRPr="00471595">
        <w:rPr>
          <w:rFonts w:ascii="Montserrat" w:hAnsi="Montserrat"/>
          <w:sz w:val="24"/>
        </w:rPr>
        <w:t>, the resident theoretical engineer, apparently developed a means to manipulate gravity.</w:t>
      </w:r>
    </w:p>
    <w:p w14:paraId="411DCAB7" w14:textId="77777777" w:rsidR="00201AA5" w:rsidRPr="00471595" w:rsidRDefault="00201AA5" w:rsidP="00515B04">
      <w:pPr>
        <w:rPr>
          <w:rFonts w:ascii="Montserrat" w:hAnsi="Montserrat"/>
          <w:sz w:val="24"/>
        </w:rPr>
      </w:pPr>
    </w:p>
    <w:p w14:paraId="2EF69F2E"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4645733D" w14:textId="77777777" w:rsidR="00201AA5" w:rsidRPr="00471595" w:rsidRDefault="00201AA5" w:rsidP="00515B04">
      <w:pPr>
        <w:rPr>
          <w:rFonts w:ascii="Montserrat" w:hAnsi="Montserrat"/>
          <w:sz w:val="24"/>
        </w:rPr>
      </w:pPr>
    </w:p>
    <w:p w14:paraId="3D7BD70C" w14:textId="77777777" w:rsidR="00AD35EB" w:rsidRPr="00471595" w:rsidRDefault="00AD35EB" w:rsidP="00515B04">
      <w:pPr>
        <w:numPr>
          <w:ins w:id="2152" w:author="Unknown"/>
        </w:numPr>
        <w:rPr>
          <w:rFonts w:ascii="Montserrat" w:hAnsi="Montserrat"/>
          <w:sz w:val="24"/>
        </w:rPr>
      </w:pPr>
      <w:r w:rsidRPr="00471595">
        <w:rPr>
          <w:rFonts w:ascii="Montserrat" w:hAnsi="Montserrat"/>
          <w:sz w:val="24"/>
        </w:rPr>
        <w:t xml:space="preserve">EN : (2992) (PROMETHEAN AGENDA) </w:t>
      </w:r>
    </w:p>
    <w:p w14:paraId="52F5CE9C" w14:textId="3E064BA7" w:rsidR="00AD35EB" w:rsidRPr="00471595" w:rsidRDefault="00AD35EB" w:rsidP="00515B04">
      <w:pPr>
        <w:numPr>
          <w:ins w:id="2153" w:author="Unknown"/>
        </w:numPr>
        <w:rPr>
          <w:rFonts w:ascii="Montserrat" w:hAnsi="Montserrat"/>
          <w:sz w:val="24"/>
        </w:rPr>
      </w:pPr>
      <w:r w:rsidRPr="00471595">
        <w:rPr>
          <w:rFonts w:ascii="Montserrat" w:hAnsi="Montserrat"/>
          <w:sz w:val="24"/>
        </w:rPr>
        <w:t>At last, I reach the future of Earth in which she has become strong and dangerous as many feared she would. This is the world which the PAF was lost from</w:t>
      </w:r>
      <w:r w:rsidR="00295153" w:rsidRPr="00471595">
        <w:rPr>
          <w:rFonts w:ascii="Montserrat" w:hAnsi="Montserrat"/>
          <w:sz w:val="24"/>
        </w:rPr>
        <w:t xml:space="preserve"> and</w:t>
      </w:r>
      <w:r w:rsidRPr="00471595">
        <w:rPr>
          <w:rFonts w:ascii="Montserrat" w:hAnsi="Montserrat"/>
          <w:sz w:val="24"/>
        </w:rPr>
        <w:t xml:space="preserve"> perhaps a rare confirmation of what seems to accompany the Nexus effect. Earth herself is a utopia, Eden with fangs and claws. Her children are smarter and purer than they have ever been. But, all is not right in the universe</w:t>
      </w:r>
      <w:r w:rsidR="00295153" w:rsidRPr="00471595">
        <w:rPr>
          <w:rFonts w:ascii="Montserrat" w:hAnsi="Montserrat"/>
          <w:sz w:val="24"/>
        </w:rPr>
        <w:t xml:space="preserve"> and</w:t>
      </w:r>
      <w:r w:rsidRPr="00471595">
        <w:rPr>
          <w:rFonts w:ascii="Montserrat" w:hAnsi="Montserrat"/>
          <w:sz w:val="24"/>
        </w:rPr>
        <w:t xml:space="preserve"> humanity's perfection has come at a cost. The questions that humanity has pushed aside all of this time are demanding answers. Or else Earth will commit suicide to win a war before it can even be started.</w:t>
      </w:r>
    </w:p>
    <w:p w14:paraId="2E7CF2CD" w14:textId="77777777" w:rsidR="00201AA5" w:rsidRPr="00471595" w:rsidRDefault="00201AA5" w:rsidP="00515B04">
      <w:pPr>
        <w:rPr>
          <w:rFonts w:ascii="Montserrat" w:hAnsi="Montserrat"/>
          <w:sz w:val="24"/>
        </w:rPr>
      </w:pPr>
    </w:p>
    <w:p w14:paraId="0A7B5D4C"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39B6D047" w14:textId="77777777" w:rsidR="00201AA5" w:rsidRPr="00471595" w:rsidRDefault="00201AA5" w:rsidP="00515B04">
      <w:pPr>
        <w:rPr>
          <w:rFonts w:ascii="Montserrat" w:hAnsi="Montserrat"/>
          <w:sz w:val="24"/>
        </w:rPr>
      </w:pPr>
    </w:p>
    <w:p w14:paraId="27B4EF59" w14:textId="77777777" w:rsidR="00AD35EB" w:rsidRPr="00471595" w:rsidRDefault="00AD35EB" w:rsidP="00515B04">
      <w:pPr>
        <w:numPr>
          <w:ins w:id="2154" w:author="Unknown"/>
        </w:numPr>
        <w:rPr>
          <w:rFonts w:ascii="Montserrat" w:hAnsi="Montserrat"/>
          <w:sz w:val="24"/>
        </w:rPr>
      </w:pPr>
      <w:r w:rsidRPr="00471595">
        <w:rPr>
          <w:rFonts w:ascii="Montserrat" w:hAnsi="Montserrat"/>
          <w:sz w:val="24"/>
        </w:rPr>
        <w:t>AESLYN VICTORIA</w:t>
      </w:r>
      <w:r w:rsidRPr="00471595">
        <w:rPr>
          <w:rFonts w:ascii="Montserrat" w:hAnsi="Montserrat"/>
          <w:sz w:val="24"/>
        </w:rPr>
        <w:tab/>
        <w:t>AV</w:t>
      </w:r>
    </w:p>
    <w:p w14:paraId="66092562" w14:textId="5956DCF4" w:rsidR="00AD35EB" w:rsidRPr="00471595" w:rsidRDefault="00AD35EB" w:rsidP="00515B04">
      <w:pPr>
        <w:numPr>
          <w:ins w:id="2155" w:author="Unknown"/>
        </w:numPr>
        <w:rPr>
          <w:rFonts w:ascii="Montserrat" w:hAnsi="Montserrat"/>
          <w:sz w:val="24"/>
        </w:rPr>
      </w:pPr>
      <w:r w:rsidRPr="00471595">
        <w:rPr>
          <w:rFonts w:ascii="Montserrat" w:hAnsi="Montserrat"/>
          <w:sz w:val="24"/>
        </w:rPr>
        <w:t>Av catches the eye. Her appearance somehow elegant, demure and predatorial. She stands at exactly five nine. A mane of blood red with red gold highlights</w:t>
      </w:r>
      <w:r w:rsidR="00295153" w:rsidRPr="00471595">
        <w:rPr>
          <w:rFonts w:ascii="Montserrat" w:hAnsi="Montserrat"/>
          <w:sz w:val="24"/>
        </w:rPr>
        <w:t xml:space="preserve"> and</w:t>
      </w:r>
      <w:r w:rsidRPr="00471595">
        <w:rPr>
          <w:rFonts w:ascii="Montserrat" w:hAnsi="Montserrat"/>
          <w:sz w:val="24"/>
        </w:rPr>
        <w:t xml:space="preserve"> opalescent grey eyes make easly distinctive features. The rounded point of her chin, softens and unites the angles of her jaw subtly with the strong curve of her cheekbones. Her nose is straight and demurely sharp. Her brow is smooth and slightly curved. Her mouth hints at an enigmatic smile</w:t>
      </w:r>
      <w:r w:rsidR="00295153" w:rsidRPr="00471595">
        <w:rPr>
          <w:rFonts w:ascii="Montserrat" w:hAnsi="Montserrat"/>
          <w:sz w:val="24"/>
        </w:rPr>
        <w:t xml:space="preserve"> and</w:t>
      </w:r>
      <w:r w:rsidRPr="00471595">
        <w:rPr>
          <w:rFonts w:ascii="Montserrat" w:hAnsi="Montserrat"/>
          <w:sz w:val="24"/>
        </w:rPr>
        <w:t xml:space="preserve"> is exceptionally expressive when she likes. To the touch, her skin is a silken envelope conducting a high characteristic body temperature. To the eye she has an almost flawless mother of pearl complexion. Her height is made elegant by the length of her limbs in proportion to her body. Arms and legs both slender and athletically toned end in long fingered hands and dancer's feet. An active youth, she trained her body to a perfect balance between strength and suppleness. Her muscles are defined but smooth and unobtrusive at rest. The cage of her ribs narrows into her waist in a subtler curve than the arc over her hips. Her belly is smooth and taut and the curve of her breasts only full enough to suggest ripeness. The shape of her pelvis creates the width of her hips and the maddening triangular gap between her pubic arch and inner thighs, framing an impeccable, hairline seam—her mons.</w:t>
      </w:r>
    </w:p>
    <w:p w14:paraId="38F54A78" w14:textId="77777777" w:rsidR="00201AA5" w:rsidRPr="00471595" w:rsidRDefault="00201AA5" w:rsidP="00515B04">
      <w:pPr>
        <w:rPr>
          <w:rFonts w:ascii="Montserrat" w:hAnsi="Montserrat"/>
          <w:sz w:val="24"/>
        </w:rPr>
      </w:pPr>
    </w:p>
    <w:p w14:paraId="3536AD3E"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0DA10096" w14:textId="77777777" w:rsidR="00201AA5" w:rsidRPr="00471595" w:rsidRDefault="00201AA5" w:rsidP="00515B04">
      <w:pPr>
        <w:rPr>
          <w:rFonts w:ascii="Montserrat" w:hAnsi="Montserrat"/>
          <w:sz w:val="24"/>
        </w:rPr>
      </w:pPr>
    </w:p>
    <w:p w14:paraId="05CDB1E1" w14:textId="77777777" w:rsidR="00AD35EB" w:rsidRPr="00471595" w:rsidRDefault="00AD35EB" w:rsidP="00515B04">
      <w:pPr>
        <w:numPr>
          <w:ins w:id="2156" w:author="Unknown"/>
        </w:numPr>
        <w:rPr>
          <w:rFonts w:ascii="Montserrat" w:hAnsi="Montserrat"/>
          <w:sz w:val="24"/>
        </w:rPr>
      </w:pPr>
      <w:r w:rsidRPr="00471595">
        <w:rPr>
          <w:rFonts w:ascii="Montserrat" w:hAnsi="Montserrat"/>
          <w:sz w:val="24"/>
        </w:rPr>
        <w:t>Lithe, well sculpted, an ageless femininity and youth of contour. By some quirck she has subtly pronounced little fangs, very capable of piercing flesh.</w:t>
      </w:r>
    </w:p>
    <w:p w14:paraId="6A0C9FBF" w14:textId="77777777" w:rsidR="00201AA5" w:rsidRPr="00471595" w:rsidRDefault="00201AA5" w:rsidP="00515B04">
      <w:pPr>
        <w:rPr>
          <w:rFonts w:ascii="Montserrat" w:hAnsi="Montserrat"/>
          <w:sz w:val="24"/>
        </w:rPr>
      </w:pPr>
    </w:p>
    <w:p w14:paraId="01595EEC"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5C9B32DD" w14:textId="77777777" w:rsidR="00201AA5" w:rsidRPr="00471595" w:rsidRDefault="00201AA5" w:rsidP="00515B04">
      <w:pPr>
        <w:rPr>
          <w:rFonts w:ascii="Montserrat" w:hAnsi="Montserrat"/>
          <w:sz w:val="24"/>
        </w:rPr>
      </w:pPr>
    </w:p>
    <w:p w14:paraId="564BFB4F" w14:textId="77777777" w:rsidR="00AD35EB" w:rsidRPr="00471595" w:rsidRDefault="00AD35EB" w:rsidP="00515B04">
      <w:pPr>
        <w:numPr>
          <w:ins w:id="2157" w:author="Unknown"/>
        </w:numPr>
        <w:rPr>
          <w:rFonts w:ascii="Montserrat" w:hAnsi="Montserrat"/>
          <w:sz w:val="24"/>
        </w:rPr>
      </w:pPr>
      <w:r w:rsidRPr="00471595">
        <w:rPr>
          <w:rFonts w:ascii="Montserrat" w:hAnsi="Montserrat"/>
          <w:sz w:val="24"/>
        </w:rPr>
        <w:t>Her body glove—either pristine white, or devouring black, depending on her mood that day—sheathed her from the tips of fingers and toes to the top of her elegant throat. It fit her like a second skin.</w:t>
      </w:r>
    </w:p>
    <w:p w14:paraId="557165FA" w14:textId="078840BD" w:rsidR="00201AA5" w:rsidRPr="00471595" w:rsidRDefault="00201AA5" w:rsidP="00515B04">
      <w:pPr>
        <w:pStyle w:val="VerticalBrace"/>
        <w:rPr>
          <w:rFonts w:ascii="Montserrat" w:hAnsi="Montserrat"/>
          <w:sz w:val="24"/>
        </w:rPr>
      </w:pPr>
      <w:r w:rsidRPr="00471595">
        <w:rPr>
          <w:rFonts w:ascii="Montserrat" w:hAnsi="Montserrat"/>
          <w:sz w:val="24"/>
        </w:rPr>
        <w:br w:type="page"/>
        <w:t>————————</w:t>
      </w:r>
    </w:p>
    <w:p w14:paraId="7A6208D9" w14:textId="77777777" w:rsidR="00201AA5" w:rsidRPr="00471595" w:rsidRDefault="00201AA5" w:rsidP="00515B04">
      <w:pPr>
        <w:rPr>
          <w:rFonts w:ascii="Montserrat" w:hAnsi="Montserrat"/>
          <w:sz w:val="24"/>
        </w:rPr>
      </w:pPr>
    </w:p>
    <w:p w14:paraId="3E022DDB" w14:textId="77777777" w:rsidR="00AD35EB" w:rsidRPr="00471595" w:rsidRDefault="00AD35EB" w:rsidP="00515B04">
      <w:pPr>
        <w:numPr>
          <w:ins w:id="2158" w:author="Unknown"/>
        </w:numPr>
        <w:rPr>
          <w:rFonts w:ascii="Montserrat" w:hAnsi="Montserrat"/>
          <w:sz w:val="24"/>
        </w:rPr>
      </w:pPr>
      <w:r w:rsidRPr="00471595">
        <w:rPr>
          <w:rFonts w:ascii="Montserrat" w:hAnsi="Montserrat"/>
          <w:sz w:val="24"/>
        </w:rPr>
        <w:t>OPENING</w:t>
      </w:r>
    </w:p>
    <w:p w14:paraId="74A5F483" w14:textId="77777777" w:rsidR="00AD35EB" w:rsidRPr="00471595" w:rsidRDefault="00AD35EB" w:rsidP="00515B04">
      <w:pPr>
        <w:numPr>
          <w:ins w:id="2159" w:author="Unknown"/>
        </w:numPr>
        <w:rPr>
          <w:rFonts w:ascii="Montserrat" w:hAnsi="Montserrat"/>
          <w:sz w:val="24"/>
        </w:rPr>
      </w:pPr>
    </w:p>
    <w:p w14:paraId="1DA22A25" w14:textId="38C70A96" w:rsidR="00AD35EB" w:rsidRPr="00471595" w:rsidRDefault="00AD35EB" w:rsidP="00515B04">
      <w:pPr>
        <w:numPr>
          <w:ins w:id="2160" w:author="Unknown"/>
        </w:numPr>
        <w:rPr>
          <w:rFonts w:ascii="Montserrat" w:hAnsi="Montserrat"/>
          <w:sz w:val="24"/>
        </w:rPr>
      </w:pPr>
      <w:r w:rsidRPr="00471595">
        <w:rPr>
          <w:rFonts w:ascii="Montserrat" w:hAnsi="Montserrat"/>
          <w:sz w:val="24"/>
        </w:rPr>
        <w:t>Try to establish the difficulty of approaching new directions from within the limits of the old. It is more than a test, it is a surpassing effort. An appropriate theme is the dreaming of one's self into existence. It is about how one can come to find oneself</w:t>
      </w:r>
      <w:r w:rsidR="00295153" w:rsidRPr="00471595">
        <w:rPr>
          <w:rFonts w:ascii="Montserrat" w:hAnsi="Montserrat"/>
          <w:sz w:val="24"/>
        </w:rPr>
        <w:t xml:space="preserve"> and</w:t>
      </w:r>
      <w:r w:rsidRPr="00471595">
        <w:rPr>
          <w:rFonts w:ascii="Montserrat" w:hAnsi="Montserrat"/>
          <w:sz w:val="24"/>
        </w:rPr>
        <w:t xml:space="preserve">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w:t>
      </w:r>
      <w:r w:rsidR="00295153" w:rsidRPr="00471595">
        <w:rPr>
          <w:rFonts w:ascii="Montserrat" w:hAnsi="Montserrat"/>
          <w:sz w:val="24"/>
        </w:rPr>
        <w:t xml:space="preserve"> but</w:t>
      </w:r>
      <w:r w:rsidRPr="00471595">
        <w:rPr>
          <w:rFonts w:ascii="Montserrat" w:hAnsi="Montserrat"/>
          <w:sz w:val="24"/>
        </w:rPr>
        <w:t xml:space="preserve">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w:t>
      </w:r>
      <w:r w:rsidR="00295153" w:rsidRPr="00471595">
        <w:rPr>
          <w:rFonts w:ascii="Montserrat" w:hAnsi="Montserrat"/>
          <w:sz w:val="24"/>
        </w:rPr>
        <w:t xml:space="preserve"> but</w:t>
      </w:r>
      <w:r w:rsidRPr="00471595">
        <w:rPr>
          <w:rFonts w:ascii="Montserrat" w:hAnsi="Montserrat"/>
          <w:sz w:val="24"/>
        </w:rPr>
        <w:t xml:space="preserve"> the out comes will not be told. It will be intimate, confiding, even conspiratorial</w:t>
      </w:r>
      <w:r w:rsidR="00295153" w:rsidRPr="00471595">
        <w:rPr>
          <w:rFonts w:ascii="Montserrat" w:hAnsi="Montserrat"/>
          <w:sz w:val="24"/>
        </w:rPr>
        <w:t xml:space="preserve"> but</w:t>
      </w:r>
      <w:r w:rsidRPr="00471595">
        <w:rPr>
          <w:rFonts w:ascii="Montserrat" w:hAnsi="Montserrat"/>
          <w:sz w:val="24"/>
        </w:rPr>
        <w:t xml:space="preserve"> visible only to the corner of the eye. Seen only by those who manage to glance in the right direction. A harder thing to do than one would expect, for reasons stated further on. </w:t>
      </w:r>
    </w:p>
    <w:p w14:paraId="11284DA2" w14:textId="77777777" w:rsidR="00201AA5" w:rsidRPr="00471595" w:rsidRDefault="00201AA5" w:rsidP="00515B04">
      <w:pPr>
        <w:rPr>
          <w:rFonts w:ascii="Montserrat" w:hAnsi="Montserrat"/>
          <w:sz w:val="24"/>
        </w:rPr>
      </w:pPr>
    </w:p>
    <w:p w14:paraId="5236F174"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20D9D26C" w14:textId="77777777" w:rsidR="00201AA5" w:rsidRPr="00471595" w:rsidRDefault="00201AA5" w:rsidP="00515B04">
      <w:pPr>
        <w:rPr>
          <w:rFonts w:ascii="Montserrat" w:hAnsi="Montserrat"/>
          <w:sz w:val="24"/>
        </w:rPr>
      </w:pPr>
    </w:p>
    <w:p w14:paraId="7DC05658" w14:textId="77777777" w:rsidR="00AD35EB" w:rsidRPr="00471595" w:rsidRDefault="00AD35EB" w:rsidP="00515B04">
      <w:pPr>
        <w:numPr>
          <w:ins w:id="2161" w:author="Unknown"/>
        </w:numPr>
        <w:rPr>
          <w:rFonts w:ascii="Montserrat" w:hAnsi="Montserrat"/>
          <w:sz w:val="24"/>
        </w:rPr>
      </w:pPr>
      <w:r w:rsidRPr="00471595">
        <w:rPr>
          <w:rFonts w:ascii="Montserrat" w:hAnsi="Montserrat"/>
          <w:sz w:val="24"/>
        </w:rPr>
        <w:t>ESCALATION</w:t>
      </w:r>
    </w:p>
    <w:p w14:paraId="56BD69AD" w14:textId="77777777" w:rsidR="00AD35EB" w:rsidRPr="00471595" w:rsidRDefault="00AD35EB" w:rsidP="00515B04">
      <w:pPr>
        <w:numPr>
          <w:ins w:id="2162" w:author="Unknown"/>
        </w:numPr>
        <w:rPr>
          <w:rFonts w:ascii="Montserrat" w:hAnsi="Montserrat"/>
          <w:sz w:val="24"/>
        </w:rPr>
      </w:pPr>
    </w:p>
    <w:p w14:paraId="3B8BE77E" w14:textId="60988CB5" w:rsidR="00AD35EB" w:rsidRPr="00471595" w:rsidRDefault="00AD35EB" w:rsidP="00515B04">
      <w:pPr>
        <w:numPr>
          <w:ins w:id="2163" w:author="Unknown"/>
        </w:numPr>
        <w:rPr>
          <w:rFonts w:ascii="Montserrat" w:hAnsi="Montserrat"/>
          <w:sz w:val="24"/>
        </w:rPr>
      </w:pPr>
      <w:r w:rsidRPr="00471595">
        <w:rPr>
          <w:rFonts w:ascii="Montserrat" w:hAnsi="Montserrat"/>
          <w:sz w:val="24"/>
        </w:rPr>
        <w:t>Like a good stalker, the escalation will present the novice with a paradox of possibility. It will play on the tendency of the mysteries in life to pass so close as to thrill the soul</w:t>
      </w:r>
      <w:r w:rsidR="00295153" w:rsidRPr="00471595">
        <w:rPr>
          <w:rFonts w:ascii="Montserrat" w:hAnsi="Montserrat"/>
          <w:sz w:val="24"/>
        </w:rPr>
        <w:t xml:space="preserve"> and</w:t>
      </w:r>
      <w:r w:rsidRPr="00471595">
        <w:rPr>
          <w:rFonts w:ascii="Montserrat" w:hAnsi="Montserrat"/>
          <w:sz w:val="24"/>
        </w:rPr>
        <w:t xml:space="preserve">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w:t>
      </w:r>
      <w:r w:rsidR="00295153" w:rsidRPr="00471595">
        <w:rPr>
          <w:rFonts w:ascii="Montserrat" w:hAnsi="Montserrat"/>
          <w:sz w:val="24"/>
        </w:rPr>
        <w:t xml:space="preserve"> and</w:t>
      </w:r>
      <w:r w:rsidRPr="00471595">
        <w:rPr>
          <w:rFonts w:ascii="Montserrat" w:hAnsi="Montserrat"/>
          <w:sz w:val="24"/>
        </w:rPr>
        <w:t xml:space="preserve"> it will be as ruthless, sweet, cunning and patient as such a tale demands. This is intended to give insight to the wonder of my more fanciful</w:t>
      </w:r>
      <w:r w:rsidR="00295153" w:rsidRPr="00471595">
        <w:rPr>
          <w:rFonts w:ascii="Montserrat" w:hAnsi="Montserrat"/>
          <w:sz w:val="24"/>
        </w:rPr>
        <w:t xml:space="preserve"> and</w:t>
      </w:r>
      <w:r w:rsidRPr="00471595">
        <w:rPr>
          <w:rFonts w:ascii="Montserrat" w:hAnsi="Montserrat"/>
          <w:sz w:val="24"/>
        </w:rPr>
        <w:t xml:space="preserve"> overwhelming confidences, the larger mystery which I have a will to write. It is a petition, silently given, for the reader, or the writer, to seize the weight which lies more wholly behind the words. An offer to go beyond mere concept to association.</w:t>
      </w:r>
    </w:p>
    <w:p w14:paraId="420645E8" w14:textId="77777777" w:rsidR="00201AA5" w:rsidRPr="00471595" w:rsidRDefault="00201AA5" w:rsidP="00515B04">
      <w:pPr>
        <w:rPr>
          <w:rFonts w:ascii="Montserrat" w:hAnsi="Montserrat"/>
          <w:sz w:val="24"/>
        </w:rPr>
      </w:pPr>
    </w:p>
    <w:p w14:paraId="05B49CFE"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7CF7693A" w14:textId="77777777" w:rsidR="00201AA5" w:rsidRPr="00471595" w:rsidRDefault="00201AA5" w:rsidP="00515B04">
      <w:pPr>
        <w:rPr>
          <w:rFonts w:ascii="Montserrat" w:hAnsi="Montserrat"/>
          <w:sz w:val="24"/>
        </w:rPr>
      </w:pPr>
    </w:p>
    <w:p w14:paraId="0C9A6030" w14:textId="77777777" w:rsidR="00AD35EB" w:rsidRPr="00471595" w:rsidRDefault="00AD35EB" w:rsidP="00515B04">
      <w:pPr>
        <w:numPr>
          <w:ins w:id="2164" w:author="Unknown"/>
        </w:numPr>
        <w:rPr>
          <w:rFonts w:ascii="Montserrat" w:hAnsi="Montserrat"/>
          <w:sz w:val="24"/>
        </w:rPr>
      </w:pPr>
      <w:r w:rsidRPr="00471595">
        <w:rPr>
          <w:rFonts w:ascii="Montserrat" w:hAnsi="Montserrat"/>
          <w:sz w:val="24"/>
        </w:rPr>
        <w:t>CONFLICT</w:t>
      </w:r>
    </w:p>
    <w:p w14:paraId="1968CAB0" w14:textId="77777777" w:rsidR="00AD35EB" w:rsidRPr="00471595" w:rsidRDefault="00AD35EB" w:rsidP="00515B04">
      <w:pPr>
        <w:numPr>
          <w:ins w:id="2165" w:author="Unknown"/>
        </w:numPr>
        <w:rPr>
          <w:rFonts w:ascii="Montserrat" w:hAnsi="Montserrat"/>
          <w:sz w:val="24"/>
        </w:rPr>
      </w:pPr>
    </w:p>
    <w:p w14:paraId="64347839" w14:textId="0035988F" w:rsidR="00AD35EB" w:rsidRPr="00471595" w:rsidRDefault="00AD35EB" w:rsidP="00515B04">
      <w:pPr>
        <w:numPr>
          <w:ins w:id="2166" w:author="Unknown"/>
        </w:numPr>
        <w:rPr>
          <w:rFonts w:ascii="Montserrat" w:hAnsi="Montserrat"/>
          <w:sz w:val="24"/>
        </w:rPr>
      </w:pPr>
      <w:r w:rsidRPr="00471595">
        <w:rPr>
          <w:rFonts w:ascii="Montserrat" w:hAnsi="Montserrat"/>
          <w:sz w:val="24"/>
        </w:rPr>
        <w:t>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w:t>
      </w:r>
      <w:r w:rsidR="00295153" w:rsidRPr="00471595">
        <w:rPr>
          <w:rFonts w:ascii="Montserrat" w:hAnsi="Montserrat"/>
          <w:sz w:val="24"/>
        </w:rPr>
        <w:t xml:space="preserve"> and</w:t>
      </w:r>
      <w:r w:rsidRPr="00471595">
        <w:rPr>
          <w:rFonts w:ascii="Montserrat" w:hAnsi="Montserrat"/>
          <w:sz w:val="24"/>
        </w:rPr>
        <w:t xml:space="preserve"> with it must come certain consequences. They are not the first to access the Umbra</w:t>
      </w:r>
      <w:r w:rsidR="00295153" w:rsidRPr="00471595">
        <w:rPr>
          <w:rFonts w:ascii="Montserrat" w:hAnsi="Montserrat"/>
          <w:sz w:val="24"/>
        </w:rPr>
        <w:t xml:space="preserve"> and</w:t>
      </w:r>
      <w:r w:rsidRPr="00471595">
        <w:rPr>
          <w:rFonts w:ascii="Montserrat" w:hAnsi="Montserrat"/>
          <w:sz w:val="24"/>
        </w:rPr>
        <w:t xml:space="preserve"> yet it remains little more than an uneasy suspicion of something else people hardly recognized. Their revelation suggests that all the things each has been seeking are attainable with and within each other. The researchers who were sponsoring their education were hoping for just this sort of revelation</w:t>
      </w:r>
      <w:r w:rsidR="00295153" w:rsidRPr="00471595">
        <w:rPr>
          <w:rFonts w:ascii="Montserrat" w:hAnsi="Montserrat"/>
          <w:sz w:val="24"/>
        </w:rPr>
        <w:t xml:space="preserve"> and</w:t>
      </w:r>
      <w:r w:rsidRPr="00471595">
        <w:rPr>
          <w:rFonts w:ascii="Montserrat" w:hAnsi="Montserrat"/>
          <w:sz w:val="24"/>
        </w:rPr>
        <w:t xml:space="preserve">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14:paraId="4D434410" w14:textId="77777777" w:rsidR="00201AA5" w:rsidRPr="00471595" w:rsidRDefault="00201AA5" w:rsidP="00515B04">
      <w:pPr>
        <w:rPr>
          <w:rFonts w:ascii="Montserrat" w:hAnsi="Montserrat"/>
          <w:sz w:val="24"/>
        </w:rPr>
      </w:pPr>
    </w:p>
    <w:p w14:paraId="2896EDA9"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412829B0" w14:textId="77777777" w:rsidR="00201AA5" w:rsidRPr="00471595" w:rsidRDefault="00201AA5" w:rsidP="00515B04">
      <w:pPr>
        <w:rPr>
          <w:rFonts w:ascii="Montserrat" w:hAnsi="Montserrat"/>
          <w:sz w:val="24"/>
        </w:rPr>
      </w:pPr>
    </w:p>
    <w:p w14:paraId="111A81F7" w14:textId="77777777" w:rsidR="00AD35EB" w:rsidRPr="00471595" w:rsidRDefault="00AD35EB" w:rsidP="00515B04">
      <w:pPr>
        <w:numPr>
          <w:ins w:id="2167" w:author="Unknown"/>
        </w:numPr>
        <w:rPr>
          <w:rFonts w:ascii="Montserrat" w:hAnsi="Montserrat"/>
          <w:sz w:val="24"/>
        </w:rPr>
      </w:pPr>
      <w:r w:rsidRPr="00471595">
        <w:rPr>
          <w:rFonts w:ascii="Montserrat" w:hAnsi="Montserrat"/>
          <w:sz w:val="24"/>
        </w:rPr>
        <w:t>CRISIS</w:t>
      </w:r>
    </w:p>
    <w:p w14:paraId="40F8A657" w14:textId="77777777" w:rsidR="00AD35EB" w:rsidRPr="00471595" w:rsidRDefault="00AD35EB" w:rsidP="00515B04">
      <w:pPr>
        <w:numPr>
          <w:ins w:id="2168" w:author="Unknown"/>
        </w:numPr>
        <w:rPr>
          <w:rFonts w:ascii="Montserrat" w:hAnsi="Montserrat"/>
          <w:sz w:val="24"/>
        </w:rPr>
      </w:pPr>
    </w:p>
    <w:p w14:paraId="1E1227A2" w14:textId="77777777" w:rsidR="00AD35EB" w:rsidRPr="00471595" w:rsidRDefault="00AD35EB" w:rsidP="00515B04">
      <w:pPr>
        <w:numPr>
          <w:ins w:id="2169" w:author="Unknown"/>
        </w:numPr>
        <w:rPr>
          <w:rFonts w:ascii="Montserrat" w:hAnsi="Montserrat"/>
          <w:sz w:val="24"/>
        </w:rPr>
      </w:pPr>
      <w:r w:rsidRPr="00471595">
        <w:rPr>
          <w:rFonts w:ascii="Montserrat" w:hAnsi="Montserrat"/>
          <w:sz w:val="24"/>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14:paraId="23AB442F" w14:textId="77777777" w:rsidR="00201AA5" w:rsidRPr="00471595" w:rsidRDefault="00201AA5" w:rsidP="00515B04">
      <w:pPr>
        <w:rPr>
          <w:rFonts w:ascii="Montserrat" w:hAnsi="Montserrat"/>
          <w:sz w:val="24"/>
        </w:rPr>
      </w:pPr>
    </w:p>
    <w:p w14:paraId="7C63826E"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108FC17B" w14:textId="77777777" w:rsidR="00201AA5" w:rsidRPr="00471595" w:rsidRDefault="00201AA5" w:rsidP="00515B04">
      <w:pPr>
        <w:rPr>
          <w:rFonts w:ascii="Montserrat" w:hAnsi="Montserrat"/>
          <w:sz w:val="24"/>
        </w:rPr>
      </w:pPr>
    </w:p>
    <w:p w14:paraId="10A459B5" w14:textId="77777777" w:rsidR="00AD35EB" w:rsidRPr="00471595" w:rsidRDefault="00AD35EB" w:rsidP="00515B04">
      <w:pPr>
        <w:numPr>
          <w:ins w:id="2170" w:author="Unknown"/>
        </w:numPr>
        <w:rPr>
          <w:rFonts w:ascii="Montserrat" w:hAnsi="Montserrat"/>
          <w:sz w:val="24"/>
        </w:rPr>
      </w:pPr>
      <w:r w:rsidRPr="00471595">
        <w:rPr>
          <w:rFonts w:ascii="Montserrat" w:hAnsi="Montserrat"/>
          <w:sz w:val="24"/>
        </w:rPr>
        <w:t>CLOSURE</w:t>
      </w:r>
    </w:p>
    <w:p w14:paraId="0C123845" w14:textId="77777777" w:rsidR="00AD35EB" w:rsidRPr="00471595" w:rsidRDefault="00AD35EB" w:rsidP="00515B04">
      <w:pPr>
        <w:numPr>
          <w:ins w:id="2171" w:author="Unknown"/>
        </w:numPr>
        <w:rPr>
          <w:rFonts w:ascii="Montserrat" w:hAnsi="Montserrat"/>
          <w:sz w:val="24"/>
        </w:rPr>
      </w:pPr>
    </w:p>
    <w:p w14:paraId="3205556E" w14:textId="280C3AEC" w:rsidR="00AD35EB" w:rsidRPr="00471595" w:rsidRDefault="00AD35EB" w:rsidP="00515B04">
      <w:pPr>
        <w:numPr>
          <w:ins w:id="2172" w:author="Unknown"/>
        </w:numPr>
        <w:rPr>
          <w:rFonts w:ascii="Montserrat" w:hAnsi="Montserrat"/>
          <w:sz w:val="24"/>
        </w:rPr>
      </w:pPr>
      <w:r w:rsidRPr="00471595">
        <w:rPr>
          <w:rFonts w:ascii="Montserrat" w:hAnsi="Montserrat"/>
          <w:sz w:val="24"/>
        </w:rPr>
        <w:t>Having done what they could, they have to measure what they accomplished against what lies in the future. For some the scars of this passage beg for time to heal</w:t>
      </w:r>
      <w:r w:rsidR="00295153" w:rsidRPr="00471595">
        <w:rPr>
          <w:rFonts w:ascii="Montserrat" w:hAnsi="Montserrat"/>
          <w:sz w:val="24"/>
        </w:rPr>
        <w:t xml:space="preserve"> and</w:t>
      </w:r>
      <w:r w:rsidRPr="00471595">
        <w:rPr>
          <w:rFonts w:ascii="Montserrat" w:hAnsi="Montserrat"/>
          <w:sz w:val="24"/>
        </w:rPr>
        <w:t xml:space="preserve"> many of them simply cannot bear each other. Many of them are let go, free to reconcile this in their own minds, mostly in pairs or triads. A few have faith that they can reconcile this with their disrupted lives. Take the future one day at a time.</w:t>
      </w:r>
    </w:p>
    <w:p w14:paraId="1A75F0F5" w14:textId="77777777" w:rsidR="00201AA5" w:rsidRPr="00471595" w:rsidRDefault="00201AA5" w:rsidP="00515B04">
      <w:pPr>
        <w:rPr>
          <w:rFonts w:ascii="Montserrat" w:hAnsi="Montserrat"/>
          <w:sz w:val="24"/>
        </w:rPr>
      </w:pPr>
    </w:p>
    <w:p w14:paraId="39A9A44C" w14:textId="58340221" w:rsidR="00201AA5" w:rsidRPr="00471595" w:rsidRDefault="00201AA5" w:rsidP="00515B04">
      <w:pPr>
        <w:pStyle w:val="VerticalBrace"/>
        <w:rPr>
          <w:rFonts w:ascii="Montserrat" w:hAnsi="Montserrat"/>
          <w:sz w:val="24"/>
        </w:rPr>
      </w:pPr>
      <w:r w:rsidRPr="00471595">
        <w:rPr>
          <w:rFonts w:ascii="Montserrat" w:hAnsi="Montserrat"/>
          <w:sz w:val="24"/>
        </w:rPr>
        <w:t>————————</w:t>
      </w:r>
    </w:p>
    <w:p w14:paraId="384C75AE" w14:textId="794267DB" w:rsidR="00AD35EB" w:rsidRPr="00471595" w:rsidRDefault="00201AA5" w:rsidP="00515B04">
      <w:pPr>
        <w:numPr>
          <w:ins w:id="2173" w:author="Unknown"/>
        </w:numPr>
        <w:rPr>
          <w:rFonts w:ascii="Montserrat" w:hAnsi="Montserrat"/>
          <w:sz w:val="24"/>
        </w:rPr>
      </w:pPr>
      <w:r w:rsidRPr="00471595">
        <w:rPr>
          <w:rFonts w:ascii="Montserrat" w:hAnsi="Montserrat"/>
          <w:sz w:val="24"/>
        </w:rPr>
        <w:br w:type="page"/>
      </w:r>
      <w:r w:rsidR="00AD35EB" w:rsidRPr="00471595">
        <w:rPr>
          <w:rFonts w:ascii="Montserrat" w:hAnsi="Montserrat"/>
          <w:sz w:val="24"/>
        </w:rPr>
        <w:t>AVONLEA</w:t>
      </w:r>
    </w:p>
    <w:p w14:paraId="684B66EE" w14:textId="77777777" w:rsidR="00AD35EB" w:rsidRPr="00471595" w:rsidRDefault="00AD35EB" w:rsidP="00515B04">
      <w:pPr>
        <w:numPr>
          <w:ins w:id="2174" w:author="Unknown"/>
        </w:numPr>
        <w:rPr>
          <w:rFonts w:ascii="Montserrat" w:hAnsi="Montserrat"/>
          <w:sz w:val="24"/>
        </w:rPr>
      </w:pPr>
      <w:r w:rsidRPr="00471595">
        <w:rPr>
          <w:rFonts w:ascii="Montserrat" w:hAnsi="Montserrat"/>
          <w:sz w:val="24"/>
        </w:rPr>
        <w:t>THE RAPE OF AVONLEA</w:t>
      </w:r>
    </w:p>
    <w:p w14:paraId="2FB8B225" w14:textId="77777777" w:rsidR="00AD35EB" w:rsidRPr="00471595" w:rsidRDefault="00AD35EB" w:rsidP="00515B04">
      <w:pPr>
        <w:numPr>
          <w:ins w:id="2175" w:author="Unknown"/>
        </w:numPr>
        <w:rPr>
          <w:rFonts w:ascii="Montserrat" w:hAnsi="Montserrat"/>
          <w:sz w:val="24"/>
        </w:rPr>
      </w:pPr>
      <w:r w:rsidRPr="00471595">
        <w:rPr>
          <w:rFonts w:ascii="Montserrat" w:hAnsi="Montserrat"/>
          <w:sz w:val="24"/>
        </w:rPr>
        <w:t>UNPROMISED</w:t>
      </w:r>
    </w:p>
    <w:p w14:paraId="5B970EAE" w14:textId="77777777" w:rsidR="00AD35EB" w:rsidRPr="00471595" w:rsidRDefault="00AD35EB" w:rsidP="00515B04">
      <w:pPr>
        <w:numPr>
          <w:ins w:id="2176" w:author="Unknown"/>
        </w:numPr>
        <w:rPr>
          <w:rFonts w:ascii="Montserrat" w:hAnsi="Montserrat"/>
          <w:sz w:val="24"/>
        </w:rPr>
      </w:pPr>
      <w:r w:rsidRPr="00471595">
        <w:rPr>
          <w:rFonts w:ascii="Montserrat" w:hAnsi="Montserrat"/>
          <w:sz w:val="24"/>
        </w:rPr>
        <w:t>UNREQUITED</w:t>
      </w:r>
    </w:p>
    <w:p w14:paraId="4D1B0FDD" w14:textId="77777777" w:rsidR="00AD35EB" w:rsidRPr="00471595" w:rsidRDefault="00AD35EB" w:rsidP="00515B04">
      <w:pPr>
        <w:numPr>
          <w:ins w:id="2177" w:author="Unknown"/>
        </w:numPr>
        <w:rPr>
          <w:rFonts w:ascii="Montserrat" w:hAnsi="Montserrat"/>
          <w:sz w:val="24"/>
        </w:rPr>
      </w:pPr>
      <w:r w:rsidRPr="00471595">
        <w:rPr>
          <w:rFonts w:ascii="Montserrat" w:hAnsi="Montserrat"/>
          <w:sz w:val="24"/>
        </w:rPr>
        <w:t>UNBOUND</w:t>
      </w:r>
    </w:p>
    <w:p w14:paraId="223C6548" w14:textId="77777777" w:rsidR="00AD35EB" w:rsidRPr="00471595" w:rsidRDefault="00AD35EB" w:rsidP="00515B04">
      <w:pPr>
        <w:numPr>
          <w:ins w:id="2178" w:author="Unknown"/>
        </w:numPr>
        <w:rPr>
          <w:rFonts w:ascii="Montserrat" w:hAnsi="Montserrat"/>
          <w:sz w:val="24"/>
        </w:rPr>
      </w:pPr>
      <w:r w:rsidRPr="00471595">
        <w:rPr>
          <w:rFonts w:ascii="Montserrat" w:hAnsi="Montserrat"/>
          <w:sz w:val="24"/>
        </w:rPr>
        <w:t>UNDONE</w:t>
      </w:r>
    </w:p>
    <w:p w14:paraId="02064663" w14:textId="77777777" w:rsidR="00AD35EB" w:rsidRPr="00471595" w:rsidRDefault="00AD35EB" w:rsidP="00515B04">
      <w:pPr>
        <w:numPr>
          <w:ins w:id="2179" w:author="Unknown"/>
        </w:numPr>
        <w:rPr>
          <w:rFonts w:ascii="Montserrat" w:hAnsi="Montserrat"/>
          <w:sz w:val="24"/>
        </w:rPr>
      </w:pPr>
      <w:r w:rsidRPr="00471595">
        <w:rPr>
          <w:rFonts w:ascii="Montserrat" w:hAnsi="Montserrat"/>
          <w:sz w:val="24"/>
        </w:rPr>
        <w:t>UNRESOLVED</w:t>
      </w:r>
    </w:p>
    <w:p w14:paraId="52496663" w14:textId="77777777" w:rsidR="00276F1C" w:rsidRPr="00471595" w:rsidRDefault="00AD35EB" w:rsidP="00515B04">
      <w:pPr>
        <w:numPr>
          <w:ins w:id="2180" w:author="Unknown"/>
        </w:numPr>
        <w:rPr>
          <w:rFonts w:ascii="Montserrat" w:hAnsi="Montserrat"/>
          <w:sz w:val="24"/>
        </w:rPr>
      </w:pPr>
      <w:r w:rsidRPr="00471595">
        <w:rPr>
          <w:rFonts w:ascii="Montserrat" w:hAnsi="Montserrat"/>
          <w:sz w:val="24"/>
        </w:rPr>
        <w:t>UNFATHOMED</w:t>
      </w:r>
    </w:p>
    <w:p w14:paraId="7A1BF066" w14:textId="77777777" w:rsidR="00515B04" w:rsidRPr="00471595" w:rsidRDefault="00515B04" w:rsidP="00515B04">
      <w:pPr>
        <w:rPr>
          <w:rFonts w:ascii="Montserrat" w:hAnsi="Montserrat"/>
          <w:sz w:val="24"/>
        </w:rPr>
      </w:pPr>
    </w:p>
    <w:p w14:paraId="1CE26807"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34BD8878" w14:textId="77777777" w:rsidR="00515B04" w:rsidRPr="00471595" w:rsidRDefault="00515B04" w:rsidP="00515B04">
      <w:pPr>
        <w:rPr>
          <w:rFonts w:ascii="Montserrat" w:hAnsi="Montserrat"/>
          <w:sz w:val="24"/>
        </w:rPr>
      </w:pPr>
    </w:p>
    <w:p w14:paraId="51C01C0B" w14:textId="77777777" w:rsidR="00AD35EB" w:rsidRPr="00471595" w:rsidRDefault="00AD35EB" w:rsidP="00515B04">
      <w:pPr>
        <w:numPr>
          <w:ins w:id="2181" w:author="Unknown"/>
        </w:numPr>
        <w:rPr>
          <w:rFonts w:ascii="Montserrat" w:hAnsi="Montserrat"/>
          <w:sz w:val="24"/>
        </w:rPr>
      </w:pPr>
      <w:r w:rsidRPr="00471595">
        <w:rPr>
          <w:rFonts w:ascii="Montserrat" w:hAnsi="Montserrat"/>
          <w:sz w:val="24"/>
        </w:rPr>
        <w:t>AT THE EDGE OF CONSCIOUSNESS</w:t>
      </w:r>
    </w:p>
    <w:p w14:paraId="5200B739" w14:textId="77777777" w:rsidR="00AD35EB" w:rsidRPr="00471595" w:rsidRDefault="00AD35EB" w:rsidP="00515B04">
      <w:pPr>
        <w:numPr>
          <w:ins w:id="2182" w:author="Unknown"/>
        </w:numPr>
        <w:rPr>
          <w:rFonts w:ascii="Montserrat" w:hAnsi="Montserrat"/>
          <w:sz w:val="24"/>
        </w:rPr>
      </w:pPr>
      <w:r w:rsidRPr="00471595">
        <w:rPr>
          <w:rFonts w:ascii="Montserrat" w:hAnsi="Montserrat"/>
          <w:sz w:val="24"/>
        </w:rPr>
        <w:t>BREAKING BARRIERS</w:t>
      </w:r>
    </w:p>
    <w:p w14:paraId="0081EEC3" w14:textId="77777777" w:rsidR="00AD35EB" w:rsidRPr="00471595" w:rsidRDefault="00AD35EB" w:rsidP="00515B04">
      <w:pPr>
        <w:numPr>
          <w:ins w:id="2183" w:author="Unknown"/>
        </w:numPr>
        <w:rPr>
          <w:rFonts w:ascii="Montserrat" w:hAnsi="Montserrat"/>
          <w:sz w:val="24"/>
        </w:rPr>
      </w:pPr>
      <w:r w:rsidRPr="00471595">
        <w:rPr>
          <w:rFonts w:ascii="Montserrat" w:hAnsi="Montserrat"/>
          <w:sz w:val="24"/>
        </w:rPr>
        <w:t>DRAGON DREAM</w:t>
      </w:r>
    </w:p>
    <w:p w14:paraId="13B15548" w14:textId="77777777" w:rsidR="00AD35EB" w:rsidRPr="00471595" w:rsidRDefault="00AD35EB" w:rsidP="00515B04">
      <w:pPr>
        <w:numPr>
          <w:ins w:id="2184" w:author="Unknown"/>
        </w:numPr>
        <w:rPr>
          <w:rFonts w:ascii="Montserrat" w:hAnsi="Montserrat"/>
          <w:sz w:val="24"/>
        </w:rPr>
      </w:pPr>
      <w:r w:rsidRPr="00471595">
        <w:rPr>
          <w:rFonts w:ascii="Montserrat" w:hAnsi="Montserrat"/>
          <w:sz w:val="24"/>
        </w:rPr>
        <w:t>THE SECOND GESTURE</w:t>
      </w:r>
    </w:p>
    <w:p w14:paraId="1521659B" w14:textId="77777777" w:rsidR="00AD35EB" w:rsidRPr="00471595" w:rsidRDefault="00AD35EB" w:rsidP="00515B04">
      <w:pPr>
        <w:numPr>
          <w:ins w:id="2185" w:author="Unknown"/>
        </w:numPr>
        <w:rPr>
          <w:rFonts w:ascii="Montserrat" w:hAnsi="Montserrat"/>
          <w:sz w:val="24"/>
        </w:rPr>
      </w:pPr>
      <w:r w:rsidRPr="00471595">
        <w:rPr>
          <w:rFonts w:ascii="Montserrat" w:hAnsi="Montserrat"/>
          <w:sz w:val="24"/>
        </w:rPr>
        <w:t>THRESHOLD</w:t>
      </w:r>
    </w:p>
    <w:p w14:paraId="3D439E00" w14:textId="77777777" w:rsidR="00AD35EB" w:rsidRPr="00471595" w:rsidRDefault="00AD35EB" w:rsidP="00515B04">
      <w:pPr>
        <w:numPr>
          <w:ins w:id="2186" w:author="Unknown"/>
        </w:numPr>
        <w:rPr>
          <w:rFonts w:ascii="Montserrat" w:hAnsi="Montserrat"/>
          <w:sz w:val="24"/>
        </w:rPr>
      </w:pPr>
      <w:r w:rsidRPr="00471595">
        <w:rPr>
          <w:rFonts w:ascii="Montserrat" w:hAnsi="Montserrat"/>
          <w:sz w:val="24"/>
        </w:rPr>
        <w:t>COMPANION</w:t>
      </w:r>
    </w:p>
    <w:p w14:paraId="6611280C" w14:textId="77777777" w:rsidR="00AD35EB" w:rsidRPr="00471595" w:rsidRDefault="00AD35EB" w:rsidP="00515B04">
      <w:pPr>
        <w:numPr>
          <w:ins w:id="2187" w:author="Unknown"/>
        </w:numPr>
        <w:rPr>
          <w:rFonts w:ascii="Montserrat" w:hAnsi="Montserrat"/>
          <w:sz w:val="24"/>
        </w:rPr>
      </w:pPr>
      <w:r w:rsidRPr="00471595">
        <w:rPr>
          <w:rFonts w:ascii="Montserrat" w:hAnsi="Montserrat"/>
          <w:sz w:val="24"/>
        </w:rPr>
        <w:t>THE TERMINAL MOMENT</w:t>
      </w:r>
    </w:p>
    <w:p w14:paraId="3B3A45CD" w14:textId="77777777" w:rsidR="00AD35EB" w:rsidRPr="00471595" w:rsidRDefault="00AD35EB" w:rsidP="00515B04">
      <w:pPr>
        <w:numPr>
          <w:ins w:id="2188" w:author="Unknown"/>
        </w:numPr>
        <w:rPr>
          <w:rFonts w:ascii="Montserrat" w:hAnsi="Montserrat"/>
          <w:sz w:val="24"/>
        </w:rPr>
      </w:pPr>
      <w:r w:rsidRPr="00471595">
        <w:rPr>
          <w:rFonts w:ascii="Montserrat" w:hAnsi="Montserrat"/>
          <w:sz w:val="24"/>
        </w:rPr>
        <w:t>ANGELS</w:t>
      </w:r>
    </w:p>
    <w:p w14:paraId="14429D69" w14:textId="77777777" w:rsidR="00201AA5" w:rsidRPr="00471595" w:rsidRDefault="00201AA5" w:rsidP="00515B04">
      <w:pPr>
        <w:rPr>
          <w:rFonts w:ascii="Montserrat" w:hAnsi="Montserrat"/>
          <w:sz w:val="24"/>
        </w:rPr>
      </w:pPr>
    </w:p>
    <w:p w14:paraId="5A9D7133"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650CAA3C" w14:textId="77777777" w:rsidR="00201AA5" w:rsidRPr="00471595" w:rsidRDefault="00201AA5" w:rsidP="00515B04">
      <w:pPr>
        <w:rPr>
          <w:rFonts w:ascii="Montserrat" w:hAnsi="Montserrat"/>
          <w:sz w:val="24"/>
        </w:rPr>
      </w:pPr>
    </w:p>
    <w:p w14:paraId="724FC579" w14:textId="77777777" w:rsidR="00AD35EB" w:rsidRPr="00471595" w:rsidRDefault="00AD35EB" w:rsidP="00515B04">
      <w:pPr>
        <w:numPr>
          <w:ins w:id="2189" w:author="Unknown"/>
        </w:numPr>
        <w:rPr>
          <w:rFonts w:ascii="Montserrat" w:hAnsi="Montserrat"/>
          <w:sz w:val="24"/>
        </w:rPr>
      </w:pPr>
      <w:r w:rsidRPr="00471595">
        <w:rPr>
          <w:rFonts w:ascii="Montserrat" w:hAnsi="Montserrat"/>
          <w:sz w:val="24"/>
        </w:rPr>
        <w:t>THRESHOLDS</w:t>
      </w:r>
    </w:p>
    <w:p w14:paraId="7957AA77" w14:textId="2F63CB55" w:rsidR="00AD35EB" w:rsidRPr="00471595" w:rsidRDefault="00AD35EB" w:rsidP="00515B04">
      <w:pPr>
        <w:numPr>
          <w:ins w:id="2190" w:author="Unknown"/>
        </w:numPr>
        <w:rPr>
          <w:rFonts w:ascii="Montserrat" w:hAnsi="Montserrat"/>
          <w:sz w:val="24"/>
        </w:rPr>
      </w:pPr>
      <w:r w:rsidRPr="00471595">
        <w:rPr>
          <w:rFonts w:ascii="Montserrat" w:hAnsi="Montserrat"/>
          <w:sz w:val="24"/>
        </w:rPr>
        <w:t>Quite different than one might expect, THRESHOLDS is almost a thesis. It is a book about imagination and enlightenment. It discusses many of the ideas, precedents and revelations upon which all of my writing is based. In it I intend to examine many of the things that underlie our very existence</w:t>
      </w:r>
      <w:r w:rsidR="00295153" w:rsidRPr="00471595">
        <w:rPr>
          <w:rFonts w:ascii="Montserrat" w:hAnsi="Montserrat"/>
          <w:sz w:val="24"/>
        </w:rPr>
        <w:t xml:space="preserve"> and</w:t>
      </w:r>
      <w:r w:rsidRPr="00471595">
        <w:rPr>
          <w:rFonts w:ascii="Montserrat" w:hAnsi="Montserrat"/>
          <w:sz w:val="24"/>
        </w:rPr>
        <w:t xml:space="preserve"> which relate to the paradoxes of dreaming and storytelling. Most of my works challenge the idea of reality, by assuming that anything is indeed possible</w:t>
      </w:r>
      <w:r w:rsidR="00295153" w:rsidRPr="00471595">
        <w:rPr>
          <w:rFonts w:ascii="Montserrat" w:hAnsi="Montserrat"/>
          <w:sz w:val="24"/>
        </w:rPr>
        <w:t xml:space="preserve"> and</w:t>
      </w:r>
      <w:r w:rsidRPr="00471595">
        <w:rPr>
          <w:rFonts w:ascii="Montserrat" w:hAnsi="Montserrat"/>
          <w:sz w:val="24"/>
        </w:rPr>
        <w:t xml:space="preserve"> it makes sense if one just asks the right questions. The book itself evolves out of these questions</w:t>
      </w:r>
      <w:r w:rsidR="00295153" w:rsidRPr="00471595">
        <w:rPr>
          <w:rFonts w:ascii="Montserrat" w:hAnsi="Montserrat"/>
          <w:sz w:val="24"/>
        </w:rPr>
        <w:t xml:space="preserve"> and</w:t>
      </w:r>
      <w:r w:rsidRPr="00471595">
        <w:rPr>
          <w:rFonts w:ascii="Montserrat" w:hAnsi="Montserrat"/>
          <w:sz w:val="24"/>
        </w:rPr>
        <w:t xml:space="preserve"> it may well be a revolutionary book on existence. One might think that I am an existentialist</w:t>
      </w:r>
      <w:r w:rsidR="00295153" w:rsidRPr="00471595">
        <w:rPr>
          <w:rFonts w:ascii="Montserrat" w:hAnsi="Montserrat"/>
          <w:sz w:val="24"/>
        </w:rPr>
        <w:t xml:space="preserve"> but</w:t>
      </w:r>
      <w:r w:rsidRPr="00471595">
        <w:rPr>
          <w:rFonts w:ascii="Montserrat" w:hAnsi="Montserrat"/>
          <w:sz w:val="24"/>
        </w:rPr>
        <w:t xml:space="preserve"> the issue is moot. If you exist, then you are existential. This book is about determining what that really means. I never said that reality is a lie, just that it is a trick</w:t>
      </w:r>
      <w:r w:rsidR="00295153" w:rsidRPr="00471595">
        <w:rPr>
          <w:rFonts w:ascii="Montserrat" w:hAnsi="Montserrat"/>
          <w:sz w:val="24"/>
        </w:rPr>
        <w:t xml:space="preserve"> and</w:t>
      </w:r>
      <w:r w:rsidRPr="00471595">
        <w:rPr>
          <w:rFonts w:ascii="Montserrat" w:hAnsi="Montserrat"/>
          <w:sz w:val="24"/>
        </w:rPr>
        <w:t xml:space="preserve"> we are the ones who have performed it. </w:t>
      </w:r>
    </w:p>
    <w:p w14:paraId="7421B116" w14:textId="77777777" w:rsidR="00201AA5" w:rsidRPr="00471595" w:rsidRDefault="00201AA5" w:rsidP="00515B04">
      <w:pPr>
        <w:rPr>
          <w:rFonts w:ascii="Montserrat" w:hAnsi="Montserrat"/>
          <w:sz w:val="24"/>
        </w:rPr>
      </w:pPr>
    </w:p>
    <w:p w14:paraId="4B939B84"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78C200F9" w14:textId="77777777" w:rsidR="00201AA5" w:rsidRPr="00471595" w:rsidRDefault="00201AA5" w:rsidP="00515B04">
      <w:pPr>
        <w:rPr>
          <w:rFonts w:ascii="Montserrat" w:hAnsi="Montserrat"/>
          <w:sz w:val="24"/>
        </w:rPr>
      </w:pPr>
    </w:p>
    <w:p w14:paraId="5BA761B1" w14:textId="56CC6840" w:rsidR="00AD35EB" w:rsidRPr="00471595" w:rsidRDefault="00201AA5" w:rsidP="00515B04">
      <w:pPr>
        <w:numPr>
          <w:ins w:id="2191" w:author="Unknown"/>
        </w:numPr>
        <w:rPr>
          <w:rFonts w:ascii="Montserrat" w:hAnsi="Montserrat"/>
          <w:sz w:val="24"/>
        </w:rPr>
      </w:pPr>
      <w:r w:rsidRPr="00471595">
        <w:rPr>
          <w:rFonts w:ascii="Montserrat" w:hAnsi="Montserrat"/>
          <w:sz w:val="24"/>
        </w:rPr>
        <w:br w:type="page"/>
      </w:r>
      <w:r w:rsidR="00AD35EB" w:rsidRPr="00471595">
        <w:rPr>
          <w:rFonts w:ascii="Montserrat" w:hAnsi="Montserrat"/>
          <w:sz w:val="24"/>
        </w:rPr>
        <w:t>DIVINE ERROR [APPLICATION]</w:t>
      </w:r>
    </w:p>
    <w:p w14:paraId="1B774620" w14:textId="77777777" w:rsidR="00515B04" w:rsidRPr="00471595" w:rsidRDefault="00515B04" w:rsidP="00515B04">
      <w:pPr>
        <w:rPr>
          <w:rFonts w:ascii="Montserrat" w:hAnsi="Montserrat"/>
          <w:sz w:val="24"/>
        </w:rPr>
      </w:pPr>
    </w:p>
    <w:p w14:paraId="49C9FD36"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6503D44F" w14:textId="77777777" w:rsidR="00515B04" w:rsidRPr="00471595" w:rsidRDefault="00515B04" w:rsidP="00515B04">
      <w:pPr>
        <w:rPr>
          <w:rFonts w:ascii="Montserrat" w:hAnsi="Montserrat"/>
          <w:sz w:val="24"/>
        </w:rPr>
      </w:pPr>
    </w:p>
    <w:p w14:paraId="3C543576" w14:textId="77777777" w:rsidR="00AD35EB" w:rsidRPr="00471595" w:rsidRDefault="00AD35EB" w:rsidP="00515B04">
      <w:pPr>
        <w:numPr>
          <w:ins w:id="2192" w:author="Unknown"/>
        </w:numPr>
        <w:rPr>
          <w:rFonts w:ascii="Montserrat" w:hAnsi="Montserrat"/>
          <w:sz w:val="24"/>
        </w:rPr>
      </w:pPr>
      <w:r w:rsidRPr="00471595">
        <w:rPr>
          <w:rFonts w:ascii="Montserrat" w:hAnsi="Montserrat"/>
          <w:sz w:val="24"/>
        </w:rPr>
        <w:t>PROJECTION [APPLICATION]</w:t>
      </w:r>
    </w:p>
    <w:p w14:paraId="0593C464" w14:textId="77777777" w:rsidR="00AD35EB" w:rsidRPr="00471595" w:rsidRDefault="00AD35EB" w:rsidP="00515B04">
      <w:pPr>
        <w:numPr>
          <w:ins w:id="2193" w:author="Unknown"/>
        </w:numPr>
        <w:rPr>
          <w:rFonts w:ascii="Montserrat" w:hAnsi="Montserrat"/>
          <w:sz w:val="24"/>
        </w:rPr>
      </w:pPr>
      <w:r w:rsidRPr="00471595">
        <w:rPr>
          <w:rFonts w:ascii="Montserrat" w:hAnsi="Montserrat"/>
          <w:sz w:val="24"/>
        </w:rPr>
        <w:tab/>
        <w:t>DRAFT</w:t>
      </w:r>
    </w:p>
    <w:p w14:paraId="10E1DF9C" w14:textId="77777777" w:rsidR="00AD35EB" w:rsidRPr="00471595" w:rsidRDefault="00AD35EB" w:rsidP="00515B04">
      <w:pPr>
        <w:numPr>
          <w:ins w:id="2194" w:author="Unknown"/>
        </w:numPr>
        <w:rPr>
          <w:rFonts w:ascii="Montserrat" w:hAnsi="Montserrat"/>
          <w:sz w:val="24"/>
        </w:rPr>
      </w:pPr>
      <w:r w:rsidRPr="00471595">
        <w:rPr>
          <w:rFonts w:ascii="Montserrat" w:hAnsi="Montserrat"/>
          <w:sz w:val="24"/>
        </w:rPr>
        <w:tab/>
        <w:t>INTERROGATION AND ARGUEMENT [ANALYSIS AND LOGIC NOTES]</w:t>
      </w:r>
    </w:p>
    <w:p w14:paraId="444C2EC0" w14:textId="77777777" w:rsidR="00AD35EB" w:rsidRPr="00471595" w:rsidRDefault="00AD35EB" w:rsidP="00515B04">
      <w:pPr>
        <w:numPr>
          <w:ins w:id="2195" w:author="Unknown"/>
        </w:numPr>
        <w:rPr>
          <w:rFonts w:ascii="Montserrat" w:hAnsi="Montserrat"/>
          <w:sz w:val="24"/>
        </w:rPr>
      </w:pPr>
      <w:r w:rsidRPr="00471595">
        <w:rPr>
          <w:rFonts w:ascii="Montserrat" w:hAnsi="Montserrat"/>
          <w:sz w:val="24"/>
        </w:rPr>
        <w:tab/>
        <w:t>[NO OTHER INVESTMENTS]</w:t>
      </w:r>
    </w:p>
    <w:p w14:paraId="122961A7" w14:textId="77777777" w:rsidR="00515B04" w:rsidRPr="00471595" w:rsidRDefault="00515B04" w:rsidP="00515B04">
      <w:pPr>
        <w:rPr>
          <w:rFonts w:ascii="Montserrat" w:hAnsi="Montserrat"/>
          <w:sz w:val="24"/>
        </w:rPr>
      </w:pPr>
    </w:p>
    <w:p w14:paraId="5893F99D"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3FDBF3D9" w14:textId="77777777" w:rsidR="00515B04" w:rsidRPr="00471595" w:rsidRDefault="00515B04" w:rsidP="00515B04">
      <w:pPr>
        <w:rPr>
          <w:rFonts w:ascii="Montserrat" w:hAnsi="Montserrat"/>
          <w:sz w:val="24"/>
        </w:rPr>
      </w:pPr>
    </w:p>
    <w:p w14:paraId="56A81345" w14:textId="77777777" w:rsidR="00AD35EB" w:rsidRPr="00471595" w:rsidRDefault="00AD35EB" w:rsidP="00515B04">
      <w:pPr>
        <w:numPr>
          <w:ins w:id="2196" w:author="Unknown"/>
        </w:numPr>
        <w:rPr>
          <w:rFonts w:ascii="Montserrat" w:hAnsi="Montserrat"/>
          <w:sz w:val="24"/>
        </w:rPr>
      </w:pPr>
      <w:r w:rsidRPr="00471595">
        <w:rPr>
          <w:rFonts w:ascii="Montserrat" w:hAnsi="Montserrat"/>
          <w:sz w:val="24"/>
        </w:rPr>
        <w:t>DIALOGUES</w:t>
      </w:r>
    </w:p>
    <w:p w14:paraId="08F80F38" w14:textId="77777777" w:rsidR="00AD35EB" w:rsidRPr="00471595" w:rsidRDefault="00AD35EB" w:rsidP="00515B04">
      <w:pPr>
        <w:numPr>
          <w:ins w:id="2197" w:author="Unknown"/>
        </w:numPr>
        <w:rPr>
          <w:rFonts w:ascii="Montserrat" w:hAnsi="Montserrat"/>
          <w:sz w:val="24"/>
        </w:rPr>
      </w:pPr>
      <w:r w:rsidRPr="00471595">
        <w:rPr>
          <w:rFonts w:ascii="Montserrat" w:hAnsi="Montserrat"/>
          <w:sz w:val="24"/>
        </w:rPr>
        <w:t xml:space="preserve">SCRAPES </w:t>
      </w:r>
      <w:r w:rsidRPr="00471595">
        <w:rPr>
          <w:rFonts w:ascii="Montserrat" w:hAnsi="Montserrat"/>
          <w:sz w:val="24"/>
        </w:rPr>
        <w:tab/>
        <w:t>[PLOT MICROCOSMS]</w:t>
      </w:r>
    </w:p>
    <w:p w14:paraId="2F6C7FF5" w14:textId="77777777" w:rsidR="00AD35EB" w:rsidRPr="00471595" w:rsidRDefault="00AD35EB" w:rsidP="00515B04">
      <w:pPr>
        <w:numPr>
          <w:ins w:id="2198" w:author="Unknown"/>
        </w:numPr>
        <w:rPr>
          <w:rFonts w:ascii="Montserrat" w:hAnsi="Montserrat"/>
          <w:sz w:val="24"/>
        </w:rPr>
      </w:pPr>
      <w:r w:rsidRPr="00471595">
        <w:rPr>
          <w:rFonts w:ascii="Montserrat" w:hAnsi="Montserrat"/>
          <w:sz w:val="24"/>
        </w:rPr>
        <w:tab/>
        <w:t>[SENTENCE, PARAGRAPH, SECTION, CHAPTER-MINOR]</w:t>
      </w:r>
    </w:p>
    <w:p w14:paraId="70759EB6" w14:textId="77777777" w:rsidR="00AD35EB" w:rsidRPr="00471595" w:rsidRDefault="00AD35EB" w:rsidP="00515B04">
      <w:pPr>
        <w:numPr>
          <w:ins w:id="2199" w:author="Unknown"/>
        </w:numPr>
        <w:rPr>
          <w:rFonts w:ascii="Montserrat" w:hAnsi="Montserrat"/>
          <w:sz w:val="24"/>
        </w:rPr>
      </w:pPr>
      <w:r w:rsidRPr="00471595">
        <w:rPr>
          <w:rFonts w:ascii="Montserrat" w:hAnsi="Montserrat"/>
          <w:sz w:val="24"/>
        </w:rPr>
        <w:t>MOVEMENTS</w:t>
      </w:r>
      <w:r w:rsidRPr="00471595">
        <w:rPr>
          <w:rFonts w:ascii="Montserrat" w:hAnsi="Montserrat"/>
          <w:sz w:val="24"/>
        </w:rPr>
        <w:tab/>
        <w:t>[PLOT DEVICES]</w:t>
      </w:r>
    </w:p>
    <w:p w14:paraId="6B569B9C" w14:textId="77777777" w:rsidR="00AD35EB" w:rsidRPr="00471595" w:rsidRDefault="00AD35EB" w:rsidP="00515B04">
      <w:pPr>
        <w:numPr>
          <w:ins w:id="2200" w:author="Unknown"/>
        </w:numPr>
        <w:rPr>
          <w:rFonts w:ascii="Montserrat" w:hAnsi="Montserrat"/>
          <w:sz w:val="24"/>
        </w:rPr>
      </w:pPr>
      <w:r w:rsidRPr="00471595">
        <w:rPr>
          <w:rFonts w:ascii="Montserrat" w:hAnsi="Montserrat"/>
          <w:sz w:val="24"/>
        </w:rPr>
        <w:tab/>
        <w:t>[SECTION, CHAPTER, PART]</w:t>
      </w:r>
    </w:p>
    <w:p w14:paraId="749C944C" w14:textId="77777777" w:rsidR="00AD35EB" w:rsidRPr="00471595" w:rsidRDefault="00AD35EB" w:rsidP="00515B04">
      <w:pPr>
        <w:numPr>
          <w:ins w:id="2201" w:author="Unknown"/>
        </w:numPr>
        <w:rPr>
          <w:rFonts w:ascii="Montserrat" w:hAnsi="Montserrat"/>
          <w:sz w:val="24"/>
        </w:rPr>
      </w:pPr>
      <w:r w:rsidRPr="00471595">
        <w:rPr>
          <w:rFonts w:ascii="Montserrat" w:hAnsi="Montserrat"/>
          <w:sz w:val="24"/>
        </w:rPr>
        <w:t>THRESHOLDS</w:t>
      </w:r>
      <w:r w:rsidRPr="00471595">
        <w:rPr>
          <w:rFonts w:ascii="Montserrat" w:hAnsi="Montserrat"/>
          <w:sz w:val="24"/>
        </w:rPr>
        <w:tab/>
        <w:t>[PLOT EXECUTION]</w:t>
      </w:r>
    </w:p>
    <w:p w14:paraId="35F225B7" w14:textId="77777777" w:rsidR="00AD35EB" w:rsidRPr="00471595" w:rsidRDefault="00AD35EB" w:rsidP="00515B04">
      <w:pPr>
        <w:numPr>
          <w:ins w:id="2202" w:author="Unknown"/>
        </w:numPr>
        <w:rPr>
          <w:rFonts w:ascii="Montserrat" w:hAnsi="Montserrat"/>
          <w:sz w:val="24"/>
        </w:rPr>
      </w:pPr>
      <w:r w:rsidRPr="00471595">
        <w:rPr>
          <w:rFonts w:ascii="Montserrat" w:hAnsi="Montserrat"/>
          <w:sz w:val="24"/>
        </w:rPr>
        <w:tab/>
        <w:t>[CHAPTER, PART, BOOK]</w:t>
      </w:r>
    </w:p>
    <w:p w14:paraId="259DABEF" w14:textId="77777777" w:rsidR="00AD35EB" w:rsidRPr="00471595" w:rsidRDefault="00AD35EB" w:rsidP="00515B04">
      <w:pPr>
        <w:numPr>
          <w:ins w:id="2203" w:author="Unknown"/>
        </w:numPr>
        <w:rPr>
          <w:rFonts w:ascii="Montserrat" w:hAnsi="Montserrat"/>
          <w:sz w:val="24"/>
        </w:rPr>
      </w:pPr>
      <w:r w:rsidRPr="00471595">
        <w:rPr>
          <w:rFonts w:ascii="Montserrat" w:hAnsi="Montserrat"/>
          <w:sz w:val="24"/>
        </w:rPr>
        <w:t>ENVELOPES</w:t>
      </w:r>
      <w:r w:rsidRPr="00471595">
        <w:rPr>
          <w:rFonts w:ascii="Montserrat" w:hAnsi="Montserrat"/>
          <w:sz w:val="24"/>
        </w:rPr>
        <w:tab/>
        <w:t>[SUPER-PLOT]</w:t>
      </w:r>
    </w:p>
    <w:p w14:paraId="2CD9AA1F" w14:textId="77777777" w:rsidR="00AD35EB" w:rsidRPr="00471595" w:rsidRDefault="00AD35EB" w:rsidP="00515B04">
      <w:pPr>
        <w:numPr>
          <w:ins w:id="2204" w:author="Unknown"/>
        </w:numPr>
        <w:rPr>
          <w:rFonts w:ascii="Montserrat" w:hAnsi="Montserrat"/>
          <w:sz w:val="24"/>
        </w:rPr>
      </w:pPr>
      <w:r w:rsidRPr="00471595">
        <w:rPr>
          <w:rFonts w:ascii="Montserrat" w:hAnsi="Montserrat"/>
          <w:sz w:val="24"/>
        </w:rPr>
        <w:tab/>
        <w:t>[BOOK, SERIES, INTERCOURSE]</w:t>
      </w:r>
    </w:p>
    <w:p w14:paraId="7AC843A7" w14:textId="77777777" w:rsidR="00201AA5" w:rsidRPr="00471595" w:rsidRDefault="00201AA5" w:rsidP="00515B04">
      <w:pPr>
        <w:rPr>
          <w:rFonts w:ascii="Montserrat" w:hAnsi="Montserrat"/>
          <w:sz w:val="24"/>
        </w:rPr>
      </w:pPr>
    </w:p>
    <w:p w14:paraId="6FD846CA"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5720AD97" w14:textId="77777777" w:rsidR="00201AA5" w:rsidRPr="00471595" w:rsidRDefault="00201AA5" w:rsidP="00515B04">
      <w:pPr>
        <w:rPr>
          <w:rFonts w:ascii="Montserrat" w:hAnsi="Montserrat"/>
          <w:sz w:val="24"/>
        </w:rPr>
      </w:pPr>
    </w:p>
    <w:p w14:paraId="44C04162" w14:textId="1642B413" w:rsidR="00AD35EB" w:rsidRPr="00471595" w:rsidRDefault="00201AA5" w:rsidP="00515B04">
      <w:pPr>
        <w:numPr>
          <w:ins w:id="2205" w:author="Unknown"/>
        </w:numPr>
        <w:rPr>
          <w:rFonts w:ascii="Montserrat" w:hAnsi="Montserrat"/>
          <w:sz w:val="24"/>
        </w:rPr>
      </w:pPr>
      <w:r w:rsidRPr="00471595">
        <w:rPr>
          <w:rFonts w:ascii="Montserrat" w:hAnsi="Montserrat"/>
          <w:sz w:val="24"/>
        </w:rPr>
        <w:br w:type="page"/>
      </w:r>
      <w:r w:rsidR="00AD35EB" w:rsidRPr="00471595">
        <w:rPr>
          <w:rFonts w:ascii="Montserrat" w:hAnsi="Montserrat"/>
          <w:sz w:val="24"/>
        </w:rPr>
        <w:t>EXPRESSIONS</w:t>
      </w:r>
      <w:r w:rsidR="00AD35EB" w:rsidRPr="00471595">
        <w:rPr>
          <w:rFonts w:ascii="Montserrat" w:hAnsi="Montserrat"/>
          <w:sz w:val="24"/>
        </w:rPr>
        <w:tab/>
      </w:r>
    </w:p>
    <w:p w14:paraId="36039767" w14:textId="77777777" w:rsidR="00515B04" w:rsidRPr="00471595" w:rsidRDefault="00515B04" w:rsidP="00515B04">
      <w:pPr>
        <w:rPr>
          <w:rFonts w:ascii="Montserrat" w:hAnsi="Montserrat"/>
          <w:sz w:val="24"/>
        </w:rPr>
      </w:pPr>
    </w:p>
    <w:p w14:paraId="42D411C0"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5CB9C997" w14:textId="77777777" w:rsidR="00515B04" w:rsidRPr="00471595" w:rsidRDefault="00515B04" w:rsidP="00515B04">
      <w:pPr>
        <w:rPr>
          <w:rFonts w:ascii="Montserrat" w:hAnsi="Montserrat"/>
          <w:sz w:val="24"/>
        </w:rPr>
      </w:pPr>
    </w:p>
    <w:p w14:paraId="72032A23" w14:textId="7FA05ECE" w:rsidR="00AD35EB" w:rsidRPr="00471595" w:rsidRDefault="00AD35EB" w:rsidP="00515B04">
      <w:pPr>
        <w:numPr>
          <w:ins w:id="2206" w:author="Unknown"/>
        </w:numPr>
        <w:rPr>
          <w:rFonts w:ascii="Montserrat" w:hAnsi="Montserrat"/>
          <w:sz w:val="24"/>
        </w:rPr>
      </w:pPr>
      <w:r w:rsidRPr="00471595">
        <w:rPr>
          <w:rFonts w:ascii="Montserrat" w:hAnsi="Montserrat"/>
          <w:sz w:val="24"/>
        </w:rPr>
        <w:t xml:space="preserve">Themes.: Major characteristics in any </w:t>
      </w:r>
      <w:r w:rsidR="000264CD" w:rsidRPr="00471595">
        <w:rPr>
          <w:rFonts w:ascii="Montserrat" w:hAnsi="Montserrat"/>
          <w:sz w:val="24"/>
        </w:rPr>
        <w:t>“</w:t>
      </w:r>
      <w:r w:rsidRPr="00471595">
        <w:rPr>
          <w:rFonts w:ascii="Montserrat" w:hAnsi="Montserrat"/>
          <w:sz w:val="24"/>
        </w:rPr>
        <w:t>story</w:t>
      </w:r>
      <w:r w:rsidR="000264CD" w:rsidRPr="00471595">
        <w:rPr>
          <w:rFonts w:ascii="Montserrat" w:hAnsi="Montserrat"/>
          <w:sz w:val="24"/>
        </w:rPr>
        <w:t>”</w:t>
      </w:r>
      <w:r w:rsidRPr="00471595">
        <w:rPr>
          <w:rFonts w:ascii="Montserrat" w:hAnsi="Montserrat"/>
          <w:sz w:val="24"/>
        </w:rPr>
        <w:t>; having the capacity to give definition to a work as well as provides practical limits for setting it up with a proper perspective. For example...</w:t>
      </w:r>
    </w:p>
    <w:p w14:paraId="7E7477C6" w14:textId="77777777" w:rsidR="00AD35EB" w:rsidRPr="00471595" w:rsidRDefault="00AD35EB" w:rsidP="00515B04">
      <w:pPr>
        <w:numPr>
          <w:ins w:id="2207" w:author="Unknown"/>
        </w:numPr>
        <w:rPr>
          <w:rFonts w:ascii="Montserrat" w:hAnsi="Montserrat"/>
          <w:sz w:val="24"/>
        </w:rPr>
      </w:pPr>
    </w:p>
    <w:p w14:paraId="5523D8E5" w14:textId="77777777" w:rsidR="00AD35EB" w:rsidRPr="00471595" w:rsidRDefault="00AD35EB" w:rsidP="00515B04">
      <w:pPr>
        <w:numPr>
          <w:ins w:id="2208" w:author="Unknown"/>
        </w:numPr>
        <w:rPr>
          <w:rFonts w:ascii="Montserrat" w:hAnsi="Montserrat"/>
          <w:sz w:val="24"/>
        </w:rPr>
      </w:pPr>
      <w:r w:rsidRPr="00471595">
        <w:rPr>
          <w:rFonts w:ascii="Montserrat" w:hAnsi="Montserrat"/>
          <w:sz w:val="24"/>
        </w:rPr>
        <w:tab/>
        <w:t>Erotic: intimacy, pleasure and sensuality, intimite exploration...</w:t>
      </w:r>
    </w:p>
    <w:p w14:paraId="5B44ADAB" w14:textId="77777777" w:rsidR="00AD35EB" w:rsidRPr="00471595" w:rsidRDefault="00AD35EB" w:rsidP="00515B04">
      <w:pPr>
        <w:numPr>
          <w:ins w:id="2209" w:author="Unknown"/>
        </w:numPr>
        <w:rPr>
          <w:rFonts w:ascii="Montserrat" w:hAnsi="Montserrat"/>
          <w:sz w:val="24"/>
        </w:rPr>
      </w:pPr>
      <w:r w:rsidRPr="00471595">
        <w:rPr>
          <w:rFonts w:ascii="Montserrat" w:hAnsi="Montserrat"/>
          <w:sz w:val="24"/>
        </w:rPr>
        <w:tab/>
        <w:t>Adventurous: action, excitement, danger and risk, exploration...</w:t>
      </w:r>
    </w:p>
    <w:p w14:paraId="74C76936" w14:textId="77777777" w:rsidR="00AD35EB" w:rsidRPr="00471595" w:rsidRDefault="00AD35EB" w:rsidP="00515B04">
      <w:pPr>
        <w:numPr>
          <w:ins w:id="2210" w:author="Unknown"/>
        </w:numPr>
        <w:rPr>
          <w:rFonts w:ascii="Montserrat" w:hAnsi="Montserrat"/>
          <w:sz w:val="24"/>
        </w:rPr>
      </w:pPr>
      <w:r w:rsidRPr="00471595">
        <w:rPr>
          <w:rFonts w:ascii="Montserrat" w:hAnsi="Montserrat"/>
          <w:sz w:val="24"/>
        </w:rPr>
        <w:tab/>
        <w:t>Dramatic: conflict, intrigue, adversity, consequentiality...</w:t>
      </w:r>
    </w:p>
    <w:p w14:paraId="211C32A2" w14:textId="77777777" w:rsidR="00AD35EB" w:rsidRPr="00471595" w:rsidRDefault="00AD35EB" w:rsidP="00515B04">
      <w:pPr>
        <w:numPr>
          <w:ins w:id="2211" w:author="Unknown"/>
        </w:numPr>
        <w:rPr>
          <w:rFonts w:ascii="Montserrat" w:hAnsi="Montserrat"/>
          <w:sz w:val="24"/>
        </w:rPr>
      </w:pPr>
      <w:r w:rsidRPr="00471595">
        <w:rPr>
          <w:rFonts w:ascii="Montserrat" w:hAnsi="Montserrat"/>
          <w:sz w:val="24"/>
        </w:rPr>
        <w:tab/>
        <w:t>Realistic: clarity, resolution and continuity, plausibility...</w:t>
      </w:r>
    </w:p>
    <w:p w14:paraId="51CF27A0" w14:textId="77777777" w:rsidR="00AD35EB" w:rsidRPr="00471595" w:rsidRDefault="00AD35EB" w:rsidP="00515B04">
      <w:pPr>
        <w:numPr>
          <w:ins w:id="2212" w:author="Unknown"/>
        </w:numPr>
        <w:rPr>
          <w:rFonts w:ascii="Montserrat" w:hAnsi="Montserrat"/>
          <w:sz w:val="24"/>
        </w:rPr>
      </w:pPr>
      <w:r w:rsidRPr="00471595">
        <w:rPr>
          <w:rFonts w:ascii="Montserrat" w:hAnsi="Montserrat"/>
          <w:sz w:val="24"/>
        </w:rPr>
        <w:tab/>
        <w:t>Fantastic: imaginative, magical, unusual, surreal...</w:t>
      </w:r>
    </w:p>
    <w:p w14:paraId="132FF680" w14:textId="77777777" w:rsidR="00AD35EB" w:rsidRPr="00471595" w:rsidRDefault="00AD35EB" w:rsidP="00515B04">
      <w:pPr>
        <w:numPr>
          <w:ins w:id="2213" w:author="Unknown"/>
        </w:numPr>
        <w:rPr>
          <w:rFonts w:ascii="Montserrat" w:hAnsi="Montserrat"/>
          <w:sz w:val="24"/>
        </w:rPr>
      </w:pPr>
      <w:r w:rsidRPr="00471595">
        <w:rPr>
          <w:rFonts w:ascii="Montserrat" w:hAnsi="Montserrat"/>
          <w:sz w:val="24"/>
        </w:rPr>
        <w:tab/>
        <w:t>Tragic: pain, loss, dispair, death, disruption, adversity, perversity...</w:t>
      </w:r>
    </w:p>
    <w:p w14:paraId="32104A04" w14:textId="77777777" w:rsidR="00AD35EB" w:rsidRPr="00471595" w:rsidRDefault="00AD35EB" w:rsidP="00515B04">
      <w:pPr>
        <w:numPr>
          <w:ins w:id="2214" w:author="Unknown"/>
        </w:numPr>
        <w:rPr>
          <w:rFonts w:ascii="Montserrat" w:hAnsi="Montserrat"/>
          <w:sz w:val="24"/>
        </w:rPr>
      </w:pPr>
      <w:r w:rsidRPr="00471595">
        <w:rPr>
          <w:rFonts w:ascii="Montserrat" w:hAnsi="Montserrat"/>
          <w:sz w:val="24"/>
        </w:rPr>
        <w:tab/>
        <w:t>Horrific: fear, insanity, threat, extreme perversity and adversity, tragedy...</w:t>
      </w:r>
    </w:p>
    <w:p w14:paraId="35F45A2A" w14:textId="77777777" w:rsidR="00AD35EB" w:rsidRPr="00471595" w:rsidRDefault="00AD35EB" w:rsidP="00515B04">
      <w:pPr>
        <w:numPr>
          <w:ins w:id="2215" w:author="Unknown"/>
        </w:numPr>
        <w:rPr>
          <w:rFonts w:ascii="Montserrat" w:hAnsi="Montserrat"/>
          <w:sz w:val="24"/>
        </w:rPr>
      </w:pPr>
      <w:r w:rsidRPr="00471595">
        <w:rPr>
          <w:rFonts w:ascii="Montserrat" w:hAnsi="Montserrat"/>
          <w:sz w:val="24"/>
        </w:rPr>
        <w:tab/>
        <w:t>Idealic: intriguing, enlightening, amusing, soothing...</w:t>
      </w:r>
    </w:p>
    <w:p w14:paraId="7A33C782" w14:textId="77777777" w:rsidR="00AD35EB" w:rsidRPr="00471595" w:rsidRDefault="00AD35EB" w:rsidP="00515B04">
      <w:pPr>
        <w:numPr>
          <w:ins w:id="2216" w:author="Unknown"/>
        </w:numPr>
        <w:rPr>
          <w:rFonts w:ascii="Montserrat" w:hAnsi="Montserrat"/>
          <w:sz w:val="24"/>
        </w:rPr>
      </w:pPr>
      <w:r w:rsidRPr="00471595">
        <w:rPr>
          <w:rFonts w:ascii="Montserrat" w:hAnsi="Montserrat"/>
          <w:sz w:val="24"/>
        </w:rPr>
        <w:tab/>
        <w:t>Comic: Witty, amusing, entertaining...</w:t>
      </w:r>
    </w:p>
    <w:p w14:paraId="2F79C6A8" w14:textId="77777777" w:rsidR="00AD35EB" w:rsidRPr="00471595" w:rsidRDefault="00AD35EB" w:rsidP="00515B04">
      <w:pPr>
        <w:numPr>
          <w:ins w:id="2217" w:author="Unknown"/>
        </w:numPr>
        <w:rPr>
          <w:rFonts w:ascii="Montserrat" w:hAnsi="Montserrat"/>
          <w:sz w:val="24"/>
        </w:rPr>
      </w:pPr>
      <w:r w:rsidRPr="00471595">
        <w:rPr>
          <w:rFonts w:ascii="Montserrat" w:hAnsi="Montserrat"/>
          <w:sz w:val="24"/>
        </w:rPr>
        <w:tab/>
        <w:t>Pathetic: emotional drama/tragedy/comedy/horror, also Empathetic...</w:t>
      </w:r>
    </w:p>
    <w:p w14:paraId="386E07B8" w14:textId="77777777" w:rsidR="00515B04" w:rsidRPr="00471595" w:rsidRDefault="00515B04" w:rsidP="00515B04">
      <w:pPr>
        <w:rPr>
          <w:rFonts w:ascii="Montserrat" w:hAnsi="Montserrat"/>
          <w:sz w:val="24"/>
        </w:rPr>
      </w:pPr>
    </w:p>
    <w:p w14:paraId="702AFEB9"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3C7AFA17" w14:textId="77777777" w:rsidR="00515B04" w:rsidRPr="00471595" w:rsidRDefault="00515B04" w:rsidP="00515B04">
      <w:pPr>
        <w:rPr>
          <w:rFonts w:ascii="Montserrat" w:hAnsi="Montserrat"/>
          <w:sz w:val="24"/>
        </w:rPr>
      </w:pPr>
    </w:p>
    <w:p w14:paraId="1802F2B4" w14:textId="1461E301" w:rsidR="00201AA5" w:rsidRPr="00471595" w:rsidRDefault="00AD35EB" w:rsidP="00515B04">
      <w:pPr>
        <w:rPr>
          <w:rFonts w:ascii="Montserrat" w:hAnsi="Montserrat"/>
          <w:sz w:val="24"/>
        </w:rPr>
      </w:pPr>
      <w:r w:rsidRPr="00471595">
        <w:rPr>
          <w:rFonts w:ascii="Montserrat" w:hAnsi="Montserrat"/>
          <w:sz w:val="24"/>
        </w:rPr>
        <w:t>Typically, a work has one primary theme; but the fleshing of the story involves incorporating other themes into the various motions, gestures and poses of the work. A primary theme may easily have a persistent complimenting or contrasting theme. The theme tells you what details [out of limitless possabilities] will actually contribute to the body of the work. By limiting the action to three themes working off of each other, the body of work will not become too gross. It doesn't have to be the same three throughout</w:t>
      </w:r>
      <w:r w:rsidR="00295153" w:rsidRPr="00471595">
        <w:rPr>
          <w:rFonts w:ascii="Montserrat" w:hAnsi="Montserrat"/>
          <w:sz w:val="24"/>
        </w:rPr>
        <w:t xml:space="preserve"> but</w:t>
      </w:r>
      <w:r w:rsidRPr="00471595">
        <w:rPr>
          <w:rFonts w:ascii="Montserrat" w:hAnsi="Montserrat"/>
          <w:sz w:val="24"/>
        </w:rPr>
        <w:t xml:space="preserve"> one </w:t>
      </w:r>
    </w:p>
    <w:p w14:paraId="16BFCC31" w14:textId="77777777" w:rsidR="00201AA5" w:rsidRPr="00471595" w:rsidRDefault="00201AA5" w:rsidP="00515B04">
      <w:pPr>
        <w:rPr>
          <w:rFonts w:ascii="Montserrat" w:hAnsi="Montserrat"/>
          <w:sz w:val="24"/>
        </w:rPr>
      </w:pPr>
      <w:r w:rsidRPr="00471595">
        <w:rPr>
          <w:rFonts w:ascii="Montserrat" w:hAnsi="Montserrat"/>
          <w:sz w:val="24"/>
        </w:rPr>
        <w:br w:type="page"/>
      </w:r>
    </w:p>
    <w:p w14:paraId="4425A6E7"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7380B8A4" w14:textId="77777777" w:rsidR="00201AA5" w:rsidRPr="00471595" w:rsidRDefault="00201AA5" w:rsidP="00515B04">
      <w:pPr>
        <w:rPr>
          <w:rFonts w:ascii="Montserrat" w:hAnsi="Montserrat"/>
          <w:sz w:val="24"/>
        </w:rPr>
      </w:pPr>
    </w:p>
    <w:p w14:paraId="50D676C2" w14:textId="77777777" w:rsidR="00AD35EB" w:rsidRPr="00471595" w:rsidRDefault="00AD35EB" w:rsidP="00515B04">
      <w:pPr>
        <w:numPr>
          <w:ins w:id="2218" w:author="Unknown"/>
        </w:numPr>
        <w:rPr>
          <w:rFonts w:ascii="Montserrat" w:hAnsi="Montserrat"/>
          <w:sz w:val="24"/>
        </w:rPr>
      </w:pPr>
      <w:r w:rsidRPr="00471595">
        <w:rPr>
          <w:rFonts w:ascii="Montserrat" w:hAnsi="Montserrat"/>
          <w:sz w:val="24"/>
        </w:rPr>
        <w:t>DIVINE ERROR</w:t>
      </w:r>
    </w:p>
    <w:p w14:paraId="487F6B13" w14:textId="77777777" w:rsidR="00515B04" w:rsidRPr="00471595" w:rsidRDefault="00515B04" w:rsidP="00515B04">
      <w:pPr>
        <w:rPr>
          <w:rFonts w:ascii="Montserrat" w:hAnsi="Montserrat"/>
          <w:sz w:val="24"/>
        </w:rPr>
      </w:pPr>
    </w:p>
    <w:p w14:paraId="5B3B9855"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184FEC51" w14:textId="77777777" w:rsidR="00515B04" w:rsidRPr="00471595" w:rsidRDefault="00515B04" w:rsidP="00515B04">
      <w:pPr>
        <w:rPr>
          <w:rFonts w:ascii="Montserrat" w:hAnsi="Montserrat"/>
          <w:sz w:val="24"/>
        </w:rPr>
      </w:pPr>
    </w:p>
    <w:p w14:paraId="097354DB" w14:textId="0C7BCA99" w:rsidR="00AD35EB" w:rsidRPr="00471595" w:rsidRDefault="00AD35EB" w:rsidP="00515B04">
      <w:pPr>
        <w:numPr>
          <w:ins w:id="2219" w:author="Unknown"/>
        </w:numPr>
        <w:rPr>
          <w:rFonts w:ascii="Montserrat" w:hAnsi="Montserrat"/>
          <w:sz w:val="24"/>
        </w:rPr>
      </w:pPr>
      <w:r w:rsidRPr="00471595">
        <w:rPr>
          <w:rFonts w:ascii="Montserrat" w:hAnsi="Montserrat"/>
          <w:sz w:val="24"/>
        </w:rPr>
        <w:t xml:space="preserve">Extrapolate out of the following, remaining true to the original inspiration of my </w:t>
      </w:r>
      <w:r w:rsidR="000264CD" w:rsidRPr="00471595">
        <w:rPr>
          <w:rFonts w:ascii="Montserrat" w:hAnsi="Montserrat"/>
          <w:sz w:val="24"/>
        </w:rPr>
        <w:t>“</w:t>
      </w:r>
      <w:r w:rsidRPr="00471595">
        <w:rPr>
          <w:rFonts w:ascii="Montserrat" w:hAnsi="Montserrat"/>
          <w:sz w:val="24"/>
        </w:rPr>
        <w:t>through the looking-glass</w:t>
      </w:r>
      <w:r w:rsidR="000264CD" w:rsidRPr="00471595">
        <w:rPr>
          <w:rFonts w:ascii="Montserrat" w:hAnsi="Montserrat"/>
          <w:sz w:val="24"/>
        </w:rPr>
        <w:t>”</w:t>
      </w:r>
      <w:r w:rsidRPr="00471595">
        <w:rPr>
          <w:rFonts w:ascii="Montserrat" w:hAnsi="Montserrat"/>
          <w:sz w:val="24"/>
        </w:rPr>
        <w:t xml:space="preserve"> sketch: PRELUDE</w:t>
      </w:r>
    </w:p>
    <w:p w14:paraId="1406CE0C" w14:textId="77777777" w:rsidR="00201AA5" w:rsidRPr="00471595" w:rsidRDefault="00201AA5" w:rsidP="00515B04">
      <w:pPr>
        <w:rPr>
          <w:rFonts w:ascii="Montserrat" w:hAnsi="Montserrat"/>
          <w:sz w:val="24"/>
        </w:rPr>
      </w:pPr>
    </w:p>
    <w:p w14:paraId="641B6019"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094292B3" w14:textId="77777777" w:rsidR="00201AA5" w:rsidRPr="00471595" w:rsidRDefault="00201AA5" w:rsidP="00515B04">
      <w:pPr>
        <w:rPr>
          <w:rFonts w:ascii="Montserrat" w:hAnsi="Montserrat"/>
          <w:sz w:val="24"/>
        </w:rPr>
      </w:pPr>
    </w:p>
    <w:p w14:paraId="7A42404A" w14:textId="48B73111" w:rsidR="00AD35EB" w:rsidRPr="00471595" w:rsidRDefault="00AD35EB" w:rsidP="00515B04">
      <w:pPr>
        <w:numPr>
          <w:ins w:id="2220" w:author="Unknown"/>
        </w:numPr>
        <w:rPr>
          <w:rFonts w:ascii="Montserrat" w:hAnsi="Montserrat"/>
          <w:sz w:val="24"/>
        </w:rPr>
      </w:pPr>
      <w:r w:rsidRPr="00471595">
        <w:rPr>
          <w:rFonts w:ascii="Montserrat" w:hAnsi="Montserrat"/>
          <w:sz w:val="24"/>
        </w:rPr>
        <w:t>I stepped through the looking-glass and I became someone entirely different. Which is strange, because I was still me</w:t>
      </w:r>
      <w:r w:rsidR="00295153" w:rsidRPr="00471595">
        <w:rPr>
          <w:rFonts w:ascii="Montserrat" w:hAnsi="Montserrat"/>
          <w:sz w:val="24"/>
        </w:rPr>
        <w:t xml:space="preserve"> and</w:t>
      </w:r>
      <w:r w:rsidRPr="00471595">
        <w:rPr>
          <w:rFonts w:ascii="Montserrat" w:hAnsi="Montserrat"/>
          <w:sz w:val="24"/>
        </w:rPr>
        <w:t xml:space="preserve"> more to the point, I was exactly what I ought to be. It's not like I had an oppertunity to figure anything out. Not at first, anyway. It started out almost frighteningly. There I was, all of a sudden. Right in the thick of things that had nothing to do, what-so-ever, with my preceeding thought. I know it sounds like a dream</w:t>
      </w:r>
      <w:r w:rsidR="00295153" w:rsidRPr="00471595">
        <w:rPr>
          <w:rFonts w:ascii="Montserrat" w:hAnsi="Montserrat"/>
          <w:sz w:val="24"/>
        </w:rPr>
        <w:t xml:space="preserve"> but</w:t>
      </w:r>
      <w:r w:rsidRPr="00471595">
        <w:rPr>
          <w:rFonts w:ascii="Montserrat" w:hAnsi="Montserrat"/>
          <w:sz w:val="24"/>
        </w:rPr>
        <w:t xml:space="preserve"> it was—and is—so real to me. Yet there is the fact that my every waking moment was positively plagued by the feeling that nothing was quite the way it should be. I didn't have to go very far to realize this, either. I remember being a boy; naively wise and somber. Or, boyish. I, uh, also remember knowing women. I do mean that in the biblical way. Considering what I am now, you can imagine the kind of confusion I've gone through. But that is not all that struck me as odd. For example, there was nothing overtly magical or miraculous about the other side, in my memory. In fact, there wasn't anything you could point to and say </w:t>
      </w:r>
      <w:r w:rsidR="000264CD" w:rsidRPr="00471595">
        <w:rPr>
          <w:rFonts w:ascii="Montserrat" w:hAnsi="Montserrat"/>
          <w:sz w:val="24"/>
        </w:rPr>
        <w:t>“</w:t>
      </w:r>
      <w:r w:rsidRPr="00471595">
        <w:rPr>
          <w:rFonts w:ascii="Montserrat" w:hAnsi="Montserrat"/>
          <w:sz w:val="24"/>
        </w:rPr>
        <w:t>This is magic,</w:t>
      </w:r>
      <w:r w:rsidR="000264CD" w:rsidRPr="00471595">
        <w:rPr>
          <w:rFonts w:ascii="Montserrat" w:hAnsi="Montserrat"/>
          <w:sz w:val="24"/>
        </w:rPr>
        <w:t>”</w:t>
      </w:r>
      <w:r w:rsidRPr="00471595">
        <w:rPr>
          <w:rFonts w:ascii="Montserrat" w:hAnsi="Montserrat"/>
          <w:sz w:val="24"/>
        </w:rPr>
        <w:t xml:space="preserve"> because there really was no such thing. But here, on this side, it all makes perfect sense to me. Which is strange, because that is not the general rule. Oh, sure, there is magic aplenty. Enough for everyone. But, it requires talent. I have no idea where I got such a talent from. I still haven't figured out where I got myself from, to be painfully honest.</w:t>
      </w:r>
    </w:p>
    <w:p w14:paraId="5AA956B6" w14:textId="1966D9C2" w:rsidR="00AD35EB" w:rsidRPr="00471595" w:rsidRDefault="00AD35EB" w:rsidP="00515B04">
      <w:pPr>
        <w:numPr>
          <w:ins w:id="2221" w:author="Unknown"/>
        </w:numPr>
        <w:rPr>
          <w:rFonts w:ascii="Montserrat" w:hAnsi="Montserrat"/>
          <w:sz w:val="24"/>
        </w:rPr>
      </w:pPr>
      <w:r w:rsidRPr="00471595">
        <w:rPr>
          <w:rFonts w:ascii="Montserrat" w:hAnsi="Montserrat"/>
          <w:sz w:val="24"/>
        </w:rPr>
        <w:tab/>
        <w:t>What I can say I know is reletively simple. I know who I am, here and now. Here and now, I am true to myself. Beyond that, I am really not that sure of anything. And the magic? Well, as far as I can tell, it seems to be a part of me. If I didn't have it, I'd probably be dead right now. Oh, yeah, there is one more little thing. No one on this side calls it magic. They don't exactly call it any one thing</w:t>
      </w:r>
      <w:r w:rsidR="00295153" w:rsidRPr="00471595">
        <w:rPr>
          <w:rFonts w:ascii="Montserrat" w:hAnsi="Montserrat"/>
          <w:sz w:val="24"/>
        </w:rPr>
        <w:t xml:space="preserve"> but</w:t>
      </w:r>
      <w:r w:rsidRPr="00471595">
        <w:rPr>
          <w:rFonts w:ascii="Montserrat" w:hAnsi="Montserrat"/>
          <w:sz w:val="24"/>
        </w:rPr>
        <w:t xml:space="preserve"> I don't know what else to call it. It annoys them whenever I do. They always correct me and say it is this art or that art.</w:t>
      </w:r>
    </w:p>
    <w:p w14:paraId="2D705976" w14:textId="4B26C715" w:rsidR="00AD35EB" w:rsidRPr="00471595" w:rsidRDefault="00AD35EB" w:rsidP="00515B04">
      <w:pPr>
        <w:numPr>
          <w:ins w:id="2222" w:author="Unknown"/>
        </w:numPr>
        <w:rPr>
          <w:rFonts w:ascii="Montserrat" w:hAnsi="Montserrat"/>
          <w:sz w:val="24"/>
        </w:rPr>
      </w:pPr>
      <w:r w:rsidRPr="00471595">
        <w:rPr>
          <w:rFonts w:ascii="Montserrat" w:hAnsi="Montserrat"/>
          <w:sz w:val="24"/>
        </w:rPr>
        <w:tab/>
        <w:t>Well, I am in no position to say what is what, or to correct anyone. It occurs to me that I may have simply lost my mind. Maybe. But, what can I do about it now? My only option, the only option in life, was to deal with it. You don't have to believe me. I am probably a fool for trying to write this. If it is a dream</w:t>
      </w:r>
      <w:r w:rsidR="00295153" w:rsidRPr="00471595">
        <w:rPr>
          <w:rFonts w:ascii="Montserrat" w:hAnsi="Montserrat"/>
          <w:sz w:val="24"/>
        </w:rPr>
        <w:t xml:space="preserve"> and</w:t>
      </w:r>
      <w:r w:rsidRPr="00471595">
        <w:rPr>
          <w:rFonts w:ascii="Montserrat" w:hAnsi="Montserrat"/>
          <w:sz w:val="24"/>
        </w:rPr>
        <w:t xml:space="preserve"> I am just dreaming, then no one will ever read it. It will simply vanish as I wake up. But, writing it feels real to me. </w:t>
      </w:r>
    </w:p>
    <w:p w14:paraId="594C2FC6" w14:textId="77777777" w:rsidR="00201AA5" w:rsidRPr="00471595" w:rsidRDefault="00201AA5" w:rsidP="00515B04">
      <w:pPr>
        <w:rPr>
          <w:rFonts w:ascii="Montserrat" w:hAnsi="Montserrat"/>
          <w:sz w:val="24"/>
        </w:rPr>
      </w:pPr>
    </w:p>
    <w:p w14:paraId="5AD19C37"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3662C94A" w14:textId="77777777" w:rsidR="00201AA5" w:rsidRPr="00471595" w:rsidRDefault="00201AA5" w:rsidP="00515B04">
      <w:pPr>
        <w:rPr>
          <w:rFonts w:ascii="Montserrat" w:hAnsi="Montserrat"/>
          <w:sz w:val="24"/>
        </w:rPr>
      </w:pPr>
    </w:p>
    <w:p w14:paraId="29D2AD39" w14:textId="737CDD6A" w:rsidR="00AD35EB" w:rsidRPr="00471595" w:rsidRDefault="00201AA5" w:rsidP="00515B04">
      <w:pPr>
        <w:numPr>
          <w:ins w:id="2223" w:author="Unknown"/>
        </w:numPr>
        <w:rPr>
          <w:rFonts w:ascii="Montserrat" w:hAnsi="Montserrat"/>
          <w:sz w:val="24"/>
        </w:rPr>
      </w:pPr>
      <w:r w:rsidRPr="00471595">
        <w:rPr>
          <w:rFonts w:ascii="Montserrat" w:hAnsi="Montserrat"/>
          <w:sz w:val="24"/>
        </w:rPr>
        <w:br w:type="page"/>
      </w:r>
      <w:r w:rsidR="00AD35EB" w:rsidRPr="00471595">
        <w:rPr>
          <w:rFonts w:ascii="Montserrat" w:hAnsi="Montserrat"/>
          <w:sz w:val="24"/>
        </w:rPr>
        <w:t>INFLUENCES</w:t>
      </w:r>
      <w:r w:rsidR="00AD35EB" w:rsidRPr="00471595">
        <w:rPr>
          <w:rFonts w:ascii="Montserrat" w:hAnsi="Montserrat"/>
          <w:sz w:val="24"/>
        </w:rPr>
        <w:tab/>
        <w:t>THROUGH AN OPEN MIND</w:t>
      </w:r>
    </w:p>
    <w:p w14:paraId="6A5EA6F7" w14:textId="77777777" w:rsidR="00515B04" w:rsidRPr="00471595" w:rsidRDefault="00515B04" w:rsidP="00515B04">
      <w:pPr>
        <w:rPr>
          <w:rFonts w:ascii="Montserrat" w:hAnsi="Montserrat"/>
          <w:sz w:val="24"/>
        </w:rPr>
      </w:pPr>
    </w:p>
    <w:p w14:paraId="4C383862"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23D7DB99" w14:textId="77777777" w:rsidR="00515B04" w:rsidRPr="00471595" w:rsidRDefault="00515B04" w:rsidP="00515B04">
      <w:pPr>
        <w:rPr>
          <w:rFonts w:ascii="Montserrat" w:hAnsi="Montserrat"/>
          <w:sz w:val="24"/>
        </w:rPr>
      </w:pPr>
    </w:p>
    <w:p w14:paraId="0CF14571" w14:textId="6B50CD53" w:rsidR="00AD35EB" w:rsidRPr="00471595" w:rsidRDefault="00AD35EB" w:rsidP="00515B04">
      <w:pPr>
        <w:numPr>
          <w:ins w:id="2224" w:author="Unknown"/>
        </w:numPr>
        <w:rPr>
          <w:rFonts w:ascii="Montserrat" w:hAnsi="Montserrat"/>
          <w:sz w:val="24"/>
        </w:rPr>
      </w:pPr>
      <w:r w:rsidRPr="00471595">
        <w:rPr>
          <w:rFonts w:ascii="Montserrat" w:hAnsi="Montserrat"/>
          <w:sz w:val="24"/>
        </w:rPr>
        <w:t>Av is a nickname, an alias, an expression of Angelica and Angela's mutual sense of identity. Each regards it as an expression of what she is as a foundation for who she is. In a pique of irony Angelica once dubbed herself alias, discovering herself to be the one who plays at many parts; a dreamer of dreams of herself. In exploring her limits it proves out to be a prophetic name. [Modify—the link to Av of Aes is totally subliminal] The truth about her limits gives her pause about what she defined as her purpose. Clearly her being is an expression of aes as much as it is an expression of av—a condition surely reached by abandoning the folly of ever trying to become aes or av</w:t>
      </w:r>
      <w:r w:rsidR="00295153" w:rsidRPr="00471595">
        <w:rPr>
          <w:rFonts w:ascii="Montserrat" w:hAnsi="Montserrat"/>
          <w:sz w:val="24"/>
        </w:rPr>
        <w:t xml:space="preserve"> and</w:t>
      </w:r>
      <w:r w:rsidRPr="00471595">
        <w:rPr>
          <w:rFonts w:ascii="Montserrat" w:hAnsi="Montserrat"/>
          <w:sz w:val="24"/>
        </w:rPr>
        <w:t xml:space="preserve"> so abandoning the ideas of self and the memories of that striving. This illuminates what she has accomplished and the price of that accomplishment. It also shows up the risk she is taking by remembering her abandoned selves; the possibility of negating her self-possession.</w:t>
      </w:r>
    </w:p>
    <w:p w14:paraId="18470F04" w14:textId="77777777" w:rsidR="00201AA5" w:rsidRPr="00471595" w:rsidRDefault="00201AA5" w:rsidP="00515B04">
      <w:pPr>
        <w:rPr>
          <w:rFonts w:ascii="Montserrat" w:hAnsi="Montserrat"/>
          <w:sz w:val="24"/>
        </w:rPr>
      </w:pPr>
    </w:p>
    <w:p w14:paraId="7917C851"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206CD0A7" w14:textId="77777777" w:rsidR="00201AA5" w:rsidRPr="00471595" w:rsidRDefault="00201AA5" w:rsidP="00515B04">
      <w:pPr>
        <w:rPr>
          <w:rFonts w:ascii="Montserrat" w:hAnsi="Montserrat"/>
          <w:sz w:val="24"/>
        </w:rPr>
      </w:pPr>
    </w:p>
    <w:p w14:paraId="1F6AF28E" w14:textId="132D22FD" w:rsidR="00AD35EB" w:rsidRPr="00471595" w:rsidRDefault="00AD35EB" w:rsidP="00515B04">
      <w:pPr>
        <w:numPr>
          <w:ins w:id="2225" w:author="Unknown"/>
        </w:numPr>
        <w:rPr>
          <w:rFonts w:ascii="Montserrat" w:hAnsi="Montserrat"/>
          <w:sz w:val="24"/>
        </w:rPr>
      </w:pPr>
      <w:r w:rsidRPr="00471595">
        <w:rPr>
          <w:rFonts w:ascii="Montserrat" w:hAnsi="Montserrat"/>
          <w:sz w:val="24"/>
        </w:rPr>
        <w:t>So it came to pass. Out of oblivion, conceived of herself and born of herself in av and in aes of the three cusps. The reconciliator became the reconciliation. The only price being the loss of all she had become in her time of diafracture</w:t>
      </w:r>
      <w:r w:rsidR="00295153" w:rsidRPr="00471595">
        <w:rPr>
          <w:rFonts w:ascii="Montserrat" w:hAnsi="Montserrat"/>
          <w:sz w:val="24"/>
        </w:rPr>
        <w:t xml:space="preserve"> and</w:t>
      </w:r>
      <w:r w:rsidRPr="00471595">
        <w:rPr>
          <w:rFonts w:ascii="Montserrat" w:hAnsi="Montserrat"/>
          <w:sz w:val="24"/>
        </w:rPr>
        <w:t xml:space="preserve"> birth in utter ignorance of her triumph. Naked, she began an ascent toward the understanding of herself and the purpose of her long sacrifice—pregnant with a gift of promise for all who would dare the path of the dreamer. Dreaming the dream of self.</w:t>
      </w:r>
    </w:p>
    <w:p w14:paraId="378CDA86" w14:textId="77777777" w:rsidR="00201AA5" w:rsidRPr="00471595" w:rsidRDefault="00201AA5" w:rsidP="00515B04">
      <w:pPr>
        <w:rPr>
          <w:rFonts w:ascii="Montserrat" w:hAnsi="Montserrat"/>
          <w:sz w:val="24"/>
        </w:rPr>
      </w:pPr>
    </w:p>
    <w:p w14:paraId="31A80B51"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16C6E497" w14:textId="77777777" w:rsidR="00201AA5" w:rsidRPr="00471595" w:rsidRDefault="00201AA5" w:rsidP="00515B04">
      <w:pPr>
        <w:rPr>
          <w:rFonts w:ascii="Montserrat" w:hAnsi="Montserrat"/>
          <w:sz w:val="24"/>
        </w:rPr>
      </w:pPr>
    </w:p>
    <w:p w14:paraId="2F6B0710" w14:textId="74E764EB" w:rsidR="00AD35EB" w:rsidRPr="00471595" w:rsidRDefault="00AD35EB" w:rsidP="00515B04">
      <w:pPr>
        <w:numPr>
          <w:ins w:id="2226" w:author="Unknown"/>
        </w:numPr>
        <w:rPr>
          <w:rFonts w:ascii="Montserrat" w:hAnsi="Montserrat"/>
          <w:sz w:val="24"/>
        </w:rPr>
      </w:pPr>
      <w:r w:rsidRPr="00471595">
        <w:rPr>
          <w:rFonts w:ascii="Montserrat" w:hAnsi="Montserrat"/>
          <w:sz w:val="24"/>
        </w:rPr>
        <w:t>Now, as it ever was, the purpose of av's existence by virtue of its implication, draws the shadow of nemesis. In celestial antiquity there was an assassin, a being both angelic and demonic—the equal of the most dangerous part of the dreamer, the angel of death, anjael—charged with the elimination of the dreamer, avael. Or god as it was feared she had become. Azael was not evil by nature</w:t>
      </w:r>
      <w:r w:rsidR="00295153" w:rsidRPr="00471595">
        <w:rPr>
          <w:rFonts w:ascii="Montserrat" w:hAnsi="Montserrat"/>
          <w:sz w:val="24"/>
        </w:rPr>
        <w:t xml:space="preserve"> but</w:t>
      </w:r>
      <w:r w:rsidRPr="00471595">
        <w:rPr>
          <w:rFonts w:ascii="Montserrat" w:hAnsi="Montserrat"/>
          <w:sz w:val="24"/>
        </w:rPr>
        <w:t xml:space="preserve"> the power of his intent, the ruthlessness of his execution dared consequences abominable and absurd both indiscriminately and particular. However, avael survived his attempt and her fall to earth. Azael, for his part survived the wrath of her defense and tracked her descent to the obscure world where, after the fall of phoenix, he went into exile to await the return of his quarry. He staked his resources on the belief that this world, with its obscurity, would be her choice to protect her from discovery during the time when her reassertion made her vulnerable. He knew in his gut and loin she would come. As it must prove out, he was right.</w:t>
      </w:r>
    </w:p>
    <w:p w14:paraId="656CA1CE" w14:textId="77777777" w:rsidR="00201AA5" w:rsidRPr="00471595" w:rsidRDefault="00201AA5" w:rsidP="00515B04">
      <w:pPr>
        <w:rPr>
          <w:rFonts w:ascii="Montserrat" w:hAnsi="Montserrat"/>
          <w:sz w:val="24"/>
        </w:rPr>
      </w:pPr>
    </w:p>
    <w:p w14:paraId="13885BAB"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71315DF3" w14:textId="77777777" w:rsidR="00201AA5" w:rsidRPr="00471595" w:rsidRDefault="00201AA5" w:rsidP="00515B04">
      <w:pPr>
        <w:rPr>
          <w:rFonts w:ascii="Montserrat" w:hAnsi="Montserrat"/>
          <w:sz w:val="24"/>
        </w:rPr>
      </w:pPr>
    </w:p>
    <w:p w14:paraId="2A20A725" w14:textId="77777777" w:rsidR="00AD35EB" w:rsidRPr="00471595" w:rsidRDefault="00AD35EB" w:rsidP="00515B04">
      <w:pPr>
        <w:numPr>
          <w:ins w:id="2227" w:author="Unknown"/>
        </w:numPr>
        <w:rPr>
          <w:rFonts w:ascii="Montserrat" w:hAnsi="Montserrat"/>
          <w:sz w:val="24"/>
        </w:rPr>
      </w:pPr>
      <w:r w:rsidRPr="00471595">
        <w:rPr>
          <w:rFonts w:ascii="Montserrat" w:hAnsi="Montserrat"/>
          <w:sz w:val="24"/>
        </w:rPr>
        <w:t xml:space="preserve">The irony is that this world was her choice by dint of the fact that it was here and now that she was first born, first conceived. The vulnerability of this moment so greatly exceeds azael's estimation that it would have given her hysterics if she could have known aught of what was to come. Her coming was heralded by the coming of a dream incarnate of her. Ages ago, azael found her and others to breed her and her descendants to strengthen and encourage the evolution of a shard of his quarry. In the last descendant of an ancient Morgan of the wild muir he had his weapon—an angel of the abyss. </w:t>
      </w:r>
    </w:p>
    <w:p w14:paraId="187A6E42" w14:textId="77777777" w:rsidR="00201AA5" w:rsidRPr="00471595" w:rsidRDefault="00201AA5" w:rsidP="00515B04">
      <w:pPr>
        <w:rPr>
          <w:rFonts w:ascii="Montserrat" w:hAnsi="Montserrat"/>
          <w:sz w:val="24"/>
        </w:rPr>
      </w:pPr>
    </w:p>
    <w:p w14:paraId="2BE49060"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7A8387C4" w14:textId="77777777" w:rsidR="00201AA5" w:rsidRPr="00471595" w:rsidRDefault="00201AA5" w:rsidP="00515B04">
      <w:pPr>
        <w:rPr>
          <w:rFonts w:ascii="Montserrat" w:hAnsi="Montserrat"/>
          <w:sz w:val="24"/>
        </w:rPr>
      </w:pPr>
    </w:p>
    <w:p w14:paraId="7187A4C9" w14:textId="77777777" w:rsidR="00AD35EB" w:rsidRPr="00471595" w:rsidRDefault="00AD35EB" w:rsidP="00515B04">
      <w:pPr>
        <w:numPr>
          <w:ins w:id="2228" w:author="Unknown"/>
        </w:numPr>
        <w:rPr>
          <w:rFonts w:ascii="Montserrat" w:hAnsi="Montserrat"/>
          <w:sz w:val="24"/>
        </w:rPr>
      </w:pPr>
      <w:r w:rsidRPr="00471595">
        <w:rPr>
          <w:rFonts w:ascii="Montserrat" w:hAnsi="Montserrat"/>
          <w:sz w:val="24"/>
        </w:rPr>
        <w:t>The first resolution of point paradox into time, space and awareness gives power to define limits as structure upon which existence evolves. The limits innate in each do not obey the same boundaries. To either side of the existence with which we—the author and the reader—believe ourselves best acquainted unfolds a hope for the destiny of our souls. There are three separate movements in the expression of the aeid. Each is founded on a reiteration of the same essential character. The tentative beginning is enacted in the third movement, the rending of the veil of heaven. The transitional stage of the expression is the first movement, in which the revelation of the third movement is united in the spirit and mind of Angelica. The climax occurs in the second movement, in which Angelica reaches the actual point of self conception and faces the consequences of three separate existences at a crucial moment in earth's development. There is, however, no defining moment in which the expression itself can begin. This is all an essential story in which many boundaries are crossed but where no single history is expressed. It is only in following the evolution of Angelica as an individual that a single plot unfolds along a direct progression. Thus, it is this that dictates the avenue of exploration. Angelica's discovery of herself and her confrontation with other echoes of herself is the defining element of the aeid. In addition, it is a story which she has to tell for herself to survive the moxt vulnerable moment of her existence—her time on earth.</w:t>
      </w:r>
    </w:p>
    <w:p w14:paraId="7BC9A881" w14:textId="77777777" w:rsidR="00AD35EB" w:rsidRPr="00471595" w:rsidRDefault="00AD35EB" w:rsidP="00515B04">
      <w:pPr>
        <w:numPr>
          <w:ins w:id="2229" w:author="Unknown"/>
        </w:numPr>
        <w:rPr>
          <w:rFonts w:ascii="Montserrat" w:hAnsi="Montserrat"/>
          <w:sz w:val="24"/>
        </w:rPr>
      </w:pPr>
      <w:r w:rsidRPr="00471595">
        <w:rPr>
          <w:rFonts w:ascii="Montserrat" w:hAnsi="Montserrat"/>
          <w:sz w:val="24"/>
        </w:rPr>
        <w:tab/>
        <w:t>Herein encompassed are all but the ripples left in Angelica's wake, whose expression stand independent and included in the tide of the whole. The dreams and delusions confronted and embraced by those lifted on the waves of opportunity to discover the promise of self realization. The stories of those who could be artists in the art.</w:t>
      </w:r>
    </w:p>
    <w:p w14:paraId="0F3C3376" w14:textId="77777777" w:rsidR="00201AA5" w:rsidRPr="00471595" w:rsidRDefault="00201AA5" w:rsidP="00515B04">
      <w:pPr>
        <w:rPr>
          <w:rFonts w:ascii="Montserrat" w:hAnsi="Montserrat"/>
          <w:sz w:val="24"/>
        </w:rPr>
      </w:pPr>
    </w:p>
    <w:p w14:paraId="138EE18E"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6B6FB417" w14:textId="77777777" w:rsidR="00201AA5" w:rsidRPr="00471595" w:rsidRDefault="00201AA5" w:rsidP="00515B04">
      <w:pPr>
        <w:rPr>
          <w:rFonts w:ascii="Montserrat" w:hAnsi="Montserrat"/>
          <w:sz w:val="24"/>
        </w:rPr>
      </w:pPr>
    </w:p>
    <w:p w14:paraId="2BB53357" w14:textId="06487A90" w:rsidR="00AD35EB" w:rsidRPr="00471595" w:rsidRDefault="00201AA5" w:rsidP="00515B04">
      <w:pPr>
        <w:numPr>
          <w:ins w:id="2230" w:author="Unknown"/>
        </w:numPr>
        <w:rPr>
          <w:rFonts w:ascii="Montserrat" w:hAnsi="Montserrat"/>
          <w:sz w:val="24"/>
        </w:rPr>
      </w:pPr>
      <w:r w:rsidRPr="00471595">
        <w:rPr>
          <w:rFonts w:ascii="Montserrat" w:hAnsi="Montserrat"/>
          <w:sz w:val="24"/>
        </w:rPr>
        <w:br w:type="page"/>
      </w:r>
      <w:r w:rsidR="00AD35EB" w:rsidRPr="00471595">
        <w:rPr>
          <w:rFonts w:ascii="Montserrat" w:hAnsi="Montserrat"/>
          <w:sz w:val="24"/>
        </w:rPr>
        <w:t>A DREAM INSPIRED...</w:t>
      </w:r>
    </w:p>
    <w:p w14:paraId="2F30F93A" w14:textId="77777777" w:rsidR="00515B04" w:rsidRPr="00471595" w:rsidRDefault="00515B04" w:rsidP="00515B04">
      <w:pPr>
        <w:rPr>
          <w:rFonts w:ascii="Montserrat" w:hAnsi="Montserrat"/>
          <w:sz w:val="24"/>
        </w:rPr>
      </w:pPr>
    </w:p>
    <w:p w14:paraId="04D5EC48"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1DD64134" w14:textId="77777777" w:rsidR="00515B04" w:rsidRPr="00471595" w:rsidRDefault="00515B04" w:rsidP="00515B04">
      <w:pPr>
        <w:rPr>
          <w:rFonts w:ascii="Montserrat" w:hAnsi="Montserrat"/>
          <w:sz w:val="24"/>
        </w:rPr>
      </w:pPr>
    </w:p>
    <w:p w14:paraId="6D29C25C" w14:textId="77777777" w:rsidR="00AD35EB" w:rsidRPr="00471595" w:rsidRDefault="00AD35EB" w:rsidP="00515B04">
      <w:pPr>
        <w:numPr>
          <w:ins w:id="2231" w:author="Unknown"/>
        </w:numPr>
        <w:rPr>
          <w:rFonts w:ascii="Montserrat" w:hAnsi="Montserrat"/>
          <w:sz w:val="24"/>
        </w:rPr>
      </w:pPr>
      <w:r w:rsidRPr="00471595">
        <w:rPr>
          <w:rFonts w:ascii="Montserrat" w:hAnsi="Montserrat"/>
          <w:sz w:val="24"/>
        </w:rPr>
        <w:t xml:space="preserve">I stepped through the looking-glass and I became someone entirely different. It's not like I had an opportunity to figure anything out. Right in the thick of things that had nothing to do, what-so-ever, with my preceding thought. </w:t>
      </w:r>
    </w:p>
    <w:p w14:paraId="761225A6" w14:textId="3FCEF1B2" w:rsidR="00AD35EB" w:rsidRPr="00471595" w:rsidRDefault="00AD35EB" w:rsidP="00515B04">
      <w:pPr>
        <w:numPr>
          <w:ins w:id="2232" w:author="Unknown"/>
        </w:numPr>
        <w:rPr>
          <w:rFonts w:ascii="Montserrat" w:hAnsi="Montserrat"/>
          <w:sz w:val="24"/>
        </w:rPr>
      </w:pPr>
      <w:r w:rsidRPr="00471595">
        <w:rPr>
          <w:rFonts w:ascii="Montserrat" w:hAnsi="Montserrat"/>
          <w:sz w:val="24"/>
        </w:rPr>
        <w:tab/>
        <w:t>I don't remember living all of this life</w:t>
      </w:r>
      <w:r w:rsidR="00295153" w:rsidRPr="00471595">
        <w:rPr>
          <w:rFonts w:ascii="Montserrat" w:hAnsi="Montserrat"/>
          <w:sz w:val="24"/>
        </w:rPr>
        <w:t xml:space="preserve"> and</w:t>
      </w:r>
      <w:r w:rsidRPr="00471595">
        <w:rPr>
          <w:rFonts w:ascii="Montserrat" w:hAnsi="Montserrat"/>
          <w:sz w:val="24"/>
        </w:rPr>
        <w:t xml:space="preserve"> yet I can't remember living any other life either. I know things about myself as if I learned it vicariously. I know I've made love, to one of the people here with me in fact. Recently. Yet I have no memory of ever having sex. If I try to even imagine it, I can only come up with this weird vision of making love to a woman as a man. That is a dream I've had recently and it seems to be all the sexual experience I know of. Considering what I am now, you can imagine the kind of confusion I'm going through. For example, there was nothing overtly magical or miraculous about the world, in my memory. But here, among my present experiences, there is something supernatural afoot. Whatever is going on, I have a grip on it. It all makes perfect sense to me. I have no idea where I got the talent from. I still haven't figured out where I got myself from, to be painfully honest.</w:t>
      </w:r>
    </w:p>
    <w:p w14:paraId="313B569A" w14:textId="77777777" w:rsidR="00AD35EB" w:rsidRPr="00471595" w:rsidRDefault="00AD35EB" w:rsidP="00515B04">
      <w:pPr>
        <w:numPr>
          <w:ins w:id="2233" w:author="Unknown"/>
        </w:numPr>
        <w:rPr>
          <w:rFonts w:ascii="Montserrat" w:hAnsi="Montserrat"/>
          <w:sz w:val="24"/>
        </w:rPr>
      </w:pPr>
      <w:r w:rsidRPr="00471595">
        <w:rPr>
          <w:rFonts w:ascii="Montserrat" w:hAnsi="Montserrat"/>
          <w:sz w:val="24"/>
        </w:rPr>
        <w:tab/>
        <w:t xml:space="preserve">What I can say I know is relatively simple. My only option, the only option in life, is to deal with it. </w:t>
      </w:r>
    </w:p>
    <w:p w14:paraId="4C76312E" w14:textId="5F802A7E" w:rsidR="00AD35EB" w:rsidRPr="00471595" w:rsidRDefault="00AD35EB" w:rsidP="00515B04">
      <w:pPr>
        <w:numPr>
          <w:ins w:id="2234" w:author="Unknown"/>
        </w:numPr>
        <w:rPr>
          <w:rFonts w:ascii="Montserrat" w:hAnsi="Montserrat"/>
          <w:sz w:val="24"/>
        </w:rPr>
      </w:pPr>
      <w:r w:rsidRPr="00471595">
        <w:rPr>
          <w:rFonts w:ascii="Montserrat" w:hAnsi="Montserrat"/>
          <w:sz w:val="24"/>
        </w:rPr>
        <w:tab/>
        <w:t>This seems to take place in an exotic port side location—at least in the minds of the group. Most of the group are either students or members of an organization like the peace core. We are all there renovating a building complex. An old hotel or resort. At present it is like a dorm set up. However, something strange seems to be going on. Some of us seem to be switching bodies. That is my guess because I am in a woman's body—a girl I know from somewhere before. I know enough to understand that being this person is new to me</w:t>
      </w:r>
      <w:r w:rsidR="00295153" w:rsidRPr="00471595">
        <w:rPr>
          <w:rFonts w:ascii="Montserrat" w:hAnsi="Montserrat"/>
          <w:sz w:val="24"/>
        </w:rPr>
        <w:t xml:space="preserve"> but</w:t>
      </w:r>
      <w:r w:rsidRPr="00471595">
        <w:rPr>
          <w:rFonts w:ascii="Montserrat" w:hAnsi="Montserrat"/>
          <w:sz w:val="24"/>
        </w:rPr>
        <w:t xml:space="preserve"> I do not remember who I was before. She is an important part of the renovation effort</w:t>
      </w:r>
      <w:r w:rsidR="00295153" w:rsidRPr="00471595">
        <w:rPr>
          <w:rFonts w:ascii="Montserrat" w:hAnsi="Montserrat"/>
          <w:sz w:val="24"/>
        </w:rPr>
        <w:t xml:space="preserve"> and</w:t>
      </w:r>
      <w:r w:rsidRPr="00471595">
        <w:rPr>
          <w:rFonts w:ascii="Montserrat" w:hAnsi="Montserrat"/>
          <w:sz w:val="24"/>
        </w:rPr>
        <w:t xml:space="preserve"> most of the individuals are here as if on a sabbatical. </w:t>
      </w:r>
    </w:p>
    <w:p w14:paraId="6D498661" w14:textId="77777777" w:rsidR="00AD35EB" w:rsidRPr="00471595" w:rsidRDefault="00AD35EB" w:rsidP="00515B04">
      <w:pPr>
        <w:numPr>
          <w:ins w:id="2235" w:author="Unknown"/>
        </w:numPr>
        <w:rPr>
          <w:rFonts w:ascii="Montserrat" w:hAnsi="Montserrat"/>
          <w:sz w:val="24"/>
        </w:rPr>
      </w:pPr>
      <w:r w:rsidRPr="00471595">
        <w:rPr>
          <w:rFonts w:ascii="Montserrat" w:hAnsi="Montserrat"/>
          <w:sz w:val="24"/>
        </w:rPr>
        <w:tab/>
        <w:t xml:space="preserve">The others have more to do with the cruise ship that is near at port. I have tried to fill her normal role and duties. I, for some reason write the checks and am responsible for the renovation work. The others are involved in some other business. </w:t>
      </w:r>
    </w:p>
    <w:p w14:paraId="38B51AD2" w14:textId="37958003" w:rsidR="00AD35EB" w:rsidRPr="00471595" w:rsidRDefault="00AD35EB" w:rsidP="00515B04">
      <w:pPr>
        <w:numPr>
          <w:ins w:id="2236" w:author="Unknown"/>
        </w:numPr>
        <w:rPr>
          <w:rFonts w:ascii="Montserrat" w:hAnsi="Montserrat"/>
          <w:sz w:val="24"/>
        </w:rPr>
      </w:pPr>
      <w:r w:rsidRPr="00471595">
        <w:rPr>
          <w:rFonts w:ascii="Montserrat" w:hAnsi="Montserrat"/>
          <w:sz w:val="24"/>
        </w:rPr>
        <w:tab/>
        <w:t>Many of her habits, even her writing style have remained with me—if a bit incomplete. Her signature is unique, something Asian an embellishment on her longhand signature</w:t>
      </w:r>
      <w:r w:rsidR="00295153" w:rsidRPr="00471595">
        <w:rPr>
          <w:rFonts w:ascii="Montserrat" w:hAnsi="Montserrat"/>
          <w:sz w:val="24"/>
        </w:rPr>
        <w:t xml:space="preserve"> and</w:t>
      </w:r>
      <w:r w:rsidRPr="00471595">
        <w:rPr>
          <w:rFonts w:ascii="Montserrat" w:hAnsi="Montserrat"/>
          <w:sz w:val="24"/>
        </w:rPr>
        <w:t xml:space="preserve"> when I take too much notice of it, I cannot remember how to do it at one point. This seems to be when I become aware that I am not truly her. I become aware that I have a sense of myself as another individual. I even develop a sense that she deliberately put me in her skin. Especially when I discover I am having my period, I find myself annoyed that she would dump me into her place during such an embarrassing ordeal</w:t>
      </w:r>
      <w:r w:rsidR="00295153" w:rsidRPr="00471595">
        <w:rPr>
          <w:rFonts w:ascii="Montserrat" w:hAnsi="Montserrat"/>
          <w:sz w:val="24"/>
        </w:rPr>
        <w:t xml:space="preserve"> and</w:t>
      </w:r>
      <w:r w:rsidRPr="00471595">
        <w:rPr>
          <w:rFonts w:ascii="Montserrat" w:hAnsi="Montserrat"/>
          <w:sz w:val="24"/>
        </w:rPr>
        <w:t xml:space="preserve"> I feel as if it had been done on purpose. I even worry that I am only going to be there during this inconvenient time and she only stepped out to avoid it in order to do something more entertaining. </w:t>
      </w:r>
    </w:p>
    <w:p w14:paraId="16D2AD34" w14:textId="77777777" w:rsidR="00AD35EB" w:rsidRPr="00471595" w:rsidRDefault="00AD35EB" w:rsidP="00515B04">
      <w:pPr>
        <w:numPr>
          <w:ins w:id="2237" w:author="Unknown"/>
        </w:numPr>
        <w:rPr>
          <w:rFonts w:ascii="Montserrat" w:hAnsi="Montserrat"/>
          <w:sz w:val="24"/>
        </w:rPr>
      </w:pPr>
      <w:r w:rsidRPr="00471595">
        <w:rPr>
          <w:rFonts w:ascii="Montserrat" w:hAnsi="Montserrat"/>
          <w:sz w:val="24"/>
        </w:rPr>
        <w:tab/>
        <w:t xml:space="preserve">I try to come to terms with my situation. I conclude that since this experience seems so unique to me I must originally been a man. And yet, I feel so comfortable, so right in this form; even the mess of bleeding, which I did not handle very gracefully, does not discomfort me. It feels natural and I accept it as part of who I am. </w:t>
      </w:r>
    </w:p>
    <w:p w14:paraId="2B4B5F3C" w14:textId="6C1A7909" w:rsidR="00AD35EB" w:rsidRPr="00471595" w:rsidRDefault="00AD35EB" w:rsidP="00515B04">
      <w:pPr>
        <w:numPr>
          <w:ins w:id="2238" w:author="Unknown"/>
        </w:numPr>
        <w:rPr>
          <w:rFonts w:ascii="Montserrat" w:hAnsi="Montserrat"/>
          <w:sz w:val="24"/>
        </w:rPr>
      </w:pPr>
      <w:r w:rsidRPr="00471595">
        <w:rPr>
          <w:rFonts w:ascii="Montserrat" w:hAnsi="Montserrat"/>
          <w:sz w:val="24"/>
        </w:rPr>
        <w:tab/>
        <w:t>Some of the others who are also switched are beginning to puzzle out this mystery. Some of them figure out that I am not who I appear to be. I begin to become afraid that I will be torn from my new identity against my will as I learn what they know about the phenomenon. The way these conversations go, I have to act like I know as much about it as they do. They will talk to me as long as they think of myself as one of them. As far as I can tell, whatever magic brought this situation about, it seems to be a part of me. No one calls it magic. Distraught I stalk around one night, enduring the taunts of other girls who have decided I am weird. I turn my shoulder on them and an old instinct prompts me to jump the catwalk leading to the condemned part of the building</w:t>
      </w:r>
      <w:r w:rsidR="00295153" w:rsidRPr="00471595">
        <w:rPr>
          <w:rFonts w:ascii="Montserrat" w:hAnsi="Montserrat"/>
          <w:sz w:val="24"/>
        </w:rPr>
        <w:t xml:space="preserve"> and</w:t>
      </w:r>
      <w:r w:rsidRPr="00471595">
        <w:rPr>
          <w:rFonts w:ascii="Montserrat" w:hAnsi="Montserrat"/>
          <w:sz w:val="24"/>
        </w:rPr>
        <w:t xml:space="preserve"> my body cannot perform the act and I nearly kill myself; barely recovering safe ground. I am scared by this incident. The urge and the failure are two indecipherable clues to the mystery I've become.</w:t>
      </w:r>
    </w:p>
    <w:p w14:paraId="0591553F" w14:textId="6245444C" w:rsidR="00AD35EB" w:rsidRPr="00471595" w:rsidRDefault="00AD35EB" w:rsidP="00515B04">
      <w:pPr>
        <w:numPr>
          <w:ins w:id="2239" w:author="Unknown"/>
        </w:numPr>
        <w:rPr>
          <w:rFonts w:ascii="Montserrat" w:hAnsi="Montserrat"/>
          <w:sz w:val="24"/>
        </w:rPr>
      </w:pPr>
      <w:r w:rsidRPr="00471595">
        <w:rPr>
          <w:rFonts w:ascii="Montserrat" w:hAnsi="Montserrat"/>
          <w:sz w:val="24"/>
        </w:rPr>
        <w:tab/>
        <w:t>As the weeks go by, the other switched come to the opinion that I have decided to steal this body and begin to worry about the welfare of the girl who I must have displaced. One of the switchers (one who is ready to do it) decides to bump me along the chain for the sake of retrieving the body for the missing girl's soul. After stalking and cornering me, he strikes. I don't want to be dislodged—and lose the only identity I am sure of—but I cannot resist for the fact that I did not want to steal another's body. For some reason he cannot dislodge me even though I accept his assault. And yet my form changes, the body of a familiar stranger. A bigger person, taller</w:t>
      </w:r>
      <w:r w:rsidR="00295153" w:rsidRPr="00471595">
        <w:rPr>
          <w:rFonts w:ascii="Montserrat" w:hAnsi="Montserrat"/>
          <w:sz w:val="24"/>
        </w:rPr>
        <w:t xml:space="preserve"> but</w:t>
      </w:r>
      <w:r w:rsidRPr="00471595">
        <w:rPr>
          <w:rFonts w:ascii="Montserrat" w:hAnsi="Montserrat"/>
          <w:sz w:val="24"/>
        </w:rPr>
        <w:t xml:space="preserve"> not necessarily massive or male. The switchers realizes he has not done what he intended</w:t>
      </w:r>
      <w:r w:rsidR="00295153" w:rsidRPr="00471595">
        <w:rPr>
          <w:rFonts w:ascii="Montserrat" w:hAnsi="Montserrat"/>
          <w:sz w:val="24"/>
        </w:rPr>
        <w:t xml:space="preserve"> but</w:t>
      </w:r>
      <w:r w:rsidRPr="00471595">
        <w:rPr>
          <w:rFonts w:ascii="Montserrat" w:hAnsi="Montserrat"/>
          <w:sz w:val="24"/>
        </w:rPr>
        <w:t xml:space="preserve"> feeling that he has broken my hold on another's body, is obviously satisfied with the result of his effort. I can't tell in my moment of fear at my loss. The Japanese American body of the girl is gone</w:t>
      </w:r>
      <w:r w:rsidR="00295153" w:rsidRPr="00471595">
        <w:rPr>
          <w:rFonts w:ascii="Montserrat" w:hAnsi="Montserrat"/>
          <w:sz w:val="24"/>
        </w:rPr>
        <w:t xml:space="preserve"> but</w:t>
      </w:r>
      <w:r w:rsidRPr="00471595">
        <w:rPr>
          <w:rFonts w:ascii="Montserrat" w:hAnsi="Montserrat"/>
          <w:sz w:val="24"/>
        </w:rPr>
        <w:t xml:space="preserve"> what has replaced it? The waking body, or just waking up at that moment distorts the memory. He and his kind have become my enemies for they have robbed me of my new life. There is another mystery I must solve first, now that I am a person without name or record. Who am I really and how did I get where I was and how can my experience be explained now that the body switching trick failed on me? What really happened to the girl who's place I took? How did I know her and her habits well enough to fake some and recognize others? What will I do about her—our—sister who I love like a sister and grieve for the loss of her real sister and myself as her impostor. That was the worst part, she had to lose her twice in the moment the switchers revealed me to the world with that unwanted transformation.</w:t>
      </w:r>
    </w:p>
    <w:p w14:paraId="25929691" w14:textId="77777777" w:rsidR="00201AA5" w:rsidRPr="00471595" w:rsidRDefault="00201AA5" w:rsidP="00515B04">
      <w:pPr>
        <w:rPr>
          <w:rFonts w:ascii="Montserrat" w:hAnsi="Montserrat"/>
          <w:sz w:val="24"/>
        </w:rPr>
      </w:pPr>
    </w:p>
    <w:p w14:paraId="03A7119F"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3B5BA52D" w14:textId="77777777" w:rsidR="00201AA5" w:rsidRPr="00471595" w:rsidRDefault="00201AA5" w:rsidP="00515B04">
      <w:pPr>
        <w:rPr>
          <w:rFonts w:ascii="Montserrat" w:hAnsi="Montserrat"/>
          <w:sz w:val="24"/>
        </w:rPr>
      </w:pPr>
    </w:p>
    <w:p w14:paraId="0D4C0A80" w14:textId="77777777" w:rsidR="00201AA5" w:rsidRPr="00471595" w:rsidRDefault="00AD35EB" w:rsidP="00515B04">
      <w:pPr>
        <w:rPr>
          <w:rFonts w:ascii="Montserrat" w:hAnsi="Montserrat"/>
          <w:sz w:val="24"/>
        </w:rPr>
      </w:pPr>
      <w:r w:rsidRPr="00471595">
        <w:rPr>
          <w:rFonts w:ascii="Montserrat" w:hAnsi="Montserrat"/>
          <w:sz w:val="24"/>
        </w:rPr>
        <w:t>A ghost entering the body of a girl who's spirit has been slain...</w:t>
      </w:r>
    </w:p>
    <w:p w14:paraId="2DA79776" w14:textId="77777777" w:rsidR="00515B04" w:rsidRPr="00471595" w:rsidRDefault="00515B04" w:rsidP="00515B04">
      <w:pPr>
        <w:rPr>
          <w:rFonts w:ascii="Montserrat" w:hAnsi="Montserrat"/>
          <w:sz w:val="24"/>
        </w:rPr>
      </w:pPr>
    </w:p>
    <w:p w14:paraId="116A625C"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394C2AC1" w14:textId="77777777" w:rsidR="00515B04" w:rsidRPr="00471595" w:rsidRDefault="00515B04" w:rsidP="00515B04">
      <w:pPr>
        <w:rPr>
          <w:rFonts w:ascii="Montserrat" w:hAnsi="Montserrat"/>
          <w:sz w:val="24"/>
        </w:rPr>
      </w:pPr>
    </w:p>
    <w:p w14:paraId="381A5035" w14:textId="77777777" w:rsidR="00AD35EB" w:rsidRPr="00471595" w:rsidRDefault="00AD35EB" w:rsidP="00515B04">
      <w:pPr>
        <w:numPr>
          <w:ins w:id="2240" w:author="Unknown"/>
        </w:numPr>
        <w:rPr>
          <w:rFonts w:ascii="Montserrat" w:hAnsi="Montserrat"/>
          <w:sz w:val="24"/>
        </w:rPr>
      </w:pPr>
      <w:r w:rsidRPr="00471595">
        <w:rPr>
          <w:rFonts w:ascii="Montserrat" w:hAnsi="Montserrat"/>
          <w:sz w:val="24"/>
        </w:rPr>
        <w:t>[COMPOSITES PARTIAL REDUCTION]</w:t>
      </w:r>
      <w:r w:rsidRPr="00471595">
        <w:rPr>
          <w:rFonts w:ascii="Montserrat" w:hAnsi="Montserrat"/>
          <w:sz w:val="24"/>
        </w:rPr>
        <w:tab/>
      </w:r>
    </w:p>
    <w:p w14:paraId="53695535" w14:textId="77777777" w:rsidR="00515B04" w:rsidRPr="00471595" w:rsidRDefault="00515B04" w:rsidP="00515B04">
      <w:pPr>
        <w:rPr>
          <w:rFonts w:ascii="Montserrat" w:hAnsi="Montserrat"/>
          <w:sz w:val="24"/>
        </w:rPr>
      </w:pPr>
    </w:p>
    <w:p w14:paraId="0AF6B2C4"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3534BAE2" w14:textId="77777777" w:rsidR="00515B04" w:rsidRPr="00471595" w:rsidRDefault="00515B04" w:rsidP="00515B04">
      <w:pPr>
        <w:rPr>
          <w:rFonts w:ascii="Montserrat" w:hAnsi="Montserrat"/>
          <w:sz w:val="24"/>
        </w:rPr>
      </w:pPr>
    </w:p>
    <w:p w14:paraId="2D8526EA" w14:textId="17B54ABB" w:rsidR="00AD35EB" w:rsidRPr="00471595" w:rsidRDefault="00AD35EB" w:rsidP="00515B04">
      <w:pPr>
        <w:numPr>
          <w:ins w:id="2241" w:author="Unknown"/>
        </w:numPr>
        <w:rPr>
          <w:rFonts w:ascii="Montserrat" w:hAnsi="Montserrat"/>
          <w:sz w:val="24"/>
        </w:rPr>
      </w:pPr>
      <w:r w:rsidRPr="00471595">
        <w:rPr>
          <w:rFonts w:ascii="Montserrat" w:hAnsi="Montserrat"/>
          <w:sz w:val="24"/>
        </w:rPr>
        <w:t>In the penetration of a young woman's mind begins the unlocking of psionic potential and an epic saga of unearthly proportions. The story progresses following a typical American teenager on her journey beyond the known. The form of this thread is that of the passage of this girl through her normal life, in a normal world, peopled by perfectly natural people. Some interesting and mysterious, others less so. The paths chosen by her peers in this story encompass more in their own parts than what she herself can show us</w:t>
      </w:r>
      <w:r w:rsidR="00295153" w:rsidRPr="00471595">
        <w:rPr>
          <w:rFonts w:ascii="Montserrat" w:hAnsi="Montserrat"/>
          <w:sz w:val="24"/>
        </w:rPr>
        <w:t xml:space="preserve"> but</w:t>
      </w:r>
      <w:r w:rsidRPr="00471595">
        <w:rPr>
          <w:rFonts w:ascii="Montserrat" w:hAnsi="Montserrat"/>
          <w:sz w:val="24"/>
        </w:rPr>
        <w:t xml:space="preserve"> she is intimate enough to give us a shocking glimpse. The convolutions of their evolution distract her from recognizing her own trial; yet her impressions</w:t>
      </w:r>
      <w:r w:rsidR="00295153" w:rsidRPr="00471595">
        <w:rPr>
          <w:rFonts w:ascii="Montserrat" w:hAnsi="Montserrat"/>
          <w:sz w:val="24"/>
        </w:rPr>
        <w:t xml:space="preserve"> and</w:t>
      </w:r>
      <w:r w:rsidRPr="00471595">
        <w:rPr>
          <w:rFonts w:ascii="Montserrat" w:hAnsi="Montserrat"/>
          <w:sz w:val="24"/>
        </w:rPr>
        <w:t xml:space="preserve"> fancies give color to this slice of life which are not visible to the eye. The exotic and surreal are but a shadow within which the heart of the tale is told, while the common world is a stage, a mirror where the qualities which find highlight come to find representation. This book is more of an approach to the assumption of the first chord than a conscious pursuit of it. Those questions which vex and perplex will be surveyed, however, like is common in life, will become overshadowed and occluded by the sensibilities of living and the fancies of desire. They will mostly demonstrate the exceptional adeptness of her mind than demand their own focus. This is something of a modern day Anne Shirley. This tale is a fair sibling to its more concentrated dual, the Threshold. It too will approach the impossible, in its allusion to confirmation. It too will allow acknowledgement without forcing declarations out of itself. This tale is concerned with Angelica's point of view; her experiences and her exercise of will. We are intended to come to feel for her, not judge her. But, if we come to judge her, then perhaps we might come to judge ourselves. While this can be a difficult process, even that is useful to us in improving ourselves. To helping us wake up to ourselves.</w:t>
      </w:r>
    </w:p>
    <w:p w14:paraId="090DD798" w14:textId="77777777" w:rsidR="00515B04" w:rsidRPr="00471595" w:rsidRDefault="00515B04" w:rsidP="00515B04">
      <w:pPr>
        <w:rPr>
          <w:rFonts w:ascii="Montserrat" w:hAnsi="Montserrat"/>
          <w:sz w:val="24"/>
        </w:rPr>
      </w:pPr>
    </w:p>
    <w:p w14:paraId="73149BC3"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78A8805C" w14:textId="77777777" w:rsidR="00515B04" w:rsidRPr="00471595" w:rsidRDefault="00515B04" w:rsidP="00515B04">
      <w:pPr>
        <w:rPr>
          <w:rFonts w:ascii="Montserrat" w:hAnsi="Montserrat"/>
          <w:sz w:val="24"/>
        </w:rPr>
      </w:pPr>
    </w:p>
    <w:p w14:paraId="7BC4FBB1" w14:textId="414F5B17" w:rsidR="00AD35EB" w:rsidRPr="00471595" w:rsidRDefault="00AD35EB" w:rsidP="00515B04">
      <w:pPr>
        <w:numPr>
          <w:ins w:id="2242" w:author="Unknown"/>
        </w:numPr>
        <w:rPr>
          <w:rFonts w:ascii="Montserrat" w:hAnsi="Montserrat"/>
          <w:sz w:val="24"/>
        </w:rPr>
      </w:pPr>
      <w:r w:rsidRPr="00471595">
        <w:rPr>
          <w:rFonts w:ascii="Montserrat" w:hAnsi="Montserrat"/>
          <w:sz w:val="24"/>
        </w:rPr>
        <w:t>This concept evolved out of the original inspirations for the Terminal Moment, the Second Gesture, Companion and Threshold. It is a story about awakening to true psionic power. Deliberately glancing across the surface of its three deep currents, this work focuses on one that makes less of a demand on the reader. It engages the mystery of psionics and confides, through an individual's life, the dark and twisted journey of essential self discovery. The apprehension of these greater mysteries only figures in as much as this individual, like any of us, has an opportunity to seize the meaning of it. She is witness to what each of us begins to discover once we begin to stray away from the model which we have become dedicated to supporting. What we can not help but confront in the advent of psionic revelation. All that we can know in existence is confronted in the mind. This story enters a disturbing arena where the prospect of illuminating psionic ability is a murky one at best. At present, serious investigation into the very basis of the most profound class of mental ability, has not necessarily reached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dependant nature of psionics</w:t>
      </w:r>
      <w:r w:rsidR="00295153" w:rsidRPr="00471595">
        <w:rPr>
          <w:rFonts w:ascii="Montserrat" w:hAnsi="Montserrat"/>
          <w:sz w:val="24"/>
        </w:rPr>
        <w:t xml:space="preserve"> and</w:t>
      </w:r>
      <w:r w:rsidRPr="00471595">
        <w:rPr>
          <w:rFonts w:ascii="Montserrat" w:hAnsi="Montserrat"/>
          <w:sz w:val="24"/>
        </w:rPr>
        <w:t xml:space="preserve"> the effects of basic interpretation on freeing these abilities is a prerequisite to even beginning an inquiry into the subject. It is in the interest of perusing these points that I have selected this as a possible environment for my first work of published fiction.</w:t>
      </w:r>
    </w:p>
    <w:p w14:paraId="0C382A9F" w14:textId="77777777" w:rsidR="00201AA5" w:rsidRPr="00471595" w:rsidRDefault="00201AA5" w:rsidP="00515B04">
      <w:pPr>
        <w:rPr>
          <w:rFonts w:ascii="Montserrat" w:hAnsi="Montserrat"/>
          <w:sz w:val="24"/>
        </w:rPr>
      </w:pPr>
    </w:p>
    <w:p w14:paraId="61C7C44A"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47C2435E" w14:textId="77777777" w:rsidR="00201AA5" w:rsidRPr="00471595" w:rsidRDefault="00201AA5" w:rsidP="00515B04">
      <w:pPr>
        <w:rPr>
          <w:rFonts w:ascii="Montserrat" w:hAnsi="Montserrat"/>
          <w:sz w:val="24"/>
        </w:rPr>
      </w:pPr>
    </w:p>
    <w:p w14:paraId="36076B3B" w14:textId="1C66AE9E" w:rsidR="00AD35EB" w:rsidRPr="00471595" w:rsidRDefault="00AD35EB" w:rsidP="00515B04">
      <w:pPr>
        <w:numPr>
          <w:ins w:id="2243" w:author="Unknown"/>
        </w:numPr>
        <w:rPr>
          <w:rFonts w:ascii="Montserrat" w:hAnsi="Montserrat"/>
          <w:sz w:val="24"/>
        </w:rPr>
      </w:pPr>
      <w:r w:rsidRPr="00471595">
        <w:rPr>
          <w:rFonts w:ascii="Montserrat" w:hAnsi="Montserrat"/>
          <w:sz w:val="24"/>
        </w:rPr>
        <w:t>Marcus dreams, unaware that Angelica dreams with him on her flight to California. In his dream, he finds himself changed by what he has done to Angela. In the dream he tries to rationalize the meaning of this experience but his thoughts are influenced by Angelica who accepts the transformation and thus resists his aversion. However, the episode leaves both of them more confused than enlightened</w:t>
      </w:r>
      <w:r w:rsidR="00295153" w:rsidRPr="00471595">
        <w:rPr>
          <w:rFonts w:ascii="Montserrat" w:hAnsi="Montserrat"/>
          <w:sz w:val="24"/>
        </w:rPr>
        <w:t xml:space="preserve"> and</w:t>
      </w:r>
      <w:r w:rsidRPr="00471595">
        <w:rPr>
          <w:rFonts w:ascii="Montserrat" w:hAnsi="Montserrat"/>
          <w:sz w:val="24"/>
        </w:rPr>
        <w:t xml:space="preserve"> neither actually recognizes the presence or identity of the other. </w:t>
      </w:r>
    </w:p>
    <w:p w14:paraId="19B5B928" w14:textId="77777777" w:rsidR="00201AA5" w:rsidRPr="00471595" w:rsidRDefault="00201AA5" w:rsidP="00515B04">
      <w:pPr>
        <w:rPr>
          <w:rFonts w:ascii="Montserrat" w:hAnsi="Montserrat"/>
          <w:sz w:val="24"/>
        </w:rPr>
      </w:pPr>
    </w:p>
    <w:p w14:paraId="6B8CF04C"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18EB795D" w14:textId="77777777" w:rsidR="00201AA5" w:rsidRPr="00471595" w:rsidRDefault="00201AA5" w:rsidP="00515B04">
      <w:pPr>
        <w:rPr>
          <w:rFonts w:ascii="Montserrat" w:hAnsi="Montserrat"/>
          <w:sz w:val="24"/>
        </w:rPr>
      </w:pPr>
    </w:p>
    <w:p w14:paraId="66163355" w14:textId="4B43DAD7" w:rsidR="00AD35EB" w:rsidRPr="00471595" w:rsidRDefault="00AD35EB" w:rsidP="00515B04">
      <w:pPr>
        <w:numPr>
          <w:ins w:id="2244" w:author="Unknown"/>
        </w:numPr>
        <w:rPr>
          <w:rFonts w:ascii="Montserrat" w:hAnsi="Montserrat"/>
          <w:sz w:val="24"/>
        </w:rPr>
      </w:pPr>
      <w:r w:rsidRPr="00471595">
        <w:rPr>
          <w:rFonts w:ascii="Montserrat" w:hAnsi="Montserrat"/>
          <w:sz w:val="24"/>
        </w:rPr>
        <w:t>She arrives at her new quarters, poorly informed and not entirely secure. Ember arrives to confront this unannounced imposition of a house guest. After sizing each other up (there is a lot to learn for an observant individual like Ember) and having a little confrontation and mutual confusion, Ember is summoned to meet with her unusual superior. She receives her orders—be congenial, helpful</w:t>
      </w:r>
      <w:r w:rsidR="00295153" w:rsidRPr="00471595">
        <w:rPr>
          <w:rFonts w:ascii="Montserrat" w:hAnsi="Montserrat"/>
          <w:sz w:val="24"/>
        </w:rPr>
        <w:t xml:space="preserve"> and</w:t>
      </w:r>
      <w:r w:rsidRPr="00471595">
        <w:rPr>
          <w:rFonts w:ascii="Montserrat" w:hAnsi="Montserrat"/>
          <w:sz w:val="24"/>
        </w:rPr>
        <w:t xml:space="preserve"> above all observant—with a secret agenda. Secret even from her. </w:t>
      </w:r>
    </w:p>
    <w:p w14:paraId="7E842602" w14:textId="77777777" w:rsidR="00201AA5" w:rsidRPr="00471595" w:rsidRDefault="00201AA5" w:rsidP="00515B04">
      <w:pPr>
        <w:rPr>
          <w:rFonts w:ascii="Montserrat" w:hAnsi="Montserrat"/>
          <w:sz w:val="24"/>
        </w:rPr>
      </w:pPr>
    </w:p>
    <w:p w14:paraId="2EB31982"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27E65097" w14:textId="77777777" w:rsidR="00201AA5" w:rsidRPr="00471595" w:rsidRDefault="00201AA5" w:rsidP="00515B04">
      <w:pPr>
        <w:rPr>
          <w:rFonts w:ascii="Montserrat" w:hAnsi="Montserrat"/>
          <w:sz w:val="24"/>
        </w:rPr>
      </w:pPr>
    </w:p>
    <w:p w14:paraId="59063F6B" w14:textId="77777777" w:rsidR="00AD35EB" w:rsidRPr="00471595" w:rsidRDefault="00AD35EB" w:rsidP="00515B04">
      <w:pPr>
        <w:numPr>
          <w:ins w:id="2245" w:author="Unknown"/>
        </w:numPr>
        <w:rPr>
          <w:rFonts w:ascii="Montserrat" w:hAnsi="Montserrat"/>
          <w:sz w:val="24"/>
        </w:rPr>
      </w:pPr>
      <w:r w:rsidRPr="00471595">
        <w:rPr>
          <w:rFonts w:ascii="Montserrat" w:hAnsi="Montserrat"/>
          <w:sz w:val="24"/>
        </w:rPr>
        <w:t xml:space="preserve">On her first night, Angelica has a strange dream. A dream hinting at a greater sphere of existence in which her own small world is under observation by beings of unimaginable nature and power. </w:t>
      </w:r>
    </w:p>
    <w:p w14:paraId="16080398" w14:textId="77777777" w:rsidR="00201AA5" w:rsidRPr="00471595" w:rsidRDefault="00201AA5" w:rsidP="00515B04">
      <w:pPr>
        <w:rPr>
          <w:rFonts w:ascii="Montserrat" w:hAnsi="Montserrat"/>
          <w:sz w:val="24"/>
        </w:rPr>
      </w:pPr>
    </w:p>
    <w:p w14:paraId="4C7EAB2B"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32797F5E" w14:textId="77777777" w:rsidR="00201AA5" w:rsidRPr="00471595" w:rsidRDefault="00201AA5" w:rsidP="00515B04">
      <w:pPr>
        <w:rPr>
          <w:rFonts w:ascii="Montserrat" w:hAnsi="Montserrat"/>
          <w:sz w:val="24"/>
        </w:rPr>
      </w:pPr>
    </w:p>
    <w:p w14:paraId="433A962B" w14:textId="77777777" w:rsidR="00AD35EB" w:rsidRPr="00471595" w:rsidRDefault="00AD35EB" w:rsidP="00515B04">
      <w:pPr>
        <w:numPr>
          <w:ins w:id="2246" w:author="Unknown"/>
        </w:numPr>
        <w:rPr>
          <w:rFonts w:ascii="Montserrat" w:hAnsi="Montserrat"/>
          <w:sz w:val="24"/>
        </w:rPr>
      </w:pPr>
      <w:r w:rsidRPr="00471595">
        <w:rPr>
          <w:rFonts w:ascii="Montserrat" w:hAnsi="Montserrat"/>
          <w:sz w:val="24"/>
        </w:rPr>
        <w:t>Feeling like an inconvenience, Angelica attempts to smooth out things with her new and—at the moment—only acquaintance. She retells something of where she is from and her connections to things in the general picture (being a bit vague on the exact origins); which gives the other a few things to look into. She also receives her directives. Report to [lab] for extensive testing and examination. Her curiosity is aroused regarding the origin of these orders and mixed feelings about her autonomy. It seems there is a catch to her scholarship.</w:t>
      </w:r>
    </w:p>
    <w:p w14:paraId="302B9CE7" w14:textId="77777777" w:rsidR="00201AA5" w:rsidRPr="00471595" w:rsidRDefault="00201AA5" w:rsidP="00515B04">
      <w:pPr>
        <w:rPr>
          <w:rFonts w:ascii="Montserrat" w:hAnsi="Montserrat"/>
          <w:sz w:val="24"/>
        </w:rPr>
      </w:pPr>
    </w:p>
    <w:p w14:paraId="142F1C1E"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6E566856" w14:textId="77777777" w:rsidR="00201AA5" w:rsidRPr="00471595" w:rsidRDefault="00201AA5" w:rsidP="00515B04">
      <w:pPr>
        <w:rPr>
          <w:rFonts w:ascii="Montserrat" w:hAnsi="Montserrat"/>
          <w:sz w:val="24"/>
        </w:rPr>
      </w:pPr>
    </w:p>
    <w:p w14:paraId="3F3D655B" w14:textId="77777777" w:rsidR="00AD35EB" w:rsidRPr="00471595" w:rsidRDefault="00AD35EB" w:rsidP="00515B04">
      <w:pPr>
        <w:numPr>
          <w:ins w:id="2247" w:author="Unknown"/>
        </w:numPr>
        <w:rPr>
          <w:rFonts w:ascii="Montserrat" w:hAnsi="Montserrat"/>
          <w:sz w:val="24"/>
        </w:rPr>
      </w:pPr>
      <w:r w:rsidRPr="00471595">
        <w:rPr>
          <w:rFonts w:ascii="Montserrat" w:hAnsi="Montserrat"/>
          <w:sz w:val="24"/>
        </w:rPr>
        <w:t xml:space="preserve">Angelica inquires about the source of her scholarship funding. She discovers that there are serious possibilities of a military connection, with such implied threats as becoming state property. She also discovers that she is something of a hot commodity in the interested eyes of a wide range of individual's tastes and insights. Add to her surprise her discovery of the re-assignment of the chief researcher from the Stanford medical unit who handled her sister's autopsy to the parapsychology research and development team she has been handed over to. </w:t>
      </w:r>
    </w:p>
    <w:p w14:paraId="11004E42" w14:textId="77777777" w:rsidR="00201AA5" w:rsidRPr="00471595" w:rsidRDefault="00201AA5" w:rsidP="00515B04">
      <w:pPr>
        <w:rPr>
          <w:rFonts w:ascii="Montserrat" w:hAnsi="Montserrat"/>
          <w:sz w:val="24"/>
        </w:rPr>
      </w:pPr>
    </w:p>
    <w:p w14:paraId="53C6EBF4"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1156CF67" w14:textId="77777777" w:rsidR="00201AA5" w:rsidRPr="00471595" w:rsidRDefault="00201AA5" w:rsidP="00515B04">
      <w:pPr>
        <w:rPr>
          <w:rFonts w:ascii="Montserrat" w:hAnsi="Montserrat"/>
          <w:sz w:val="24"/>
        </w:rPr>
      </w:pPr>
    </w:p>
    <w:p w14:paraId="349D4906" w14:textId="005737B6" w:rsidR="00AD35EB" w:rsidRPr="00471595" w:rsidRDefault="00AD35EB" w:rsidP="00515B04">
      <w:pPr>
        <w:numPr>
          <w:ins w:id="2248" w:author="Unknown"/>
        </w:numPr>
        <w:rPr>
          <w:rFonts w:ascii="Montserrat" w:hAnsi="Montserrat"/>
          <w:sz w:val="24"/>
        </w:rPr>
      </w:pPr>
      <w:r w:rsidRPr="00471595">
        <w:rPr>
          <w:rFonts w:ascii="Montserrat" w:hAnsi="Montserrat"/>
          <w:sz w:val="24"/>
        </w:rPr>
        <w:t>They thought she would be like her sister. She was a true psionic</w:t>
      </w:r>
      <w:r w:rsidR="00295153" w:rsidRPr="00471595">
        <w:rPr>
          <w:rFonts w:ascii="Montserrat" w:hAnsi="Montserrat"/>
          <w:sz w:val="24"/>
        </w:rPr>
        <w:t xml:space="preserve"> and</w:t>
      </w:r>
      <w:r w:rsidRPr="00471595">
        <w:rPr>
          <w:rFonts w:ascii="Montserrat" w:hAnsi="Montserrat"/>
          <w:sz w:val="24"/>
        </w:rPr>
        <w:t xml:space="preserve"> for her, waking up to the hidden realm of the mind would be an initiation to a world of dangerous shadows and intrigue. In a moment earlier in her life, attention focused on her sister's role in the event that heralded the existence of her astounding talent. Angela's psychic potential was in fact catalyzed by Angelica's own trauma. </w:t>
      </w:r>
    </w:p>
    <w:p w14:paraId="5719FC9F" w14:textId="77777777" w:rsidR="00201AA5" w:rsidRPr="00471595" w:rsidRDefault="00201AA5" w:rsidP="00515B04">
      <w:pPr>
        <w:rPr>
          <w:rFonts w:ascii="Montserrat" w:hAnsi="Montserrat"/>
          <w:sz w:val="24"/>
        </w:rPr>
      </w:pPr>
    </w:p>
    <w:p w14:paraId="1AFD4FA2"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02E4B499" w14:textId="77777777" w:rsidR="00201AA5" w:rsidRPr="00471595" w:rsidRDefault="00201AA5" w:rsidP="00515B04">
      <w:pPr>
        <w:rPr>
          <w:rFonts w:ascii="Montserrat" w:hAnsi="Montserrat"/>
          <w:sz w:val="24"/>
        </w:rPr>
      </w:pPr>
    </w:p>
    <w:p w14:paraId="602BD443" w14:textId="77777777" w:rsidR="00AD35EB" w:rsidRPr="00471595" w:rsidRDefault="00AD35EB" w:rsidP="00515B04">
      <w:pPr>
        <w:numPr>
          <w:ins w:id="2249" w:author="Unknown"/>
        </w:numPr>
        <w:rPr>
          <w:rFonts w:ascii="Montserrat" w:hAnsi="Montserrat"/>
          <w:sz w:val="24"/>
        </w:rPr>
      </w:pPr>
      <w:r w:rsidRPr="00471595">
        <w:rPr>
          <w:rFonts w:ascii="Montserrat" w:hAnsi="Montserrat"/>
          <w:sz w:val="24"/>
        </w:rPr>
        <w:t>Amazed to discover that her sister was part of a government funded psionics project, Angelica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w:t>
      </w:r>
    </w:p>
    <w:p w14:paraId="0C7AEEC7" w14:textId="77777777" w:rsidR="00AD35EB" w:rsidRPr="00471595" w:rsidRDefault="00AD35EB" w:rsidP="00515B04">
      <w:pPr>
        <w:numPr>
          <w:ins w:id="2250" w:author="Unknown"/>
        </w:numPr>
        <w:rPr>
          <w:rFonts w:ascii="Montserrat" w:hAnsi="Montserrat"/>
          <w:sz w:val="24"/>
        </w:rPr>
      </w:pPr>
    </w:p>
    <w:p w14:paraId="6326F300" w14:textId="1A01ADE5" w:rsidR="00AD35EB" w:rsidRPr="00471595" w:rsidRDefault="00AD35EB" w:rsidP="00515B04">
      <w:pPr>
        <w:numPr>
          <w:ins w:id="2251" w:author="Unknown"/>
        </w:numPr>
        <w:rPr>
          <w:rFonts w:ascii="Montserrat" w:hAnsi="Montserrat"/>
          <w:sz w:val="24"/>
        </w:rPr>
      </w:pPr>
      <w:r w:rsidRPr="00471595">
        <w:rPr>
          <w:rFonts w:ascii="Montserrat" w:hAnsi="Montserrat"/>
          <w:sz w:val="24"/>
        </w:rPr>
        <w:t>Long eclipsed by the rising star of her elder sibling</w:t>
      </w:r>
      <w:r w:rsidR="00295153" w:rsidRPr="00471595">
        <w:rPr>
          <w:rFonts w:ascii="Montserrat" w:hAnsi="Montserrat"/>
          <w:sz w:val="24"/>
        </w:rPr>
        <w:t xml:space="preserve"> and</w:t>
      </w:r>
      <w:r w:rsidRPr="00471595">
        <w:rPr>
          <w:rFonts w:ascii="Montserrat" w:hAnsi="Montserrat"/>
          <w:sz w:val="24"/>
        </w:rPr>
        <w:t xml:space="preserve"> awarded a mysterious full scholarship to follow in her sister's footsteps, she cannot resist the morbid need to understand her sister's death. Will her differing nature save her as she approaches the ultimate limit?</w:t>
      </w:r>
    </w:p>
    <w:p w14:paraId="731AABA1" w14:textId="77777777" w:rsidR="00201AA5" w:rsidRPr="00471595" w:rsidRDefault="00201AA5" w:rsidP="00515B04">
      <w:pPr>
        <w:rPr>
          <w:rFonts w:ascii="Montserrat" w:hAnsi="Montserrat"/>
          <w:sz w:val="24"/>
        </w:rPr>
      </w:pPr>
    </w:p>
    <w:p w14:paraId="61372E75"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1CFE18CC" w14:textId="77777777" w:rsidR="00201AA5" w:rsidRPr="00471595" w:rsidRDefault="00201AA5" w:rsidP="00515B04">
      <w:pPr>
        <w:rPr>
          <w:rFonts w:ascii="Montserrat" w:hAnsi="Montserrat"/>
          <w:sz w:val="24"/>
        </w:rPr>
      </w:pPr>
    </w:p>
    <w:p w14:paraId="421D4658" w14:textId="77777777" w:rsidR="00AD35EB" w:rsidRPr="00471595" w:rsidRDefault="00AD35EB" w:rsidP="00515B04">
      <w:pPr>
        <w:numPr>
          <w:ins w:id="2252" w:author="Unknown"/>
        </w:numPr>
        <w:rPr>
          <w:rFonts w:ascii="Montserrat" w:hAnsi="Montserrat"/>
          <w:sz w:val="24"/>
        </w:rPr>
      </w:pPr>
      <w:r w:rsidRPr="00471595">
        <w:rPr>
          <w:rFonts w:ascii="Montserrat" w:hAnsi="Montserrat"/>
          <w:sz w:val="24"/>
        </w:rPr>
        <w:t xml:space="preserve">Her older sister, Angelaelle, is one of the major ties between the leading roles. Her lover, Kelly, who is suicidally aggrieved over her loss. Her killer, Marcus, who pushed her so hard and who will seek to fulfill his desires and designs in Angelicaandrea. There is Angela herself, who lives on in the minds of those who knew her. Among the elements arriving newly to this inspiration, there is the one who is already self possessed and who acts like a muse. This is the one who knew of Angela at the last. However, most of this one's influence on the story is entirely subjective. Angelica also confronts a second mysterious death, which is the current school intrigue. Through her roommate, Ember, she is drawn into the circle of individuals who are creating the dangerous instability in what should otherwise be an observation period. They are a strange group. Angelica, a lonely soul, who deep in her heart seeks to become a confidant to God. Michael, a young man who is unwittingly the focus for a war between ageless magi. Marcus, a young man on the ultimate path of life who has reached the threshold of godhood. It will also turn up such paradoxes as a stairway to heaven and a password into the elite company of psionic beings who control the Earth from behind the scenes. </w:t>
      </w:r>
    </w:p>
    <w:p w14:paraId="173ED1D0" w14:textId="77777777" w:rsidR="00201AA5" w:rsidRPr="00471595" w:rsidRDefault="00201AA5" w:rsidP="00515B04">
      <w:pPr>
        <w:rPr>
          <w:rFonts w:ascii="Montserrat" w:hAnsi="Montserrat"/>
          <w:sz w:val="24"/>
        </w:rPr>
      </w:pPr>
    </w:p>
    <w:p w14:paraId="6003C811"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0C1F142A" w14:textId="77777777" w:rsidR="00201AA5" w:rsidRPr="00471595" w:rsidRDefault="00201AA5" w:rsidP="00515B04">
      <w:pPr>
        <w:rPr>
          <w:rFonts w:ascii="Montserrat" w:hAnsi="Montserrat"/>
          <w:sz w:val="24"/>
        </w:rPr>
      </w:pPr>
    </w:p>
    <w:p w14:paraId="0E11AF5C" w14:textId="59C07DCD" w:rsidR="00AD35EB" w:rsidRPr="00471595" w:rsidRDefault="00AD35EB" w:rsidP="00515B04">
      <w:pPr>
        <w:numPr>
          <w:ins w:id="2253" w:author="Unknown"/>
        </w:numPr>
        <w:rPr>
          <w:rFonts w:ascii="Montserrat" w:hAnsi="Montserrat"/>
          <w:sz w:val="24"/>
        </w:rPr>
      </w:pPr>
      <w:r w:rsidRPr="00471595">
        <w:rPr>
          <w:rFonts w:ascii="Montserrat" w:hAnsi="Montserrat"/>
          <w:sz w:val="24"/>
        </w:rPr>
        <w:t>Touch, it has been said, is the mother of all of the senses. So, in a world that has grown impersonal, what happens when a sensual young woman like Angelica ponders the reality of being so distant and removed as a god. What happens when faith, open mindedness</w:t>
      </w:r>
      <w:r w:rsidR="00295153" w:rsidRPr="00471595">
        <w:rPr>
          <w:rFonts w:ascii="Montserrat" w:hAnsi="Montserrat"/>
          <w:sz w:val="24"/>
        </w:rPr>
        <w:t xml:space="preserve"> and</w:t>
      </w:r>
      <w:r w:rsidRPr="00471595">
        <w:rPr>
          <w:rFonts w:ascii="Montserrat" w:hAnsi="Montserrat"/>
          <w:sz w:val="24"/>
        </w:rPr>
        <w:t xml:space="preserve"> desire are allowed to give way to an impossible quest to touch what we, in our limitation, call God. This is a map of moral, spiritual, philosophical</w:t>
      </w:r>
      <w:r w:rsidR="00295153" w:rsidRPr="00471595">
        <w:rPr>
          <w:rFonts w:ascii="Montserrat" w:hAnsi="Montserrat"/>
          <w:sz w:val="24"/>
        </w:rPr>
        <w:t xml:space="preserve"> and</w:t>
      </w:r>
      <w:r w:rsidRPr="00471595">
        <w:rPr>
          <w:rFonts w:ascii="Montserrat" w:hAnsi="Montserrat"/>
          <w:sz w:val="24"/>
        </w:rPr>
        <w:t xml:space="preserve"> existential paradoxes and questions which the vital, evolving mind must come in time to consider. Among these ideas are those which I have pondered also, which have expanded the limits of thought and perception, such as the shape of the awareness of so immense and complex a being as a god who is a part of all who are a part of him or her. As well, it demonstrates the frank candor with which I present my psyche to that which would aim to see it in its nakedness. It expresses that integrity with which I am without shame or false morality. It portrays my strength of will and responsibility to myself. It implies how, by being the best suited mind to one's self, one becomes so ideally suited to the company of gods.</w:t>
      </w:r>
    </w:p>
    <w:p w14:paraId="63245388" w14:textId="77777777" w:rsidR="00201AA5" w:rsidRPr="00471595" w:rsidRDefault="00201AA5" w:rsidP="00515B04">
      <w:pPr>
        <w:rPr>
          <w:rFonts w:ascii="Montserrat" w:hAnsi="Montserrat"/>
          <w:sz w:val="24"/>
        </w:rPr>
      </w:pPr>
    </w:p>
    <w:p w14:paraId="03A56C5D"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7C3AEB19" w14:textId="77777777" w:rsidR="00201AA5" w:rsidRPr="00471595" w:rsidRDefault="00201AA5" w:rsidP="00515B04">
      <w:pPr>
        <w:rPr>
          <w:rFonts w:ascii="Montserrat" w:hAnsi="Montserrat"/>
          <w:sz w:val="24"/>
        </w:rPr>
      </w:pPr>
    </w:p>
    <w:p w14:paraId="10149C28" w14:textId="3C2B7C34" w:rsidR="00AD35EB" w:rsidRPr="00471595" w:rsidRDefault="00AD35EB" w:rsidP="00515B04">
      <w:pPr>
        <w:numPr>
          <w:ins w:id="2254" w:author="Unknown"/>
        </w:numPr>
        <w:rPr>
          <w:rFonts w:ascii="Montserrat" w:hAnsi="Montserrat"/>
          <w:sz w:val="24"/>
        </w:rPr>
      </w:pPr>
      <w:r w:rsidRPr="00471595">
        <w:rPr>
          <w:rFonts w:ascii="Montserrat" w:hAnsi="Montserrat"/>
          <w:sz w:val="24"/>
        </w:rPr>
        <w:t>The elements of this story run so close to me</w:t>
      </w:r>
      <w:r w:rsidR="00295153" w:rsidRPr="00471595">
        <w:rPr>
          <w:rFonts w:ascii="Montserrat" w:hAnsi="Montserrat"/>
          <w:sz w:val="24"/>
        </w:rPr>
        <w:t xml:space="preserve"> and</w:t>
      </w:r>
      <w:r w:rsidRPr="00471595">
        <w:rPr>
          <w:rFonts w:ascii="Montserrat" w:hAnsi="Montserrat"/>
          <w:sz w:val="24"/>
        </w:rPr>
        <w:t xml:space="preserve"> my own struggle, that it is dangerous and painful for me to write. I am this divided soul who first became united in dreams as several individuals. I was placed in a situation where I had to find and cross this threshold of being and arrive at a point where I could touch this other part of myself as an equal. A free, fully developed aspect of my own self. This book must trace many of paths and revelations which I have followed myself. The appropriate theme is the dreaming of one's self into existence. It will involve many of the paradoxes of existence which I have encountered</w:t>
      </w:r>
      <w:r w:rsidR="00295153" w:rsidRPr="00471595">
        <w:rPr>
          <w:rFonts w:ascii="Montserrat" w:hAnsi="Montserrat"/>
          <w:sz w:val="24"/>
        </w:rPr>
        <w:t xml:space="preserve"> and</w:t>
      </w:r>
      <w:r w:rsidRPr="00471595">
        <w:rPr>
          <w:rFonts w:ascii="Montserrat" w:hAnsi="Montserrat"/>
          <w:sz w:val="24"/>
        </w:rPr>
        <w:t xml:space="preserve"> attempt to present them in such a way that it is removed from me to some extent</w:t>
      </w:r>
      <w:r w:rsidR="00295153" w:rsidRPr="00471595">
        <w:rPr>
          <w:rFonts w:ascii="Montserrat" w:hAnsi="Montserrat"/>
          <w:sz w:val="24"/>
        </w:rPr>
        <w:t xml:space="preserve"> and</w:t>
      </w:r>
      <w:r w:rsidRPr="00471595">
        <w:rPr>
          <w:rFonts w:ascii="Montserrat" w:hAnsi="Montserrat"/>
          <w:sz w:val="24"/>
        </w:rPr>
        <w:t xml:space="preserve"> yet reveals the sense of how such a thing is possible. It will do fairly to warn of the inherent dangers as much as entertain the wonders of possibility. Most of all, it is a book about how one can come to find oneself</w:t>
      </w:r>
      <w:r w:rsidR="00295153" w:rsidRPr="00471595">
        <w:rPr>
          <w:rFonts w:ascii="Montserrat" w:hAnsi="Montserrat"/>
          <w:sz w:val="24"/>
        </w:rPr>
        <w:t xml:space="preserve"> and</w:t>
      </w:r>
      <w:r w:rsidRPr="00471595">
        <w:rPr>
          <w:rFonts w:ascii="Montserrat" w:hAnsi="Montserrat"/>
          <w:sz w:val="24"/>
        </w:rPr>
        <w:t xml:space="preserve"> so find much more than one ever anticipated.</w:t>
      </w:r>
    </w:p>
    <w:p w14:paraId="01B76B59" w14:textId="46EBB977" w:rsidR="00AD35EB" w:rsidRPr="00471595" w:rsidRDefault="00AD35EB" w:rsidP="00515B04">
      <w:pPr>
        <w:numPr>
          <w:ins w:id="2255" w:author="Unknown"/>
        </w:numPr>
        <w:rPr>
          <w:rFonts w:ascii="Montserrat" w:hAnsi="Montserrat"/>
          <w:sz w:val="24"/>
        </w:rPr>
      </w:pPr>
      <w:r w:rsidRPr="00471595">
        <w:rPr>
          <w:rFonts w:ascii="Montserrat" w:hAnsi="Montserrat"/>
          <w:sz w:val="24"/>
        </w:rPr>
        <w:tab/>
        <w:t>One of those things which will be stressed, is just how difficult it is to approach that new direction from within the limits of the old. This book is not about the attainment of this extraordinary ascent</w:t>
      </w:r>
      <w:r w:rsidR="00295153" w:rsidRPr="00471595">
        <w:rPr>
          <w:rFonts w:ascii="Montserrat" w:hAnsi="Montserrat"/>
          <w:sz w:val="24"/>
        </w:rPr>
        <w:t xml:space="preserve"> but</w:t>
      </w:r>
      <w:r w:rsidRPr="00471595">
        <w:rPr>
          <w:rFonts w:ascii="Montserrat" w:hAnsi="Montserrat"/>
          <w:sz w:val="24"/>
        </w:rPr>
        <w:t xml:space="preserve"> a hard hitting illustration of the effort and excruciation of the attempt. The key moment of the book is but an allusion to the piercing of the veil, what follows is the paradox of an unstated resolution. Some things will be seen</w:t>
      </w:r>
      <w:r w:rsidR="00295153" w:rsidRPr="00471595">
        <w:rPr>
          <w:rFonts w:ascii="Montserrat" w:hAnsi="Montserrat"/>
          <w:sz w:val="24"/>
        </w:rPr>
        <w:t xml:space="preserve"> but</w:t>
      </w:r>
      <w:r w:rsidRPr="00471595">
        <w:rPr>
          <w:rFonts w:ascii="Montserrat" w:hAnsi="Montserrat"/>
          <w:sz w:val="24"/>
        </w:rPr>
        <w:t xml:space="preserve"> the out come will not be told. It will be like An's smile, intimate, confiding, even conspiratorial</w:t>
      </w:r>
      <w:r w:rsidR="00295153" w:rsidRPr="00471595">
        <w:rPr>
          <w:rFonts w:ascii="Montserrat" w:hAnsi="Montserrat"/>
          <w:sz w:val="24"/>
        </w:rPr>
        <w:t xml:space="preserve"> but</w:t>
      </w:r>
      <w:r w:rsidRPr="00471595">
        <w:rPr>
          <w:rFonts w:ascii="Montserrat" w:hAnsi="Montserrat"/>
          <w:sz w:val="24"/>
        </w:rPr>
        <w:t xml:space="preserve"> visible only to the corner of the eye. Seen only by those who manage to glance in her direction. A harder thing to do than one would expect, for reasons stated in this very book.</w:t>
      </w:r>
    </w:p>
    <w:p w14:paraId="749DED60" w14:textId="77777777" w:rsidR="00AD35EB" w:rsidRPr="00471595" w:rsidRDefault="00AD35EB" w:rsidP="00515B04">
      <w:pPr>
        <w:numPr>
          <w:ins w:id="2256" w:author="Unknown"/>
        </w:numPr>
        <w:rPr>
          <w:rFonts w:ascii="Montserrat" w:hAnsi="Montserrat"/>
          <w:sz w:val="24"/>
        </w:rPr>
      </w:pPr>
      <w:r w:rsidRPr="00471595">
        <w:rPr>
          <w:rFonts w:ascii="Montserrat" w:hAnsi="Montserrat"/>
          <w:sz w:val="24"/>
        </w:rPr>
        <w:tab/>
        <w:t>Like a good stalker, this will present the novice with a paradox of possibility. It is the purpose of this tale to lead the reader into an alliance with the hero, or victim, as he is given a tour of his own fragility and strength. An offer to go beyond mere concept to association.</w:t>
      </w:r>
    </w:p>
    <w:p w14:paraId="0995B625" w14:textId="77777777" w:rsidR="00201AA5" w:rsidRPr="00471595" w:rsidRDefault="00201AA5" w:rsidP="00515B04">
      <w:pPr>
        <w:rPr>
          <w:rFonts w:ascii="Montserrat" w:hAnsi="Montserrat"/>
          <w:sz w:val="24"/>
        </w:rPr>
      </w:pPr>
    </w:p>
    <w:p w14:paraId="4F79611D"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7E8F6DCC" w14:textId="77777777" w:rsidR="00201AA5" w:rsidRPr="00471595" w:rsidRDefault="00201AA5" w:rsidP="00515B04">
      <w:pPr>
        <w:rPr>
          <w:rFonts w:ascii="Montserrat" w:hAnsi="Montserrat"/>
          <w:sz w:val="24"/>
        </w:rPr>
      </w:pPr>
    </w:p>
    <w:p w14:paraId="7EE97CBB" w14:textId="406B1D20" w:rsidR="00AD35EB" w:rsidRPr="00471595" w:rsidRDefault="00AD35EB" w:rsidP="00515B04">
      <w:pPr>
        <w:numPr>
          <w:ins w:id="2257" w:author="Unknown"/>
        </w:numPr>
        <w:rPr>
          <w:rFonts w:ascii="Montserrat" w:hAnsi="Montserrat"/>
          <w:sz w:val="24"/>
        </w:rPr>
      </w:pPr>
      <w:r w:rsidRPr="00471595">
        <w:rPr>
          <w:rFonts w:ascii="Montserrat" w:hAnsi="Montserrat"/>
          <w:sz w:val="24"/>
        </w:rPr>
        <w:t>The parapsychology unit has had its share of troubles including the mysterious death of one of the faculty. Another staff member witnessed the death and professed that it was purely accidental</w:t>
      </w:r>
      <w:r w:rsidR="00295153" w:rsidRPr="00471595">
        <w:rPr>
          <w:rFonts w:ascii="Montserrat" w:hAnsi="Montserrat"/>
          <w:sz w:val="24"/>
        </w:rPr>
        <w:t xml:space="preserve"> but</w:t>
      </w:r>
      <w:r w:rsidRPr="00471595">
        <w:rPr>
          <w:rFonts w:ascii="Montserrat" w:hAnsi="Montserrat"/>
          <w:sz w:val="24"/>
        </w:rPr>
        <w:t xml:space="preserve"> there are suspicions that she covered up for another person involved. The possability that Tony was murdered has put the entire program and its adherents under a great deal of suspicion. Mixed in with the unexplainable death of Angela, each of the faculty members is quietly investigating each of the individuals in the program at that time, which eventually intersects with the probing conducted by Angelica and Kelly.</w:t>
      </w:r>
    </w:p>
    <w:p w14:paraId="60718DCD" w14:textId="77777777" w:rsidR="00201AA5" w:rsidRPr="00471595" w:rsidRDefault="00201AA5" w:rsidP="00515B04">
      <w:pPr>
        <w:rPr>
          <w:rFonts w:ascii="Montserrat" w:hAnsi="Montserrat"/>
          <w:sz w:val="24"/>
        </w:rPr>
      </w:pPr>
    </w:p>
    <w:p w14:paraId="7F59C850"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326692E9" w14:textId="77777777" w:rsidR="00201AA5" w:rsidRPr="00471595" w:rsidRDefault="00201AA5" w:rsidP="00515B04">
      <w:pPr>
        <w:rPr>
          <w:rFonts w:ascii="Montserrat" w:hAnsi="Montserrat"/>
          <w:sz w:val="24"/>
        </w:rPr>
      </w:pPr>
    </w:p>
    <w:p w14:paraId="1A0EF6A4" w14:textId="5D2F98EF" w:rsidR="00AD35EB" w:rsidRPr="00471595" w:rsidRDefault="00AD35EB" w:rsidP="00515B04">
      <w:pPr>
        <w:numPr>
          <w:ins w:id="2258" w:author="Unknown"/>
        </w:numPr>
        <w:rPr>
          <w:rFonts w:ascii="Montserrat" w:hAnsi="Montserrat"/>
          <w:sz w:val="24"/>
        </w:rPr>
      </w:pPr>
      <w:r w:rsidRPr="00471595">
        <w:rPr>
          <w:rFonts w:ascii="Montserrat" w:hAnsi="Montserrat"/>
          <w:sz w:val="24"/>
        </w:rPr>
        <w:t>Marcus virtually absorbs the key to a life long compulsion in his own part in Michael's and his exploration. He also literally absorbed the totality of Angela as a consequence of one of his uncontrolled experiments. She lives on in him and becomes the key to his triumph</w:t>
      </w:r>
      <w:r w:rsidR="00295153" w:rsidRPr="00471595">
        <w:rPr>
          <w:rFonts w:ascii="Montserrat" w:hAnsi="Montserrat"/>
          <w:sz w:val="24"/>
        </w:rPr>
        <w:t xml:space="preserve"> and</w:t>
      </w:r>
      <w:r w:rsidRPr="00471595">
        <w:rPr>
          <w:rFonts w:ascii="Montserrat" w:hAnsi="Montserrat"/>
          <w:sz w:val="24"/>
        </w:rPr>
        <w:t xml:space="preserve"> though seizing it may well cost him his present identity, it might also mean waking up to godhood. </w:t>
      </w:r>
    </w:p>
    <w:p w14:paraId="0181EBEB" w14:textId="77777777" w:rsidR="00201AA5" w:rsidRPr="00471595" w:rsidRDefault="00201AA5" w:rsidP="00515B04">
      <w:pPr>
        <w:rPr>
          <w:rFonts w:ascii="Montserrat" w:hAnsi="Montserrat"/>
          <w:sz w:val="24"/>
        </w:rPr>
      </w:pPr>
    </w:p>
    <w:p w14:paraId="70443B3C"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04A154BA" w14:textId="77777777" w:rsidR="00201AA5" w:rsidRPr="00471595" w:rsidRDefault="00201AA5" w:rsidP="00515B04">
      <w:pPr>
        <w:rPr>
          <w:rFonts w:ascii="Montserrat" w:hAnsi="Montserrat"/>
          <w:sz w:val="24"/>
        </w:rPr>
      </w:pPr>
    </w:p>
    <w:p w14:paraId="0AC6042B" w14:textId="62B86339" w:rsidR="00AD35EB" w:rsidRPr="00471595" w:rsidRDefault="00AD35EB" w:rsidP="00515B04">
      <w:pPr>
        <w:numPr>
          <w:ins w:id="2259" w:author="Unknown"/>
        </w:numPr>
        <w:rPr>
          <w:rFonts w:ascii="Montserrat" w:hAnsi="Montserrat"/>
          <w:sz w:val="24"/>
        </w:rPr>
      </w:pPr>
      <w:r w:rsidRPr="00471595">
        <w:rPr>
          <w:rFonts w:ascii="Montserrat" w:hAnsi="Montserrat"/>
          <w:sz w:val="24"/>
        </w:rPr>
        <w:t>For Michael, existence has often been no more than a dream. He was found at the age of five and adopted. He has always experienced holes and gaps in the fabric of reality, be it glimpses into the minds of others or the certainty that he is being followed by beings of a higher nature. Much of these experiences have contributed to the unusual psychology that Marcus fonds so useful. For years Marcus tried to fulfill his need in Michael, drawing things inn Michael closer and closer to the surface. In part, it urged him to ask some unusual questions. What would it be like to have been a god and lost that while in the guise of humanity? What would it be like to become a god? What would it be like to learn that there is no such condition of being</w:t>
      </w:r>
      <w:r w:rsidR="00295153" w:rsidRPr="00471595">
        <w:rPr>
          <w:rFonts w:ascii="Montserrat" w:hAnsi="Montserrat"/>
          <w:sz w:val="24"/>
        </w:rPr>
        <w:t xml:space="preserve"> and</w:t>
      </w:r>
      <w:r w:rsidRPr="00471595">
        <w:rPr>
          <w:rFonts w:ascii="Montserrat" w:hAnsi="Montserrat"/>
          <w:sz w:val="24"/>
        </w:rPr>
        <w:t xml:space="preserve"> yet that there were possibilities in life that made godhood seem as childhood? Though he hesitates to do so, he can define how he sees existence. In a word, even the world where all seems as it should, there are shadows which lead far from the safe realm of sanity and reality in which we have mistakenly placed so much of our faith. In exploring the depths of the unknown as fiercely he does the shadowed recesses of the human mind, horror and wonder are pierced and in turn pierce his mind. Here in him, the question, mystery and paradox of intent is explored and expressed in such terms as should not leave the reader without serious questions to consider. Michael and Marcus ask what it all really means</w:t>
      </w:r>
      <w:r w:rsidR="00295153" w:rsidRPr="00471595">
        <w:rPr>
          <w:rFonts w:ascii="Montserrat" w:hAnsi="Montserrat"/>
          <w:sz w:val="24"/>
        </w:rPr>
        <w:t xml:space="preserve"> but</w:t>
      </w:r>
      <w:r w:rsidRPr="00471595">
        <w:rPr>
          <w:rFonts w:ascii="Montserrat" w:hAnsi="Montserrat"/>
          <w:sz w:val="24"/>
        </w:rPr>
        <w:t xml:space="preserve"> to even consider the answer they find that the lines between reality and beyond are indeed quite thin. Thin enough for a dream to approach being far more</w:t>
      </w:r>
      <w:r w:rsidR="00295153" w:rsidRPr="00471595">
        <w:rPr>
          <w:rFonts w:ascii="Montserrat" w:hAnsi="Montserrat"/>
          <w:sz w:val="24"/>
        </w:rPr>
        <w:t xml:space="preserve"> and</w:t>
      </w:r>
      <w:r w:rsidRPr="00471595">
        <w:rPr>
          <w:rFonts w:ascii="Montserrat" w:hAnsi="Montserrat"/>
          <w:sz w:val="24"/>
        </w:rPr>
        <w:t xml:space="preserve"> a reality, so much less. The strange circumstances surrounding his death distract many of his compatriots</w:t>
      </w:r>
      <w:r w:rsidR="00295153" w:rsidRPr="00471595">
        <w:rPr>
          <w:rFonts w:ascii="Montserrat" w:hAnsi="Montserrat"/>
          <w:sz w:val="24"/>
        </w:rPr>
        <w:t xml:space="preserve"> but</w:t>
      </w:r>
      <w:r w:rsidRPr="00471595">
        <w:rPr>
          <w:rFonts w:ascii="Montserrat" w:hAnsi="Montserrat"/>
          <w:sz w:val="24"/>
        </w:rPr>
        <w:t xml:space="preserve"> the sudden discovery of an unexpected child shakes him to his foundation and opens the way for his transformation. He discovers a horrible truth about Marcus and during that confrontation the foundation of his reality cracks open beneath him. He becomes the first to transcend mortality only to assume a new mortality.</w:t>
      </w:r>
    </w:p>
    <w:p w14:paraId="0E6C0B9E" w14:textId="77777777" w:rsidR="00201AA5" w:rsidRPr="00471595" w:rsidRDefault="00201AA5" w:rsidP="00515B04">
      <w:pPr>
        <w:rPr>
          <w:rFonts w:ascii="Montserrat" w:hAnsi="Montserrat"/>
          <w:sz w:val="24"/>
        </w:rPr>
      </w:pPr>
    </w:p>
    <w:p w14:paraId="620663D8"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2A313F32" w14:textId="77777777" w:rsidR="00201AA5" w:rsidRPr="00471595" w:rsidRDefault="00201AA5" w:rsidP="00515B04">
      <w:pPr>
        <w:rPr>
          <w:rFonts w:ascii="Montserrat" w:hAnsi="Montserrat"/>
          <w:sz w:val="24"/>
        </w:rPr>
      </w:pPr>
    </w:p>
    <w:p w14:paraId="6AC507B1" w14:textId="77777777" w:rsidR="00AD35EB" w:rsidRPr="00471595" w:rsidRDefault="00AD35EB" w:rsidP="00515B04">
      <w:pPr>
        <w:numPr>
          <w:ins w:id="2260" w:author="Unknown"/>
        </w:numPr>
        <w:rPr>
          <w:rFonts w:ascii="Montserrat" w:hAnsi="Montserrat"/>
          <w:sz w:val="24"/>
        </w:rPr>
      </w:pPr>
      <w:r w:rsidRPr="00471595">
        <w:rPr>
          <w:rFonts w:ascii="Montserrat" w:hAnsi="Montserrat"/>
          <w:sz w:val="24"/>
        </w:rPr>
        <w:t>Angelica witnesses the final confrontation between Michael and Marcus. In a demonstration of unconscionable power, Michael is beaten down. She helps Michael back to his room and watches over him for the entire night. He confides to Angelica the essence of a meeting he had with one of his old girlfriends and tries to explain how that relates to his fight with Marcus. In the morning, when he awakes, he is not himself any longer.</w:t>
      </w:r>
    </w:p>
    <w:p w14:paraId="0737FD44" w14:textId="77777777" w:rsidR="00201AA5" w:rsidRPr="00471595" w:rsidRDefault="00201AA5" w:rsidP="00515B04">
      <w:pPr>
        <w:rPr>
          <w:rFonts w:ascii="Montserrat" w:hAnsi="Montserrat"/>
          <w:sz w:val="24"/>
        </w:rPr>
      </w:pPr>
    </w:p>
    <w:p w14:paraId="09FBD1AE"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1CA7A7A0" w14:textId="77777777" w:rsidR="00201AA5" w:rsidRPr="00471595" w:rsidRDefault="00201AA5" w:rsidP="00515B04">
      <w:pPr>
        <w:rPr>
          <w:rFonts w:ascii="Montserrat" w:hAnsi="Montserrat"/>
          <w:sz w:val="24"/>
        </w:rPr>
      </w:pPr>
    </w:p>
    <w:p w14:paraId="57F00E32" w14:textId="77777777" w:rsidR="00AD35EB" w:rsidRPr="00471595" w:rsidRDefault="00AD35EB" w:rsidP="00515B04">
      <w:pPr>
        <w:numPr>
          <w:ins w:id="2261" w:author="Unknown"/>
        </w:numPr>
        <w:rPr>
          <w:rFonts w:ascii="Montserrat" w:hAnsi="Montserrat"/>
          <w:sz w:val="24"/>
        </w:rPr>
      </w:pPr>
      <w:r w:rsidRPr="00471595">
        <w:rPr>
          <w:rFonts w:ascii="Montserrat" w:hAnsi="Montserrat"/>
          <w:sz w:val="24"/>
        </w:rPr>
        <w:t>The breaking point, an unwise confrontation between her and her older sister's nemesis, shatters the last of Angelica's mental restraints. 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w:t>
      </w:r>
    </w:p>
    <w:p w14:paraId="45229218" w14:textId="77777777" w:rsidR="00201AA5" w:rsidRPr="00471595" w:rsidRDefault="00201AA5" w:rsidP="00515B04">
      <w:pPr>
        <w:rPr>
          <w:rFonts w:ascii="Montserrat" w:hAnsi="Montserrat"/>
          <w:sz w:val="24"/>
        </w:rPr>
      </w:pPr>
    </w:p>
    <w:p w14:paraId="5A4B8433"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1E1B7E6F" w14:textId="77777777" w:rsidR="00201AA5" w:rsidRPr="00471595" w:rsidRDefault="00201AA5" w:rsidP="00515B04">
      <w:pPr>
        <w:rPr>
          <w:rFonts w:ascii="Montserrat" w:hAnsi="Montserrat"/>
          <w:sz w:val="24"/>
        </w:rPr>
      </w:pPr>
    </w:p>
    <w:p w14:paraId="3076F556" w14:textId="77777777" w:rsidR="00AD35EB" w:rsidRPr="00471595" w:rsidRDefault="00AD35EB" w:rsidP="00515B04">
      <w:pPr>
        <w:numPr>
          <w:ins w:id="2262" w:author="Unknown"/>
        </w:numPr>
        <w:rPr>
          <w:rFonts w:ascii="Montserrat" w:hAnsi="Montserrat"/>
          <w:sz w:val="24"/>
        </w:rPr>
      </w:pPr>
      <w:r w:rsidRPr="00471595">
        <w:rPr>
          <w:rFonts w:ascii="Montserrat" w:hAnsi="Montserrat"/>
          <w:sz w:val="24"/>
        </w:rPr>
        <w:t>Angelica faces a tough decison, realizing that everything her sister was lives on in her killer. She begins to understand this aspect of the truth before she narrows the search down to Marcus. She eventually finds herself in the position of having to defend him from the wrath of Kelly and the researchers who consider him to blame for the death of Tony as well. This position is made even more difficult by the fact that marcus has gained an abominable lever over her through the insights of her sister. His efforts to seduce her and his instinct to use her much as he used everyone else in the project to further his own ends infuriates her.</w:t>
      </w:r>
    </w:p>
    <w:p w14:paraId="6854455C" w14:textId="77777777" w:rsidR="00201AA5" w:rsidRPr="00471595" w:rsidRDefault="00201AA5" w:rsidP="00515B04">
      <w:pPr>
        <w:rPr>
          <w:rFonts w:ascii="Montserrat" w:hAnsi="Montserrat"/>
          <w:sz w:val="24"/>
        </w:rPr>
      </w:pPr>
    </w:p>
    <w:p w14:paraId="03F5C3ED"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066A04FD" w14:textId="77777777" w:rsidR="00201AA5" w:rsidRPr="00471595" w:rsidRDefault="00201AA5" w:rsidP="00515B04">
      <w:pPr>
        <w:rPr>
          <w:rFonts w:ascii="Montserrat" w:hAnsi="Montserrat"/>
          <w:sz w:val="24"/>
        </w:rPr>
      </w:pPr>
    </w:p>
    <w:p w14:paraId="6DB40058" w14:textId="77777777" w:rsidR="00AD35EB" w:rsidRPr="00471595" w:rsidRDefault="00AD35EB" w:rsidP="00515B04">
      <w:pPr>
        <w:numPr>
          <w:ins w:id="2263" w:author="Unknown"/>
        </w:numPr>
        <w:rPr>
          <w:rFonts w:ascii="Montserrat" w:hAnsi="Montserrat"/>
          <w:sz w:val="24"/>
        </w:rPr>
      </w:pPr>
      <w:r w:rsidRPr="00471595">
        <w:rPr>
          <w:rFonts w:ascii="Montserrat" w:hAnsi="Montserrat"/>
          <w:sz w:val="24"/>
        </w:rPr>
        <w:t xml:space="preserve">The inevitable confrontation marks a threshold point separating the mundane from the exotic. Angelica and her associates represent a generation stepping across the threshold of the mind and encountering the Infinite Expression. </w:t>
      </w:r>
    </w:p>
    <w:p w14:paraId="5A31119F" w14:textId="77777777" w:rsidR="00201AA5" w:rsidRPr="00471595" w:rsidRDefault="00201AA5" w:rsidP="00515B04">
      <w:pPr>
        <w:rPr>
          <w:rFonts w:ascii="Montserrat" w:hAnsi="Montserrat"/>
          <w:sz w:val="24"/>
        </w:rPr>
      </w:pPr>
    </w:p>
    <w:p w14:paraId="277DD9A1"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2212B94D" w14:textId="77777777" w:rsidR="00201AA5" w:rsidRPr="00471595" w:rsidRDefault="00201AA5" w:rsidP="00515B04">
      <w:pPr>
        <w:rPr>
          <w:rFonts w:ascii="Montserrat" w:hAnsi="Montserrat"/>
          <w:sz w:val="24"/>
        </w:rPr>
      </w:pPr>
    </w:p>
    <w:p w14:paraId="7C59B395" w14:textId="7FF1155F" w:rsidR="00AD35EB" w:rsidRPr="00471595" w:rsidRDefault="00201AA5" w:rsidP="00515B04">
      <w:pPr>
        <w:numPr>
          <w:ins w:id="2264" w:author="Unknown"/>
        </w:numPr>
        <w:rPr>
          <w:rFonts w:ascii="Montserrat" w:hAnsi="Montserrat"/>
          <w:sz w:val="24"/>
        </w:rPr>
      </w:pPr>
      <w:r w:rsidRPr="00471595">
        <w:rPr>
          <w:rFonts w:ascii="Montserrat" w:hAnsi="Montserrat"/>
          <w:sz w:val="24"/>
        </w:rPr>
        <w:br w:type="page"/>
      </w:r>
      <w:r w:rsidR="00AD35EB" w:rsidRPr="00471595">
        <w:rPr>
          <w:rFonts w:ascii="Montserrat" w:hAnsi="Montserrat"/>
          <w:sz w:val="24"/>
        </w:rPr>
        <w:t>[Rough excerpts]</w:t>
      </w:r>
      <w:r w:rsidR="00AD35EB" w:rsidRPr="00471595">
        <w:rPr>
          <w:rFonts w:ascii="Montserrat" w:hAnsi="Montserrat"/>
          <w:sz w:val="24"/>
        </w:rPr>
        <w:tab/>
      </w:r>
    </w:p>
    <w:p w14:paraId="179942DF" w14:textId="77777777" w:rsidR="00515B04" w:rsidRPr="00471595" w:rsidRDefault="00515B04" w:rsidP="00515B04">
      <w:pPr>
        <w:rPr>
          <w:rFonts w:ascii="Montserrat" w:hAnsi="Montserrat"/>
          <w:sz w:val="24"/>
        </w:rPr>
      </w:pPr>
    </w:p>
    <w:p w14:paraId="6DA72479"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402F3064" w14:textId="77777777" w:rsidR="00515B04" w:rsidRPr="00471595" w:rsidRDefault="00515B04" w:rsidP="00515B04">
      <w:pPr>
        <w:rPr>
          <w:rFonts w:ascii="Montserrat" w:hAnsi="Montserrat"/>
          <w:sz w:val="24"/>
        </w:rPr>
      </w:pPr>
    </w:p>
    <w:p w14:paraId="1DDEDEEC" w14:textId="77777777" w:rsidR="00AD35EB" w:rsidRPr="00471595" w:rsidRDefault="00AD35EB" w:rsidP="00515B04">
      <w:pPr>
        <w:numPr>
          <w:ins w:id="2265" w:author="Unknown"/>
        </w:numPr>
        <w:rPr>
          <w:rFonts w:ascii="Montserrat" w:hAnsi="Montserrat"/>
          <w:sz w:val="24"/>
        </w:rPr>
      </w:pPr>
      <w:r w:rsidRPr="00471595">
        <w:rPr>
          <w:rFonts w:ascii="Montserrat" w:hAnsi="Montserrat"/>
          <w:sz w:val="24"/>
        </w:rPr>
        <w:t xml:space="preserve">[Michael] I stepped through the looking-glass and I became someone entirely different. </w:t>
      </w:r>
    </w:p>
    <w:p w14:paraId="5ECDD253" w14:textId="77777777" w:rsidR="00201AA5" w:rsidRPr="00471595" w:rsidRDefault="00201AA5" w:rsidP="00515B04">
      <w:pPr>
        <w:rPr>
          <w:rFonts w:ascii="Montserrat" w:hAnsi="Montserrat"/>
          <w:sz w:val="24"/>
        </w:rPr>
      </w:pPr>
    </w:p>
    <w:p w14:paraId="190A9AE3"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46E4BD0C" w14:textId="77777777" w:rsidR="00201AA5" w:rsidRPr="00471595" w:rsidRDefault="00201AA5" w:rsidP="00515B04">
      <w:pPr>
        <w:rPr>
          <w:rFonts w:ascii="Montserrat" w:hAnsi="Montserrat"/>
          <w:sz w:val="24"/>
        </w:rPr>
      </w:pPr>
    </w:p>
    <w:p w14:paraId="3F5AB420" w14:textId="77777777" w:rsidR="00AD35EB" w:rsidRPr="00471595" w:rsidRDefault="00AD35EB" w:rsidP="00515B04">
      <w:pPr>
        <w:numPr>
          <w:ins w:id="2266" w:author="Unknown"/>
        </w:numPr>
        <w:rPr>
          <w:rFonts w:ascii="Montserrat" w:hAnsi="Montserrat"/>
          <w:sz w:val="24"/>
        </w:rPr>
      </w:pPr>
      <w:r w:rsidRPr="00471595">
        <w:rPr>
          <w:rFonts w:ascii="Montserrat" w:hAnsi="Montserrat"/>
          <w:sz w:val="24"/>
        </w:rPr>
        <w:tab/>
        <w:t>Under subconscious control, power like this can only be described as magic.</w:t>
      </w:r>
    </w:p>
    <w:p w14:paraId="15BCF89C" w14:textId="77777777" w:rsidR="00AD35EB" w:rsidRPr="00471595" w:rsidRDefault="00AD35EB" w:rsidP="00515B04">
      <w:pPr>
        <w:numPr>
          <w:ins w:id="2267" w:author="Unknown"/>
        </w:numPr>
        <w:rPr>
          <w:rFonts w:ascii="Montserrat" w:hAnsi="Montserrat"/>
          <w:sz w:val="24"/>
        </w:rPr>
      </w:pPr>
      <w:r w:rsidRPr="00471595">
        <w:rPr>
          <w:rFonts w:ascii="Montserrat" w:hAnsi="Montserrat"/>
          <w:sz w:val="24"/>
        </w:rPr>
        <w:tab/>
        <w:t>What do you mean?</w:t>
      </w:r>
    </w:p>
    <w:p w14:paraId="0D9A2901" w14:textId="217EC5CF" w:rsidR="00AD35EB" w:rsidRPr="00471595" w:rsidRDefault="00AD35EB" w:rsidP="00515B04">
      <w:pPr>
        <w:numPr>
          <w:ins w:id="2268" w:author="Unknown"/>
        </w:numPr>
        <w:rPr>
          <w:rFonts w:ascii="Montserrat" w:hAnsi="Montserrat"/>
          <w:sz w:val="24"/>
        </w:rPr>
      </w:pPr>
      <w:r w:rsidRPr="00471595">
        <w:rPr>
          <w:rFonts w:ascii="Montserrat" w:hAnsi="Montserrat"/>
          <w:sz w:val="24"/>
        </w:rPr>
        <w:tab/>
        <w:t>The whole science of psionics is about building a useful mechanism to direct and channel a monstrously unstable phenomenon. What we've accomplished so far is simply breaking down the built in restraints of our test subjects' minds. We have proved the existence of a power we have always dreamed of by just acknowledging the potential of the phenomenon our existence is based on. Unfortunately, for all we have tried to accomplish, the mechanism of psionics operates at a level that encompasses the subconscious and unconscious processes of the mind. What we think of as the conscious mind can develop the capacity to control the power</w:t>
      </w:r>
      <w:r w:rsidR="00295153" w:rsidRPr="00471595">
        <w:rPr>
          <w:rFonts w:ascii="Montserrat" w:hAnsi="Montserrat"/>
          <w:sz w:val="24"/>
        </w:rPr>
        <w:t xml:space="preserve"> but</w:t>
      </w:r>
      <w:r w:rsidRPr="00471595">
        <w:rPr>
          <w:rFonts w:ascii="Montserrat" w:hAnsi="Montserrat"/>
          <w:sz w:val="24"/>
        </w:rPr>
        <w:t xml:space="preserve"> all it literally does is approve or veto the execution of the power. Depending on the individual, a psionic can permit the manifestation of miraculous feats and events without realizing what they have done. Imagine what could result of this power being freed of rational limitations. </w:t>
      </w:r>
    </w:p>
    <w:p w14:paraId="2590C6D5" w14:textId="77777777" w:rsidR="00201AA5" w:rsidRPr="00471595" w:rsidRDefault="00201AA5" w:rsidP="00515B04">
      <w:pPr>
        <w:rPr>
          <w:rFonts w:ascii="Montserrat" w:hAnsi="Montserrat"/>
          <w:sz w:val="24"/>
        </w:rPr>
      </w:pPr>
    </w:p>
    <w:p w14:paraId="3E289ED6"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37626031" w14:textId="77777777" w:rsidR="00201AA5" w:rsidRPr="00471595" w:rsidRDefault="00201AA5" w:rsidP="00515B04">
      <w:pPr>
        <w:rPr>
          <w:rFonts w:ascii="Montserrat" w:hAnsi="Montserrat"/>
          <w:sz w:val="24"/>
        </w:rPr>
      </w:pPr>
    </w:p>
    <w:p w14:paraId="2D7A9FE7" w14:textId="2D50D2AA" w:rsidR="00AD35EB" w:rsidRPr="00471595" w:rsidRDefault="00201AA5" w:rsidP="00515B04">
      <w:pPr>
        <w:numPr>
          <w:ins w:id="2269" w:author="Unknown"/>
        </w:numPr>
        <w:rPr>
          <w:rFonts w:ascii="Montserrat" w:hAnsi="Montserrat"/>
          <w:sz w:val="24"/>
        </w:rPr>
      </w:pPr>
      <w:r w:rsidRPr="00471595">
        <w:rPr>
          <w:rFonts w:ascii="Montserrat" w:hAnsi="Montserrat"/>
          <w:sz w:val="24"/>
        </w:rPr>
        <w:br w:type="page"/>
      </w:r>
      <w:r w:rsidR="00AD35EB" w:rsidRPr="00471595">
        <w:rPr>
          <w:rFonts w:ascii="Montserrat" w:hAnsi="Montserrat"/>
          <w:sz w:val="24"/>
        </w:rPr>
        <w:t>Possible Exports</w:t>
      </w:r>
    </w:p>
    <w:p w14:paraId="770E2A8D" w14:textId="77777777" w:rsidR="00515B04" w:rsidRPr="00471595" w:rsidRDefault="00515B04" w:rsidP="00515B04">
      <w:pPr>
        <w:rPr>
          <w:rFonts w:ascii="Montserrat" w:hAnsi="Montserrat"/>
          <w:sz w:val="24"/>
        </w:rPr>
      </w:pPr>
    </w:p>
    <w:p w14:paraId="758356D6"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4AA73412" w14:textId="77777777" w:rsidR="00515B04" w:rsidRPr="00471595" w:rsidRDefault="00515B04" w:rsidP="00515B04">
      <w:pPr>
        <w:rPr>
          <w:rFonts w:ascii="Montserrat" w:hAnsi="Montserrat"/>
          <w:sz w:val="24"/>
        </w:rPr>
      </w:pPr>
    </w:p>
    <w:p w14:paraId="62D90BE0" w14:textId="082C88FF" w:rsidR="00AD35EB" w:rsidRPr="00471595" w:rsidRDefault="00AD35EB" w:rsidP="00515B04">
      <w:pPr>
        <w:numPr>
          <w:ins w:id="2270" w:author="Unknown"/>
        </w:numPr>
        <w:rPr>
          <w:rFonts w:ascii="Montserrat" w:hAnsi="Montserrat"/>
          <w:sz w:val="24"/>
        </w:rPr>
      </w:pPr>
      <w:r w:rsidRPr="00471595">
        <w:rPr>
          <w:rFonts w:ascii="Montserrat" w:hAnsi="Montserrat"/>
          <w:sz w:val="24"/>
        </w:rPr>
        <w:t>Dialogues</w:t>
      </w:r>
      <w:r w:rsidRPr="00471595">
        <w:rPr>
          <w:rFonts w:ascii="Montserrat" w:hAnsi="Montserrat"/>
          <w:sz w:val="24"/>
        </w:rPr>
        <w:tab/>
        <w:t>AVATAR PROJECT \SEX &amp; DEATH</w:t>
      </w:r>
      <w:r w:rsidR="00201AA5" w:rsidRPr="00471595">
        <w:rPr>
          <w:rFonts w:ascii="Montserrat" w:hAnsi="Montserrat"/>
          <w:sz w:val="24"/>
        </w:rPr>
        <w:t xml:space="preserve"> &lt;&gt; </w:t>
      </w:r>
      <w:r w:rsidRPr="00471595">
        <w:rPr>
          <w:rFonts w:ascii="Montserrat" w:hAnsi="Montserrat"/>
          <w:sz w:val="24"/>
        </w:rPr>
        <w:t>516</w:t>
      </w:r>
      <w:r w:rsidR="00201AA5" w:rsidRPr="00471595">
        <w:rPr>
          <w:rFonts w:ascii="Montserrat" w:hAnsi="Montserrat"/>
          <w:sz w:val="24"/>
        </w:rPr>
        <w:t xml:space="preserve"> &lt;&gt; </w:t>
      </w:r>
      <w:r w:rsidRPr="00471595">
        <w:rPr>
          <w:rFonts w:ascii="Montserrat" w:hAnsi="Montserrat"/>
          <w:sz w:val="24"/>
        </w:rPr>
        <w:t>8</w:t>
      </w:r>
    </w:p>
    <w:p w14:paraId="3F35541F" w14:textId="77777777" w:rsidR="00515B04" w:rsidRPr="00471595" w:rsidRDefault="00515B04" w:rsidP="00515B04">
      <w:pPr>
        <w:rPr>
          <w:rFonts w:ascii="Montserrat" w:hAnsi="Montserrat"/>
          <w:sz w:val="24"/>
        </w:rPr>
      </w:pPr>
    </w:p>
    <w:p w14:paraId="7BE8EE1E"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3203F254" w14:textId="77777777" w:rsidR="00515B04" w:rsidRPr="00471595" w:rsidRDefault="00515B04" w:rsidP="00515B04">
      <w:pPr>
        <w:rPr>
          <w:rFonts w:ascii="Montserrat" w:hAnsi="Montserrat"/>
          <w:sz w:val="24"/>
        </w:rPr>
      </w:pPr>
    </w:p>
    <w:p w14:paraId="6D904F52" w14:textId="67194A87" w:rsidR="00AD35EB" w:rsidRPr="00471595" w:rsidRDefault="00AD35EB" w:rsidP="00515B04">
      <w:pPr>
        <w:numPr>
          <w:ins w:id="2271" w:author="Unknown"/>
        </w:numPr>
        <w:rPr>
          <w:rFonts w:ascii="Montserrat" w:hAnsi="Montserrat"/>
          <w:sz w:val="24"/>
        </w:rPr>
      </w:pPr>
      <w:r w:rsidRPr="00471595">
        <w:rPr>
          <w:rFonts w:ascii="Montserrat" w:hAnsi="Montserrat"/>
          <w:sz w:val="24"/>
        </w:rPr>
        <w:t>Phoenix and Hunter</w:t>
      </w:r>
      <w:r w:rsidR="00201AA5" w:rsidRPr="00471595">
        <w:rPr>
          <w:rFonts w:ascii="Montserrat" w:hAnsi="Montserrat"/>
          <w:sz w:val="24"/>
        </w:rPr>
        <w:t xml:space="preserve"> &lt;&gt; </w:t>
      </w:r>
      <w:r w:rsidR="000264CD" w:rsidRPr="00471595">
        <w:rPr>
          <w:rFonts w:ascii="Montserrat" w:hAnsi="Montserrat"/>
          <w:sz w:val="24"/>
        </w:rPr>
        <w:t>“</w:t>
      </w:r>
      <w:r w:rsidRPr="00471595">
        <w:rPr>
          <w:rFonts w:ascii="Montserrat" w:hAnsi="Montserrat"/>
          <w:sz w:val="24"/>
        </w:rPr>
        <w:t>Phoenix is not the problem.</w:t>
      </w:r>
      <w:r w:rsidR="000264CD" w:rsidRPr="00471595">
        <w:rPr>
          <w:rFonts w:ascii="Montserrat" w:hAnsi="Montserrat"/>
          <w:sz w:val="24"/>
        </w:rPr>
        <w:t>”</w:t>
      </w:r>
    </w:p>
    <w:p w14:paraId="10AEA099" w14:textId="77777777" w:rsidR="00201AA5" w:rsidRPr="00471595" w:rsidRDefault="00201AA5" w:rsidP="00515B04">
      <w:pPr>
        <w:rPr>
          <w:rFonts w:ascii="Montserrat" w:hAnsi="Montserrat"/>
          <w:sz w:val="24"/>
        </w:rPr>
      </w:pPr>
    </w:p>
    <w:p w14:paraId="1653C315"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266FCAA2" w14:textId="77777777" w:rsidR="00201AA5" w:rsidRPr="00471595" w:rsidRDefault="00201AA5" w:rsidP="00515B04">
      <w:pPr>
        <w:rPr>
          <w:rFonts w:ascii="Montserrat" w:hAnsi="Montserrat"/>
          <w:sz w:val="24"/>
        </w:rPr>
      </w:pPr>
    </w:p>
    <w:p w14:paraId="7C42956D" w14:textId="77777777" w:rsidR="00201AA5" w:rsidRPr="00471595" w:rsidRDefault="00AD35EB" w:rsidP="00515B04">
      <w:pPr>
        <w:numPr>
          <w:ins w:id="2272" w:author="Unknown"/>
        </w:numPr>
        <w:rPr>
          <w:rFonts w:ascii="Montserrat" w:hAnsi="Montserrat"/>
          <w:sz w:val="24"/>
        </w:rPr>
      </w:pPr>
      <w:r w:rsidRPr="00471595">
        <w:rPr>
          <w:rFonts w:ascii="Montserrat" w:hAnsi="Montserrat"/>
          <w:sz w:val="24"/>
        </w:rPr>
        <w:t>You've got to help me! Phoenix is out of control!</w:t>
      </w:r>
    </w:p>
    <w:p w14:paraId="2D25399A" w14:textId="77777777" w:rsidR="00201AA5" w:rsidRPr="00471595" w:rsidRDefault="00201AA5" w:rsidP="00515B04">
      <w:pPr>
        <w:numPr>
          <w:ins w:id="2273" w:author="Unknown"/>
        </w:numPr>
        <w:rPr>
          <w:rFonts w:ascii="Montserrat" w:hAnsi="Montserrat"/>
          <w:sz w:val="24"/>
        </w:rPr>
      </w:pPr>
      <w:r w:rsidRPr="00471595">
        <w:rPr>
          <w:rFonts w:ascii="Montserrat" w:hAnsi="Montserrat"/>
          <w:sz w:val="24"/>
        </w:rPr>
        <w:tab/>
      </w:r>
      <w:r w:rsidR="00AD35EB" w:rsidRPr="00471595">
        <w:rPr>
          <w:rFonts w:ascii="Montserrat" w:hAnsi="Montserrat"/>
          <w:sz w:val="24"/>
        </w:rPr>
        <w:t>I don't see it that way.</w:t>
      </w:r>
    </w:p>
    <w:p w14:paraId="3DC31C78" w14:textId="77777777" w:rsidR="00201AA5" w:rsidRPr="00471595" w:rsidRDefault="00201AA5" w:rsidP="00515B04">
      <w:pPr>
        <w:numPr>
          <w:ins w:id="2274" w:author="Unknown"/>
        </w:numPr>
        <w:rPr>
          <w:rFonts w:ascii="Montserrat" w:hAnsi="Montserrat"/>
          <w:sz w:val="24"/>
        </w:rPr>
      </w:pPr>
      <w:r w:rsidRPr="00471595">
        <w:rPr>
          <w:rFonts w:ascii="Montserrat" w:hAnsi="Montserrat"/>
          <w:sz w:val="24"/>
        </w:rPr>
        <w:tab/>
      </w:r>
      <w:r w:rsidR="00AD35EB" w:rsidRPr="00471595">
        <w:rPr>
          <w:rFonts w:ascii="Montserrat" w:hAnsi="Montserrat"/>
          <w:sz w:val="24"/>
        </w:rPr>
        <w:t>Weren't you listening? She told you what she was planning to do. She's got to be stopped. She needs help!</w:t>
      </w:r>
    </w:p>
    <w:p w14:paraId="430B10E3" w14:textId="77777777" w:rsidR="00201AA5" w:rsidRPr="00471595" w:rsidRDefault="00201AA5" w:rsidP="00515B04">
      <w:pPr>
        <w:numPr>
          <w:ins w:id="2275" w:author="Unknown"/>
        </w:numPr>
        <w:rPr>
          <w:rFonts w:ascii="Montserrat" w:hAnsi="Montserrat"/>
          <w:sz w:val="24"/>
        </w:rPr>
      </w:pPr>
      <w:r w:rsidRPr="00471595">
        <w:rPr>
          <w:rFonts w:ascii="Montserrat" w:hAnsi="Montserrat"/>
          <w:sz w:val="24"/>
        </w:rPr>
        <w:tab/>
      </w:r>
      <w:r w:rsidR="00AD35EB" w:rsidRPr="00471595">
        <w:rPr>
          <w:rFonts w:ascii="Montserrat" w:hAnsi="Montserrat"/>
          <w:sz w:val="24"/>
        </w:rPr>
        <w:t>Phoenix isn't the problem here.</w:t>
      </w:r>
    </w:p>
    <w:p w14:paraId="1A06C889" w14:textId="0A0527D1" w:rsidR="00201AA5" w:rsidRPr="00471595" w:rsidRDefault="00201AA5" w:rsidP="00515B04">
      <w:pPr>
        <w:numPr>
          <w:ins w:id="2276" w:author="Unknown"/>
        </w:numPr>
        <w:rPr>
          <w:rFonts w:ascii="Montserrat" w:hAnsi="Montserrat"/>
          <w:sz w:val="24"/>
        </w:rPr>
      </w:pPr>
      <w:r w:rsidRPr="00471595">
        <w:rPr>
          <w:rFonts w:ascii="Montserrat" w:hAnsi="Montserrat"/>
          <w:sz w:val="24"/>
        </w:rPr>
        <w:tab/>
      </w:r>
      <w:r w:rsidR="00AD35EB" w:rsidRPr="00471595">
        <w:rPr>
          <w:rFonts w:ascii="Montserrat" w:hAnsi="Montserrat"/>
          <w:sz w:val="24"/>
        </w:rPr>
        <w:t>You've got to be kidding? Phoenix has tried to kill me at least three times! She killed one of my friends to get at me</w:t>
      </w:r>
      <w:r w:rsidR="00295153" w:rsidRPr="00471595">
        <w:rPr>
          <w:rFonts w:ascii="Montserrat" w:hAnsi="Montserrat"/>
          <w:sz w:val="24"/>
        </w:rPr>
        <w:t xml:space="preserve"> and</w:t>
      </w:r>
      <w:r w:rsidR="00AD35EB" w:rsidRPr="00471595">
        <w:rPr>
          <w:rFonts w:ascii="Montserrat" w:hAnsi="Montserrat"/>
          <w:sz w:val="24"/>
        </w:rPr>
        <w:t xml:space="preserve"> she framed two others for rape and murder. Now she's at it again, killing one of my friends just to make people believe that I am dead! She won't stop until she has completely destroyed me!</w:t>
      </w:r>
    </w:p>
    <w:p w14:paraId="6092C352" w14:textId="77777777" w:rsidR="00201AA5" w:rsidRPr="00471595" w:rsidRDefault="00201AA5" w:rsidP="00515B04">
      <w:pPr>
        <w:numPr>
          <w:ins w:id="2277" w:author="Unknown"/>
        </w:numPr>
        <w:rPr>
          <w:rFonts w:ascii="Montserrat" w:hAnsi="Montserrat"/>
          <w:sz w:val="24"/>
        </w:rPr>
      </w:pPr>
      <w:r w:rsidRPr="00471595">
        <w:rPr>
          <w:rFonts w:ascii="Montserrat" w:hAnsi="Montserrat"/>
          <w:sz w:val="24"/>
        </w:rPr>
        <w:tab/>
      </w:r>
      <w:r w:rsidR="00AD35EB" w:rsidRPr="00471595">
        <w:rPr>
          <w:rFonts w:ascii="Montserrat" w:hAnsi="Montserrat"/>
          <w:sz w:val="24"/>
        </w:rPr>
        <w:t>That's because you are the problem.</w:t>
      </w:r>
    </w:p>
    <w:p w14:paraId="10054053" w14:textId="77777777" w:rsidR="00201AA5" w:rsidRPr="00471595" w:rsidRDefault="00201AA5" w:rsidP="00515B04">
      <w:pPr>
        <w:numPr>
          <w:ins w:id="2278" w:author="Unknown"/>
        </w:numPr>
        <w:rPr>
          <w:rFonts w:ascii="Montserrat" w:hAnsi="Montserrat"/>
          <w:sz w:val="24"/>
        </w:rPr>
      </w:pPr>
      <w:r w:rsidRPr="00471595">
        <w:rPr>
          <w:rFonts w:ascii="Montserrat" w:hAnsi="Montserrat"/>
          <w:sz w:val="24"/>
        </w:rPr>
        <w:tab/>
      </w:r>
      <w:r w:rsidR="00AD35EB" w:rsidRPr="00471595">
        <w:rPr>
          <w:rFonts w:ascii="Montserrat" w:hAnsi="Montserrat"/>
          <w:sz w:val="24"/>
        </w:rPr>
        <w:t>I don't understand.</w:t>
      </w:r>
    </w:p>
    <w:p w14:paraId="41396345" w14:textId="77777777" w:rsidR="00201AA5" w:rsidRPr="00471595" w:rsidRDefault="00201AA5" w:rsidP="00515B04">
      <w:pPr>
        <w:numPr>
          <w:ins w:id="2279" w:author="Unknown"/>
        </w:numPr>
        <w:rPr>
          <w:rFonts w:ascii="Montserrat" w:hAnsi="Montserrat"/>
          <w:sz w:val="24"/>
        </w:rPr>
      </w:pPr>
      <w:r w:rsidRPr="00471595">
        <w:rPr>
          <w:rFonts w:ascii="Montserrat" w:hAnsi="Montserrat"/>
          <w:sz w:val="24"/>
        </w:rPr>
        <w:tab/>
      </w:r>
      <w:r w:rsidR="00AD35EB" w:rsidRPr="00471595">
        <w:rPr>
          <w:rFonts w:ascii="Montserrat" w:hAnsi="Montserrat"/>
          <w:sz w:val="24"/>
        </w:rPr>
        <w:t>Obviously. Phoenix accepts that she is you. It is you who refuses to accept that you are Phoenix.</w:t>
      </w:r>
    </w:p>
    <w:p w14:paraId="24B5CCE9" w14:textId="77777777" w:rsidR="00201AA5" w:rsidRPr="00471595" w:rsidRDefault="00201AA5" w:rsidP="00515B04">
      <w:pPr>
        <w:numPr>
          <w:ins w:id="2280" w:author="Unknown"/>
        </w:numPr>
        <w:rPr>
          <w:rFonts w:ascii="Montserrat" w:hAnsi="Montserrat"/>
          <w:sz w:val="24"/>
        </w:rPr>
      </w:pPr>
      <w:r w:rsidRPr="00471595">
        <w:rPr>
          <w:rFonts w:ascii="Montserrat" w:hAnsi="Montserrat"/>
          <w:sz w:val="24"/>
        </w:rPr>
        <w:tab/>
      </w:r>
      <w:r w:rsidR="00AD35EB" w:rsidRPr="00471595">
        <w:rPr>
          <w:rFonts w:ascii="Montserrat" w:hAnsi="Montserrat"/>
          <w:sz w:val="24"/>
        </w:rPr>
        <w:t>But I know that Phoenix and I are the same person.</w:t>
      </w:r>
    </w:p>
    <w:p w14:paraId="7D68A3A1" w14:textId="45B4C7DA" w:rsidR="00201AA5" w:rsidRPr="00471595" w:rsidRDefault="00201AA5" w:rsidP="00515B04">
      <w:pPr>
        <w:numPr>
          <w:ins w:id="2281" w:author="Unknown"/>
        </w:numPr>
        <w:rPr>
          <w:rFonts w:ascii="Montserrat" w:hAnsi="Montserrat"/>
          <w:sz w:val="24"/>
        </w:rPr>
      </w:pPr>
      <w:r w:rsidRPr="00471595">
        <w:rPr>
          <w:rFonts w:ascii="Montserrat" w:hAnsi="Montserrat"/>
          <w:sz w:val="24"/>
        </w:rPr>
        <w:tab/>
      </w:r>
      <w:r w:rsidR="00AD35EB" w:rsidRPr="00471595">
        <w:rPr>
          <w:rFonts w:ascii="Montserrat" w:hAnsi="Montserrat"/>
          <w:sz w:val="24"/>
        </w:rPr>
        <w:t>No, you deduce that Phoenix and you are the same person. That's not the same thing. In order for you to truly accept that you are Phoenix, you would have to accept the experiences that make Phoenix who she is as your own. That is what Phoenix did before she ever became independent of you. She never had the luxury of denying what happened to her</w:t>
      </w:r>
      <w:r w:rsidR="00295153" w:rsidRPr="00471595">
        <w:rPr>
          <w:rFonts w:ascii="Montserrat" w:hAnsi="Montserrat"/>
          <w:sz w:val="24"/>
        </w:rPr>
        <w:t xml:space="preserve"> and</w:t>
      </w:r>
      <w:r w:rsidR="00AD35EB" w:rsidRPr="00471595">
        <w:rPr>
          <w:rFonts w:ascii="Montserrat" w:hAnsi="Montserrat"/>
          <w:sz w:val="24"/>
        </w:rPr>
        <w:t xml:space="preserve"> as a result she grew from those experiences. That's why she's more powerful than you are. </w:t>
      </w:r>
    </w:p>
    <w:p w14:paraId="7D376503" w14:textId="77777777" w:rsidR="00201AA5" w:rsidRPr="00471595" w:rsidRDefault="00201AA5" w:rsidP="00515B04">
      <w:pPr>
        <w:numPr>
          <w:ins w:id="2282" w:author="Unknown"/>
        </w:numPr>
        <w:rPr>
          <w:rFonts w:ascii="Montserrat" w:hAnsi="Montserrat"/>
          <w:sz w:val="24"/>
        </w:rPr>
      </w:pPr>
      <w:r w:rsidRPr="00471595">
        <w:rPr>
          <w:rFonts w:ascii="Montserrat" w:hAnsi="Montserrat"/>
          <w:sz w:val="24"/>
        </w:rPr>
        <w:tab/>
      </w:r>
      <w:r w:rsidR="00AD35EB" w:rsidRPr="00471595">
        <w:rPr>
          <w:rFonts w:ascii="Montserrat" w:hAnsi="Montserrat"/>
          <w:sz w:val="24"/>
        </w:rPr>
        <w:t>How can I accept her experience when I don't even know what happened to her? What did happen to her?</w:t>
      </w:r>
    </w:p>
    <w:p w14:paraId="71E7BCB7" w14:textId="55FC0766" w:rsidR="00201AA5" w:rsidRPr="00471595" w:rsidRDefault="00201AA5" w:rsidP="00515B04">
      <w:pPr>
        <w:numPr>
          <w:ins w:id="2283" w:author="Unknown"/>
        </w:numPr>
        <w:rPr>
          <w:rFonts w:ascii="Montserrat" w:hAnsi="Montserrat"/>
          <w:sz w:val="24"/>
        </w:rPr>
      </w:pPr>
      <w:r w:rsidRPr="00471595">
        <w:rPr>
          <w:rFonts w:ascii="Montserrat" w:hAnsi="Montserrat"/>
          <w:sz w:val="24"/>
        </w:rPr>
        <w:tab/>
      </w:r>
      <w:r w:rsidR="00AD35EB" w:rsidRPr="00471595">
        <w:rPr>
          <w:rFonts w:ascii="Montserrat" w:hAnsi="Montserrat"/>
          <w:sz w:val="24"/>
        </w:rPr>
        <w:t>You know. That's the problem. You know and you refuse to accept that it happened. You block it out. I could tell you until I was blue in the face</w:t>
      </w:r>
      <w:r w:rsidR="00295153" w:rsidRPr="00471595">
        <w:rPr>
          <w:rFonts w:ascii="Montserrat" w:hAnsi="Montserrat"/>
          <w:sz w:val="24"/>
        </w:rPr>
        <w:t xml:space="preserve"> but</w:t>
      </w:r>
      <w:r w:rsidR="00AD35EB" w:rsidRPr="00471595">
        <w:rPr>
          <w:rFonts w:ascii="Montserrat" w:hAnsi="Montserrat"/>
          <w:sz w:val="24"/>
        </w:rPr>
        <w:t xml:space="preserve"> you will never accept that it happened to you. So, I won't tell you. </w:t>
      </w:r>
    </w:p>
    <w:p w14:paraId="4CE08E94" w14:textId="77777777" w:rsidR="00201AA5" w:rsidRPr="00471595" w:rsidRDefault="00201AA5" w:rsidP="00515B04">
      <w:pPr>
        <w:numPr>
          <w:ins w:id="2284" w:author="Unknown"/>
        </w:numPr>
        <w:rPr>
          <w:rFonts w:ascii="Montserrat" w:hAnsi="Montserrat"/>
          <w:sz w:val="24"/>
        </w:rPr>
      </w:pPr>
      <w:r w:rsidRPr="00471595">
        <w:rPr>
          <w:rFonts w:ascii="Montserrat" w:hAnsi="Montserrat"/>
          <w:sz w:val="24"/>
        </w:rPr>
        <w:tab/>
      </w:r>
      <w:r w:rsidR="00AD35EB" w:rsidRPr="00471595">
        <w:rPr>
          <w:rFonts w:ascii="Montserrat" w:hAnsi="Montserrat"/>
          <w:sz w:val="24"/>
        </w:rPr>
        <w:t>So, you are refusing to help.</w:t>
      </w:r>
    </w:p>
    <w:p w14:paraId="2C4210B9" w14:textId="669598ED" w:rsidR="00201AA5" w:rsidRPr="00471595" w:rsidRDefault="00201AA5" w:rsidP="00515B04">
      <w:pPr>
        <w:numPr>
          <w:ins w:id="2285" w:author="Unknown"/>
        </w:numPr>
        <w:rPr>
          <w:rFonts w:ascii="Montserrat" w:hAnsi="Montserrat"/>
          <w:sz w:val="24"/>
        </w:rPr>
      </w:pPr>
      <w:r w:rsidRPr="00471595">
        <w:rPr>
          <w:rFonts w:ascii="Montserrat" w:hAnsi="Montserrat"/>
          <w:sz w:val="24"/>
        </w:rPr>
        <w:tab/>
      </w:r>
      <w:r w:rsidR="00AD35EB" w:rsidRPr="00471595">
        <w:rPr>
          <w:rFonts w:ascii="Montserrat" w:hAnsi="Montserrat"/>
          <w:sz w:val="24"/>
        </w:rPr>
        <w:t>I can only help you help yourself. I am just saying that what makes you you is your stubborn denial. In a sense, you have a strength that Phoenix never had. You have so much confidence in yourself that you are justified in believing that what happened to her can never happen to you. You had it as a child</w:t>
      </w:r>
      <w:r w:rsidR="00295153" w:rsidRPr="00471595">
        <w:rPr>
          <w:rFonts w:ascii="Montserrat" w:hAnsi="Montserrat"/>
          <w:sz w:val="24"/>
        </w:rPr>
        <w:t xml:space="preserve"> and</w:t>
      </w:r>
      <w:r w:rsidR="00AD35EB" w:rsidRPr="00471595">
        <w:rPr>
          <w:rFonts w:ascii="Montserrat" w:hAnsi="Montserrat"/>
          <w:sz w:val="24"/>
        </w:rPr>
        <w:t xml:space="preserve"> you could say that Phoenix is derived from learning the hard way that it could. </w:t>
      </w:r>
    </w:p>
    <w:p w14:paraId="05B84F1C" w14:textId="116A6543" w:rsidR="00201AA5" w:rsidRPr="00471595" w:rsidRDefault="00201AA5" w:rsidP="00515B04">
      <w:pPr>
        <w:numPr>
          <w:ins w:id="2286" w:author="Unknown"/>
        </w:numPr>
        <w:rPr>
          <w:rFonts w:ascii="Montserrat" w:hAnsi="Montserrat"/>
          <w:sz w:val="24"/>
        </w:rPr>
      </w:pPr>
      <w:r w:rsidRPr="00471595">
        <w:rPr>
          <w:rFonts w:ascii="Montserrat" w:hAnsi="Montserrat"/>
          <w:sz w:val="24"/>
        </w:rPr>
        <w:tab/>
      </w:r>
      <w:r w:rsidR="00AD35EB" w:rsidRPr="00471595">
        <w:rPr>
          <w:rFonts w:ascii="Montserrat" w:hAnsi="Montserrat"/>
          <w:sz w:val="24"/>
        </w:rPr>
        <w:t>If that's true, then how did Phoenix ever manage to accept that she is me? I mean, if my confidence is what defines me</w:t>
      </w:r>
      <w:r w:rsidR="00295153" w:rsidRPr="00471595">
        <w:rPr>
          <w:rFonts w:ascii="Montserrat" w:hAnsi="Montserrat"/>
          <w:sz w:val="24"/>
        </w:rPr>
        <w:t xml:space="preserve"> and</w:t>
      </w:r>
      <w:r w:rsidR="00AD35EB" w:rsidRPr="00471595">
        <w:rPr>
          <w:rFonts w:ascii="Montserrat" w:hAnsi="Montserrat"/>
          <w:sz w:val="24"/>
        </w:rPr>
        <w:t xml:space="preserve"> she never had it, then how can you say she is whole and I am not?</w:t>
      </w:r>
    </w:p>
    <w:p w14:paraId="14AB6290" w14:textId="6FB66DE5" w:rsidR="00201AA5" w:rsidRPr="00471595" w:rsidRDefault="00201AA5" w:rsidP="00515B04">
      <w:pPr>
        <w:numPr>
          <w:ins w:id="2287" w:author="Unknown"/>
        </w:numPr>
        <w:rPr>
          <w:rFonts w:ascii="Montserrat" w:hAnsi="Montserrat"/>
          <w:sz w:val="24"/>
        </w:rPr>
      </w:pPr>
      <w:r w:rsidRPr="00471595">
        <w:rPr>
          <w:rFonts w:ascii="Montserrat" w:hAnsi="Montserrat"/>
          <w:sz w:val="24"/>
        </w:rPr>
        <w:tab/>
      </w:r>
      <w:r w:rsidR="00AD35EB" w:rsidRPr="00471595">
        <w:rPr>
          <w:rFonts w:ascii="Montserrat" w:hAnsi="Montserrat"/>
          <w:sz w:val="24"/>
        </w:rPr>
        <w:t>You keep missing the point. She does accept that she is you</w:t>
      </w:r>
      <w:r w:rsidR="00295153" w:rsidRPr="00471595">
        <w:rPr>
          <w:rFonts w:ascii="Montserrat" w:hAnsi="Montserrat"/>
          <w:sz w:val="24"/>
        </w:rPr>
        <w:t xml:space="preserve"> but</w:t>
      </w:r>
      <w:r w:rsidR="00AD35EB" w:rsidRPr="00471595">
        <w:rPr>
          <w:rFonts w:ascii="Montserrat" w:hAnsi="Montserrat"/>
          <w:sz w:val="24"/>
        </w:rPr>
        <w:t xml:space="preserve"> on a level so deep that it reinforces your own defiance. She accepts that she is you apart from herself. You are her confidence. The embodiment of it. </w:t>
      </w:r>
    </w:p>
    <w:p w14:paraId="3F779E0A" w14:textId="77777777" w:rsidR="00201AA5" w:rsidRPr="00471595" w:rsidRDefault="00201AA5" w:rsidP="00515B04">
      <w:pPr>
        <w:numPr>
          <w:ins w:id="2288" w:author="Unknown"/>
        </w:numPr>
        <w:rPr>
          <w:rFonts w:ascii="Montserrat" w:hAnsi="Montserrat"/>
          <w:sz w:val="24"/>
        </w:rPr>
      </w:pPr>
      <w:r w:rsidRPr="00471595">
        <w:rPr>
          <w:rFonts w:ascii="Montserrat" w:hAnsi="Montserrat"/>
          <w:sz w:val="24"/>
        </w:rPr>
        <w:tab/>
      </w:r>
      <w:r w:rsidR="00AD35EB" w:rsidRPr="00471595">
        <w:rPr>
          <w:rFonts w:ascii="Montserrat" w:hAnsi="Montserrat"/>
          <w:sz w:val="24"/>
        </w:rPr>
        <w:t>Then how can I be the problem when she is contributing to me as much as I am.</w:t>
      </w:r>
    </w:p>
    <w:p w14:paraId="7C58CA87" w14:textId="35805F0C" w:rsidR="00201AA5" w:rsidRPr="00471595" w:rsidRDefault="00201AA5" w:rsidP="00515B04">
      <w:pPr>
        <w:numPr>
          <w:ins w:id="2289" w:author="Unknown"/>
        </w:numPr>
        <w:rPr>
          <w:rFonts w:ascii="Montserrat" w:hAnsi="Montserrat"/>
          <w:sz w:val="24"/>
        </w:rPr>
      </w:pPr>
      <w:r w:rsidRPr="00471595">
        <w:rPr>
          <w:rFonts w:ascii="Montserrat" w:hAnsi="Montserrat"/>
          <w:sz w:val="24"/>
        </w:rPr>
        <w:tab/>
      </w:r>
      <w:r w:rsidR="00AD35EB" w:rsidRPr="00471595">
        <w:rPr>
          <w:rFonts w:ascii="Montserrat" w:hAnsi="Montserrat"/>
          <w:sz w:val="24"/>
        </w:rPr>
        <w:t>Because you are the same person. In her understanding, she has to be two people to be whole. On one hand, she hates herself for allowing her to suffer as she did</w:t>
      </w:r>
      <w:r w:rsidR="00295153" w:rsidRPr="00471595">
        <w:rPr>
          <w:rFonts w:ascii="Montserrat" w:hAnsi="Montserrat"/>
          <w:sz w:val="24"/>
        </w:rPr>
        <w:t xml:space="preserve"> and</w:t>
      </w:r>
      <w:r w:rsidR="00AD35EB" w:rsidRPr="00471595">
        <w:rPr>
          <w:rFonts w:ascii="Montserrat" w:hAnsi="Montserrat"/>
          <w:sz w:val="24"/>
        </w:rPr>
        <w:t xml:space="preserve"> that's why she tried to kill you. You are stronger than she is and she resents you for it. She has to, because from her side of your existence, you hate her with all your heart. You would not see it that way</w:t>
      </w:r>
      <w:r w:rsidR="00295153" w:rsidRPr="00471595">
        <w:rPr>
          <w:rFonts w:ascii="Montserrat" w:hAnsi="Montserrat"/>
          <w:sz w:val="24"/>
        </w:rPr>
        <w:t xml:space="preserve"> but</w:t>
      </w:r>
      <w:r w:rsidR="00AD35EB" w:rsidRPr="00471595">
        <w:rPr>
          <w:rFonts w:ascii="Montserrat" w:hAnsi="Montserrat"/>
          <w:sz w:val="24"/>
        </w:rPr>
        <w:t xml:space="preserve"> only hatred is powerful enough to tear a soul apart—to divide you from yourself. The key to her self acceptance lies with you. You loved her on sight. You loved her as a person, you saw her as a unique and worthwhile being</w:t>
      </w:r>
      <w:r w:rsidR="00295153" w:rsidRPr="00471595">
        <w:rPr>
          <w:rFonts w:ascii="Montserrat" w:hAnsi="Montserrat"/>
          <w:sz w:val="24"/>
        </w:rPr>
        <w:t xml:space="preserve"> and</w:t>
      </w:r>
      <w:r w:rsidR="00AD35EB" w:rsidRPr="00471595">
        <w:rPr>
          <w:rFonts w:ascii="Montserrat" w:hAnsi="Montserrat"/>
          <w:sz w:val="24"/>
        </w:rPr>
        <w:t xml:space="preserve"> she sensed that immediately. You taught her to love her self. You made her realize that love was not incompatible with hate, it could be just as strong, just as passionate and fixed on exactly the same thing. She eventually realized that the hatred she always felt you had toward her was actually hatred for something that happened to her</w:t>
      </w:r>
      <w:r w:rsidR="00295153" w:rsidRPr="00471595">
        <w:rPr>
          <w:rFonts w:ascii="Montserrat" w:hAnsi="Montserrat"/>
          <w:sz w:val="24"/>
        </w:rPr>
        <w:t xml:space="preserve"> and</w:t>
      </w:r>
      <w:r w:rsidR="00AD35EB" w:rsidRPr="00471595">
        <w:rPr>
          <w:rFonts w:ascii="Montserrat" w:hAnsi="Montserrat"/>
          <w:sz w:val="24"/>
        </w:rPr>
        <w:t xml:space="preserve"> she too hated it. She could hate it without denying it. You healed her</w:t>
      </w:r>
      <w:r w:rsidR="00295153" w:rsidRPr="00471595">
        <w:rPr>
          <w:rFonts w:ascii="Montserrat" w:hAnsi="Montserrat"/>
          <w:sz w:val="24"/>
        </w:rPr>
        <w:t xml:space="preserve"> and</w:t>
      </w:r>
      <w:r w:rsidR="00AD35EB" w:rsidRPr="00471595">
        <w:rPr>
          <w:rFonts w:ascii="Montserrat" w:hAnsi="Montserrat"/>
          <w:sz w:val="24"/>
        </w:rPr>
        <w:t xml:space="preserve"> that is why she is whole, even though you are not. </w:t>
      </w:r>
    </w:p>
    <w:p w14:paraId="1024CE61" w14:textId="77777777" w:rsidR="00201AA5" w:rsidRPr="00471595" w:rsidRDefault="00201AA5" w:rsidP="00515B04">
      <w:pPr>
        <w:numPr>
          <w:ins w:id="2290" w:author="Unknown"/>
        </w:numPr>
        <w:rPr>
          <w:rFonts w:ascii="Montserrat" w:hAnsi="Montserrat"/>
          <w:sz w:val="24"/>
        </w:rPr>
      </w:pPr>
      <w:r w:rsidRPr="00471595">
        <w:rPr>
          <w:rFonts w:ascii="Montserrat" w:hAnsi="Montserrat"/>
          <w:sz w:val="24"/>
        </w:rPr>
        <w:tab/>
      </w:r>
      <w:r w:rsidR="00AD35EB" w:rsidRPr="00471595">
        <w:rPr>
          <w:rFonts w:ascii="Montserrat" w:hAnsi="Montserrat"/>
          <w:sz w:val="24"/>
        </w:rPr>
        <w:t>So, how do we make it work the other way? I don't want to be the problem. I want to be healed too. I want to be whole.</w:t>
      </w:r>
    </w:p>
    <w:p w14:paraId="6CC5FDA0" w14:textId="77777777" w:rsidR="00201AA5" w:rsidRPr="00471595" w:rsidRDefault="00201AA5" w:rsidP="00515B04">
      <w:pPr>
        <w:numPr>
          <w:ins w:id="2291" w:author="Unknown"/>
        </w:numPr>
        <w:rPr>
          <w:rFonts w:ascii="Montserrat" w:hAnsi="Montserrat"/>
          <w:sz w:val="24"/>
        </w:rPr>
      </w:pPr>
      <w:r w:rsidRPr="00471595">
        <w:rPr>
          <w:rFonts w:ascii="Montserrat" w:hAnsi="Montserrat"/>
          <w:sz w:val="24"/>
        </w:rPr>
        <w:tab/>
      </w:r>
      <w:r w:rsidR="00AD35EB" w:rsidRPr="00471595">
        <w:rPr>
          <w:rFonts w:ascii="Montserrat" w:hAnsi="Montserrat"/>
          <w:sz w:val="24"/>
        </w:rPr>
        <w:t>I am sure you do. Unfortunately, it can't be that easy for you.</w:t>
      </w:r>
    </w:p>
    <w:p w14:paraId="2A0B4488" w14:textId="77777777" w:rsidR="00201AA5" w:rsidRPr="00471595" w:rsidRDefault="00201AA5" w:rsidP="00515B04">
      <w:pPr>
        <w:numPr>
          <w:ins w:id="2292" w:author="Unknown"/>
        </w:numPr>
        <w:rPr>
          <w:rFonts w:ascii="Montserrat" w:hAnsi="Montserrat"/>
          <w:sz w:val="24"/>
        </w:rPr>
      </w:pPr>
      <w:r w:rsidRPr="00471595">
        <w:rPr>
          <w:rFonts w:ascii="Montserrat" w:hAnsi="Montserrat"/>
          <w:sz w:val="24"/>
        </w:rPr>
        <w:tab/>
      </w:r>
      <w:r w:rsidR="00AD35EB" w:rsidRPr="00471595">
        <w:rPr>
          <w:rFonts w:ascii="Montserrat" w:hAnsi="Montserrat"/>
          <w:sz w:val="24"/>
        </w:rPr>
        <w:t>Why not?</w:t>
      </w:r>
    </w:p>
    <w:p w14:paraId="22AED93B" w14:textId="77777777" w:rsidR="00201AA5" w:rsidRPr="00471595" w:rsidRDefault="00201AA5" w:rsidP="00515B04">
      <w:pPr>
        <w:numPr>
          <w:ins w:id="2293" w:author="Unknown"/>
        </w:numPr>
        <w:rPr>
          <w:rFonts w:ascii="Montserrat" w:hAnsi="Montserrat"/>
          <w:sz w:val="24"/>
        </w:rPr>
      </w:pPr>
      <w:r w:rsidRPr="00471595">
        <w:rPr>
          <w:rFonts w:ascii="Montserrat" w:hAnsi="Montserrat"/>
          <w:sz w:val="24"/>
        </w:rPr>
        <w:tab/>
      </w:r>
      <w:r w:rsidR="00AD35EB" w:rsidRPr="00471595">
        <w:rPr>
          <w:rFonts w:ascii="Montserrat" w:hAnsi="Montserrat"/>
          <w:sz w:val="24"/>
        </w:rPr>
        <w:t xml:space="preserve">Because the only way to heal you is to break you. To hurt you worse than you can imagine being hurt. </w:t>
      </w:r>
    </w:p>
    <w:p w14:paraId="48301301" w14:textId="77777777" w:rsidR="00201AA5" w:rsidRPr="00471595" w:rsidRDefault="00201AA5" w:rsidP="00515B04">
      <w:pPr>
        <w:numPr>
          <w:ins w:id="2294" w:author="Unknown"/>
        </w:numPr>
        <w:rPr>
          <w:rFonts w:ascii="Montserrat" w:hAnsi="Montserrat"/>
          <w:sz w:val="24"/>
        </w:rPr>
      </w:pPr>
      <w:r w:rsidRPr="00471595">
        <w:rPr>
          <w:rFonts w:ascii="Montserrat" w:hAnsi="Montserrat"/>
          <w:sz w:val="24"/>
        </w:rPr>
        <w:tab/>
      </w:r>
      <w:r w:rsidR="00AD35EB" w:rsidRPr="00471595">
        <w:rPr>
          <w:rFonts w:ascii="Montserrat" w:hAnsi="Montserrat"/>
          <w:sz w:val="24"/>
        </w:rPr>
        <w:t>That's insane.</w:t>
      </w:r>
    </w:p>
    <w:p w14:paraId="77A55BAB" w14:textId="77777777" w:rsidR="00201AA5" w:rsidRPr="00471595" w:rsidRDefault="00201AA5" w:rsidP="00515B04">
      <w:pPr>
        <w:numPr>
          <w:ins w:id="2295" w:author="Unknown"/>
        </w:numPr>
        <w:rPr>
          <w:rFonts w:ascii="Montserrat" w:hAnsi="Montserrat"/>
          <w:sz w:val="24"/>
        </w:rPr>
      </w:pPr>
      <w:r w:rsidRPr="00471595">
        <w:rPr>
          <w:rFonts w:ascii="Montserrat" w:hAnsi="Montserrat"/>
          <w:sz w:val="24"/>
        </w:rPr>
        <w:tab/>
      </w:r>
      <w:r w:rsidR="00AD35EB" w:rsidRPr="00471595">
        <w:rPr>
          <w:rFonts w:ascii="Montserrat" w:hAnsi="Montserrat"/>
          <w:sz w:val="24"/>
        </w:rPr>
        <w:t xml:space="preserve">That's a necessity of evolution. You can't be whole until you catch up with your self. </w:t>
      </w:r>
    </w:p>
    <w:p w14:paraId="2C4E3D02" w14:textId="4465C1CB" w:rsidR="00201AA5" w:rsidRPr="00471595" w:rsidRDefault="00201AA5" w:rsidP="00515B04">
      <w:pPr>
        <w:numPr>
          <w:ins w:id="2296" w:author="Unknown"/>
        </w:numPr>
        <w:rPr>
          <w:rFonts w:ascii="Montserrat" w:hAnsi="Montserrat"/>
          <w:sz w:val="24"/>
        </w:rPr>
      </w:pPr>
      <w:r w:rsidRPr="00471595">
        <w:rPr>
          <w:rFonts w:ascii="Montserrat" w:hAnsi="Montserrat"/>
          <w:sz w:val="24"/>
        </w:rPr>
        <w:tab/>
      </w:r>
      <w:r w:rsidR="00AD35EB" w:rsidRPr="00471595">
        <w:rPr>
          <w:rFonts w:ascii="Montserrat" w:hAnsi="Montserrat"/>
          <w:sz w:val="24"/>
        </w:rPr>
        <w:t>That's not what I meant. I've never been afraid of being hurt. I don't object to being hurt for a reason</w:t>
      </w:r>
      <w:r w:rsidR="00295153" w:rsidRPr="00471595">
        <w:rPr>
          <w:rFonts w:ascii="Montserrat" w:hAnsi="Montserrat"/>
          <w:sz w:val="24"/>
        </w:rPr>
        <w:t xml:space="preserve"> but</w:t>
      </w:r>
      <w:r w:rsidR="00AD35EB" w:rsidRPr="00471595">
        <w:rPr>
          <w:rFonts w:ascii="Montserrat" w:hAnsi="Montserrat"/>
          <w:sz w:val="24"/>
        </w:rPr>
        <w:t xml:space="preserve"> I don't believe that any kind of true healing can involve—require—hurting a person. If a person knows what they are doing, they can heal anything without causing unnecessary pain. </w:t>
      </w:r>
    </w:p>
    <w:p w14:paraId="5B25D3E1" w14:textId="77777777" w:rsidR="00201AA5" w:rsidRPr="00471595" w:rsidRDefault="00201AA5" w:rsidP="00515B04">
      <w:pPr>
        <w:numPr>
          <w:ins w:id="2297" w:author="Unknown"/>
        </w:numPr>
        <w:rPr>
          <w:rFonts w:ascii="Montserrat" w:hAnsi="Montserrat"/>
          <w:sz w:val="24"/>
        </w:rPr>
      </w:pPr>
      <w:r w:rsidRPr="00471595">
        <w:rPr>
          <w:rFonts w:ascii="Montserrat" w:hAnsi="Montserrat"/>
          <w:sz w:val="24"/>
        </w:rPr>
        <w:tab/>
      </w:r>
      <w:r w:rsidR="00AD35EB" w:rsidRPr="00471595">
        <w:rPr>
          <w:rFonts w:ascii="Montserrat" w:hAnsi="Montserrat"/>
          <w:sz w:val="24"/>
        </w:rPr>
        <w:t>Who ever said that pain was unnecessary?</w:t>
      </w:r>
    </w:p>
    <w:p w14:paraId="77464FB3" w14:textId="77777777" w:rsidR="00201AA5" w:rsidRPr="00471595" w:rsidRDefault="00201AA5" w:rsidP="00515B04">
      <w:pPr>
        <w:numPr>
          <w:ins w:id="2298" w:author="Unknown"/>
        </w:numPr>
        <w:rPr>
          <w:rFonts w:ascii="Montserrat" w:hAnsi="Montserrat"/>
          <w:sz w:val="24"/>
        </w:rPr>
      </w:pPr>
      <w:r w:rsidRPr="00471595">
        <w:rPr>
          <w:rFonts w:ascii="Montserrat" w:hAnsi="Montserrat"/>
          <w:sz w:val="24"/>
        </w:rPr>
        <w:tab/>
      </w:r>
      <w:r w:rsidR="00AD35EB" w:rsidRPr="00471595">
        <w:rPr>
          <w:rFonts w:ascii="Montserrat" w:hAnsi="Montserrat"/>
          <w:sz w:val="24"/>
        </w:rPr>
        <w:t>I do!</w:t>
      </w:r>
    </w:p>
    <w:p w14:paraId="3884C044" w14:textId="7146A09F" w:rsidR="00201AA5" w:rsidRPr="00471595" w:rsidRDefault="00201AA5" w:rsidP="00515B04">
      <w:pPr>
        <w:numPr>
          <w:ins w:id="2299" w:author="Unknown"/>
        </w:numPr>
        <w:rPr>
          <w:rFonts w:ascii="Montserrat" w:hAnsi="Montserrat"/>
          <w:sz w:val="24"/>
        </w:rPr>
      </w:pPr>
      <w:r w:rsidRPr="00471595">
        <w:rPr>
          <w:rFonts w:ascii="Montserrat" w:hAnsi="Montserrat"/>
          <w:sz w:val="24"/>
        </w:rPr>
        <w:tab/>
      </w:r>
      <w:r w:rsidR="00AD35EB" w:rsidRPr="00471595">
        <w:rPr>
          <w:rFonts w:ascii="Montserrat" w:hAnsi="Montserrat"/>
          <w:sz w:val="24"/>
        </w:rPr>
        <w:t>And that's my point. You have never been hurt. You always turn agony into victory</w:t>
      </w:r>
      <w:r w:rsidR="00295153" w:rsidRPr="00471595">
        <w:rPr>
          <w:rFonts w:ascii="Montserrat" w:hAnsi="Montserrat"/>
          <w:sz w:val="24"/>
        </w:rPr>
        <w:t xml:space="preserve"> and</w:t>
      </w:r>
      <w:r w:rsidR="00AD35EB" w:rsidRPr="00471595">
        <w:rPr>
          <w:rFonts w:ascii="Montserrat" w:hAnsi="Montserrat"/>
          <w:sz w:val="24"/>
        </w:rPr>
        <w:t xml:space="preserve"> cheat yourself of the things you could have learned. </w:t>
      </w:r>
    </w:p>
    <w:p w14:paraId="58A7AE5A" w14:textId="77777777" w:rsidR="00201AA5" w:rsidRPr="00471595" w:rsidRDefault="00201AA5" w:rsidP="00515B04">
      <w:pPr>
        <w:numPr>
          <w:ins w:id="2300" w:author="Unknown"/>
        </w:numPr>
        <w:rPr>
          <w:rFonts w:ascii="Montserrat" w:hAnsi="Montserrat"/>
          <w:sz w:val="24"/>
        </w:rPr>
      </w:pPr>
      <w:r w:rsidRPr="00471595">
        <w:rPr>
          <w:rFonts w:ascii="Montserrat" w:hAnsi="Montserrat"/>
          <w:sz w:val="24"/>
        </w:rPr>
        <w:tab/>
      </w:r>
      <w:r w:rsidR="00AD35EB" w:rsidRPr="00471595">
        <w:rPr>
          <w:rFonts w:ascii="Montserrat" w:hAnsi="Montserrat"/>
          <w:sz w:val="24"/>
        </w:rPr>
        <w:t>I don't believe that.</w:t>
      </w:r>
    </w:p>
    <w:p w14:paraId="28504597" w14:textId="77777777" w:rsidR="00201AA5" w:rsidRPr="00471595" w:rsidRDefault="00201AA5" w:rsidP="00515B04">
      <w:pPr>
        <w:numPr>
          <w:ins w:id="2301" w:author="Unknown"/>
        </w:numPr>
        <w:rPr>
          <w:rFonts w:ascii="Montserrat" w:hAnsi="Montserrat"/>
          <w:sz w:val="24"/>
        </w:rPr>
      </w:pPr>
      <w:r w:rsidRPr="00471595">
        <w:rPr>
          <w:rFonts w:ascii="Montserrat" w:hAnsi="Montserrat"/>
          <w:sz w:val="24"/>
        </w:rPr>
        <w:tab/>
      </w:r>
      <w:r w:rsidR="00AD35EB" w:rsidRPr="00471595">
        <w:rPr>
          <w:rFonts w:ascii="Montserrat" w:hAnsi="Montserrat"/>
          <w:sz w:val="24"/>
        </w:rPr>
        <w:t xml:space="preserve">I know. Phoenix, you are going to make this almost too easy. </w:t>
      </w:r>
    </w:p>
    <w:p w14:paraId="673E2F40" w14:textId="2A8A88D9" w:rsidR="00201AA5" w:rsidRPr="00471595" w:rsidRDefault="00201AA5" w:rsidP="00515B04">
      <w:pPr>
        <w:rPr>
          <w:rFonts w:ascii="Montserrat" w:hAnsi="Montserrat"/>
          <w:sz w:val="24"/>
        </w:rPr>
      </w:pPr>
      <w:r w:rsidRPr="00471595">
        <w:rPr>
          <w:rFonts w:ascii="Montserrat" w:hAnsi="Montserrat"/>
          <w:sz w:val="24"/>
        </w:rPr>
        <w:tab/>
      </w:r>
    </w:p>
    <w:p w14:paraId="57A7915A" w14:textId="77777777" w:rsidR="00201AA5" w:rsidRPr="00471595" w:rsidRDefault="00201AA5" w:rsidP="00515B04">
      <w:pPr>
        <w:pStyle w:val="VerticalBrace"/>
        <w:rPr>
          <w:rFonts w:ascii="Montserrat" w:hAnsi="Montserrat"/>
          <w:sz w:val="24"/>
        </w:rPr>
      </w:pPr>
      <w:r w:rsidRPr="00471595">
        <w:rPr>
          <w:rFonts w:ascii="Montserrat" w:hAnsi="Montserrat"/>
          <w:sz w:val="24"/>
        </w:rPr>
        <w:t>————————</w:t>
      </w:r>
    </w:p>
    <w:p w14:paraId="52800123" w14:textId="77777777" w:rsidR="00201AA5" w:rsidRPr="00471595" w:rsidRDefault="00201AA5" w:rsidP="00515B04">
      <w:pPr>
        <w:rPr>
          <w:rFonts w:ascii="Montserrat" w:hAnsi="Montserrat"/>
          <w:sz w:val="24"/>
        </w:rPr>
      </w:pPr>
    </w:p>
    <w:p w14:paraId="79CF9043" w14:textId="00B00297" w:rsidR="00AD35EB" w:rsidRPr="00471595" w:rsidRDefault="00AD35EB" w:rsidP="00515B04">
      <w:pPr>
        <w:numPr>
          <w:ins w:id="2302" w:author="Unknown"/>
        </w:numPr>
        <w:rPr>
          <w:rFonts w:ascii="Montserrat" w:hAnsi="Montserrat"/>
          <w:sz w:val="24"/>
        </w:rPr>
      </w:pPr>
      <w:r w:rsidRPr="00471595">
        <w:rPr>
          <w:rFonts w:ascii="Montserrat" w:hAnsi="Montserrat"/>
          <w:sz w:val="24"/>
        </w:rPr>
        <w:t xml:space="preserve">In the mouth of the bunker, the restless pounding of the surf could be heard making its eternal assault on the beaches beneath Fort Casey. Something the northern most point of the W.W.II </w:t>
      </w:r>
      <w:r w:rsidR="000264CD" w:rsidRPr="00471595">
        <w:rPr>
          <w:rFonts w:ascii="Montserrat" w:hAnsi="Montserrat"/>
          <w:sz w:val="24"/>
        </w:rPr>
        <w:t>“</w:t>
      </w:r>
      <w:r w:rsidRPr="00471595">
        <w:rPr>
          <w:rFonts w:ascii="Montserrat" w:hAnsi="Montserrat"/>
          <w:sz w:val="24"/>
        </w:rPr>
        <w:t>Triangle of Death</w:t>
      </w:r>
      <w:r w:rsidR="000264CD" w:rsidRPr="00471595">
        <w:rPr>
          <w:rFonts w:ascii="Montserrat" w:hAnsi="Montserrat"/>
          <w:sz w:val="24"/>
        </w:rPr>
        <w:t>”</w:t>
      </w:r>
      <w:r w:rsidRPr="00471595">
        <w:rPr>
          <w:rFonts w:ascii="Montserrat" w:hAnsi="Montserrat"/>
          <w:sz w:val="24"/>
        </w:rPr>
        <w:t xml:space="preserve"> had withstood for a long time. Even during the war, this retired line of defense was little more beset. Now only tourists patrolled its fortifications, abandoning them again in the waning hours of the day. Usually. Three adolescents, facing the end of their last summer and the beginning of their senior year, lingered to face the dying of the light. Over to the side of the cement labyrinth’s entrance, a concrete stairway led to the ramparts where once sat the great five and ten inch guns, now impersonated by replicas. Between stairs and reinforced steel doors, the trio shed their backpacks and split up. The two boys moved to inspect the dark tunnels while the girl, clearly avoiding the enclosed depths, mounted the steps. Out of the shelter of the bunker the stiffening breeze carried a tang of salt. Climbing the retaining wall she found a perch from which her eyes command a wide view out over Puget sound.</w:t>
      </w:r>
    </w:p>
    <w:p w14:paraId="2ADE4E1B" w14:textId="77777777" w:rsidR="00AD35EB" w:rsidRPr="00471595" w:rsidRDefault="00AD35EB" w:rsidP="00515B04">
      <w:pPr>
        <w:numPr>
          <w:ins w:id="2303" w:author="Unknown"/>
        </w:numPr>
        <w:rPr>
          <w:rFonts w:ascii="Montserrat" w:hAnsi="Montserrat"/>
          <w:sz w:val="24"/>
        </w:rPr>
      </w:pPr>
      <w:r w:rsidRPr="00471595">
        <w:rPr>
          <w:rFonts w:ascii="Montserrat" w:hAnsi="Montserrat"/>
          <w:sz w:val="24"/>
        </w:rPr>
        <w:tab/>
        <w:t xml:space="preserve">Light stabbed through the veil of blood red hair, glowing orange and gold as the wind whipped it about her like a miniature inferno. It also teased the fabric of her blouse. Typical of her choice of dress, it was a loose fitting, oversized shirt, hanging to the tips of her fingers and brushing at her knees. Her opalescent grey eyes gazed out over the waves. The water was losing its glimmer beneath a towering thunderhead riding the wind in from the sea. In almost no time the mounting clouds had blotted out the sun. I wonder which falls first, she tried to guess, the dark or the rain. A glance at her watch told her that they should have been picked up over an hour ago. The house they were staying at was on the far side of the island from the old base. There was little chance they could hike it back on their own before either night or the storm set in. </w:t>
      </w:r>
    </w:p>
    <w:p w14:paraId="2D672DB6" w14:textId="4389E1E3" w:rsidR="00AD35EB" w:rsidRPr="00471595" w:rsidRDefault="00AD35EB" w:rsidP="00515B04">
      <w:pPr>
        <w:numPr>
          <w:ins w:id="2304" w:author="Unknown"/>
        </w:numPr>
        <w:rPr>
          <w:rFonts w:ascii="Montserrat" w:hAnsi="Montserrat"/>
          <w:sz w:val="24"/>
        </w:rPr>
      </w:pPr>
      <w:r w:rsidRPr="00471595">
        <w:rPr>
          <w:rFonts w:ascii="Montserrat" w:hAnsi="Montserrat"/>
          <w:sz w:val="24"/>
        </w:rPr>
        <w:tab/>
        <w:t>Behind her, her friend Christian appeared. She frowned at having missed any sign of his approach. As he slipped down beside her she looked at him. He was a slender youth, graced with an elegance of form many girls envied. His short hair was a chalk white blond</w:t>
      </w:r>
      <w:r w:rsidR="00295153" w:rsidRPr="00471595">
        <w:rPr>
          <w:rFonts w:ascii="Montserrat" w:hAnsi="Montserrat"/>
          <w:sz w:val="24"/>
        </w:rPr>
        <w:t xml:space="preserve"> and</w:t>
      </w:r>
      <w:r w:rsidRPr="00471595">
        <w:rPr>
          <w:rFonts w:ascii="Montserrat" w:hAnsi="Montserrat"/>
          <w:sz w:val="24"/>
        </w:rPr>
        <w:t xml:space="preserve"> his eyes were a complex hazel. At the moment were watching the storm clouds warily. She voiced her thoughts to him, </w:t>
      </w:r>
      <w:r w:rsidR="000264CD" w:rsidRPr="00471595">
        <w:rPr>
          <w:rFonts w:ascii="Montserrat" w:hAnsi="Montserrat"/>
          <w:sz w:val="24"/>
        </w:rPr>
        <w:t>“</w:t>
      </w:r>
      <w:r w:rsidRPr="00471595">
        <w:rPr>
          <w:rFonts w:ascii="Montserrat" w:hAnsi="Montserrat"/>
          <w:sz w:val="24"/>
        </w:rPr>
        <w:t>Any chance we’ll get home before it starts?</w:t>
      </w:r>
      <w:r w:rsidR="000264CD" w:rsidRPr="00471595">
        <w:rPr>
          <w:rFonts w:ascii="Montserrat" w:hAnsi="Montserrat"/>
          <w:sz w:val="24"/>
        </w:rPr>
        <w:t>”</w:t>
      </w:r>
    </w:p>
    <w:p w14:paraId="6A517907" w14:textId="3F750AC1" w:rsidR="00AD35EB" w:rsidRPr="00471595" w:rsidRDefault="00AD35EB" w:rsidP="00515B04">
      <w:pPr>
        <w:numPr>
          <w:ins w:id="2305" w:author="Unknown"/>
        </w:numPr>
        <w:rPr>
          <w:rFonts w:ascii="Montserrat" w:hAnsi="Montserrat"/>
          <w:sz w:val="24"/>
        </w:rPr>
      </w:pPr>
      <w:r w:rsidRPr="00471595">
        <w:rPr>
          <w:rFonts w:ascii="Montserrat" w:hAnsi="Montserrat"/>
          <w:sz w:val="24"/>
        </w:rPr>
        <w:tab/>
        <w:t xml:space="preserve">His face took on a measuring look as the clouds rolled menacingly closer. In spite of the hour the wind was warm and charged by the impending storm. He shrugged, as aware as she that their plans had gone amiss somewhere. </w:t>
      </w:r>
      <w:r w:rsidR="000264CD" w:rsidRPr="00471595">
        <w:rPr>
          <w:rFonts w:ascii="Montserrat" w:hAnsi="Montserrat"/>
          <w:sz w:val="24"/>
        </w:rPr>
        <w:t>“</w:t>
      </w:r>
      <w:r w:rsidRPr="00471595">
        <w:rPr>
          <w:rFonts w:ascii="Montserrat" w:hAnsi="Montserrat"/>
          <w:sz w:val="24"/>
        </w:rPr>
        <w:t>Even if our ride had showed on time I doubt we would have beaten the rain home. We expected to be getting home at dark. But that’s not what you’re really asking.</w:t>
      </w:r>
      <w:r w:rsidR="000264CD" w:rsidRPr="00471595">
        <w:rPr>
          <w:rFonts w:ascii="Montserrat" w:hAnsi="Montserrat"/>
          <w:sz w:val="24"/>
        </w:rPr>
        <w:t>”</w:t>
      </w:r>
      <w:r w:rsidRPr="00471595">
        <w:rPr>
          <w:rFonts w:ascii="Montserrat" w:hAnsi="Montserrat"/>
          <w:sz w:val="24"/>
        </w:rPr>
        <w:t xml:space="preserve"> He shrugged. </w:t>
      </w:r>
      <w:r w:rsidR="000264CD" w:rsidRPr="00471595">
        <w:rPr>
          <w:rFonts w:ascii="Montserrat" w:hAnsi="Montserrat"/>
          <w:sz w:val="24"/>
        </w:rPr>
        <w:t>“</w:t>
      </w:r>
      <w:r w:rsidRPr="00471595">
        <w:rPr>
          <w:rFonts w:ascii="Montserrat" w:hAnsi="Montserrat"/>
          <w:sz w:val="24"/>
        </w:rPr>
        <w:t>I hate to say it Angelica</w:t>
      </w:r>
      <w:r w:rsidR="00295153" w:rsidRPr="00471595">
        <w:rPr>
          <w:rFonts w:ascii="Montserrat" w:hAnsi="Montserrat"/>
          <w:sz w:val="24"/>
        </w:rPr>
        <w:t xml:space="preserve"> but</w:t>
      </w:r>
      <w:r w:rsidRPr="00471595">
        <w:rPr>
          <w:rFonts w:ascii="Montserrat" w:hAnsi="Montserrat"/>
          <w:sz w:val="24"/>
        </w:rPr>
        <w:t xml:space="preserve"> I think we are going to have a long and unpleasant walk home,</w:t>
      </w:r>
      <w:r w:rsidR="000264CD" w:rsidRPr="00471595">
        <w:rPr>
          <w:rFonts w:ascii="Montserrat" w:hAnsi="Montserrat"/>
          <w:sz w:val="24"/>
        </w:rPr>
        <w:t>”</w:t>
      </w:r>
      <w:r w:rsidRPr="00471595">
        <w:rPr>
          <w:rFonts w:ascii="Montserrat" w:hAnsi="Montserrat"/>
          <w:sz w:val="24"/>
        </w:rPr>
        <w:t xml:space="preserve"> he observed grimly.</w:t>
      </w:r>
    </w:p>
    <w:p w14:paraId="529D008C" w14:textId="6CAB7EDE" w:rsidR="00AD35EB" w:rsidRPr="00471595" w:rsidRDefault="00AD35EB" w:rsidP="00515B04">
      <w:pPr>
        <w:numPr>
          <w:ins w:id="2306" w:author="Unknown"/>
        </w:numPr>
        <w:rPr>
          <w:rFonts w:ascii="Montserrat" w:hAnsi="Montserrat"/>
          <w:sz w:val="24"/>
        </w:rPr>
      </w:pPr>
      <w:r w:rsidRPr="00471595">
        <w:rPr>
          <w:rFonts w:ascii="Montserrat" w:hAnsi="Montserrat"/>
          <w:sz w:val="24"/>
        </w:rPr>
        <w:tab/>
        <w:t xml:space="preserve">Angelica glared at him. </w:t>
      </w:r>
      <w:r w:rsidR="000264CD" w:rsidRPr="00471595">
        <w:rPr>
          <w:rFonts w:ascii="Montserrat" w:hAnsi="Montserrat"/>
          <w:sz w:val="24"/>
        </w:rPr>
        <w:t>“</w:t>
      </w:r>
      <w:r w:rsidRPr="00471595">
        <w:rPr>
          <w:rFonts w:ascii="Montserrat" w:hAnsi="Montserrat"/>
          <w:sz w:val="24"/>
        </w:rPr>
        <w:t>You know I don’t like my friends calling me that, Chris.</w:t>
      </w:r>
      <w:r w:rsidR="000264CD" w:rsidRPr="00471595">
        <w:rPr>
          <w:rFonts w:ascii="Montserrat" w:hAnsi="Montserrat"/>
          <w:sz w:val="24"/>
        </w:rPr>
        <w:t>”</w:t>
      </w:r>
    </w:p>
    <w:p w14:paraId="6C2AD020" w14:textId="50BFD427" w:rsidR="00AD35EB" w:rsidRPr="00471595" w:rsidRDefault="00AD35EB" w:rsidP="00515B04">
      <w:pPr>
        <w:numPr>
          <w:ins w:id="2307" w:author="Unknown"/>
        </w:numPr>
        <w:rPr>
          <w:rFonts w:ascii="Montserrat" w:hAnsi="Montserrat"/>
          <w:sz w:val="24"/>
        </w:rPr>
      </w:pPr>
      <w:r w:rsidRPr="00471595">
        <w:rPr>
          <w:rFonts w:ascii="Montserrat" w:hAnsi="Montserrat"/>
          <w:sz w:val="24"/>
        </w:rPr>
        <w:tab/>
        <w:t xml:space="preserve">He frowned his eyebrows at her, </w:t>
      </w:r>
      <w:r w:rsidR="000264CD" w:rsidRPr="00471595">
        <w:rPr>
          <w:rFonts w:ascii="Montserrat" w:hAnsi="Montserrat"/>
          <w:sz w:val="24"/>
        </w:rPr>
        <w:t>“</w:t>
      </w:r>
      <w:r w:rsidRPr="00471595">
        <w:rPr>
          <w:rFonts w:ascii="Montserrat" w:hAnsi="Montserrat"/>
          <w:sz w:val="24"/>
        </w:rPr>
        <w:t>Yeah, I know</w:t>
      </w:r>
      <w:r w:rsidR="00295153" w:rsidRPr="00471595">
        <w:rPr>
          <w:rFonts w:ascii="Montserrat" w:hAnsi="Montserrat"/>
          <w:sz w:val="24"/>
        </w:rPr>
        <w:t xml:space="preserve"> but</w:t>
      </w:r>
      <w:r w:rsidRPr="00471595">
        <w:rPr>
          <w:rFonts w:ascii="Montserrat" w:hAnsi="Montserrat"/>
          <w:sz w:val="24"/>
        </w:rPr>
        <w:t xml:space="preserve"> your sister’s name shortens down to Angel too. What kind of parents give variations of the same name to their twins? I never heard of anything like it before I met Angela and you. Why confuse the issue further the way you do?</w:t>
      </w:r>
      <w:r w:rsidR="000264CD" w:rsidRPr="00471595">
        <w:rPr>
          <w:rFonts w:ascii="Montserrat" w:hAnsi="Montserrat"/>
          <w:sz w:val="24"/>
        </w:rPr>
        <w:t>”</w:t>
      </w:r>
      <w:r w:rsidRPr="00471595">
        <w:rPr>
          <w:rFonts w:ascii="Montserrat" w:hAnsi="Montserrat"/>
          <w:sz w:val="24"/>
        </w:rPr>
        <w:t xml:space="preserve"> He asked critically.</w:t>
      </w:r>
    </w:p>
    <w:p w14:paraId="417F5097" w14:textId="6B8BC18A" w:rsidR="00AD35EB" w:rsidRPr="00471595" w:rsidRDefault="00AD35EB" w:rsidP="00515B04">
      <w:pPr>
        <w:numPr>
          <w:ins w:id="2308" w:author="Unknown"/>
        </w:numPr>
        <w:rPr>
          <w:rFonts w:ascii="Montserrat" w:hAnsi="Montserrat"/>
          <w:sz w:val="24"/>
        </w:rPr>
      </w:pPr>
      <w:r w:rsidRPr="00471595">
        <w:rPr>
          <w:rFonts w:ascii="Montserrat" w:hAnsi="Montserrat"/>
          <w:sz w:val="24"/>
        </w:rPr>
        <w:tab/>
        <w:t xml:space="preserve">Angel sighed. </w:t>
      </w:r>
      <w:r w:rsidR="000264CD" w:rsidRPr="00471595">
        <w:rPr>
          <w:rFonts w:ascii="Montserrat" w:hAnsi="Montserrat"/>
          <w:sz w:val="24"/>
        </w:rPr>
        <w:t>“</w:t>
      </w:r>
      <w:r w:rsidRPr="00471595">
        <w:rPr>
          <w:rFonts w:ascii="Montserrat" w:hAnsi="Montserrat"/>
          <w:sz w:val="24"/>
        </w:rPr>
        <w:t>Think of it the other way, when you really don’t know which one of us you’re sitting next to, isn’t it nice not to have to try and guess and get it wrong? Besides, Angela is off in California getting ready for college so why not talk to me like a friend instead of a parent or teacher?</w:t>
      </w:r>
      <w:r w:rsidR="000264CD" w:rsidRPr="00471595">
        <w:rPr>
          <w:rFonts w:ascii="Montserrat" w:hAnsi="Montserrat"/>
          <w:sz w:val="24"/>
        </w:rPr>
        <w:t>”</w:t>
      </w:r>
      <w:r w:rsidRPr="00471595">
        <w:rPr>
          <w:rFonts w:ascii="Montserrat" w:hAnsi="Montserrat"/>
          <w:sz w:val="24"/>
        </w:rPr>
        <w:t xml:space="preserve"> She countered calmly. </w:t>
      </w:r>
      <w:r w:rsidR="000264CD" w:rsidRPr="00471595">
        <w:rPr>
          <w:rFonts w:ascii="Montserrat" w:hAnsi="Montserrat"/>
          <w:sz w:val="24"/>
        </w:rPr>
        <w:t>“</w:t>
      </w:r>
      <w:r w:rsidRPr="00471595">
        <w:rPr>
          <w:rFonts w:ascii="Montserrat" w:hAnsi="Montserrat"/>
          <w:sz w:val="24"/>
        </w:rPr>
        <w:t>I mean really, you practically get hives if your friends call you ‘Christian’,</w:t>
      </w:r>
      <w:r w:rsidR="000264CD" w:rsidRPr="00471595">
        <w:rPr>
          <w:rFonts w:ascii="Montserrat" w:hAnsi="Montserrat"/>
          <w:sz w:val="24"/>
        </w:rPr>
        <w:t>”</w:t>
      </w:r>
      <w:r w:rsidRPr="00471595">
        <w:rPr>
          <w:rFonts w:ascii="Montserrat" w:hAnsi="Montserrat"/>
          <w:sz w:val="24"/>
        </w:rPr>
        <w:t xml:space="preserve"> she jabbed with a sharp grin.</w:t>
      </w:r>
    </w:p>
    <w:p w14:paraId="4C437929" w14:textId="12E8EED8" w:rsidR="00AD35EB" w:rsidRPr="00471595" w:rsidRDefault="00AD35EB" w:rsidP="00515B04">
      <w:pPr>
        <w:numPr>
          <w:ins w:id="2309" w:author="Unknown"/>
        </w:numPr>
        <w:rPr>
          <w:rFonts w:ascii="Montserrat" w:hAnsi="Montserrat"/>
          <w:sz w:val="24"/>
        </w:rPr>
      </w:pPr>
      <w:r w:rsidRPr="00471595">
        <w:rPr>
          <w:rFonts w:ascii="Montserrat" w:hAnsi="Montserrat"/>
          <w:sz w:val="24"/>
        </w:rPr>
        <w:tab/>
        <w:t>He winced</w:t>
      </w:r>
      <w:r w:rsidR="00295153" w:rsidRPr="00471595">
        <w:rPr>
          <w:rFonts w:ascii="Montserrat" w:hAnsi="Montserrat"/>
          <w:sz w:val="24"/>
        </w:rPr>
        <w:t xml:space="preserve"> and</w:t>
      </w:r>
      <w:r w:rsidRPr="00471595">
        <w:rPr>
          <w:rFonts w:ascii="Montserrat" w:hAnsi="Montserrat"/>
          <w:sz w:val="24"/>
        </w:rPr>
        <w:t xml:space="preserve"> smiled at her. </w:t>
      </w:r>
      <w:r w:rsidR="000264CD" w:rsidRPr="00471595">
        <w:rPr>
          <w:rFonts w:ascii="Montserrat" w:hAnsi="Montserrat"/>
          <w:sz w:val="24"/>
        </w:rPr>
        <w:t>“</w:t>
      </w:r>
      <w:r w:rsidRPr="00471595">
        <w:rPr>
          <w:rFonts w:ascii="Montserrat" w:hAnsi="Montserrat"/>
          <w:sz w:val="24"/>
        </w:rPr>
        <w:t>I get the message, Angel,</w:t>
      </w:r>
      <w:r w:rsidR="000264CD" w:rsidRPr="00471595">
        <w:rPr>
          <w:rFonts w:ascii="Montserrat" w:hAnsi="Montserrat"/>
          <w:sz w:val="24"/>
        </w:rPr>
        <w:t>”</w:t>
      </w:r>
      <w:r w:rsidRPr="00471595">
        <w:rPr>
          <w:rFonts w:ascii="Montserrat" w:hAnsi="Montserrat"/>
          <w:sz w:val="24"/>
        </w:rPr>
        <w:t xml:space="preserve"> he said ruefully. </w:t>
      </w:r>
      <w:r w:rsidR="000264CD" w:rsidRPr="00471595">
        <w:rPr>
          <w:rFonts w:ascii="Montserrat" w:hAnsi="Montserrat"/>
          <w:sz w:val="24"/>
        </w:rPr>
        <w:t>“</w:t>
      </w:r>
      <w:r w:rsidRPr="00471595">
        <w:rPr>
          <w:rFonts w:ascii="Montserrat" w:hAnsi="Montserrat"/>
          <w:sz w:val="24"/>
        </w:rPr>
        <w:t>Still, I guess ... It’s just that I really like the sound of ‘Angelica’ better. It’s got some quality, sort of majestic or elegant,</w:t>
      </w:r>
      <w:r w:rsidR="000264CD" w:rsidRPr="00471595">
        <w:rPr>
          <w:rFonts w:ascii="Montserrat" w:hAnsi="Montserrat"/>
          <w:sz w:val="24"/>
        </w:rPr>
        <w:t>”</w:t>
      </w:r>
      <w:r w:rsidRPr="00471595">
        <w:rPr>
          <w:rFonts w:ascii="Montserrat" w:hAnsi="Montserrat"/>
          <w:sz w:val="24"/>
        </w:rPr>
        <w:t xml:space="preserve"> he trailed off when she turned to stare at him as though he’d suddenly started speaking Swahili. </w:t>
      </w:r>
      <w:r w:rsidR="000264CD" w:rsidRPr="00471595">
        <w:rPr>
          <w:rFonts w:ascii="Montserrat" w:hAnsi="Montserrat"/>
          <w:sz w:val="24"/>
        </w:rPr>
        <w:t>“</w:t>
      </w:r>
      <w:r w:rsidRPr="00471595">
        <w:rPr>
          <w:rFonts w:ascii="Montserrat" w:hAnsi="Montserrat"/>
          <w:sz w:val="24"/>
        </w:rPr>
        <w:t>At least it rolls of the tongue nice,</w:t>
      </w:r>
      <w:r w:rsidR="000264CD" w:rsidRPr="00471595">
        <w:rPr>
          <w:rFonts w:ascii="Montserrat" w:hAnsi="Montserrat"/>
          <w:sz w:val="24"/>
        </w:rPr>
        <w:t>”</w:t>
      </w:r>
      <w:r w:rsidRPr="00471595">
        <w:rPr>
          <w:rFonts w:ascii="Montserrat" w:hAnsi="Montserrat"/>
          <w:sz w:val="24"/>
        </w:rPr>
        <w:t xml:space="preserve"> he teased in retort.</w:t>
      </w:r>
    </w:p>
    <w:p w14:paraId="538BFE99" w14:textId="2AA9BFA3" w:rsidR="00AD35EB" w:rsidRPr="00471595" w:rsidRDefault="00AD35EB" w:rsidP="00515B04">
      <w:pPr>
        <w:numPr>
          <w:ins w:id="231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Oh,</w:t>
      </w:r>
      <w:r w:rsidR="000264CD" w:rsidRPr="00471595">
        <w:rPr>
          <w:rFonts w:ascii="Montserrat" w:hAnsi="Montserrat"/>
          <w:sz w:val="24"/>
        </w:rPr>
        <w:t>”</w:t>
      </w:r>
      <w:r w:rsidRPr="00471595">
        <w:rPr>
          <w:rFonts w:ascii="Montserrat" w:hAnsi="Montserrat"/>
          <w:sz w:val="24"/>
        </w:rPr>
        <w:t xml:space="preserve"> she responded flatly. </w:t>
      </w:r>
      <w:r w:rsidR="000264CD" w:rsidRPr="00471595">
        <w:rPr>
          <w:rFonts w:ascii="Montserrat" w:hAnsi="Montserrat"/>
          <w:sz w:val="24"/>
        </w:rPr>
        <w:t>“</w:t>
      </w:r>
      <w:r w:rsidRPr="00471595">
        <w:rPr>
          <w:rFonts w:ascii="Montserrat" w:hAnsi="Montserrat"/>
          <w:sz w:val="24"/>
        </w:rPr>
        <w:t>Well, I guess I don’t mind you using it so much as some others,</w:t>
      </w:r>
      <w:r w:rsidR="000264CD" w:rsidRPr="00471595">
        <w:rPr>
          <w:rFonts w:ascii="Montserrat" w:hAnsi="Montserrat"/>
          <w:sz w:val="24"/>
        </w:rPr>
        <w:t>”</w:t>
      </w:r>
      <w:r w:rsidRPr="00471595">
        <w:rPr>
          <w:rFonts w:ascii="Montserrat" w:hAnsi="Montserrat"/>
          <w:sz w:val="24"/>
        </w:rPr>
        <w:t xml:space="preserve"> she warmed. Her gaze was drawn back over the water. The sun shone vainly through the clouds, conspiring to make an ugly prospect disturbingly beautiful. After a short silence, she returned to the subject. </w:t>
      </w:r>
      <w:r w:rsidR="000264CD" w:rsidRPr="00471595">
        <w:rPr>
          <w:rFonts w:ascii="Montserrat" w:hAnsi="Montserrat"/>
          <w:sz w:val="24"/>
        </w:rPr>
        <w:t>“</w:t>
      </w:r>
      <w:r w:rsidRPr="00471595">
        <w:rPr>
          <w:rFonts w:ascii="Montserrat" w:hAnsi="Montserrat"/>
          <w:sz w:val="24"/>
        </w:rPr>
        <w:t>Anyway, since we can’t possibly get home intact,</w:t>
      </w:r>
      <w:r w:rsidR="000264CD" w:rsidRPr="00471595">
        <w:rPr>
          <w:rFonts w:ascii="Montserrat" w:hAnsi="Montserrat"/>
          <w:sz w:val="24"/>
        </w:rPr>
        <w:t>”</w:t>
      </w:r>
      <w:r w:rsidRPr="00471595">
        <w:rPr>
          <w:rFonts w:ascii="Montserrat" w:hAnsi="Montserrat"/>
          <w:sz w:val="24"/>
        </w:rPr>
        <w:t xml:space="preserve"> she grinned, </w:t>
      </w:r>
      <w:r w:rsidR="000264CD" w:rsidRPr="00471595">
        <w:rPr>
          <w:rFonts w:ascii="Montserrat" w:hAnsi="Montserrat"/>
          <w:sz w:val="24"/>
        </w:rPr>
        <w:t>“</w:t>
      </w:r>
      <w:r w:rsidRPr="00471595">
        <w:rPr>
          <w:rFonts w:ascii="Montserrat" w:hAnsi="Montserrat"/>
          <w:sz w:val="24"/>
        </w:rPr>
        <w:t>what do you think we should do?</w:t>
      </w:r>
      <w:r w:rsidR="000264CD" w:rsidRPr="00471595">
        <w:rPr>
          <w:rFonts w:ascii="Montserrat" w:hAnsi="Montserrat"/>
          <w:sz w:val="24"/>
        </w:rPr>
        <w:t>”</w:t>
      </w:r>
    </w:p>
    <w:p w14:paraId="3CB31238" w14:textId="5FE539DA" w:rsidR="00AD35EB" w:rsidRPr="00471595" w:rsidRDefault="00AD35EB" w:rsidP="00515B04">
      <w:pPr>
        <w:numPr>
          <w:ins w:id="2311" w:author="Unknown"/>
        </w:numPr>
        <w:rPr>
          <w:rFonts w:ascii="Montserrat" w:hAnsi="Montserrat"/>
          <w:sz w:val="24"/>
        </w:rPr>
      </w:pPr>
      <w:r w:rsidRPr="00471595">
        <w:rPr>
          <w:rFonts w:ascii="Montserrat" w:hAnsi="Montserrat"/>
          <w:sz w:val="24"/>
        </w:rPr>
        <w:tab/>
        <w:t xml:space="preserve">He glanced up and smiled devilishly, </w:t>
      </w:r>
      <w:r w:rsidR="000264CD" w:rsidRPr="00471595">
        <w:rPr>
          <w:rFonts w:ascii="Montserrat" w:hAnsi="Montserrat"/>
          <w:sz w:val="24"/>
        </w:rPr>
        <w:t>“</w:t>
      </w:r>
      <w:r w:rsidRPr="00471595">
        <w:rPr>
          <w:rFonts w:ascii="Montserrat" w:hAnsi="Montserrat"/>
          <w:sz w:val="24"/>
        </w:rPr>
        <w:t>Maybe we should run,</w:t>
      </w:r>
      <w:r w:rsidR="000264CD" w:rsidRPr="00471595">
        <w:rPr>
          <w:rFonts w:ascii="Montserrat" w:hAnsi="Montserrat"/>
          <w:sz w:val="24"/>
        </w:rPr>
        <w:t>”</w:t>
      </w:r>
      <w:r w:rsidRPr="00471595">
        <w:rPr>
          <w:rFonts w:ascii="Montserrat" w:hAnsi="Montserrat"/>
          <w:sz w:val="24"/>
        </w:rPr>
        <w:t xml:space="preserve"> he got out before the first wet drop slapped the concrete between them. The smell of rain had been seeping up on them and Angel suddenly realized how strong it had become. A second drop struck nearby as Chris continued, </w:t>
      </w:r>
      <w:r w:rsidR="000264CD" w:rsidRPr="00471595">
        <w:rPr>
          <w:rFonts w:ascii="Montserrat" w:hAnsi="Montserrat"/>
          <w:sz w:val="24"/>
        </w:rPr>
        <w:t>“</w:t>
      </w:r>
      <w:r w:rsidRPr="00471595">
        <w:rPr>
          <w:rFonts w:ascii="Montserrat" w:hAnsi="Montserrat"/>
          <w:sz w:val="24"/>
        </w:rPr>
        <w:t>Lets go find Jon, he knows his way around here a lot better than we do.</w:t>
      </w:r>
      <w:r w:rsidR="000264CD" w:rsidRPr="00471595">
        <w:rPr>
          <w:rFonts w:ascii="Montserrat" w:hAnsi="Montserrat"/>
          <w:sz w:val="24"/>
        </w:rPr>
        <w:t>”</w:t>
      </w:r>
    </w:p>
    <w:p w14:paraId="3CCEB1A1" w14:textId="13F44140" w:rsidR="00AD35EB" w:rsidRPr="00471595" w:rsidRDefault="00AD35EB" w:rsidP="00515B04">
      <w:pPr>
        <w:numPr>
          <w:ins w:id="2312" w:author="Unknown"/>
        </w:numPr>
        <w:rPr>
          <w:rFonts w:ascii="Montserrat" w:hAnsi="Montserrat"/>
          <w:sz w:val="24"/>
        </w:rPr>
      </w:pPr>
      <w:r w:rsidRPr="00471595">
        <w:rPr>
          <w:rFonts w:ascii="Montserrat" w:hAnsi="Montserrat"/>
          <w:sz w:val="24"/>
        </w:rPr>
        <w:tab/>
        <w:t xml:space="preserve">Angel considered the suggestion, as she looked up at the cumulostratus looming over them. </w:t>
      </w:r>
      <w:r w:rsidR="000264CD" w:rsidRPr="00471595">
        <w:rPr>
          <w:rFonts w:ascii="Montserrat" w:hAnsi="Montserrat"/>
          <w:sz w:val="24"/>
        </w:rPr>
        <w:t>“</w:t>
      </w:r>
      <w:r w:rsidRPr="00471595">
        <w:rPr>
          <w:rFonts w:ascii="Montserrat" w:hAnsi="Montserrat"/>
          <w:sz w:val="24"/>
        </w:rPr>
        <w:t>Why don’t you go ahead?</w:t>
      </w:r>
      <w:r w:rsidR="000264CD" w:rsidRPr="00471595">
        <w:rPr>
          <w:rFonts w:ascii="Montserrat" w:hAnsi="Montserrat"/>
          <w:sz w:val="24"/>
        </w:rPr>
        <w:t>”</w:t>
      </w:r>
      <w:r w:rsidRPr="00471595">
        <w:rPr>
          <w:rFonts w:ascii="Montserrat" w:hAnsi="Montserrat"/>
          <w:sz w:val="24"/>
        </w:rPr>
        <w:t xml:space="preserve"> She prompted, casually gesturing to the real thunderhead, the cumulonimbus, </w:t>
      </w:r>
      <w:r w:rsidR="000264CD" w:rsidRPr="00471595">
        <w:rPr>
          <w:rFonts w:ascii="Montserrat" w:hAnsi="Montserrat"/>
          <w:sz w:val="24"/>
        </w:rPr>
        <w:t>“</w:t>
      </w:r>
      <w:r w:rsidRPr="00471595">
        <w:rPr>
          <w:rFonts w:ascii="Montserrat" w:hAnsi="Montserrat"/>
          <w:sz w:val="24"/>
        </w:rPr>
        <w:t>One of us should start picking his brain for ideas—I want to watch that come in...</w:t>
      </w:r>
      <w:r w:rsidR="000264CD" w:rsidRPr="00471595">
        <w:rPr>
          <w:rFonts w:ascii="Montserrat" w:hAnsi="Montserrat"/>
          <w:sz w:val="24"/>
        </w:rPr>
        <w:t>”</w:t>
      </w:r>
      <w:r w:rsidRPr="00471595">
        <w:rPr>
          <w:rFonts w:ascii="Montserrat" w:hAnsi="Montserrat"/>
          <w:sz w:val="24"/>
        </w:rPr>
        <w:t xml:space="preserve"> She trailed off into a sigh. She didn’t particularly relish getting drenched</w:t>
      </w:r>
      <w:r w:rsidR="00295153" w:rsidRPr="00471595">
        <w:rPr>
          <w:rFonts w:ascii="Montserrat" w:hAnsi="Montserrat"/>
          <w:sz w:val="24"/>
        </w:rPr>
        <w:t xml:space="preserve"> but</w:t>
      </w:r>
      <w:r w:rsidRPr="00471595">
        <w:rPr>
          <w:rFonts w:ascii="Montserrat" w:hAnsi="Montserrat"/>
          <w:sz w:val="24"/>
        </w:rPr>
        <w:t xml:space="preserve"> then again she was not in the least inclined to delve into dark tunnels in any hurry, either. </w:t>
      </w:r>
      <w:r w:rsidR="000264CD" w:rsidRPr="00471595">
        <w:rPr>
          <w:rFonts w:ascii="Montserrat" w:hAnsi="Montserrat"/>
          <w:sz w:val="24"/>
        </w:rPr>
        <w:t>“</w:t>
      </w:r>
      <w:r w:rsidRPr="00471595">
        <w:rPr>
          <w:rFonts w:ascii="Montserrat" w:hAnsi="Montserrat"/>
          <w:sz w:val="24"/>
        </w:rPr>
        <w:t>He’s still in the bunker, isn’t he?</w:t>
      </w:r>
      <w:r w:rsidR="000264CD" w:rsidRPr="00471595">
        <w:rPr>
          <w:rFonts w:ascii="Montserrat" w:hAnsi="Montserrat"/>
          <w:sz w:val="24"/>
        </w:rPr>
        <w:t>”</w:t>
      </w:r>
      <w:r w:rsidRPr="00471595">
        <w:rPr>
          <w:rFonts w:ascii="Montserrat" w:hAnsi="Montserrat"/>
          <w:sz w:val="24"/>
        </w:rPr>
        <w:t xml:space="preserve"> She asked with a slight shudder, knowing full well the answer.</w:t>
      </w:r>
    </w:p>
    <w:p w14:paraId="60814BAC" w14:textId="69397687" w:rsidR="00AD35EB" w:rsidRPr="00471595" w:rsidRDefault="00AD35EB" w:rsidP="00515B04">
      <w:pPr>
        <w:numPr>
          <w:ins w:id="2313" w:author="Unknown"/>
        </w:numPr>
        <w:rPr>
          <w:rFonts w:ascii="Montserrat" w:hAnsi="Montserrat"/>
          <w:sz w:val="24"/>
        </w:rPr>
      </w:pPr>
      <w:r w:rsidRPr="00471595">
        <w:rPr>
          <w:rFonts w:ascii="Montserrat" w:hAnsi="Montserrat"/>
          <w:sz w:val="24"/>
        </w:rPr>
        <w:tab/>
        <w:t xml:space="preserve">Chris considered that as he regained his feet. He was picking up some of her uneasiness but attributed it to the storm. </w:t>
      </w:r>
      <w:r w:rsidR="000264CD" w:rsidRPr="00471595">
        <w:rPr>
          <w:rFonts w:ascii="Montserrat" w:hAnsi="Montserrat"/>
          <w:sz w:val="24"/>
        </w:rPr>
        <w:t>“</w:t>
      </w:r>
      <w:r w:rsidRPr="00471595">
        <w:rPr>
          <w:rFonts w:ascii="Montserrat" w:hAnsi="Montserrat"/>
          <w:sz w:val="24"/>
        </w:rPr>
        <w:t>You know,</w:t>
      </w:r>
      <w:r w:rsidR="000264CD" w:rsidRPr="00471595">
        <w:rPr>
          <w:rFonts w:ascii="Montserrat" w:hAnsi="Montserrat"/>
          <w:sz w:val="24"/>
        </w:rPr>
        <w:t>”</w:t>
      </w:r>
      <w:r w:rsidRPr="00471595">
        <w:rPr>
          <w:rFonts w:ascii="Montserrat" w:hAnsi="Montserrat"/>
          <w:sz w:val="24"/>
        </w:rPr>
        <w:t xml:space="preserve"> he offered, voicing the logical evolution of his thought, </w:t>
      </w:r>
      <w:r w:rsidR="000264CD" w:rsidRPr="00471595">
        <w:rPr>
          <w:rFonts w:ascii="Montserrat" w:hAnsi="Montserrat"/>
          <w:sz w:val="24"/>
        </w:rPr>
        <w:t>“</w:t>
      </w:r>
      <w:r w:rsidRPr="00471595">
        <w:rPr>
          <w:rFonts w:ascii="Montserrat" w:hAnsi="Montserrat"/>
          <w:sz w:val="24"/>
        </w:rPr>
        <w:t>we could wait out the storm right here in the bunker. We have plenty of food, some blankets... Why, we could stay for the whole night comfortably enough if we had to,</w:t>
      </w:r>
      <w:r w:rsidR="000264CD" w:rsidRPr="00471595">
        <w:rPr>
          <w:rFonts w:ascii="Montserrat" w:hAnsi="Montserrat"/>
          <w:sz w:val="24"/>
        </w:rPr>
        <w:t>”</w:t>
      </w:r>
      <w:r w:rsidRPr="00471595">
        <w:rPr>
          <w:rFonts w:ascii="Montserrat" w:hAnsi="Montserrat"/>
          <w:sz w:val="24"/>
        </w:rPr>
        <w:t xml:space="preserve"> he pointed out.</w:t>
      </w:r>
    </w:p>
    <w:p w14:paraId="5B40EBAF" w14:textId="799924E8" w:rsidR="00AD35EB" w:rsidRPr="00471595" w:rsidRDefault="00AD35EB" w:rsidP="00515B04">
      <w:pPr>
        <w:numPr>
          <w:ins w:id="2314" w:author="Unknown"/>
        </w:numPr>
        <w:rPr>
          <w:rFonts w:ascii="Montserrat" w:hAnsi="Montserrat"/>
          <w:sz w:val="24"/>
        </w:rPr>
      </w:pPr>
      <w:r w:rsidRPr="00471595">
        <w:rPr>
          <w:rFonts w:ascii="Montserrat" w:hAnsi="Montserrat"/>
          <w:sz w:val="24"/>
        </w:rPr>
        <w:tab/>
        <w:t xml:space="preserve">Angel clasped her arms around herself to mask the sudden quaking in her hands. Eyeing the storm nervously, she asked, </w:t>
      </w:r>
      <w:r w:rsidR="000264CD" w:rsidRPr="00471595">
        <w:rPr>
          <w:rFonts w:ascii="Montserrat" w:hAnsi="Montserrat"/>
          <w:sz w:val="24"/>
        </w:rPr>
        <w:t>“</w:t>
      </w:r>
      <w:r w:rsidRPr="00471595">
        <w:rPr>
          <w:rFonts w:ascii="Montserrat" w:hAnsi="Montserrat"/>
          <w:sz w:val="24"/>
        </w:rPr>
        <w:t>Do we have a choice?</w:t>
      </w:r>
      <w:r w:rsidR="000264CD" w:rsidRPr="00471595">
        <w:rPr>
          <w:rFonts w:ascii="Montserrat" w:hAnsi="Montserrat"/>
          <w:sz w:val="24"/>
        </w:rPr>
        <w:t>”</w:t>
      </w:r>
    </w:p>
    <w:p w14:paraId="649E8F7C" w14:textId="34F41363" w:rsidR="00AD35EB" w:rsidRPr="00471595" w:rsidRDefault="00AD35EB" w:rsidP="00515B04">
      <w:pPr>
        <w:numPr>
          <w:ins w:id="2315"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Not really,</w:t>
      </w:r>
      <w:r w:rsidR="000264CD" w:rsidRPr="00471595">
        <w:rPr>
          <w:rFonts w:ascii="Montserrat" w:hAnsi="Montserrat"/>
          <w:sz w:val="24"/>
        </w:rPr>
        <w:t>”</w:t>
      </w:r>
      <w:r w:rsidRPr="00471595">
        <w:rPr>
          <w:rFonts w:ascii="Montserrat" w:hAnsi="Montserrat"/>
          <w:sz w:val="24"/>
        </w:rPr>
        <w:t xml:space="preserve"> he shrugged, noticing the tension in her voice. A sharp chill thrilled its way through her, darting down her spine. She turned away from Chris to look inland at the hills and trees once intended to hide the installation from hostile forces at sea. Chris watched quietly while she carefully composed her face and reflected on some hidden thought. She ran her slender fingers through her wild hair, effectively concealing her profile from Chris’ view. Somehow, Chris sensed that she was through talking for a while. </w:t>
      </w:r>
      <w:r w:rsidR="000264CD" w:rsidRPr="00471595">
        <w:rPr>
          <w:rFonts w:ascii="Montserrat" w:hAnsi="Montserrat"/>
          <w:sz w:val="24"/>
        </w:rPr>
        <w:t>“</w:t>
      </w:r>
      <w:r w:rsidRPr="00471595">
        <w:rPr>
          <w:rFonts w:ascii="Montserrat" w:hAnsi="Montserrat"/>
          <w:sz w:val="24"/>
        </w:rPr>
        <w:t>I’m gonna go get Jon then. See if he has any ideas before we decide what we’ll do, okay?</w:t>
      </w:r>
      <w:r w:rsidR="000264CD" w:rsidRPr="00471595">
        <w:rPr>
          <w:rFonts w:ascii="Montserrat" w:hAnsi="Montserrat"/>
          <w:sz w:val="24"/>
        </w:rPr>
        <w:t>”</w:t>
      </w:r>
    </w:p>
    <w:p w14:paraId="31F36C01" w14:textId="0AE1C1B6" w:rsidR="00AD35EB" w:rsidRPr="00471595" w:rsidRDefault="00AD35EB" w:rsidP="00515B04">
      <w:pPr>
        <w:numPr>
          <w:ins w:id="2316" w:author="Unknown"/>
        </w:numPr>
        <w:rPr>
          <w:rFonts w:ascii="Montserrat" w:hAnsi="Montserrat"/>
          <w:sz w:val="24"/>
        </w:rPr>
      </w:pPr>
      <w:r w:rsidRPr="00471595">
        <w:rPr>
          <w:rFonts w:ascii="Montserrat" w:hAnsi="Montserrat"/>
          <w:sz w:val="24"/>
        </w:rPr>
        <w:tab/>
        <w:t xml:space="preserve">She turned around and smiled uneasily. </w:t>
      </w:r>
      <w:r w:rsidR="000264CD" w:rsidRPr="00471595">
        <w:rPr>
          <w:rFonts w:ascii="Montserrat" w:hAnsi="Montserrat"/>
          <w:sz w:val="24"/>
        </w:rPr>
        <w:t>“</w:t>
      </w:r>
      <w:r w:rsidRPr="00471595">
        <w:rPr>
          <w:rFonts w:ascii="Montserrat" w:hAnsi="Montserrat"/>
          <w:sz w:val="24"/>
        </w:rPr>
        <w:t>Um, okay. I’ll ... Ah, be right down in a few minutes,</w:t>
      </w:r>
      <w:r w:rsidR="000264CD" w:rsidRPr="00471595">
        <w:rPr>
          <w:rFonts w:ascii="Montserrat" w:hAnsi="Montserrat"/>
          <w:sz w:val="24"/>
        </w:rPr>
        <w:t>”</w:t>
      </w:r>
      <w:r w:rsidRPr="00471595">
        <w:rPr>
          <w:rFonts w:ascii="Montserrat" w:hAnsi="Montserrat"/>
          <w:sz w:val="24"/>
        </w:rPr>
        <w:t xml:space="preserve"> she responded, then went back to her thoughts.</w:t>
      </w:r>
    </w:p>
    <w:p w14:paraId="41C7F74C" w14:textId="77777777" w:rsidR="00515B04" w:rsidRPr="00471595" w:rsidRDefault="00515B04" w:rsidP="00515B04">
      <w:pPr>
        <w:rPr>
          <w:rFonts w:ascii="Montserrat" w:hAnsi="Montserrat"/>
          <w:sz w:val="24"/>
        </w:rPr>
      </w:pPr>
    </w:p>
    <w:p w14:paraId="2F66F082"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1B257329" w14:textId="77777777" w:rsidR="00515B04" w:rsidRPr="00471595" w:rsidRDefault="00515B04" w:rsidP="00515B04">
      <w:pPr>
        <w:rPr>
          <w:rFonts w:ascii="Montserrat" w:hAnsi="Montserrat"/>
          <w:sz w:val="24"/>
        </w:rPr>
      </w:pPr>
    </w:p>
    <w:p w14:paraId="5BAFD658" w14:textId="68E7766F" w:rsidR="00AD35EB" w:rsidRPr="00471595" w:rsidRDefault="000264CD" w:rsidP="00515B04">
      <w:pPr>
        <w:numPr>
          <w:ins w:id="2317" w:author="Unknown"/>
        </w:numPr>
        <w:rPr>
          <w:rFonts w:ascii="Montserrat" w:hAnsi="Montserrat"/>
          <w:sz w:val="24"/>
        </w:rPr>
      </w:pPr>
      <w:r w:rsidRPr="00471595">
        <w:rPr>
          <w:rFonts w:ascii="Montserrat" w:hAnsi="Montserrat"/>
          <w:sz w:val="24"/>
        </w:rPr>
        <w:t>“</w:t>
      </w:r>
      <w:r w:rsidR="00AD35EB" w:rsidRPr="00471595">
        <w:rPr>
          <w:rFonts w:ascii="Montserrat" w:hAnsi="Montserrat"/>
          <w:sz w:val="24"/>
        </w:rPr>
        <w:t>I tell you, something’s bothering her, Jon. She’s ... I don’t know ... Sulking up there right now,</w:t>
      </w:r>
      <w:r w:rsidRPr="00471595">
        <w:rPr>
          <w:rFonts w:ascii="Montserrat" w:hAnsi="Montserrat"/>
          <w:sz w:val="24"/>
        </w:rPr>
        <w:t>”</w:t>
      </w:r>
      <w:r w:rsidR="00AD35EB" w:rsidRPr="00471595">
        <w:rPr>
          <w:rFonts w:ascii="Montserrat" w:hAnsi="Montserrat"/>
          <w:sz w:val="24"/>
        </w:rPr>
        <w:t xml:space="preserve"> Chris reported to Jonathan as he helped him move their gear inside bunker. </w:t>
      </w:r>
      <w:r w:rsidRPr="00471595">
        <w:rPr>
          <w:rFonts w:ascii="Montserrat" w:hAnsi="Montserrat"/>
          <w:sz w:val="24"/>
        </w:rPr>
        <w:t>“</w:t>
      </w:r>
      <w:r w:rsidR="00AD35EB" w:rsidRPr="00471595">
        <w:rPr>
          <w:rFonts w:ascii="Montserrat" w:hAnsi="Montserrat"/>
          <w:sz w:val="24"/>
        </w:rPr>
        <w:t>She doesn’t like the idea of staying in this place for the night,</w:t>
      </w:r>
      <w:r w:rsidRPr="00471595">
        <w:rPr>
          <w:rFonts w:ascii="Montserrat" w:hAnsi="Montserrat"/>
          <w:sz w:val="24"/>
        </w:rPr>
        <w:t>”</w:t>
      </w:r>
      <w:r w:rsidR="00AD35EB" w:rsidRPr="00471595">
        <w:rPr>
          <w:rFonts w:ascii="Montserrat" w:hAnsi="Montserrat"/>
          <w:sz w:val="24"/>
        </w:rPr>
        <w:t xml:space="preserve"> he deduced, accurately enough, though he had no idea why.</w:t>
      </w:r>
    </w:p>
    <w:p w14:paraId="03BEC869" w14:textId="0F4BBA19" w:rsidR="00AD35EB" w:rsidRPr="00471595" w:rsidRDefault="00AD35EB" w:rsidP="00515B04">
      <w:pPr>
        <w:numPr>
          <w:ins w:id="231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Come on, don’t worry about Angel. She’s a tough one. Maybe she’s just tired. Y’know?</w:t>
      </w:r>
      <w:r w:rsidR="000264CD" w:rsidRPr="00471595">
        <w:rPr>
          <w:rFonts w:ascii="Montserrat" w:hAnsi="Montserrat"/>
          <w:sz w:val="24"/>
        </w:rPr>
        <w:t>”</w:t>
      </w:r>
      <w:r w:rsidRPr="00471595">
        <w:rPr>
          <w:rFonts w:ascii="Montserrat" w:hAnsi="Montserrat"/>
          <w:sz w:val="24"/>
        </w:rPr>
        <w:t xml:space="preserve"> Replied Jon in his ‘practical’ voice. He shrugged, tossing one of their backpacks across to Chris to join another inside at Chris’ foot. </w:t>
      </w:r>
      <w:r w:rsidR="000264CD" w:rsidRPr="00471595">
        <w:rPr>
          <w:rFonts w:ascii="Montserrat" w:hAnsi="Montserrat"/>
          <w:sz w:val="24"/>
        </w:rPr>
        <w:t>“</w:t>
      </w:r>
      <w:r w:rsidRPr="00471595">
        <w:rPr>
          <w:rFonts w:ascii="Montserrat" w:hAnsi="Montserrat"/>
          <w:sz w:val="24"/>
        </w:rPr>
        <w:t>Hell, maybe it’s just her time of month.</w:t>
      </w:r>
      <w:r w:rsidR="000264CD" w:rsidRPr="00471595">
        <w:rPr>
          <w:rFonts w:ascii="Montserrat" w:hAnsi="Montserrat"/>
          <w:sz w:val="24"/>
        </w:rPr>
        <w:t>”</w:t>
      </w:r>
    </w:p>
    <w:p w14:paraId="491B20D6" w14:textId="61706854" w:rsidR="00AD35EB" w:rsidRPr="00471595" w:rsidRDefault="00AD35EB" w:rsidP="00515B04">
      <w:pPr>
        <w:numPr>
          <w:ins w:id="231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God you’re crass. You know, if she heard that you might as well bend over now and kiss your sweet ass good-bye,</w:t>
      </w:r>
      <w:r w:rsidR="000264CD" w:rsidRPr="00471595">
        <w:rPr>
          <w:rFonts w:ascii="Montserrat" w:hAnsi="Montserrat"/>
          <w:sz w:val="24"/>
        </w:rPr>
        <w:t>”</w:t>
      </w:r>
      <w:r w:rsidRPr="00471595">
        <w:rPr>
          <w:rFonts w:ascii="Montserrat" w:hAnsi="Montserrat"/>
          <w:sz w:val="24"/>
        </w:rPr>
        <w:t xml:space="preserve"> Chris scolded his friend. </w:t>
      </w:r>
    </w:p>
    <w:p w14:paraId="30C79087" w14:textId="3F6A330E" w:rsidR="00AD35EB" w:rsidRPr="00471595" w:rsidRDefault="00AD35EB" w:rsidP="00515B04">
      <w:pPr>
        <w:numPr>
          <w:ins w:id="2320" w:author="Unknown"/>
        </w:numPr>
        <w:rPr>
          <w:rFonts w:ascii="Montserrat" w:hAnsi="Montserrat"/>
          <w:sz w:val="24"/>
        </w:rPr>
      </w:pPr>
      <w:r w:rsidRPr="00471595">
        <w:rPr>
          <w:rFonts w:ascii="Montserrat" w:hAnsi="Montserrat"/>
          <w:sz w:val="24"/>
        </w:rPr>
        <w:tab/>
        <w:t xml:space="preserve">Jon just glanced up the stairway and grinned. </w:t>
      </w:r>
      <w:r w:rsidR="000264CD" w:rsidRPr="00471595">
        <w:rPr>
          <w:rFonts w:ascii="Montserrat" w:hAnsi="Montserrat"/>
          <w:sz w:val="24"/>
        </w:rPr>
        <w:t>“</w:t>
      </w:r>
      <w:r w:rsidRPr="00471595">
        <w:rPr>
          <w:rFonts w:ascii="Montserrat" w:hAnsi="Montserrat"/>
          <w:sz w:val="24"/>
        </w:rPr>
        <w:t>No stress, she’s cool. She always says that to me when she’s in a mood.</w:t>
      </w:r>
      <w:r w:rsidR="000264CD" w:rsidRPr="00471595">
        <w:rPr>
          <w:rFonts w:ascii="Montserrat" w:hAnsi="Montserrat"/>
          <w:sz w:val="24"/>
        </w:rPr>
        <w:t>”</w:t>
      </w:r>
      <w:r w:rsidRPr="00471595">
        <w:rPr>
          <w:rFonts w:ascii="Montserrat" w:hAnsi="Montserrat"/>
          <w:sz w:val="24"/>
        </w:rPr>
        <w:t xml:space="preserve"> </w:t>
      </w:r>
    </w:p>
    <w:p w14:paraId="73005C43" w14:textId="6DA56D8A" w:rsidR="00AD35EB" w:rsidRPr="00471595" w:rsidRDefault="00AD35EB" w:rsidP="00515B04">
      <w:pPr>
        <w:numPr>
          <w:ins w:id="2321" w:author="Unknown"/>
        </w:numPr>
        <w:rPr>
          <w:rFonts w:ascii="Montserrat" w:hAnsi="Montserrat"/>
          <w:sz w:val="24"/>
        </w:rPr>
      </w:pPr>
      <w:r w:rsidRPr="00471595">
        <w:rPr>
          <w:rFonts w:ascii="Montserrat" w:hAnsi="Montserrat"/>
          <w:sz w:val="24"/>
        </w:rPr>
        <w:tab/>
        <w:t>Chris shook his head. They were all close friends</w:t>
      </w:r>
      <w:r w:rsidR="00295153" w:rsidRPr="00471595">
        <w:rPr>
          <w:rFonts w:ascii="Montserrat" w:hAnsi="Montserrat"/>
          <w:sz w:val="24"/>
        </w:rPr>
        <w:t xml:space="preserve"> and</w:t>
      </w:r>
      <w:r w:rsidRPr="00471595">
        <w:rPr>
          <w:rFonts w:ascii="Montserrat" w:hAnsi="Montserrat"/>
          <w:sz w:val="24"/>
        </w:rPr>
        <w:t xml:space="preserve"> it was expected that occasionally they would rub each other the wrong way</w:t>
      </w:r>
      <w:r w:rsidR="00295153" w:rsidRPr="00471595">
        <w:rPr>
          <w:rFonts w:ascii="Montserrat" w:hAnsi="Montserrat"/>
          <w:sz w:val="24"/>
        </w:rPr>
        <w:t xml:space="preserve"> but</w:t>
      </w:r>
      <w:r w:rsidRPr="00471595">
        <w:rPr>
          <w:rFonts w:ascii="Montserrat" w:hAnsi="Montserrat"/>
          <w:sz w:val="24"/>
        </w:rPr>
        <w:t xml:space="preserve"> he suspected Jon could be a bit more insensitive than even friends would forgive. Angel was normally very easy going</w:t>
      </w:r>
      <w:r w:rsidR="00295153" w:rsidRPr="00471595">
        <w:rPr>
          <w:rFonts w:ascii="Montserrat" w:hAnsi="Montserrat"/>
          <w:sz w:val="24"/>
        </w:rPr>
        <w:t xml:space="preserve"> but</w:t>
      </w:r>
      <w:r w:rsidRPr="00471595">
        <w:rPr>
          <w:rFonts w:ascii="Montserrat" w:hAnsi="Montserrat"/>
          <w:sz w:val="24"/>
        </w:rPr>
        <w:t xml:space="preserve"> her temperament had extremes. No one who had seen her exact revenge on Mark Kingston—a senior who’d slandered her name on campus last fall—wanted to cross her. Eleven years of dance and gymnastics—and an uncle who ran the only martial arts dojo in town—had taught her exactly what her body could do. It gave her quite an edge in a fight.</w:t>
      </w:r>
    </w:p>
    <w:p w14:paraId="6FE072A5" w14:textId="77777777" w:rsidR="00AD35EB" w:rsidRPr="00471595" w:rsidRDefault="00AD35EB" w:rsidP="00515B04">
      <w:pPr>
        <w:numPr>
          <w:ins w:id="2322" w:author="Unknown"/>
        </w:numPr>
        <w:rPr>
          <w:rFonts w:ascii="Montserrat" w:hAnsi="Montserrat"/>
          <w:sz w:val="24"/>
        </w:rPr>
      </w:pPr>
      <w:r w:rsidRPr="00471595">
        <w:rPr>
          <w:rFonts w:ascii="Montserrat" w:hAnsi="Montserrat"/>
          <w:sz w:val="24"/>
        </w:rPr>
        <w:tab/>
        <w:t xml:space="preserve">He looked up as Jon broke the silence, losing his train of thought. </w:t>
      </w:r>
    </w:p>
    <w:p w14:paraId="109B0AF9" w14:textId="2A5ACBB8" w:rsidR="00AD35EB" w:rsidRPr="00471595" w:rsidRDefault="00AD35EB" w:rsidP="00515B04">
      <w:pPr>
        <w:numPr>
          <w:ins w:id="2323"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You know, she’d better move it quick, its really starting to piss out there,</w:t>
      </w:r>
      <w:r w:rsidR="000264CD" w:rsidRPr="00471595">
        <w:rPr>
          <w:rFonts w:ascii="Montserrat" w:hAnsi="Montserrat"/>
          <w:sz w:val="24"/>
        </w:rPr>
        <w:t>”</w:t>
      </w:r>
      <w:r w:rsidRPr="00471595">
        <w:rPr>
          <w:rFonts w:ascii="Montserrat" w:hAnsi="Montserrat"/>
          <w:sz w:val="24"/>
        </w:rPr>
        <w:t xml:space="preserve"> Jon observed almost casually. Chris looked out through the entrance just as the shower became a punishing down pour. Native Washingtonians though they were, they stood in awe of the gale force rain for a full five minutes before a sodden Angel flew in out of the open. </w:t>
      </w:r>
    </w:p>
    <w:p w14:paraId="27009CA5" w14:textId="10EBE993" w:rsidR="00AD35EB" w:rsidRPr="00471595" w:rsidRDefault="00AD35EB" w:rsidP="00515B04">
      <w:pPr>
        <w:numPr>
          <w:ins w:id="232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 am absolutely soaked!</w:t>
      </w:r>
      <w:r w:rsidR="000264CD" w:rsidRPr="00471595">
        <w:rPr>
          <w:rFonts w:ascii="Montserrat" w:hAnsi="Montserrat"/>
          <w:sz w:val="24"/>
        </w:rPr>
        <w:t>”</w:t>
      </w:r>
      <w:r w:rsidRPr="00471595">
        <w:rPr>
          <w:rFonts w:ascii="Montserrat" w:hAnsi="Montserrat"/>
          <w:sz w:val="24"/>
        </w:rPr>
        <w:t xml:space="preserve"> She despaired laughing as water ran off her nose and chin. </w:t>
      </w:r>
      <w:r w:rsidR="000264CD" w:rsidRPr="00471595">
        <w:rPr>
          <w:rFonts w:ascii="Montserrat" w:hAnsi="Montserrat"/>
          <w:sz w:val="24"/>
        </w:rPr>
        <w:t>“</w:t>
      </w:r>
      <w:r w:rsidRPr="00471595">
        <w:rPr>
          <w:rFonts w:ascii="Montserrat" w:hAnsi="Montserrat"/>
          <w:sz w:val="24"/>
        </w:rPr>
        <w:t>I think that’s a genuine flash flood!</w:t>
      </w:r>
      <w:r w:rsidR="000264CD" w:rsidRPr="00471595">
        <w:rPr>
          <w:rFonts w:ascii="Montserrat" w:hAnsi="Montserrat"/>
          <w:sz w:val="24"/>
        </w:rPr>
        <w:t>”</w:t>
      </w:r>
      <w:r w:rsidRPr="00471595">
        <w:rPr>
          <w:rFonts w:ascii="Montserrat" w:hAnsi="Montserrat"/>
          <w:sz w:val="24"/>
        </w:rPr>
        <w:t xml:space="preserve"> She exclaimed, smiling ruefully. She shivered as she wiped the sheen of water off her face and flipped her hair back out of her way. The boys quickly moved the gear deeper into the tunnel to keep what they had dry—the wind flung as much moisture into the opening as Angel was splashing around shaking off. </w:t>
      </w:r>
    </w:p>
    <w:p w14:paraId="5D862388" w14:textId="7E833C19" w:rsidR="00AD35EB" w:rsidRPr="00471595" w:rsidRDefault="00AD35EB" w:rsidP="00515B04">
      <w:pPr>
        <w:numPr>
          <w:ins w:id="2325"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D’you want a pop?</w:t>
      </w:r>
      <w:r w:rsidR="000264CD" w:rsidRPr="00471595">
        <w:rPr>
          <w:rFonts w:ascii="Montserrat" w:hAnsi="Montserrat"/>
          <w:sz w:val="24"/>
        </w:rPr>
        <w:t>”</w:t>
      </w:r>
      <w:r w:rsidRPr="00471595">
        <w:rPr>
          <w:rFonts w:ascii="Montserrat" w:hAnsi="Montserrat"/>
          <w:sz w:val="24"/>
        </w:rPr>
        <w:t xml:space="preserve"> Jon asked pulling out a can of Coke.</w:t>
      </w:r>
    </w:p>
    <w:p w14:paraId="7E0DFE15" w14:textId="1FEA9905" w:rsidR="00AD35EB" w:rsidRPr="00471595" w:rsidRDefault="00AD35EB" w:rsidP="00515B04">
      <w:pPr>
        <w:numPr>
          <w:ins w:id="232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I’d prefer to dry off first,</w:t>
      </w:r>
      <w:r w:rsidR="000264CD" w:rsidRPr="00471595">
        <w:rPr>
          <w:rFonts w:ascii="Montserrat" w:hAnsi="Montserrat"/>
          <w:sz w:val="24"/>
        </w:rPr>
        <w:t>”</w:t>
      </w:r>
      <w:r w:rsidRPr="00471595">
        <w:rPr>
          <w:rFonts w:ascii="Montserrat" w:hAnsi="Montserrat"/>
          <w:sz w:val="24"/>
        </w:rPr>
        <w:t xml:space="preserve"> she stalled him, with a gesture to set it out for her while peeling her plastered shirt away from her skin. Chris reached into his backpack and pulled out a towel. He tossed that to her and as she began to attack her hair with it she murmured, </w:t>
      </w:r>
      <w:r w:rsidR="000264CD" w:rsidRPr="00471595">
        <w:rPr>
          <w:rFonts w:ascii="Montserrat" w:hAnsi="Montserrat"/>
          <w:sz w:val="24"/>
        </w:rPr>
        <w:t>“</w:t>
      </w:r>
      <w:r w:rsidRPr="00471595">
        <w:rPr>
          <w:rFonts w:ascii="Montserrat" w:hAnsi="Montserrat"/>
          <w:sz w:val="24"/>
        </w:rPr>
        <w:t>Thanks.</w:t>
      </w:r>
      <w:r w:rsidR="000264CD" w:rsidRPr="00471595">
        <w:rPr>
          <w:rFonts w:ascii="Montserrat" w:hAnsi="Montserrat"/>
          <w:sz w:val="24"/>
        </w:rPr>
        <w:t>”</w:t>
      </w:r>
    </w:p>
    <w:p w14:paraId="79D9581F" w14:textId="761B233D" w:rsidR="00AD35EB" w:rsidRPr="00471595" w:rsidRDefault="00AD35EB" w:rsidP="00515B04">
      <w:pPr>
        <w:numPr>
          <w:ins w:id="232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Jeez, Chris, you packed a towel?</w:t>
      </w:r>
      <w:r w:rsidR="000264CD" w:rsidRPr="00471595">
        <w:rPr>
          <w:rFonts w:ascii="Montserrat" w:hAnsi="Montserrat"/>
          <w:sz w:val="24"/>
        </w:rPr>
        <w:t>”</w:t>
      </w:r>
      <w:r w:rsidRPr="00471595">
        <w:rPr>
          <w:rFonts w:ascii="Montserrat" w:hAnsi="Montserrat"/>
          <w:sz w:val="24"/>
        </w:rPr>
        <w:t xml:space="preserve"> Jon quipped, laughing.</w:t>
      </w:r>
    </w:p>
    <w:p w14:paraId="22169E11" w14:textId="26222708" w:rsidR="00AD35EB" w:rsidRPr="00471595" w:rsidRDefault="00AD35EB" w:rsidP="00515B04">
      <w:pPr>
        <w:numPr>
          <w:ins w:id="232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Hey, we’re on an island. With all that water available, I knew someone was going to end up wet,</w:t>
      </w:r>
      <w:r w:rsidR="000264CD" w:rsidRPr="00471595">
        <w:rPr>
          <w:rFonts w:ascii="Montserrat" w:hAnsi="Montserrat"/>
          <w:sz w:val="24"/>
        </w:rPr>
        <w:t>”</w:t>
      </w:r>
      <w:r w:rsidRPr="00471595">
        <w:rPr>
          <w:rFonts w:ascii="Montserrat" w:hAnsi="Montserrat"/>
          <w:sz w:val="24"/>
        </w:rPr>
        <w:t xml:space="preserve"> Chris returned evenly with a grin. Then he caught Jon’s savoring gaze and followed it to Angel. Nothing they hadn’t seen before</w:t>
      </w:r>
      <w:r w:rsidR="00295153" w:rsidRPr="00471595">
        <w:rPr>
          <w:rFonts w:ascii="Montserrat" w:hAnsi="Montserrat"/>
          <w:sz w:val="24"/>
        </w:rPr>
        <w:t xml:space="preserve"> but</w:t>
      </w:r>
      <w:r w:rsidRPr="00471595">
        <w:rPr>
          <w:rFonts w:ascii="Montserrat" w:hAnsi="Montserrat"/>
          <w:sz w:val="24"/>
        </w:rPr>
        <w:t xml:space="preserve"> damn it had developed since... </w:t>
      </w:r>
      <w:r w:rsidR="000264CD" w:rsidRPr="00471595">
        <w:rPr>
          <w:rFonts w:ascii="Montserrat" w:hAnsi="Montserrat"/>
          <w:sz w:val="24"/>
        </w:rPr>
        <w:t>“</w:t>
      </w:r>
      <w:r w:rsidRPr="00471595">
        <w:rPr>
          <w:rFonts w:ascii="Montserrat" w:hAnsi="Montserrat"/>
          <w:sz w:val="24"/>
        </w:rPr>
        <w:t>You really ought to change out of those,</w:t>
      </w:r>
      <w:r w:rsidR="000264CD" w:rsidRPr="00471595">
        <w:rPr>
          <w:rFonts w:ascii="Montserrat" w:hAnsi="Montserrat"/>
          <w:sz w:val="24"/>
        </w:rPr>
        <w:t>”</w:t>
      </w:r>
      <w:r w:rsidRPr="00471595">
        <w:rPr>
          <w:rFonts w:ascii="Montserrat" w:hAnsi="Montserrat"/>
          <w:sz w:val="24"/>
        </w:rPr>
        <w:t xml:space="preserve"> Chris commented as she tried to wring out a corner of her shirt. </w:t>
      </w:r>
    </w:p>
    <w:p w14:paraId="58BAAEF1" w14:textId="06CC131F" w:rsidR="00AD35EB" w:rsidRPr="00471595" w:rsidRDefault="00AD35EB" w:rsidP="00515B04">
      <w:pPr>
        <w:numPr>
          <w:ins w:id="2329" w:author="Unknown"/>
        </w:numPr>
        <w:rPr>
          <w:rFonts w:ascii="Montserrat" w:hAnsi="Montserrat"/>
          <w:sz w:val="24"/>
        </w:rPr>
      </w:pPr>
      <w:r w:rsidRPr="00471595">
        <w:rPr>
          <w:rFonts w:ascii="Montserrat" w:hAnsi="Montserrat"/>
          <w:sz w:val="24"/>
        </w:rPr>
        <w:tab/>
        <w:t xml:space="preserve">She snapped a look at him. </w:t>
      </w:r>
      <w:r w:rsidR="000264CD" w:rsidRPr="00471595">
        <w:rPr>
          <w:rFonts w:ascii="Montserrat" w:hAnsi="Montserrat"/>
          <w:sz w:val="24"/>
        </w:rPr>
        <w:t>“</w:t>
      </w:r>
      <w:r w:rsidRPr="00471595">
        <w:rPr>
          <w:rFonts w:ascii="Montserrat" w:hAnsi="Montserrat"/>
          <w:sz w:val="24"/>
        </w:rPr>
        <w:t>In here?</w:t>
      </w:r>
      <w:r w:rsidR="000264CD" w:rsidRPr="00471595">
        <w:rPr>
          <w:rFonts w:ascii="Montserrat" w:hAnsi="Montserrat"/>
          <w:sz w:val="24"/>
        </w:rPr>
        <w:t>”</w:t>
      </w:r>
      <w:r w:rsidRPr="00471595">
        <w:rPr>
          <w:rFonts w:ascii="Montserrat" w:hAnsi="Montserrat"/>
          <w:sz w:val="24"/>
        </w:rPr>
        <w:t xml:space="preserve"> She asked archly, </w:t>
      </w:r>
      <w:r w:rsidR="000264CD" w:rsidRPr="00471595">
        <w:rPr>
          <w:rFonts w:ascii="Montserrat" w:hAnsi="Montserrat"/>
          <w:sz w:val="24"/>
        </w:rPr>
        <w:t>“</w:t>
      </w:r>
      <w:r w:rsidRPr="00471595">
        <w:rPr>
          <w:rFonts w:ascii="Montserrat" w:hAnsi="Montserrat"/>
          <w:sz w:val="24"/>
        </w:rPr>
        <w:t>You’d just like that, wouldn’t you?</w:t>
      </w:r>
      <w:r w:rsidR="000264CD" w:rsidRPr="00471595">
        <w:rPr>
          <w:rFonts w:ascii="Montserrat" w:hAnsi="Montserrat"/>
          <w:sz w:val="24"/>
        </w:rPr>
        <w:t>”</w:t>
      </w:r>
      <w:r w:rsidRPr="00471595">
        <w:rPr>
          <w:rFonts w:ascii="Montserrat" w:hAnsi="Montserrat"/>
          <w:sz w:val="24"/>
        </w:rPr>
        <w:t xml:space="preserve"> She challenged, half embarrassed by the fact that she was not wearing anything under her disturbingly white wet blouse and jeans. </w:t>
      </w:r>
    </w:p>
    <w:p w14:paraId="0CD6394F" w14:textId="02BC7B67" w:rsidR="00AD35EB" w:rsidRPr="00471595" w:rsidRDefault="00AD35EB" w:rsidP="00515B04">
      <w:pPr>
        <w:numPr>
          <w:ins w:id="233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You don’t want to catch a cold,</w:t>
      </w:r>
      <w:r w:rsidR="000264CD" w:rsidRPr="00471595">
        <w:rPr>
          <w:rFonts w:ascii="Montserrat" w:hAnsi="Montserrat"/>
          <w:sz w:val="24"/>
        </w:rPr>
        <w:t>”</w:t>
      </w:r>
      <w:r w:rsidRPr="00471595">
        <w:rPr>
          <w:rFonts w:ascii="Montserrat" w:hAnsi="Montserrat"/>
          <w:sz w:val="24"/>
        </w:rPr>
        <w:t xml:space="preserve"> Chris shrugged in self defense.</w:t>
      </w:r>
    </w:p>
    <w:p w14:paraId="11613271" w14:textId="2CFC3BD3" w:rsidR="00AD35EB" w:rsidRPr="00471595" w:rsidRDefault="00AD35EB" w:rsidP="00515B04">
      <w:pPr>
        <w:numPr>
          <w:ins w:id="2331"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There are rooms in here you can change in, if it bothers you that much,</w:t>
      </w:r>
      <w:r w:rsidR="000264CD" w:rsidRPr="00471595">
        <w:rPr>
          <w:rFonts w:ascii="Montserrat" w:hAnsi="Montserrat"/>
          <w:sz w:val="24"/>
        </w:rPr>
        <w:t>”</w:t>
      </w:r>
      <w:r w:rsidRPr="00471595">
        <w:rPr>
          <w:rFonts w:ascii="Montserrat" w:hAnsi="Montserrat"/>
          <w:sz w:val="24"/>
        </w:rPr>
        <w:t xml:space="preserve"> Jon suggested innocently. Angel looked past them into the abysmal darkness.</w:t>
      </w:r>
    </w:p>
    <w:p w14:paraId="58D8C901" w14:textId="47AA87F4" w:rsidR="00AD35EB" w:rsidRPr="00471595" w:rsidRDefault="00AD35EB" w:rsidP="00515B04">
      <w:pPr>
        <w:numPr>
          <w:ins w:id="233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 don’t have much of a choice do I?</w:t>
      </w:r>
      <w:r w:rsidR="000264CD" w:rsidRPr="00471595">
        <w:rPr>
          <w:rFonts w:ascii="Montserrat" w:hAnsi="Montserrat"/>
          <w:sz w:val="24"/>
        </w:rPr>
        <w:t>”</w:t>
      </w:r>
      <w:r w:rsidRPr="00471595">
        <w:rPr>
          <w:rFonts w:ascii="Montserrat" w:hAnsi="Montserrat"/>
          <w:sz w:val="24"/>
        </w:rPr>
        <w:t xml:space="preserve"> She observed with a shiver. Chris looked between her, Jon and the dark tunnel and then gestured at her pack. She nodded for him to dig out a change of clothes. </w:t>
      </w:r>
      <w:r w:rsidR="000264CD" w:rsidRPr="00471595">
        <w:rPr>
          <w:rFonts w:ascii="Montserrat" w:hAnsi="Montserrat"/>
          <w:sz w:val="24"/>
        </w:rPr>
        <w:t>“</w:t>
      </w:r>
      <w:r w:rsidRPr="00471595">
        <w:rPr>
          <w:rFonts w:ascii="Montserrat" w:hAnsi="Montserrat"/>
          <w:sz w:val="24"/>
        </w:rPr>
        <w:t>Turn around guys,</w:t>
      </w:r>
      <w:r w:rsidR="000264CD" w:rsidRPr="00471595">
        <w:rPr>
          <w:rFonts w:ascii="Montserrat" w:hAnsi="Montserrat"/>
          <w:sz w:val="24"/>
        </w:rPr>
        <w:t>”</w:t>
      </w:r>
      <w:r w:rsidRPr="00471595">
        <w:rPr>
          <w:rFonts w:ascii="Montserrat" w:hAnsi="Montserrat"/>
          <w:sz w:val="24"/>
        </w:rPr>
        <w:t xml:space="preserve"> she ordered. Chris and Jon exchanged sighs and turned to face into the bunker. </w:t>
      </w:r>
      <w:r w:rsidR="000264CD" w:rsidRPr="00471595">
        <w:rPr>
          <w:rFonts w:ascii="Montserrat" w:hAnsi="Montserrat"/>
          <w:sz w:val="24"/>
        </w:rPr>
        <w:t>“</w:t>
      </w:r>
      <w:r w:rsidRPr="00471595">
        <w:rPr>
          <w:rFonts w:ascii="Montserrat" w:hAnsi="Montserrat"/>
          <w:sz w:val="24"/>
        </w:rPr>
        <w:t>If you two want to be able to walk in the morning you’d better behave,</w:t>
      </w:r>
      <w:r w:rsidR="000264CD" w:rsidRPr="00471595">
        <w:rPr>
          <w:rFonts w:ascii="Montserrat" w:hAnsi="Montserrat"/>
          <w:sz w:val="24"/>
        </w:rPr>
        <w:t>”</w:t>
      </w:r>
      <w:r w:rsidRPr="00471595">
        <w:rPr>
          <w:rFonts w:ascii="Montserrat" w:hAnsi="Montserrat"/>
          <w:sz w:val="24"/>
        </w:rPr>
        <w:t xml:space="preserve"> she warned as Chris passed back what he found. As soon as she had her back turned, their eyes wandered back toward the light. </w:t>
      </w:r>
    </w:p>
    <w:p w14:paraId="0FA40ECC" w14:textId="77777777" w:rsidR="00AD35EB" w:rsidRPr="00471595" w:rsidRDefault="00AD35EB" w:rsidP="00515B04">
      <w:pPr>
        <w:numPr>
          <w:ins w:id="2333" w:author="Unknown"/>
        </w:numPr>
        <w:rPr>
          <w:rFonts w:ascii="Montserrat" w:hAnsi="Montserrat"/>
          <w:sz w:val="24"/>
        </w:rPr>
      </w:pPr>
      <w:r w:rsidRPr="00471595">
        <w:rPr>
          <w:rFonts w:ascii="Montserrat" w:hAnsi="Montserrat"/>
          <w:sz w:val="24"/>
        </w:rPr>
        <w:tab/>
        <w:t>Angel kicked off her shoes, amazed to discover how sodden even her socks were from the relatively short exposure. She could not hike her jeans up enough to strip off her socks, so she straightened and began to work at the buttons of her fly. As Angel began to pull at the clinging material, she could almost feel the heat of their eyes on her. I wish we could go back too, she thought at them, I wish we were mature enough to have that and still be friends. She mentally shook her head, doing anything else would only make the situation worse, one of us has to be strong enough to say no.</w:t>
      </w:r>
    </w:p>
    <w:p w14:paraId="23D85D03" w14:textId="77777777" w:rsidR="00AD35EB" w:rsidRPr="00471595" w:rsidRDefault="00AD35EB" w:rsidP="00515B04">
      <w:pPr>
        <w:numPr>
          <w:ins w:id="2334" w:author="Unknown"/>
        </w:numPr>
        <w:rPr>
          <w:rFonts w:ascii="Montserrat" w:hAnsi="Montserrat"/>
          <w:sz w:val="24"/>
        </w:rPr>
      </w:pPr>
      <w:r w:rsidRPr="00471595">
        <w:rPr>
          <w:rFonts w:ascii="Montserrat" w:hAnsi="Montserrat"/>
          <w:sz w:val="24"/>
        </w:rPr>
        <w:tab/>
        <w:t>Drenched denim clung to her slender body making it a struggle to peel her jeans away from her hips and thighs. The muscles of her back and legs played under her skin as she kicked off her pants and stripped off the blouse. Chris and Jon marveled at her physique, because it was as lean as it was well defined. As she moved, hard tone muscles broke the smooth contours they normally hid in. It was her height, the length of her limbs and even the slender column of her neck, that disguised her build. Even seeing it before them it was hard to believe that a frame so graceful and feminine could hide such strength and power. In many ways she was still too much the tom boy who befriended them in grade school. Neither boy could fathom why she tried so hard to hide her beauty, not realizing that she did it solely for them. Better to hide what she had discovered must be withheld.</w:t>
      </w:r>
    </w:p>
    <w:p w14:paraId="3E74F8B5" w14:textId="77777777" w:rsidR="00AD35EB" w:rsidRPr="00471595" w:rsidRDefault="00AD35EB" w:rsidP="00515B04">
      <w:pPr>
        <w:numPr>
          <w:ins w:id="2335" w:author="Unknown"/>
        </w:numPr>
        <w:rPr>
          <w:rFonts w:ascii="Montserrat" w:hAnsi="Montserrat"/>
          <w:sz w:val="24"/>
        </w:rPr>
      </w:pPr>
      <w:r w:rsidRPr="00471595">
        <w:rPr>
          <w:rFonts w:ascii="Montserrat" w:hAnsi="Montserrat"/>
          <w:sz w:val="24"/>
        </w:rPr>
        <w:tab/>
        <w:t xml:space="preserve">Having enough decency to feel guilty about staring, they wordlessly withdrew their attention as she began to rub down with the towel. It was amazing how she could make them forget she was really a girl until they were confronted with the naked reality. A few minutes later she announced it was safe to look, dressed in an emerald poet’s shirt over her black work out tights. Kneeling down, she tied her sneakers and then cracked open her drink. The boys sauntered back over to their packs and the three of them extracted and passed around trail mix, sandwich rolls and other tidbits left over from their hike through the woods. Just as they were getting more comfortable though, a gust of wind threw a sudden shower over them. </w:t>
      </w:r>
    </w:p>
    <w:p w14:paraId="28760F92" w14:textId="702071B4" w:rsidR="00AD35EB" w:rsidRPr="00471595" w:rsidRDefault="00AD35EB" w:rsidP="00515B04">
      <w:pPr>
        <w:numPr>
          <w:ins w:id="2336" w:author="Unknown"/>
        </w:numPr>
        <w:rPr>
          <w:rFonts w:ascii="Montserrat" w:hAnsi="Montserrat"/>
          <w:sz w:val="24"/>
        </w:rPr>
      </w:pPr>
      <w:r w:rsidRPr="00471595">
        <w:rPr>
          <w:rFonts w:ascii="Montserrat" w:hAnsi="Montserrat"/>
          <w:sz w:val="24"/>
        </w:rPr>
        <w:tab/>
        <w:t xml:space="preserve">They were up instantly snatching their gear and retreating even further down the tunnel. </w:t>
      </w:r>
      <w:r w:rsidR="000264CD" w:rsidRPr="00471595">
        <w:rPr>
          <w:rFonts w:ascii="Montserrat" w:hAnsi="Montserrat"/>
          <w:sz w:val="24"/>
        </w:rPr>
        <w:t>“</w:t>
      </w:r>
      <w:r w:rsidRPr="00471595">
        <w:rPr>
          <w:rFonts w:ascii="Montserrat" w:hAnsi="Montserrat"/>
          <w:sz w:val="24"/>
        </w:rPr>
        <w:t>Okay, that’s enough of that,</w:t>
      </w:r>
      <w:r w:rsidR="000264CD" w:rsidRPr="00471595">
        <w:rPr>
          <w:rFonts w:ascii="Montserrat" w:hAnsi="Montserrat"/>
          <w:sz w:val="24"/>
        </w:rPr>
        <w:t>”</w:t>
      </w:r>
      <w:r w:rsidRPr="00471595">
        <w:rPr>
          <w:rFonts w:ascii="Montserrat" w:hAnsi="Montserrat"/>
          <w:sz w:val="24"/>
        </w:rPr>
        <w:t xml:space="preserve"> Jon announced. </w:t>
      </w:r>
      <w:r w:rsidR="000264CD" w:rsidRPr="00471595">
        <w:rPr>
          <w:rFonts w:ascii="Montserrat" w:hAnsi="Montserrat"/>
          <w:sz w:val="24"/>
        </w:rPr>
        <w:t>“</w:t>
      </w:r>
      <w:r w:rsidRPr="00471595">
        <w:rPr>
          <w:rFonts w:ascii="Montserrat" w:hAnsi="Montserrat"/>
          <w:sz w:val="24"/>
        </w:rPr>
        <w:t>Come on guys, there are rooms further in where we won’t have to worry about water seeping in under us,</w:t>
      </w:r>
      <w:r w:rsidR="000264CD" w:rsidRPr="00471595">
        <w:rPr>
          <w:rFonts w:ascii="Montserrat" w:hAnsi="Montserrat"/>
          <w:sz w:val="24"/>
        </w:rPr>
        <w:t>”</w:t>
      </w:r>
      <w:r w:rsidRPr="00471595">
        <w:rPr>
          <w:rFonts w:ascii="Montserrat" w:hAnsi="Montserrat"/>
          <w:sz w:val="24"/>
        </w:rPr>
        <w:t xml:space="preserve"> he explained. The last of the light faded out into the distance. Within the remaining darkness, no one could see the glaze of fear evolving in Angel’s eyes as the invisible walls closed in around them. She heard Jon head off</w:t>
      </w:r>
      <w:r w:rsidR="00295153" w:rsidRPr="00471595">
        <w:rPr>
          <w:rFonts w:ascii="Montserrat" w:hAnsi="Montserrat"/>
          <w:sz w:val="24"/>
        </w:rPr>
        <w:t xml:space="preserve"> and</w:t>
      </w:r>
      <w:r w:rsidRPr="00471595">
        <w:rPr>
          <w:rFonts w:ascii="Montserrat" w:hAnsi="Montserrat"/>
          <w:sz w:val="24"/>
        </w:rPr>
        <w:t xml:space="preserve"> right after him, Chris’ footsteps began to shuffle away. She clamped her free hand to Chris’ pack and gritted her teeth to follow.</w:t>
      </w:r>
    </w:p>
    <w:p w14:paraId="43B30154" w14:textId="77777777" w:rsidR="00515B04" w:rsidRPr="00471595" w:rsidRDefault="00515B04" w:rsidP="00515B04">
      <w:pPr>
        <w:rPr>
          <w:rFonts w:ascii="Montserrat" w:hAnsi="Montserrat"/>
          <w:sz w:val="24"/>
        </w:rPr>
      </w:pPr>
    </w:p>
    <w:p w14:paraId="4546DA2B"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4A2C779E" w14:textId="77777777" w:rsidR="00515B04" w:rsidRPr="00471595" w:rsidRDefault="00515B04" w:rsidP="00515B04">
      <w:pPr>
        <w:rPr>
          <w:rFonts w:ascii="Montserrat" w:hAnsi="Montserrat"/>
          <w:sz w:val="24"/>
        </w:rPr>
      </w:pPr>
    </w:p>
    <w:p w14:paraId="3C806A2C" w14:textId="2F9FCD90" w:rsidR="00AD35EB" w:rsidRPr="00471595" w:rsidRDefault="000264CD" w:rsidP="00515B04">
      <w:pPr>
        <w:numPr>
          <w:ins w:id="2337" w:author="Unknown"/>
        </w:numPr>
        <w:rPr>
          <w:rFonts w:ascii="Montserrat" w:hAnsi="Montserrat"/>
          <w:sz w:val="24"/>
        </w:rPr>
      </w:pPr>
      <w:r w:rsidRPr="00471595">
        <w:rPr>
          <w:rFonts w:ascii="Montserrat" w:hAnsi="Montserrat"/>
          <w:sz w:val="24"/>
        </w:rPr>
        <w:t>“</w:t>
      </w:r>
      <w:r w:rsidR="00AD35EB" w:rsidRPr="00471595">
        <w:rPr>
          <w:rFonts w:ascii="Montserrat" w:hAnsi="Montserrat"/>
          <w:sz w:val="24"/>
        </w:rPr>
        <w:t>Guys?</w:t>
      </w:r>
      <w:r w:rsidRPr="00471595">
        <w:rPr>
          <w:rFonts w:ascii="Montserrat" w:hAnsi="Montserrat"/>
          <w:sz w:val="24"/>
        </w:rPr>
        <w:t>”</w:t>
      </w:r>
      <w:r w:rsidR="00AD35EB" w:rsidRPr="00471595">
        <w:rPr>
          <w:rFonts w:ascii="Montserrat" w:hAnsi="Montserrat"/>
          <w:sz w:val="24"/>
        </w:rPr>
        <w:t xml:space="preserve"> Angels voice broke the silence, </w:t>
      </w:r>
      <w:r w:rsidRPr="00471595">
        <w:rPr>
          <w:rFonts w:ascii="Montserrat" w:hAnsi="Montserrat"/>
          <w:sz w:val="24"/>
        </w:rPr>
        <w:t>“</w:t>
      </w:r>
      <w:r w:rsidR="00AD35EB" w:rsidRPr="00471595">
        <w:rPr>
          <w:rFonts w:ascii="Montserrat" w:hAnsi="Montserrat"/>
          <w:sz w:val="24"/>
        </w:rPr>
        <w:t>Stop for a minute, I have to find a flashlight. I need to be able to see where we’re going.</w:t>
      </w:r>
      <w:r w:rsidRPr="00471595">
        <w:rPr>
          <w:rFonts w:ascii="Montserrat" w:hAnsi="Montserrat"/>
          <w:sz w:val="24"/>
        </w:rPr>
        <w:t>”</w:t>
      </w:r>
      <w:r w:rsidR="00AD35EB" w:rsidRPr="00471595">
        <w:rPr>
          <w:rFonts w:ascii="Montserrat" w:hAnsi="Montserrat"/>
          <w:sz w:val="24"/>
        </w:rPr>
        <w:t xml:space="preserve"> When she was ignored, she snapped, </w:t>
      </w:r>
      <w:r w:rsidRPr="00471595">
        <w:rPr>
          <w:rFonts w:ascii="Montserrat" w:hAnsi="Montserrat"/>
          <w:sz w:val="24"/>
        </w:rPr>
        <w:t>“</w:t>
      </w:r>
      <w:r w:rsidR="00AD35EB" w:rsidRPr="00471595">
        <w:rPr>
          <w:rFonts w:ascii="Montserrat" w:hAnsi="Montserrat"/>
          <w:sz w:val="24"/>
        </w:rPr>
        <w:t>Hey, come on,</w:t>
      </w:r>
      <w:r w:rsidRPr="00471595">
        <w:rPr>
          <w:rFonts w:ascii="Montserrat" w:hAnsi="Montserrat"/>
          <w:sz w:val="24"/>
        </w:rPr>
        <w:t>”</w:t>
      </w:r>
      <w:r w:rsidR="00AD35EB" w:rsidRPr="00471595">
        <w:rPr>
          <w:rFonts w:ascii="Montserrat" w:hAnsi="Montserrat"/>
          <w:sz w:val="24"/>
        </w:rPr>
        <w:t xml:space="preserve"> tugging hard on Chris’ pack. It seemed to her that they had been walking for an eternity in the absolute dark.</w:t>
      </w:r>
    </w:p>
    <w:p w14:paraId="2575DE19" w14:textId="480C0DE7" w:rsidR="00AD35EB" w:rsidRPr="00471595" w:rsidRDefault="00AD35EB" w:rsidP="00515B04">
      <w:pPr>
        <w:numPr>
          <w:ins w:id="233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 know where we’re going, Angel,</w:t>
      </w:r>
      <w:r w:rsidR="000264CD" w:rsidRPr="00471595">
        <w:rPr>
          <w:rFonts w:ascii="Montserrat" w:hAnsi="Montserrat"/>
          <w:sz w:val="24"/>
        </w:rPr>
        <w:t>”</w:t>
      </w:r>
      <w:r w:rsidRPr="00471595">
        <w:rPr>
          <w:rFonts w:ascii="Montserrat" w:hAnsi="Montserrat"/>
          <w:sz w:val="24"/>
        </w:rPr>
        <w:t xml:space="preserve"> Jon replied confidently. </w:t>
      </w:r>
      <w:r w:rsidR="000264CD" w:rsidRPr="00471595">
        <w:rPr>
          <w:rFonts w:ascii="Montserrat" w:hAnsi="Montserrat"/>
          <w:sz w:val="24"/>
        </w:rPr>
        <w:t>“</w:t>
      </w:r>
      <w:r w:rsidRPr="00471595">
        <w:rPr>
          <w:rFonts w:ascii="Montserrat" w:hAnsi="Montserrat"/>
          <w:sz w:val="24"/>
        </w:rPr>
        <w:t>It’s not that far now, its not like there’s anything to run into except us. Besides, don’t you think we ought to save the batteries for an emergency,</w:t>
      </w:r>
      <w:r w:rsidR="000264CD" w:rsidRPr="00471595">
        <w:rPr>
          <w:rFonts w:ascii="Montserrat" w:hAnsi="Montserrat"/>
          <w:sz w:val="24"/>
        </w:rPr>
        <w:t>”</w:t>
      </w:r>
      <w:r w:rsidRPr="00471595">
        <w:rPr>
          <w:rFonts w:ascii="Montserrat" w:hAnsi="Montserrat"/>
          <w:sz w:val="24"/>
        </w:rPr>
        <w:t xml:space="preserve"> he counseled reasonably.</w:t>
      </w:r>
    </w:p>
    <w:p w14:paraId="35D61CD4" w14:textId="633B6FB6" w:rsidR="00AD35EB" w:rsidRPr="00471595" w:rsidRDefault="00AD35EB" w:rsidP="00515B04">
      <w:pPr>
        <w:numPr>
          <w:ins w:id="233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This just might be an emergency,</w:t>
      </w:r>
      <w:r w:rsidR="000264CD" w:rsidRPr="00471595">
        <w:rPr>
          <w:rFonts w:ascii="Montserrat" w:hAnsi="Montserrat"/>
          <w:sz w:val="24"/>
        </w:rPr>
        <w:t>”</w:t>
      </w:r>
      <w:r w:rsidRPr="00471595">
        <w:rPr>
          <w:rFonts w:ascii="Montserrat" w:hAnsi="Montserrat"/>
          <w:sz w:val="24"/>
        </w:rPr>
        <w:t xml:space="preserve"> she growled less reasonably under her breath. Neither indicated that they had heard her though</w:t>
      </w:r>
      <w:r w:rsidR="00295153" w:rsidRPr="00471595">
        <w:rPr>
          <w:rFonts w:ascii="Montserrat" w:hAnsi="Montserrat"/>
          <w:sz w:val="24"/>
        </w:rPr>
        <w:t xml:space="preserve"> and</w:t>
      </w:r>
      <w:r w:rsidRPr="00471595">
        <w:rPr>
          <w:rFonts w:ascii="Montserrat" w:hAnsi="Montserrat"/>
          <w:sz w:val="24"/>
        </w:rPr>
        <w:t xml:space="preserve"> did not stop. </w:t>
      </w:r>
      <w:r w:rsidR="000264CD" w:rsidRPr="00471595">
        <w:rPr>
          <w:rFonts w:ascii="Montserrat" w:hAnsi="Montserrat"/>
          <w:sz w:val="24"/>
        </w:rPr>
        <w:t>“</w:t>
      </w:r>
      <w:r w:rsidRPr="00471595">
        <w:rPr>
          <w:rFonts w:ascii="Montserrat" w:hAnsi="Montserrat"/>
          <w:sz w:val="24"/>
        </w:rPr>
        <w:t>I could just use one... Mine. Your two will be enough for an emergency,</w:t>
      </w:r>
      <w:r w:rsidR="000264CD" w:rsidRPr="00471595">
        <w:rPr>
          <w:rFonts w:ascii="Montserrat" w:hAnsi="Montserrat"/>
          <w:sz w:val="24"/>
        </w:rPr>
        <w:t>”</w:t>
      </w:r>
      <w:r w:rsidRPr="00471595">
        <w:rPr>
          <w:rFonts w:ascii="Montserrat" w:hAnsi="Montserrat"/>
          <w:sz w:val="24"/>
        </w:rPr>
        <w:t xml:space="preserve"> she argued to the blackness ahead of her. Suddenly, she collided with Chris, as he stopped just short of crashing into Jon.</w:t>
      </w:r>
    </w:p>
    <w:p w14:paraId="721CD03F" w14:textId="522A90E9" w:rsidR="00AD35EB" w:rsidRPr="00471595" w:rsidRDefault="00AD35EB" w:rsidP="00515B04">
      <w:pPr>
        <w:numPr>
          <w:ins w:id="2340" w:author="Unknown"/>
        </w:numPr>
        <w:rPr>
          <w:rFonts w:ascii="Montserrat" w:hAnsi="Montserrat"/>
          <w:sz w:val="24"/>
        </w:rPr>
      </w:pPr>
      <w:r w:rsidRPr="00471595">
        <w:rPr>
          <w:rFonts w:ascii="Montserrat" w:hAnsi="Montserrat"/>
          <w:sz w:val="24"/>
        </w:rPr>
        <w:tab/>
        <w:t xml:space="preserve">She heard Jon sigh and say, </w:t>
      </w:r>
      <w:r w:rsidR="000264CD" w:rsidRPr="00471595">
        <w:rPr>
          <w:rFonts w:ascii="Montserrat" w:hAnsi="Montserrat"/>
          <w:sz w:val="24"/>
        </w:rPr>
        <w:t>“</w:t>
      </w:r>
      <w:r w:rsidRPr="00471595">
        <w:rPr>
          <w:rFonts w:ascii="Montserrat" w:hAnsi="Montserrat"/>
          <w:sz w:val="24"/>
        </w:rPr>
        <w:t>Come on, Angel, don’t be a stain. There’s a room just up ahead where we can stay for the night in safety. No flashlight is going to hold out all night and if you turn on one now it’ll only be that much harder for your eyes to adapt.</w:t>
      </w:r>
      <w:r w:rsidR="000264CD" w:rsidRPr="00471595">
        <w:rPr>
          <w:rFonts w:ascii="Montserrat" w:hAnsi="Montserrat"/>
          <w:sz w:val="24"/>
        </w:rPr>
        <w:t>”</w:t>
      </w:r>
      <w:r w:rsidRPr="00471595">
        <w:rPr>
          <w:rFonts w:ascii="Montserrat" w:hAnsi="Montserrat"/>
          <w:sz w:val="24"/>
        </w:rPr>
        <w:t xml:space="preserve"> That said, he turned and stalked ahead once more. Chris caught her arm in his hand and squeezed reassuringly, before starting after him. Covered by the dark, he shook his head. He had been watching Jon like a hawk since morning because for once in his life the practical joker had not caused a problem on their trip. Yet, he thought. That had to mean something big was laying in wait. He felt Angel shudder under his light touch, as if she had caught that thought.</w:t>
      </w:r>
    </w:p>
    <w:p w14:paraId="4135E5C1" w14:textId="77777777" w:rsidR="00515B04" w:rsidRPr="00471595" w:rsidRDefault="00515B04" w:rsidP="00515B04">
      <w:pPr>
        <w:rPr>
          <w:rFonts w:ascii="Montserrat" w:hAnsi="Montserrat"/>
          <w:sz w:val="24"/>
        </w:rPr>
      </w:pPr>
    </w:p>
    <w:p w14:paraId="4BBC050A"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071A2801" w14:textId="77777777" w:rsidR="00515B04" w:rsidRPr="00471595" w:rsidRDefault="00515B04" w:rsidP="00515B04">
      <w:pPr>
        <w:rPr>
          <w:rFonts w:ascii="Montserrat" w:hAnsi="Montserrat"/>
          <w:sz w:val="24"/>
        </w:rPr>
      </w:pPr>
    </w:p>
    <w:p w14:paraId="54664A1A" w14:textId="34F232BA" w:rsidR="00AD35EB" w:rsidRPr="00471595" w:rsidRDefault="000264CD" w:rsidP="00515B04">
      <w:pPr>
        <w:numPr>
          <w:ins w:id="2341" w:author="Unknown"/>
        </w:numPr>
        <w:rPr>
          <w:rFonts w:ascii="Montserrat" w:hAnsi="Montserrat"/>
          <w:sz w:val="24"/>
        </w:rPr>
      </w:pPr>
      <w:r w:rsidRPr="00471595">
        <w:rPr>
          <w:rFonts w:ascii="Montserrat" w:hAnsi="Montserrat"/>
          <w:sz w:val="24"/>
        </w:rPr>
        <w:t>“</w:t>
      </w:r>
      <w:r w:rsidR="00AD35EB" w:rsidRPr="00471595">
        <w:rPr>
          <w:rFonts w:ascii="Montserrat" w:hAnsi="Montserrat"/>
          <w:sz w:val="24"/>
        </w:rPr>
        <w:t>I thought you said the room was right ahead, Jon,</w:t>
      </w:r>
      <w:r w:rsidRPr="00471595">
        <w:rPr>
          <w:rFonts w:ascii="Montserrat" w:hAnsi="Montserrat"/>
          <w:sz w:val="24"/>
        </w:rPr>
        <w:t>”</w:t>
      </w:r>
      <w:r w:rsidR="00AD35EB" w:rsidRPr="00471595">
        <w:rPr>
          <w:rFonts w:ascii="Montserrat" w:hAnsi="Montserrat"/>
          <w:sz w:val="24"/>
        </w:rPr>
        <w:t xml:space="preserve"> Chris demanded softly, a short while later as he stopped to get his bearings. Angel sank to the floor as soon as she realized he had stopped. When nothing but silence replied, he knew at once what had happened. He immediately dropped his pack and, with care to make no revealing sound, started rummaging around in it for his flashlight. Uncannily Angel picked up on it at once.</w:t>
      </w:r>
    </w:p>
    <w:p w14:paraId="73359837" w14:textId="24685AA5" w:rsidR="00AD35EB" w:rsidRPr="00471595" w:rsidRDefault="00AD35EB" w:rsidP="00515B04">
      <w:pPr>
        <w:numPr>
          <w:ins w:id="234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What are you looking for, Chris?</w:t>
      </w:r>
      <w:r w:rsidR="000264CD" w:rsidRPr="00471595">
        <w:rPr>
          <w:rFonts w:ascii="Montserrat" w:hAnsi="Montserrat"/>
          <w:sz w:val="24"/>
        </w:rPr>
        <w:t>”</w:t>
      </w:r>
      <w:r w:rsidRPr="00471595">
        <w:rPr>
          <w:rFonts w:ascii="Montserrat" w:hAnsi="Montserrat"/>
          <w:sz w:val="24"/>
        </w:rPr>
        <w:t xml:space="preserve"> She asked sharply, an unnatural panic edging her voice.</w:t>
      </w:r>
    </w:p>
    <w:p w14:paraId="6A1D6ED6" w14:textId="44A0B828" w:rsidR="00AD35EB" w:rsidRPr="00471595" w:rsidRDefault="00AD35EB" w:rsidP="00515B04">
      <w:pPr>
        <w:numPr>
          <w:ins w:id="2343"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Flashlight,</w:t>
      </w:r>
      <w:r w:rsidR="000264CD" w:rsidRPr="00471595">
        <w:rPr>
          <w:rFonts w:ascii="Montserrat" w:hAnsi="Montserrat"/>
          <w:sz w:val="24"/>
        </w:rPr>
        <w:t>”</w:t>
      </w:r>
      <w:r w:rsidRPr="00471595">
        <w:rPr>
          <w:rFonts w:ascii="Montserrat" w:hAnsi="Montserrat"/>
          <w:sz w:val="24"/>
        </w:rPr>
        <w:t xml:space="preserve"> he said simply, </w:t>
      </w:r>
      <w:r w:rsidR="000264CD" w:rsidRPr="00471595">
        <w:rPr>
          <w:rFonts w:ascii="Montserrat" w:hAnsi="Montserrat"/>
          <w:sz w:val="24"/>
        </w:rPr>
        <w:t>“</w:t>
      </w:r>
      <w:r w:rsidRPr="00471595">
        <w:rPr>
          <w:rFonts w:ascii="Montserrat" w:hAnsi="Montserrat"/>
          <w:sz w:val="24"/>
        </w:rPr>
        <w:t>I think Jon ditched us.</w:t>
      </w:r>
      <w:r w:rsidR="000264CD" w:rsidRPr="00471595">
        <w:rPr>
          <w:rFonts w:ascii="Montserrat" w:hAnsi="Montserrat"/>
          <w:sz w:val="24"/>
        </w:rPr>
        <w:t>”</w:t>
      </w:r>
    </w:p>
    <w:p w14:paraId="06320780" w14:textId="0E7CB96A" w:rsidR="00AD35EB" w:rsidRPr="00471595" w:rsidRDefault="00AD35EB" w:rsidP="00515B04">
      <w:pPr>
        <w:numPr>
          <w:ins w:id="234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What?!</w:t>
      </w:r>
      <w:r w:rsidR="000264CD" w:rsidRPr="00471595">
        <w:rPr>
          <w:rFonts w:ascii="Montserrat" w:hAnsi="Montserrat"/>
          <w:sz w:val="24"/>
        </w:rPr>
        <w:t>”</w:t>
      </w:r>
      <w:r w:rsidRPr="00471595">
        <w:rPr>
          <w:rFonts w:ascii="Montserrat" w:hAnsi="Montserrat"/>
          <w:sz w:val="24"/>
        </w:rPr>
        <w:t xml:space="preserve"> Immediately, frantic pawing sounded behind him. He found his flashlight</w:t>
      </w:r>
      <w:r w:rsidR="00295153" w:rsidRPr="00471595">
        <w:rPr>
          <w:rFonts w:ascii="Montserrat" w:hAnsi="Montserrat"/>
          <w:sz w:val="24"/>
        </w:rPr>
        <w:t xml:space="preserve"> but</w:t>
      </w:r>
      <w:r w:rsidRPr="00471595">
        <w:rPr>
          <w:rFonts w:ascii="Montserrat" w:hAnsi="Montserrat"/>
          <w:sz w:val="24"/>
        </w:rPr>
        <w:t xml:space="preserve"> swore under his breath as he pulled it free of the backpack. It felt unnaturally light. Then a shrill, </w:t>
      </w:r>
      <w:r w:rsidR="000264CD" w:rsidRPr="00471595">
        <w:rPr>
          <w:rFonts w:ascii="Montserrat" w:hAnsi="Montserrat"/>
          <w:sz w:val="24"/>
        </w:rPr>
        <w:t>“</w:t>
      </w:r>
      <w:r w:rsidRPr="00471595">
        <w:rPr>
          <w:rFonts w:ascii="Montserrat" w:hAnsi="Montserrat"/>
          <w:sz w:val="24"/>
        </w:rPr>
        <w:t>God damn him!</w:t>
      </w:r>
      <w:r w:rsidR="000264CD" w:rsidRPr="00471595">
        <w:rPr>
          <w:rFonts w:ascii="Montserrat" w:hAnsi="Montserrat"/>
          <w:sz w:val="24"/>
        </w:rPr>
        <w:t>”</w:t>
      </w:r>
      <w:r w:rsidRPr="00471595">
        <w:rPr>
          <w:rFonts w:ascii="Montserrat" w:hAnsi="Montserrat"/>
          <w:sz w:val="24"/>
        </w:rPr>
        <w:t xml:space="preserve"> Escaped from Angel, </w:t>
      </w:r>
      <w:r w:rsidR="000264CD" w:rsidRPr="00471595">
        <w:rPr>
          <w:rFonts w:ascii="Montserrat" w:hAnsi="Montserrat"/>
          <w:sz w:val="24"/>
        </w:rPr>
        <w:t>“</w:t>
      </w:r>
      <w:r w:rsidRPr="00471595">
        <w:rPr>
          <w:rFonts w:ascii="Montserrat" w:hAnsi="Montserrat"/>
          <w:sz w:val="24"/>
        </w:rPr>
        <w:t>he took out the batteries!</w:t>
      </w:r>
      <w:r w:rsidR="000264CD" w:rsidRPr="00471595">
        <w:rPr>
          <w:rFonts w:ascii="Montserrat" w:hAnsi="Montserrat"/>
          <w:sz w:val="24"/>
        </w:rPr>
        <w:t>”</w:t>
      </w:r>
      <w:r w:rsidRPr="00471595">
        <w:rPr>
          <w:rFonts w:ascii="Montserrat" w:hAnsi="Montserrat"/>
          <w:sz w:val="24"/>
        </w:rPr>
        <w:t xml:space="preserve"> Angel dashed her flashlight against the wall in a rare display of temper.</w:t>
      </w:r>
    </w:p>
    <w:p w14:paraId="4856615D" w14:textId="73586500" w:rsidR="00AD35EB" w:rsidRPr="00471595" w:rsidRDefault="00AD35EB" w:rsidP="00515B04">
      <w:pPr>
        <w:numPr>
          <w:ins w:id="2345" w:author="Unknown"/>
        </w:numPr>
        <w:rPr>
          <w:rFonts w:ascii="Montserrat" w:hAnsi="Montserrat"/>
          <w:sz w:val="24"/>
        </w:rPr>
      </w:pPr>
      <w:r w:rsidRPr="00471595">
        <w:rPr>
          <w:rFonts w:ascii="Montserrat" w:hAnsi="Montserrat"/>
          <w:sz w:val="24"/>
        </w:rPr>
        <w:tab/>
        <w:t xml:space="preserve">In a quiet voice he confessed, </w:t>
      </w:r>
      <w:r w:rsidR="000264CD" w:rsidRPr="00471595">
        <w:rPr>
          <w:rFonts w:ascii="Montserrat" w:hAnsi="Montserrat"/>
          <w:sz w:val="24"/>
        </w:rPr>
        <w:t>“</w:t>
      </w:r>
      <w:r w:rsidRPr="00471595">
        <w:rPr>
          <w:rFonts w:ascii="Montserrat" w:hAnsi="Montserrat"/>
          <w:sz w:val="24"/>
        </w:rPr>
        <w:t>Mine too. Angel...</w:t>
      </w:r>
      <w:r w:rsidR="000264CD" w:rsidRPr="00471595">
        <w:rPr>
          <w:rFonts w:ascii="Montserrat" w:hAnsi="Montserrat"/>
          <w:sz w:val="24"/>
        </w:rPr>
        <w:t>”</w:t>
      </w:r>
      <w:r w:rsidRPr="00471595">
        <w:rPr>
          <w:rFonts w:ascii="Montserrat" w:hAnsi="Montserrat"/>
          <w:sz w:val="24"/>
        </w:rPr>
        <w:t xml:space="preserve"> He tried to find her in the dark with his hand, </w:t>
      </w:r>
      <w:r w:rsidR="000264CD" w:rsidRPr="00471595">
        <w:rPr>
          <w:rFonts w:ascii="Montserrat" w:hAnsi="Montserrat"/>
          <w:sz w:val="24"/>
        </w:rPr>
        <w:t>“</w:t>
      </w:r>
      <w:r w:rsidRPr="00471595">
        <w:rPr>
          <w:rFonts w:ascii="Montserrat" w:hAnsi="Montserrat"/>
          <w:sz w:val="24"/>
        </w:rPr>
        <w:t>come on, calm down. It’s not that bad...</w:t>
      </w:r>
      <w:r w:rsidR="000264CD" w:rsidRPr="00471595">
        <w:rPr>
          <w:rFonts w:ascii="Montserrat" w:hAnsi="Montserrat"/>
          <w:sz w:val="24"/>
        </w:rPr>
        <w:t>”</w:t>
      </w:r>
    </w:p>
    <w:p w14:paraId="34E1F88A" w14:textId="78DC663B" w:rsidR="00AD35EB" w:rsidRPr="00471595" w:rsidRDefault="00AD35EB" w:rsidP="00515B04">
      <w:pPr>
        <w:numPr>
          <w:ins w:id="234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 can’t breathe!</w:t>
      </w:r>
      <w:r w:rsidR="000264CD" w:rsidRPr="00471595">
        <w:rPr>
          <w:rFonts w:ascii="Montserrat" w:hAnsi="Montserrat"/>
          <w:sz w:val="24"/>
        </w:rPr>
        <w:t>”</w:t>
      </w:r>
      <w:r w:rsidRPr="00471595">
        <w:rPr>
          <w:rFonts w:ascii="Montserrat" w:hAnsi="Montserrat"/>
          <w:sz w:val="24"/>
        </w:rPr>
        <w:t xml:space="preserve"> She interrupted in a full-blown panic. Just as his fingers brushed her shoulder, she gave a startled shriek. </w:t>
      </w:r>
      <w:r w:rsidR="000264CD" w:rsidRPr="00471595">
        <w:rPr>
          <w:rFonts w:ascii="Montserrat" w:hAnsi="Montserrat"/>
          <w:sz w:val="24"/>
        </w:rPr>
        <w:t>“</w:t>
      </w:r>
      <w:r w:rsidRPr="00471595">
        <w:rPr>
          <w:rFonts w:ascii="Montserrat" w:hAnsi="Montserrat"/>
          <w:sz w:val="24"/>
        </w:rPr>
        <w:t>I’ve got to get out of here...</w:t>
      </w:r>
      <w:r w:rsidR="000264CD" w:rsidRPr="00471595">
        <w:rPr>
          <w:rFonts w:ascii="Montserrat" w:hAnsi="Montserrat"/>
          <w:sz w:val="24"/>
        </w:rPr>
        <w:t>”</w:t>
      </w:r>
      <w:r w:rsidRPr="00471595">
        <w:rPr>
          <w:rFonts w:ascii="Montserrat" w:hAnsi="Montserrat"/>
          <w:sz w:val="24"/>
        </w:rPr>
        <w:t xml:space="preserve"> She breathed in a rattled voice immediately after the echoes faded. In a flash she was on her feet running blindly back down the passageway. Chris cursed and took off vainly after her. There was little he could do, he had too much of his sanity to be able to run through the darkness. Naturally, they forgot about their packs. </w:t>
      </w:r>
    </w:p>
    <w:p w14:paraId="5C08921C" w14:textId="77777777" w:rsidR="00AD35EB" w:rsidRPr="00471595" w:rsidRDefault="00AD35EB" w:rsidP="00515B04">
      <w:pPr>
        <w:numPr>
          <w:ins w:id="2347" w:author="Unknown"/>
        </w:numPr>
        <w:rPr>
          <w:rFonts w:ascii="Montserrat" w:hAnsi="Montserrat"/>
          <w:sz w:val="24"/>
        </w:rPr>
      </w:pPr>
      <w:r w:rsidRPr="00471595">
        <w:rPr>
          <w:rFonts w:ascii="Montserrat" w:hAnsi="Montserrat"/>
          <w:sz w:val="24"/>
        </w:rPr>
        <w:tab/>
        <w:t>She ran with all her strength and speed. Soon she was far beyond him forcing him to strain desperately to distinguish the sound of her steps from the booming echoes, almost losing her more than once. Finally, as she began to tire, he caught up to her. He grabbed her, having to pin her arms to her sides and pick her up to keep her from breaking loose. She struggled blindly, with no awareness of who held her.</w:t>
      </w:r>
    </w:p>
    <w:p w14:paraId="4FDA1D0E" w14:textId="142448D2" w:rsidR="00AD35EB" w:rsidRPr="00471595" w:rsidRDefault="00AD35EB" w:rsidP="00515B04">
      <w:pPr>
        <w:numPr>
          <w:ins w:id="234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 xml:space="preserve">Easy, easy. You’re </w:t>
      </w:r>
      <w:r w:rsidR="00295153" w:rsidRPr="00471595">
        <w:rPr>
          <w:rFonts w:ascii="Montserrat" w:hAnsi="Montserrat"/>
          <w:sz w:val="24"/>
        </w:rPr>
        <w:t>alright</w:t>
      </w:r>
      <w:r w:rsidRPr="00471595">
        <w:rPr>
          <w:rFonts w:ascii="Montserrat" w:hAnsi="Montserrat"/>
          <w:sz w:val="24"/>
        </w:rPr>
        <w:t>. I’m here. No one’s going to hurt you. Just relax, shhhh...</w:t>
      </w:r>
      <w:r w:rsidR="000264CD" w:rsidRPr="00471595">
        <w:rPr>
          <w:rFonts w:ascii="Montserrat" w:hAnsi="Montserrat"/>
          <w:sz w:val="24"/>
        </w:rPr>
        <w:t>”</w:t>
      </w:r>
      <w:r w:rsidRPr="00471595">
        <w:rPr>
          <w:rFonts w:ascii="Montserrat" w:hAnsi="Montserrat"/>
          <w:sz w:val="24"/>
        </w:rPr>
        <w:t xml:space="preserve"> He comforted. He had to repeat his litany of reassurance for a while before the violence of her reaction began to ebb. Once she had settled down to a lingering shudder, he set her back on her feet. Her head slumped onto his shoulder and she clasped her arms around him tightly. He was still startled that he had man-handled her so easily. She was about the same height as he</w:t>
      </w:r>
      <w:r w:rsidR="00295153" w:rsidRPr="00471595">
        <w:rPr>
          <w:rFonts w:ascii="Montserrat" w:hAnsi="Montserrat"/>
          <w:sz w:val="24"/>
        </w:rPr>
        <w:t xml:space="preserve"> and</w:t>
      </w:r>
      <w:r w:rsidRPr="00471595">
        <w:rPr>
          <w:rFonts w:ascii="Montserrat" w:hAnsi="Montserrat"/>
          <w:sz w:val="24"/>
        </w:rPr>
        <w:t xml:space="preserve"> he guessed, in better condition.</w:t>
      </w:r>
    </w:p>
    <w:p w14:paraId="7D99769A" w14:textId="3EFE48BE" w:rsidR="00AD35EB" w:rsidRPr="00471595" w:rsidRDefault="00AD35EB" w:rsidP="00515B04">
      <w:pPr>
        <w:numPr>
          <w:ins w:id="2349" w:author="Unknown"/>
        </w:numPr>
        <w:rPr>
          <w:rFonts w:ascii="Montserrat" w:hAnsi="Montserrat"/>
          <w:sz w:val="24"/>
        </w:rPr>
      </w:pPr>
      <w:r w:rsidRPr="00471595">
        <w:rPr>
          <w:rFonts w:ascii="Montserrat" w:hAnsi="Montserrat"/>
          <w:sz w:val="24"/>
        </w:rPr>
        <w:tab/>
        <w:t>After what seemed an eternity, she finally let go and began to control her sobs. He stroked her hair gently, scared by the whole event. It had not really sunk in yet, somehow seeming disconnected with reality. Never in all of the time he had known her had she ever lost her composure before anyone. As her body shivered against his, he realized that there had been signs to warn him</w:t>
      </w:r>
      <w:r w:rsidR="00295153" w:rsidRPr="00471595">
        <w:rPr>
          <w:rFonts w:ascii="Montserrat" w:hAnsi="Montserrat"/>
          <w:sz w:val="24"/>
        </w:rPr>
        <w:t xml:space="preserve"> but</w:t>
      </w:r>
      <w:r w:rsidRPr="00471595">
        <w:rPr>
          <w:rFonts w:ascii="Montserrat" w:hAnsi="Montserrat"/>
          <w:sz w:val="24"/>
        </w:rPr>
        <w:t xml:space="preserve"> like Jon he had been blind to them. Sure, she was a strong girl, he thought</w:t>
      </w:r>
      <w:r w:rsidR="00295153" w:rsidRPr="00471595">
        <w:rPr>
          <w:rFonts w:ascii="Montserrat" w:hAnsi="Montserrat"/>
          <w:sz w:val="24"/>
        </w:rPr>
        <w:t xml:space="preserve"> but</w:t>
      </w:r>
      <w:r w:rsidRPr="00471595">
        <w:rPr>
          <w:rFonts w:ascii="Montserrat" w:hAnsi="Montserrat"/>
          <w:sz w:val="24"/>
        </w:rPr>
        <w:t xml:space="preserve"> a phobia is a phobia. Whatever it was that set her off, the dark, the enclosure, whatever, neither he nor Jon had any right to have compelled her to confront it. It shamed him that Angel had not felt she could tell them</w:t>
      </w:r>
      <w:r w:rsidR="00295153" w:rsidRPr="00471595">
        <w:rPr>
          <w:rFonts w:ascii="Montserrat" w:hAnsi="Montserrat"/>
          <w:sz w:val="24"/>
        </w:rPr>
        <w:t xml:space="preserve"> and</w:t>
      </w:r>
      <w:r w:rsidRPr="00471595">
        <w:rPr>
          <w:rFonts w:ascii="Montserrat" w:hAnsi="Montserrat"/>
          <w:sz w:val="24"/>
        </w:rPr>
        <w:t xml:space="preserve"> worse, that as their friend she had not dared to openly avoid it.</w:t>
      </w:r>
    </w:p>
    <w:p w14:paraId="0367EDF5" w14:textId="175D042A" w:rsidR="00AD35EB" w:rsidRPr="00471595" w:rsidRDefault="00AD35EB" w:rsidP="00515B04">
      <w:pPr>
        <w:numPr>
          <w:ins w:id="2350" w:author="Unknown"/>
        </w:numPr>
        <w:rPr>
          <w:rFonts w:ascii="Montserrat" w:hAnsi="Montserrat"/>
          <w:sz w:val="24"/>
        </w:rPr>
      </w:pPr>
      <w:r w:rsidRPr="00471595">
        <w:rPr>
          <w:rFonts w:ascii="Montserrat" w:hAnsi="Montserrat"/>
          <w:sz w:val="24"/>
        </w:rPr>
        <w:tab/>
        <w:t xml:space="preserve">In a quiet voice, he asked, </w:t>
      </w:r>
      <w:r w:rsidR="000264CD" w:rsidRPr="00471595">
        <w:rPr>
          <w:rFonts w:ascii="Montserrat" w:hAnsi="Montserrat"/>
          <w:sz w:val="24"/>
        </w:rPr>
        <w:t>“</w:t>
      </w:r>
      <w:r w:rsidRPr="00471595">
        <w:rPr>
          <w:rFonts w:ascii="Montserrat" w:hAnsi="Montserrat"/>
          <w:sz w:val="24"/>
        </w:rPr>
        <w:t>Why didn’t you say something?</w:t>
      </w:r>
      <w:r w:rsidR="000264CD" w:rsidRPr="00471595">
        <w:rPr>
          <w:rFonts w:ascii="Montserrat" w:hAnsi="Montserrat"/>
          <w:sz w:val="24"/>
        </w:rPr>
        <w:t>”</w:t>
      </w:r>
    </w:p>
    <w:p w14:paraId="452074CB" w14:textId="4A35DBCB" w:rsidR="00AD35EB" w:rsidRPr="00471595" w:rsidRDefault="00AD35EB" w:rsidP="00515B04">
      <w:pPr>
        <w:numPr>
          <w:ins w:id="2351" w:author="Unknown"/>
        </w:numPr>
        <w:rPr>
          <w:rFonts w:ascii="Montserrat" w:hAnsi="Montserrat"/>
          <w:sz w:val="24"/>
        </w:rPr>
      </w:pPr>
      <w:r w:rsidRPr="00471595">
        <w:rPr>
          <w:rFonts w:ascii="Montserrat" w:hAnsi="Montserrat"/>
          <w:sz w:val="24"/>
        </w:rPr>
        <w:tab/>
        <w:t xml:space="preserve">Angel shook her head before speaking. </w:t>
      </w:r>
      <w:r w:rsidR="000264CD" w:rsidRPr="00471595">
        <w:rPr>
          <w:rFonts w:ascii="Montserrat" w:hAnsi="Montserrat"/>
          <w:sz w:val="24"/>
        </w:rPr>
        <w:t>“</w:t>
      </w:r>
      <w:r w:rsidRPr="00471595">
        <w:rPr>
          <w:rFonts w:ascii="Montserrat" w:hAnsi="Montserrat"/>
          <w:sz w:val="24"/>
        </w:rPr>
        <w:t>I didn’t realize...</w:t>
      </w:r>
      <w:r w:rsidR="000264CD" w:rsidRPr="00471595">
        <w:rPr>
          <w:rFonts w:ascii="Montserrat" w:hAnsi="Montserrat"/>
          <w:sz w:val="24"/>
        </w:rPr>
        <w:t>”</w:t>
      </w:r>
      <w:r w:rsidRPr="00471595">
        <w:rPr>
          <w:rFonts w:ascii="Montserrat" w:hAnsi="Montserrat"/>
          <w:sz w:val="24"/>
        </w:rPr>
        <w:t xml:space="preserve"> She whispered, </w:t>
      </w:r>
      <w:r w:rsidR="000264CD" w:rsidRPr="00471595">
        <w:rPr>
          <w:rFonts w:ascii="Montserrat" w:hAnsi="Montserrat"/>
          <w:sz w:val="24"/>
        </w:rPr>
        <w:t>“</w:t>
      </w:r>
      <w:r w:rsidRPr="00471595">
        <w:rPr>
          <w:rFonts w:ascii="Montserrat" w:hAnsi="Montserrat"/>
          <w:sz w:val="24"/>
        </w:rPr>
        <w:t>it was so long ago I just forgot. I have never been comfortable about going under ground since...</w:t>
      </w:r>
      <w:r w:rsidR="000264CD" w:rsidRPr="00471595">
        <w:rPr>
          <w:rFonts w:ascii="Montserrat" w:hAnsi="Montserrat"/>
          <w:sz w:val="24"/>
        </w:rPr>
        <w:t>”</w:t>
      </w:r>
      <w:r w:rsidRPr="00471595">
        <w:rPr>
          <w:rFonts w:ascii="Montserrat" w:hAnsi="Montserrat"/>
          <w:sz w:val="24"/>
        </w:rPr>
        <w:t xml:space="preserve"> She cut that thought off sharp. </w:t>
      </w:r>
      <w:r w:rsidR="000264CD" w:rsidRPr="00471595">
        <w:rPr>
          <w:rFonts w:ascii="Montserrat" w:hAnsi="Montserrat"/>
          <w:sz w:val="24"/>
        </w:rPr>
        <w:t>“</w:t>
      </w:r>
      <w:r w:rsidRPr="00471595">
        <w:rPr>
          <w:rFonts w:ascii="Montserrat" w:hAnsi="Montserrat"/>
          <w:sz w:val="24"/>
        </w:rPr>
        <w:t>I... I didn’t know it would hit me this hard. I never tried to face it down before. I never knew how bad it was.</w:t>
      </w:r>
      <w:r w:rsidR="000264CD" w:rsidRPr="00471595">
        <w:rPr>
          <w:rFonts w:ascii="Montserrat" w:hAnsi="Montserrat"/>
          <w:sz w:val="24"/>
        </w:rPr>
        <w:t>”</w:t>
      </w:r>
      <w:r w:rsidRPr="00471595">
        <w:rPr>
          <w:rFonts w:ascii="Montserrat" w:hAnsi="Montserrat"/>
          <w:sz w:val="24"/>
        </w:rPr>
        <w:t xml:space="preserve"> Her voice was heavy with shame and tears. </w:t>
      </w:r>
      <w:r w:rsidR="000264CD" w:rsidRPr="00471595">
        <w:rPr>
          <w:rFonts w:ascii="Montserrat" w:hAnsi="Montserrat"/>
          <w:sz w:val="24"/>
        </w:rPr>
        <w:t>“</w:t>
      </w:r>
      <w:r w:rsidRPr="00471595">
        <w:rPr>
          <w:rFonts w:ascii="Montserrat" w:hAnsi="Montserrat"/>
          <w:sz w:val="24"/>
        </w:rPr>
        <w:t>I thought I could face it after all this time. Chris,</w:t>
      </w:r>
      <w:r w:rsidR="000264CD" w:rsidRPr="00471595">
        <w:rPr>
          <w:rFonts w:ascii="Montserrat" w:hAnsi="Montserrat"/>
          <w:sz w:val="24"/>
        </w:rPr>
        <w:t>”</w:t>
      </w:r>
      <w:r w:rsidRPr="00471595">
        <w:rPr>
          <w:rFonts w:ascii="Montserrat" w:hAnsi="Montserrat"/>
          <w:sz w:val="24"/>
        </w:rPr>
        <w:t xml:space="preserve"> he could feel her look up, </w:t>
      </w:r>
      <w:r w:rsidR="000264CD" w:rsidRPr="00471595">
        <w:rPr>
          <w:rFonts w:ascii="Montserrat" w:hAnsi="Montserrat"/>
          <w:sz w:val="24"/>
        </w:rPr>
        <w:t>“</w:t>
      </w:r>
      <w:r w:rsidRPr="00471595">
        <w:rPr>
          <w:rFonts w:ascii="Montserrat" w:hAnsi="Montserrat"/>
          <w:sz w:val="24"/>
        </w:rPr>
        <w:t>please, I need to get out of here.</w:t>
      </w:r>
      <w:r w:rsidR="000264CD" w:rsidRPr="00471595">
        <w:rPr>
          <w:rFonts w:ascii="Montserrat" w:hAnsi="Montserrat"/>
          <w:sz w:val="24"/>
        </w:rPr>
        <w:t>”</w:t>
      </w:r>
    </w:p>
    <w:p w14:paraId="092D70B5" w14:textId="77777777" w:rsidR="00AD35EB" w:rsidRPr="00471595" w:rsidRDefault="00AD35EB" w:rsidP="00515B04">
      <w:pPr>
        <w:numPr>
          <w:ins w:id="2352" w:author="Unknown"/>
        </w:numPr>
        <w:rPr>
          <w:rFonts w:ascii="Montserrat" w:hAnsi="Montserrat"/>
          <w:sz w:val="24"/>
        </w:rPr>
      </w:pPr>
      <w:r w:rsidRPr="00471595">
        <w:rPr>
          <w:rFonts w:ascii="Montserrat" w:hAnsi="Montserrat"/>
          <w:sz w:val="24"/>
        </w:rPr>
        <w:tab/>
        <w:t>Chris realized that whatever she was feeling, it had not gone away simply because she had regained a measure of control. He apologized and let her go, just holding her hand, as she started for the entrance again. By this time his eyes were as wide as they could get, trying for so long to see in the dark. Up ahead, around a bend he could make out a grey area in the black. As they came closer it grew into an outline edging the corridor. His heart sunk. It was a door.</w:t>
      </w:r>
    </w:p>
    <w:p w14:paraId="2F4984E1" w14:textId="77777777" w:rsidR="00AD35EB" w:rsidRPr="00471595" w:rsidRDefault="00AD35EB" w:rsidP="00515B04">
      <w:pPr>
        <w:numPr>
          <w:ins w:id="2353" w:author="Unknown"/>
        </w:numPr>
        <w:rPr>
          <w:rFonts w:ascii="Montserrat" w:hAnsi="Montserrat"/>
          <w:sz w:val="24"/>
        </w:rPr>
      </w:pPr>
      <w:r w:rsidRPr="00471595">
        <w:rPr>
          <w:rFonts w:ascii="Montserrat" w:hAnsi="Montserrat"/>
          <w:sz w:val="24"/>
        </w:rPr>
        <w:tab/>
        <w:t>He released Angel and moved ahead to get a closer look. He ran his hand over the face of the door, realizing that this was indeed where they had come in. Angel caught up to him and laid her hand against the metal. In spite of the fact that a hint light was trickling in through the cracks, it was really nothing more than a grey chaos. He heard her palm sliding over the surface looking for a handle or something. A second later the door squeaked and groaned as she tried to budge it. He heard her grunt as the complaints of the door suddenly grew faster and more violent. He was already trying to grab her again when he heard the thump of her shoulder against the door.</w:t>
      </w:r>
    </w:p>
    <w:p w14:paraId="327B7D43" w14:textId="6890B20C" w:rsidR="00AD35EB" w:rsidRPr="00471595" w:rsidRDefault="00AD35EB" w:rsidP="00515B04">
      <w:pPr>
        <w:numPr>
          <w:ins w:id="235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Damn it!</w:t>
      </w:r>
      <w:r w:rsidR="000264CD" w:rsidRPr="00471595">
        <w:rPr>
          <w:rFonts w:ascii="Montserrat" w:hAnsi="Montserrat"/>
          <w:sz w:val="24"/>
        </w:rPr>
        <w:t>”</w:t>
      </w:r>
      <w:r w:rsidRPr="00471595">
        <w:rPr>
          <w:rFonts w:ascii="Montserrat" w:hAnsi="Montserrat"/>
          <w:sz w:val="24"/>
        </w:rPr>
        <w:t xml:space="preserve"> She exploded, giving a resounding kick, </w:t>
      </w:r>
      <w:r w:rsidR="000264CD" w:rsidRPr="00471595">
        <w:rPr>
          <w:rFonts w:ascii="Montserrat" w:hAnsi="Montserrat"/>
          <w:sz w:val="24"/>
        </w:rPr>
        <w:t>“</w:t>
      </w:r>
      <w:r w:rsidRPr="00471595">
        <w:rPr>
          <w:rFonts w:ascii="Montserrat" w:hAnsi="Montserrat"/>
          <w:sz w:val="24"/>
        </w:rPr>
        <w:t>They locked us in!</w:t>
      </w:r>
      <w:r w:rsidR="000264CD" w:rsidRPr="00471595">
        <w:rPr>
          <w:rFonts w:ascii="Montserrat" w:hAnsi="Montserrat"/>
          <w:sz w:val="24"/>
        </w:rPr>
        <w:t>”</w:t>
      </w:r>
      <w:r w:rsidRPr="00471595">
        <w:rPr>
          <w:rFonts w:ascii="Montserrat" w:hAnsi="Montserrat"/>
          <w:sz w:val="24"/>
        </w:rPr>
        <w:t xml:space="preserve"> His hands missed her as she sank down to the floor in despair. Chris figured out her position as her head began to pound against the reinforced portal. Alarm flashed through him as he deduced the cause of the sound. Dropping in a crouch in front of her he gathered her head in his hands.</w:t>
      </w:r>
    </w:p>
    <w:p w14:paraId="46813ECB" w14:textId="514CCEEA" w:rsidR="00AD35EB" w:rsidRPr="00471595" w:rsidRDefault="00AD35EB" w:rsidP="00515B04">
      <w:pPr>
        <w:numPr>
          <w:ins w:id="2355"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Angel,</w:t>
      </w:r>
      <w:r w:rsidR="000264CD" w:rsidRPr="00471595">
        <w:rPr>
          <w:rFonts w:ascii="Montserrat" w:hAnsi="Montserrat"/>
          <w:sz w:val="24"/>
        </w:rPr>
        <w:t>”</w:t>
      </w:r>
      <w:r w:rsidRPr="00471595">
        <w:rPr>
          <w:rFonts w:ascii="Montserrat" w:hAnsi="Montserrat"/>
          <w:sz w:val="24"/>
        </w:rPr>
        <w:t xml:space="preserve"> he said forcefully, </w:t>
      </w:r>
      <w:r w:rsidR="000264CD" w:rsidRPr="00471595">
        <w:rPr>
          <w:rFonts w:ascii="Montserrat" w:hAnsi="Montserrat"/>
          <w:sz w:val="24"/>
        </w:rPr>
        <w:t>“</w:t>
      </w:r>
      <w:r w:rsidRPr="00471595">
        <w:rPr>
          <w:rFonts w:ascii="Montserrat" w:hAnsi="Montserrat"/>
          <w:sz w:val="24"/>
        </w:rPr>
        <w:t>please stop. You’re not in any danger</w:t>
      </w:r>
      <w:r w:rsidR="00295153" w:rsidRPr="00471595">
        <w:rPr>
          <w:rFonts w:ascii="Montserrat" w:hAnsi="Montserrat"/>
          <w:sz w:val="24"/>
        </w:rPr>
        <w:t xml:space="preserve"> but</w:t>
      </w:r>
      <w:r w:rsidRPr="00471595">
        <w:rPr>
          <w:rFonts w:ascii="Montserrat" w:hAnsi="Montserrat"/>
          <w:sz w:val="24"/>
        </w:rPr>
        <w:t xml:space="preserve"> if you keep this up you’re gonna end up seriously hurt. No one knew they locked this place up for the night. There’s nothing we can do about it now</w:t>
      </w:r>
      <w:r w:rsidR="00295153" w:rsidRPr="00471595">
        <w:rPr>
          <w:rFonts w:ascii="Montserrat" w:hAnsi="Montserrat"/>
          <w:sz w:val="24"/>
        </w:rPr>
        <w:t xml:space="preserve"> but</w:t>
      </w:r>
      <w:r w:rsidRPr="00471595">
        <w:rPr>
          <w:rFonts w:ascii="Montserrat" w:hAnsi="Montserrat"/>
          <w:sz w:val="24"/>
        </w:rPr>
        <w:t xml:space="preserve"> wait it out until morning.</w:t>
      </w:r>
      <w:r w:rsidR="000264CD" w:rsidRPr="00471595">
        <w:rPr>
          <w:rFonts w:ascii="Montserrat" w:hAnsi="Montserrat"/>
          <w:sz w:val="24"/>
        </w:rPr>
        <w:t>”</w:t>
      </w:r>
      <w:r w:rsidRPr="00471595">
        <w:rPr>
          <w:rFonts w:ascii="Montserrat" w:hAnsi="Montserrat"/>
          <w:sz w:val="24"/>
        </w:rPr>
        <w:t xml:space="preserve"> He grabbed her hands and pulled her back to her feet. </w:t>
      </w:r>
      <w:r w:rsidR="000264CD" w:rsidRPr="00471595">
        <w:rPr>
          <w:rFonts w:ascii="Montserrat" w:hAnsi="Montserrat"/>
          <w:sz w:val="24"/>
        </w:rPr>
        <w:t>“</w:t>
      </w:r>
      <w:r w:rsidRPr="00471595">
        <w:rPr>
          <w:rFonts w:ascii="Montserrat" w:hAnsi="Montserrat"/>
          <w:sz w:val="24"/>
        </w:rPr>
        <w:t>Come on, let’s go back for our things and find someplace to settle down for the night,</w:t>
      </w:r>
      <w:r w:rsidR="000264CD" w:rsidRPr="00471595">
        <w:rPr>
          <w:rFonts w:ascii="Montserrat" w:hAnsi="Montserrat"/>
          <w:sz w:val="24"/>
        </w:rPr>
        <w:t>”</w:t>
      </w:r>
      <w:r w:rsidRPr="00471595">
        <w:rPr>
          <w:rFonts w:ascii="Montserrat" w:hAnsi="Montserrat"/>
          <w:sz w:val="24"/>
        </w:rPr>
        <w:t xml:space="preserve"> he said.</w:t>
      </w:r>
    </w:p>
    <w:p w14:paraId="6752C836" w14:textId="7E091731" w:rsidR="00AD35EB" w:rsidRPr="00471595" w:rsidRDefault="00AD35EB" w:rsidP="00515B04">
      <w:pPr>
        <w:numPr>
          <w:ins w:id="2356" w:author="Unknown"/>
        </w:numPr>
        <w:rPr>
          <w:rFonts w:ascii="Montserrat" w:hAnsi="Montserrat"/>
          <w:sz w:val="24"/>
        </w:rPr>
      </w:pPr>
      <w:r w:rsidRPr="00471595">
        <w:rPr>
          <w:rFonts w:ascii="Montserrat" w:hAnsi="Montserrat"/>
          <w:sz w:val="24"/>
        </w:rPr>
        <w:tab/>
        <w:t xml:space="preserve">She jerked away, slamming her back against the door. </w:t>
      </w:r>
      <w:r w:rsidR="000264CD" w:rsidRPr="00471595">
        <w:rPr>
          <w:rFonts w:ascii="Montserrat" w:hAnsi="Montserrat"/>
          <w:sz w:val="24"/>
        </w:rPr>
        <w:t>“</w:t>
      </w:r>
      <w:r w:rsidRPr="00471595">
        <w:rPr>
          <w:rFonts w:ascii="Montserrat" w:hAnsi="Montserrat"/>
          <w:sz w:val="24"/>
        </w:rPr>
        <w:t>No, Chris, I can’t go back in there,</w:t>
      </w:r>
      <w:r w:rsidR="000264CD" w:rsidRPr="00471595">
        <w:rPr>
          <w:rFonts w:ascii="Montserrat" w:hAnsi="Montserrat"/>
          <w:sz w:val="24"/>
        </w:rPr>
        <w:t>”</w:t>
      </w:r>
      <w:r w:rsidRPr="00471595">
        <w:rPr>
          <w:rFonts w:ascii="Montserrat" w:hAnsi="Montserrat"/>
          <w:sz w:val="24"/>
        </w:rPr>
        <w:t xml:space="preserve"> she pleaded.</w:t>
      </w:r>
    </w:p>
    <w:p w14:paraId="6DD7B0FB" w14:textId="40A6095E" w:rsidR="00AD35EB" w:rsidRPr="00471595" w:rsidRDefault="00AD35EB" w:rsidP="00515B04">
      <w:pPr>
        <w:numPr>
          <w:ins w:id="2357" w:author="Unknown"/>
        </w:numPr>
        <w:rPr>
          <w:rFonts w:ascii="Montserrat" w:hAnsi="Montserrat"/>
          <w:sz w:val="24"/>
        </w:rPr>
      </w:pPr>
      <w:r w:rsidRPr="00471595">
        <w:rPr>
          <w:rFonts w:ascii="Montserrat" w:hAnsi="Montserrat"/>
          <w:sz w:val="24"/>
        </w:rPr>
        <w:tab/>
        <w:t xml:space="preserve">He squeezed her hands and argued, </w:t>
      </w:r>
      <w:r w:rsidR="000264CD" w:rsidRPr="00471595">
        <w:rPr>
          <w:rFonts w:ascii="Montserrat" w:hAnsi="Montserrat"/>
          <w:sz w:val="24"/>
        </w:rPr>
        <w:t>“</w:t>
      </w:r>
      <w:r w:rsidRPr="00471595">
        <w:rPr>
          <w:rFonts w:ascii="Montserrat" w:hAnsi="Montserrat"/>
          <w:sz w:val="24"/>
        </w:rPr>
        <w:t>Angel, we are already in here</w:t>
      </w:r>
      <w:r w:rsidR="00295153" w:rsidRPr="00471595">
        <w:rPr>
          <w:rFonts w:ascii="Montserrat" w:hAnsi="Montserrat"/>
          <w:sz w:val="24"/>
        </w:rPr>
        <w:t xml:space="preserve"> and</w:t>
      </w:r>
      <w:r w:rsidRPr="00471595">
        <w:rPr>
          <w:rFonts w:ascii="Montserrat" w:hAnsi="Montserrat"/>
          <w:sz w:val="24"/>
        </w:rPr>
        <w:t xml:space="preserve"> it doesn’t make any difference where we are in here, its for just as long. If we stay here we’ll be miserable. Please,</w:t>
      </w:r>
      <w:r w:rsidR="000264CD" w:rsidRPr="00471595">
        <w:rPr>
          <w:rFonts w:ascii="Montserrat" w:hAnsi="Montserrat"/>
          <w:sz w:val="24"/>
        </w:rPr>
        <w:t>”</w:t>
      </w:r>
      <w:r w:rsidRPr="00471595">
        <w:rPr>
          <w:rFonts w:ascii="Montserrat" w:hAnsi="Montserrat"/>
          <w:sz w:val="24"/>
        </w:rPr>
        <w:t xml:space="preserve"> he urged luring her away from the door. Before she relented she kicked it again both hopefully and resentfully. It did not budge. Resigning herself to her fate, she slipped her arm in his she allowed him to lead her back into the darkness.</w:t>
      </w:r>
    </w:p>
    <w:p w14:paraId="06AD8692" w14:textId="77777777" w:rsidR="00AD35EB" w:rsidRPr="00471595" w:rsidRDefault="00AD35EB" w:rsidP="00515B04">
      <w:pPr>
        <w:numPr>
          <w:ins w:id="2358" w:author="Unknown"/>
        </w:numPr>
        <w:rPr>
          <w:rFonts w:ascii="Montserrat" w:hAnsi="Montserrat"/>
          <w:sz w:val="24"/>
        </w:rPr>
      </w:pPr>
      <w:r w:rsidRPr="00471595">
        <w:rPr>
          <w:rFonts w:ascii="Montserrat" w:hAnsi="Montserrat"/>
          <w:sz w:val="24"/>
        </w:rPr>
        <w:tab/>
        <w:t>When they finally reached their backpacks, they found Chris’ flashlight switched on and aimed at an open doorway a little further down the passage. Jonathan was standing in the doorway.</w:t>
      </w:r>
    </w:p>
    <w:p w14:paraId="4A104C68" w14:textId="261E59F2" w:rsidR="00AD35EB" w:rsidRPr="00471595" w:rsidRDefault="00AD35EB" w:rsidP="00515B04">
      <w:pPr>
        <w:numPr>
          <w:ins w:id="235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 forgot to tell you, they lock the place up at night,</w:t>
      </w:r>
      <w:r w:rsidR="000264CD" w:rsidRPr="00471595">
        <w:rPr>
          <w:rFonts w:ascii="Montserrat" w:hAnsi="Montserrat"/>
          <w:sz w:val="24"/>
        </w:rPr>
        <w:t>”</w:t>
      </w:r>
      <w:r w:rsidRPr="00471595">
        <w:rPr>
          <w:rFonts w:ascii="Montserrat" w:hAnsi="Montserrat"/>
          <w:sz w:val="24"/>
        </w:rPr>
        <w:t xml:space="preserve"> he announced carelessly, the punch line of his little practical joke. Chris stepped up to the tall athlete and slugged him in the jaw. He didn’t even think about it. But as he watched his friend stagger back in shock, he was suddenly glad that Angel hadn’t beaten him to the punch. He half expected Jon to get up and kill him</w:t>
      </w:r>
      <w:r w:rsidR="00295153" w:rsidRPr="00471595">
        <w:rPr>
          <w:rFonts w:ascii="Montserrat" w:hAnsi="Montserrat"/>
          <w:sz w:val="24"/>
        </w:rPr>
        <w:t xml:space="preserve"> but</w:t>
      </w:r>
      <w:r w:rsidRPr="00471595">
        <w:rPr>
          <w:rFonts w:ascii="Montserrat" w:hAnsi="Montserrat"/>
          <w:sz w:val="24"/>
        </w:rPr>
        <w:t xml:space="preserve"> Jon was too astonished. Chris was not one who lost his temper or threw the first punch. Jon finished reeling back and flopped down on his rump still within the beam of light.</w:t>
      </w:r>
    </w:p>
    <w:p w14:paraId="6E50028D" w14:textId="40237901" w:rsidR="00AD35EB" w:rsidRPr="00471595" w:rsidRDefault="00AD35EB" w:rsidP="00515B04">
      <w:pPr>
        <w:numPr>
          <w:ins w:id="2360" w:author="Unknown"/>
        </w:numPr>
        <w:rPr>
          <w:rFonts w:ascii="Montserrat" w:hAnsi="Montserrat"/>
          <w:sz w:val="24"/>
        </w:rPr>
      </w:pPr>
      <w:r w:rsidRPr="00471595">
        <w:rPr>
          <w:rFonts w:ascii="Montserrat" w:hAnsi="Montserrat"/>
          <w:sz w:val="24"/>
        </w:rPr>
        <w:tab/>
        <w:t xml:space="preserve">Before either of them moved again, Angel spoke, </w:t>
      </w:r>
      <w:r w:rsidR="000264CD" w:rsidRPr="00471595">
        <w:rPr>
          <w:rFonts w:ascii="Montserrat" w:hAnsi="Montserrat"/>
          <w:sz w:val="24"/>
        </w:rPr>
        <w:t>“</w:t>
      </w:r>
      <w:r w:rsidRPr="00471595">
        <w:rPr>
          <w:rFonts w:ascii="Montserrat" w:hAnsi="Montserrat"/>
          <w:sz w:val="24"/>
        </w:rPr>
        <w:t>I forgot to tell you that I’m severely claustrophobic.</w:t>
      </w:r>
      <w:r w:rsidR="000264CD" w:rsidRPr="00471595">
        <w:rPr>
          <w:rFonts w:ascii="Montserrat" w:hAnsi="Montserrat"/>
          <w:sz w:val="24"/>
        </w:rPr>
        <w:t>”</w:t>
      </w:r>
    </w:p>
    <w:p w14:paraId="0E7ED416" w14:textId="77777777" w:rsidR="00AD35EB" w:rsidRPr="00471595" w:rsidRDefault="00AD35EB" w:rsidP="00515B04">
      <w:pPr>
        <w:numPr>
          <w:ins w:id="2361" w:author="Unknown"/>
        </w:numPr>
        <w:rPr>
          <w:rFonts w:ascii="Montserrat" w:hAnsi="Montserrat"/>
          <w:sz w:val="24"/>
        </w:rPr>
      </w:pPr>
      <w:r w:rsidRPr="00471595">
        <w:rPr>
          <w:rFonts w:ascii="Montserrat" w:hAnsi="Montserrat"/>
          <w:sz w:val="24"/>
        </w:rPr>
        <w:tab/>
        <w:t xml:space="preserve">Jon froze. He looked too shocked for words. He looked up at Angel who was wild eyed and damp with nervous sweat and tears of terror. She was shivering perceptibly and her lip was bleeding from being chewed upon. </w:t>
      </w:r>
    </w:p>
    <w:p w14:paraId="329B0305" w14:textId="0B643D3B" w:rsidR="00AD35EB" w:rsidRPr="00471595" w:rsidRDefault="00AD35EB" w:rsidP="00515B04">
      <w:pPr>
        <w:numPr>
          <w:ins w:id="236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Oh Jesus, Angel,</w:t>
      </w:r>
      <w:r w:rsidR="000264CD" w:rsidRPr="00471595">
        <w:rPr>
          <w:rFonts w:ascii="Montserrat" w:hAnsi="Montserrat"/>
          <w:sz w:val="24"/>
        </w:rPr>
        <w:t>”</w:t>
      </w:r>
      <w:r w:rsidRPr="00471595">
        <w:rPr>
          <w:rFonts w:ascii="Montserrat" w:hAnsi="Montserrat"/>
          <w:sz w:val="24"/>
        </w:rPr>
        <w:t xml:space="preserve"> Jon breathed, guilt beginning to follow the shock. </w:t>
      </w:r>
      <w:r w:rsidR="000264CD" w:rsidRPr="00471595">
        <w:rPr>
          <w:rFonts w:ascii="Montserrat" w:hAnsi="Montserrat"/>
          <w:sz w:val="24"/>
        </w:rPr>
        <w:t>“</w:t>
      </w:r>
      <w:r w:rsidRPr="00471595">
        <w:rPr>
          <w:rFonts w:ascii="Montserrat" w:hAnsi="Montserrat"/>
          <w:sz w:val="24"/>
        </w:rPr>
        <w:t>I didn’t know... I didn’t mean for you...</w:t>
      </w:r>
      <w:r w:rsidR="000264CD" w:rsidRPr="00471595">
        <w:rPr>
          <w:rFonts w:ascii="Montserrat" w:hAnsi="Montserrat"/>
          <w:sz w:val="24"/>
        </w:rPr>
        <w:t>”</w:t>
      </w:r>
      <w:r w:rsidRPr="00471595">
        <w:rPr>
          <w:rFonts w:ascii="Montserrat" w:hAnsi="Montserrat"/>
          <w:sz w:val="24"/>
        </w:rPr>
        <w:t xml:space="preserve"> Chris interrupted him.</w:t>
      </w:r>
    </w:p>
    <w:p w14:paraId="7FCFA50A" w14:textId="7556B169" w:rsidR="00AD35EB" w:rsidRPr="00471595" w:rsidRDefault="00AD35EB" w:rsidP="00515B04">
      <w:pPr>
        <w:numPr>
          <w:ins w:id="2363"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She just about killed herself trying to find a way to get out of here,</w:t>
      </w:r>
      <w:r w:rsidR="000264CD" w:rsidRPr="00471595">
        <w:rPr>
          <w:rFonts w:ascii="Montserrat" w:hAnsi="Montserrat"/>
          <w:sz w:val="24"/>
        </w:rPr>
        <w:t>”</w:t>
      </w:r>
      <w:r w:rsidRPr="00471595">
        <w:rPr>
          <w:rFonts w:ascii="Montserrat" w:hAnsi="Montserrat"/>
          <w:sz w:val="24"/>
        </w:rPr>
        <w:t xml:space="preserve"> he said accusingly. </w:t>
      </w:r>
      <w:r w:rsidR="000264CD" w:rsidRPr="00471595">
        <w:rPr>
          <w:rFonts w:ascii="Montserrat" w:hAnsi="Montserrat"/>
          <w:sz w:val="24"/>
        </w:rPr>
        <w:t>“</w:t>
      </w:r>
      <w:r w:rsidRPr="00471595">
        <w:rPr>
          <w:rFonts w:ascii="Montserrat" w:hAnsi="Montserrat"/>
          <w:sz w:val="24"/>
        </w:rPr>
        <w:t>I hope you’re real proud of your self.</w:t>
      </w:r>
      <w:r w:rsidR="000264CD" w:rsidRPr="00471595">
        <w:rPr>
          <w:rFonts w:ascii="Montserrat" w:hAnsi="Montserrat"/>
          <w:sz w:val="24"/>
        </w:rPr>
        <w:t>”</w:t>
      </w:r>
    </w:p>
    <w:p w14:paraId="5BFB62BF" w14:textId="14D1A144" w:rsidR="00AD35EB" w:rsidRPr="00471595" w:rsidRDefault="00AD35EB" w:rsidP="00515B04">
      <w:pPr>
        <w:numPr>
          <w:ins w:id="236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Oh God! I had no idea,</w:t>
      </w:r>
      <w:r w:rsidR="000264CD" w:rsidRPr="00471595">
        <w:rPr>
          <w:rFonts w:ascii="Montserrat" w:hAnsi="Montserrat"/>
          <w:sz w:val="24"/>
        </w:rPr>
        <w:t>”</w:t>
      </w:r>
      <w:r w:rsidRPr="00471595">
        <w:rPr>
          <w:rFonts w:ascii="Montserrat" w:hAnsi="Montserrat"/>
          <w:sz w:val="24"/>
        </w:rPr>
        <w:t xml:space="preserve"> he looked from her to Chris. Chris’ fear for Angel had turned to anger at him. He looked back at Angel</w:t>
      </w:r>
      <w:r w:rsidR="00295153" w:rsidRPr="00471595">
        <w:rPr>
          <w:rFonts w:ascii="Montserrat" w:hAnsi="Montserrat"/>
          <w:sz w:val="24"/>
        </w:rPr>
        <w:t xml:space="preserve"> and</w:t>
      </w:r>
      <w:r w:rsidRPr="00471595">
        <w:rPr>
          <w:rFonts w:ascii="Montserrat" w:hAnsi="Montserrat"/>
          <w:sz w:val="24"/>
        </w:rPr>
        <w:t xml:space="preserve"> murmured, </w:t>
      </w:r>
      <w:r w:rsidR="000264CD" w:rsidRPr="00471595">
        <w:rPr>
          <w:rFonts w:ascii="Montserrat" w:hAnsi="Montserrat"/>
          <w:sz w:val="24"/>
        </w:rPr>
        <w:t>“</w:t>
      </w:r>
      <w:r w:rsidRPr="00471595">
        <w:rPr>
          <w:rFonts w:ascii="Montserrat" w:hAnsi="Montserrat"/>
          <w:sz w:val="24"/>
        </w:rPr>
        <w:t>You were the one who always laughed off my pranks. I never expected this...</w:t>
      </w:r>
      <w:r w:rsidR="000264CD" w:rsidRPr="00471595">
        <w:rPr>
          <w:rFonts w:ascii="Montserrat" w:hAnsi="Montserrat"/>
          <w:sz w:val="24"/>
        </w:rPr>
        <w:t>”</w:t>
      </w:r>
      <w:r w:rsidRPr="00471595">
        <w:rPr>
          <w:rFonts w:ascii="Montserrat" w:hAnsi="Montserrat"/>
          <w:sz w:val="24"/>
        </w:rPr>
        <w:t xml:space="preserve"> His face was a portrait of contrition as he begged, </w:t>
      </w:r>
      <w:r w:rsidR="000264CD" w:rsidRPr="00471595">
        <w:rPr>
          <w:rFonts w:ascii="Montserrat" w:hAnsi="Montserrat"/>
          <w:sz w:val="24"/>
        </w:rPr>
        <w:t>“</w:t>
      </w:r>
      <w:r w:rsidRPr="00471595">
        <w:rPr>
          <w:rFonts w:ascii="Montserrat" w:hAnsi="Montserrat"/>
          <w:sz w:val="24"/>
        </w:rPr>
        <w:t>Can you... Ever forgive me?</w:t>
      </w:r>
      <w:r w:rsidR="000264CD" w:rsidRPr="00471595">
        <w:rPr>
          <w:rFonts w:ascii="Montserrat" w:hAnsi="Montserrat"/>
          <w:sz w:val="24"/>
        </w:rPr>
        <w:t>”</w:t>
      </w:r>
    </w:p>
    <w:p w14:paraId="56082BCD" w14:textId="4B05F6CA" w:rsidR="00AD35EB" w:rsidRPr="00471595" w:rsidRDefault="00AD35EB" w:rsidP="00515B04">
      <w:pPr>
        <w:numPr>
          <w:ins w:id="2365"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If I manage to survive this night, it might be possible,</w:t>
      </w:r>
      <w:r w:rsidR="000264CD" w:rsidRPr="00471595">
        <w:rPr>
          <w:rFonts w:ascii="Montserrat" w:hAnsi="Montserrat"/>
          <w:sz w:val="24"/>
        </w:rPr>
        <w:t>”</w:t>
      </w:r>
      <w:r w:rsidRPr="00471595">
        <w:rPr>
          <w:rFonts w:ascii="Montserrat" w:hAnsi="Montserrat"/>
          <w:sz w:val="24"/>
        </w:rPr>
        <w:t xml:space="preserve"> she said in a low deadly tone. From the look on her face, it did not seem likely.</w:t>
      </w:r>
    </w:p>
    <w:p w14:paraId="12853F54" w14:textId="1BEB2C11" w:rsidR="00AD35EB" w:rsidRPr="00471595" w:rsidRDefault="00AD35EB" w:rsidP="00515B04">
      <w:pPr>
        <w:numPr>
          <w:ins w:id="2366"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 thought it would be Chris who’d take it seriously...</w:t>
      </w:r>
      <w:r w:rsidR="000264CD" w:rsidRPr="00471595">
        <w:rPr>
          <w:rFonts w:ascii="Montserrat" w:hAnsi="Montserrat"/>
          <w:sz w:val="24"/>
        </w:rPr>
        <w:t>”</w:t>
      </w:r>
      <w:r w:rsidRPr="00471595">
        <w:rPr>
          <w:rFonts w:ascii="Montserrat" w:hAnsi="Montserrat"/>
          <w:sz w:val="24"/>
        </w:rPr>
        <w:t xml:space="preserve"> He began, trying to deflect her anger. </w:t>
      </w:r>
      <w:r w:rsidR="000264CD" w:rsidRPr="00471595">
        <w:rPr>
          <w:rFonts w:ascii="Montserrat" w:hAnsi="Montserrat"/>
          <w:sz w:val="24"/>
        </w:rPr>
        <w:t>“</w:t>
      </w:r>
      <w:r w:rsidRPr="00471595">
        <w:rPr>
          <w:rFonts w:ascii="Montserrat" w:hAnsi="Montserrat"/>
          <w:sz w:val="24"/>
        </w:rPr>
        <w:t>That’s why I had him go talk to you outside, earlier; so I could get the batteries,</w:t>
      </w:r>
      <w:r w:rsidR="000264CD" w:rsidRPr="00471595">
        <w:rPr>
          <w:rFonts w:ascii="Montserrat" w:hAnsi="Montserrat"/>
          <w:sz w:val="24"/>
        </w:rPr>
        <w:t>”</w:t>
      </w:r>
      <w:r w:rsidRPr="00471595">
        <w:rPr>
          <w:rFonts w:ascii="Montserrat" w:hAnsi="Montserrat"/>
          <w:sz w:val="24"/>
        </w:rPr>
        <w:t xml:space="preserve"> he confessed in a small voice. He was shaking his head, </w:t>
      </w:r>
      <w:r w:rsidR="000264CD" w:rsidRPr="00471595">
        <w:rPr>
          <w:rFonts w:ascii="Montserrat" w:hAnsi="Montserrat"/>
          <w:sz w:val="24"/>
        </w:rPr>
        <w:t>“</w:t>
      </w:r>
      <w:r w:rsidRPr="00471595">
        <w:rPr>
          <w:rFonts w:ascii="Montserrat" w:hAnsi="Montserrat"/>
          <w:sz w:val="24"/>
        </w:rPr>
        <w:t>You were supposed to stay where you were so I could scare you.</w:t>
      </w:r>
      <w:r w:rsidR="000264CD" w:rsidRPr="00471595">
        <w:rPr>
          <w:rFonts w:ascii="Montserrat" w:hAnsi="Montserrat"/>
          <w:sz w:val="24"/>
        </w:rPr>
        <w:t>”</w:t>
      </w:r>
      <w:r w:rsidRPr="00471595">
        <w:rPr>
          <w:rFonts w:ascii="Montserrat" w:hAnsi="Montserrat"/>
          <w:sz w:val="24"/>
        </w:rPr>
        <w:t xml:space="preserve"> He looked up, </w:t>
      </w:r>
      <w:r w:rsidR="000264CD" w:rsidRPr="00471595">
        <w:rPr>
          <w:rFonts w:ascii="Montserrat" w:hAnsi="Montserrat"/>
          <w:sz w:val="24"/>
        </w:rPr>
        <w:t>“</w:t>
      </w:r>
      <w:r w:rsidRPr="00471595">
        <w:rPr>
          <w:rFonts w:ascii="Montserrat" w:hAnsi="Montserrat"/>
          <w:sz w:val="24"/>
        </w:rPr>
        <w:t>but you were gone when I popped out...</w:t>
      </w:r>
      <w:r w:rsidR="000264CD" w:rsidRPr="00471595">
        <w:rPr>
          <w:rFonts w:ascii="Montserrat" w:hAnsi="Montserrat"/>
          <w:sz w:val="24"/>
        </w:rPr>
        <w:t>”</w:t>
      </w:r>
      <w:r w:rsidRPr="00471595">
        <w:rPr>
          <w:rFonts w:ascii="Montserrat" w:hAnsi="Montserrat"/>
          <w:sz w:val="24"/>
        </w:rPr>
        <w:t xml:space="preserve"> Angel stared at him like a pronouncement of doom. She said nothing for several minutes. With an act of will she stilled her trembling and slowly wiped the blood from her chin before speaking. Jon put his hands over his face for a moment then dragged them back over his head pulling his hair tight across his scalp.</w:t>
      </w:r>
    </w:p>
    <w:p w14:paraId="1CDB238E" w14:textId="78CE7544" w:rsidR="00AD35EB" w:rsidRPr="00471595" w:rsidRDefault="00AD35EB" w:rsidP="00515B04">
      <w:pPr>
        <w:numPr>
          <w:ins w:id="236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When are you going to grow up?</w:t>
      </w:r>
      <w:r w:rsidR="000264CD" w:rsidRPr="00471595">
        <w:rPr>
          <w:rFonts w:ascii="Montserrat" w:hAnsi="Montserrat"/>
          <w:sz w:val="24"/>
        </w:rPr>
        <w:t>”</w:t>
      </w:r>
      <w:r w:rsidRPr="00471595">
        <w:rPr>
          <w:rFonts w:ascii="Montserrat" w:hAnsi="Montserrat"/>
          <w:sz w:val="24"/>
        </w:rPr>
        <w:t xml:space="preserve"> She demanded quietly. </w:t>
      </w:r>
      <w:r w:rsidR="000264CD" w:rsidRPr="00471595">
        <w:rPr>
          <w:rFonts w:ascii="Montserrat" w:hAnsi="Montserrat"/>
          <w:sz w:val="24"/>
        </w:rPr>
        <w:t>“</w:t>
      </w:r>
      <w:r w:rsidRPr="00471595">
        <w:rPr>
          <w:rFonts w:ascii="Montserrat" w:hAnsi="Montserrat"/>
          <w:sz w:val="24"/>
        </w:rPr>
        <w:t>Do you think life is all just a game? Do you ever take anything seriously?</w:t>
      </w:r>
      <w:r w:rsidR="000264CD" w:rsidRPr="00471595">
        <w:rPr>
          <w:rFonts w:ascii="Montserrat" w:hAnsi="Montserrat"/>
          <w:sz w:val="24"/>
        </w:rPr>
        <w:t>”</w:t>
      </w:r>
      <w:r w:rsidRPr="00471595">
        <w:rPr>
          <w:rFonts w:ascii="Montserrat" w:hAnsi="Montserrat"/>
          <w:sz w:val="24"/>
        </w:rPr>
        <w:t xml:space="preserve"> He looked down and his shoulders slumped. He pulled his feet under him and stretched his arms out over his knees, shaking his head slowly. </w:t>
      </w:r>
      <w:r w:rsidR="000264CD" w:rsidRPr="00471595">
        <w:rPr>
          <w:rFonts w:ascii="Montserrat" w:hAnsi="Montserrat"/>
          <w:sz w:val="24"/>
        </w:rPr>
        <w:t>“</w:t>
      </w:r>
      <w:r w:rsidRPr="00471595">
        <w:rPr>
          <w:rFonts w:ascii="Montserrat" w:hAnsi="Montserrat"/>
          <w:sz w:val="24"/>
        </w:rPr>
        <w:t>I thought you were becoming more dependable on this trip. That’s why I followed you in here in spite of my fear,</w:t>
      </w:r>
      <w:r w:rsidR="000264CD" w:rsidRPr="00471595">
        <w:rPr>
          <w:rFonts w:ascii="Montserrat" w:hAnsi="Montserrat"/>
          <w:sz w:val="24"/>
        </w:rPr>
        <w:t>”</w:t>
      </w:r>
      <w:r w:rsidRPr="00471595">
        <w:rPr>
          <w:rFonts w:ascii="Montserrat" w:hAnsi="Montserrat"/>
          <w:sz w:val="24"/>
        </w:rPr>
        <w:t xml:space="preserve"> she continued. </w:t>
      </w:r>
      <w:r w:rsidR="000264CD" w:rsidRPr="00471595">
        <w:rPr>
          <w:rFonts w:ascii="Montserrat" w:hAnsi="Montserrat"/>
          <w:sz w:val="24"/>
        </w:rPr>
        <w:t>“</w:t>
      </w:r>
      <w:r w:rsidRPr="00471595">
        <w:rPr>
          <w:rFonts w:ascii="Montserrat" w:hAnsi="Montserrat"/>
          <w:sz w:val="24"/>
        </w:rPr>
        <w:t>I trusted you Jon. I thought ‘hey, its okay, Jon knows his way around here... He won’t let me get trapped in the dark, cold, damp.’ I trusted you,</w:t>
      </w:r>
      <w:r w:rsidR="000264CD" w:rsidRPr="00471595">
        <w:rPr>
          <w:rFonts w:ascii="Montserrat" w:hAnsi="Montserrat"/>
          <w:sz w:val="24"/>
        </w:rPr>
        <w:t>”</w:t>
      </w:r>
      <w:r w:rsidRPr="00471595">
        <w:rPr>
          <w:rFonts w:ascii="Montserrat" w:hAnsi="Montserrat"/>
          <w:sz w:val="24"/>
        </w:rPr>
        <w:t xml:space="preserve"> she repeated, pausing to wipe a tear, </w:t>
      </w:r>
      <w:r w:rsidR="000264CD" w:rsidRPr="00471595">
        <w:rPr>
          <w:rFonts w:ascii="Montserrat" w:hAnsi="Montserrat"/>
          <w:sz w:val="24"/>
        </w:rPr>
        <w:t>“</w:t>
      </w:r>
      <w:r w:rsidRPr="00471595">
        <w:rPr>
          <w:rFonts w:ascii="Montserrat" w:hAnsi="Montserrat"/>
          <w:sz w:val="24"/>
        </w:rPr>
        <w:t>and you tricked me!</w:t>
      </w:r>
      <w:r w:rsidR="000264CD" w:rsidRPr="00471595">
        <w:rPr>
          <w:rFonts w:ascii="Montserrat" w:hAnsi="Montserrat"/>
          <w:sz w:val="24"/>
        </w:rPr>
        <w:t>”</w:t>
      </w:r>
    </w:p>
    <w:p w14:paraId="1DEFAE3E" w14:textId="167A1470" w:rsidR="00AD35EB" w:rsidRPr="00471595" w:rsidRDefault="00AD35EB" w:rsidP="00515B04">
      <w:pPr>
        <w:numPr>
          <w:ins w:id="2368" w:author="Unknown"/>
        </w:numPr>
        <w:rPr>
          <w:rFonts w:ascii="Montserrat" w:hAnsi="Montserrat"/>
          <w:sz w:val="24"/>
        </w:rPr>
      </w:pPr>
      <w:r w:rsidRPr="00471595">
        <w:rPr>
          <w:rFonts w:ascii="Montserrat" w:hAnsi="Montserrat"/>
          <w:sz w:val="24"/>
        </w:rPr>
        <w:tab/>
        <w:t xml:space="preserve">He took it as far as he could bear it then he shouted back, </w:t>
      </w:r>
      <w:r w:rsidR="000264CD" w:rsidRPr="00471595">
        <w:rPr>
          <w:rFonts w:ascii="Montserrat" w:hAnsi="Montserrat"/>
          <w:sz w:val="24"/>
        </w:rPr>
        <w:t>“</w:t>
      </w:r>
      <w:r w:rsidRPr="00471595">
        <w:rPr>
          <w:rFonts w:ascii="Montserrat" w:hAnsi="Montserrat"/>
          <w:sz w:val="24"/>
        </w:rPr>
        <w:t>How the fuck was I supposed to know!?</w:t>
      </w:r>
      <w:r w:rsidR="000264CD" w:rsidRPr="00471595">
        <w:rPr>
          <w:rFonts w:ascii="Montserrat" w:hAnsi="Montserrat"/>
          <w:sz w:val="24"/>
        </w:rPr>
        <w:t>”</w:t>
      </w:r>
      <w:r w:rsidRPr="00471595">
        <w:rPr>
          <w:rFonts w:ascii="Montserrat" w:hAnsi="Montserrat"/>
          <w:sz w:val="24"/>
        </w:rPr>
        <w:t xml:space="preserve"> His eyes gleamed in the direct light of the torch. </w:t>
      </w:r>
    </w:p>
    <w:p w14:paraId="0EFC4815" w14:textId="4C7A0D4E" w:rsidR="00AD35EB" w:rsidRPr="00471595" w:rsidRDefault="00AD35EB" w:rsidP="00515B04">
      <w:pPr>
        <w:numPr>
          <w:ins w:id="2369" w:author="Unknown"/>
        </w:numPr>
        <w:rPr>
          <w:rFonts w:ascii="Montserrat" w:hAnsi="Montserrat"/>
          <w:sz w:val="24"/>
        </w:rPr>
      </w:pPr>
      <w:r w:rsidRPr="00471595">
        <w:rPr>
          <w:rFonts w:ascii="Montserrat" w:hAnsi="Montserrat"/>
          <w:sz w:val="24"/>
        </w:rPr>
        <w:tab/>
        <w:t xml:space="preserve">Angel’s control cracked and she screamed at the top of her lungs, </w:t>
      </w:r>
      <w:r w:rsidR="000264CD" w:rsidRPr="00471595">
        <w:rPr>
          <w:rFonts w:ascii="Montserrat" w:hAnsi="Montserrat"/>
          <w:sz w:val="24"/>
        </w:rPr>
        <w:t>“</w:t>
      </w:r>
      <w:r w:rsidRPr="00471595">
        <w:rPr>
          <w:rFonts w:ascii="Montserrat" w:hAnsi="Montserrat"/>
          <w:sz w:val="24"/>
        </w:rPr>
        <w:t>You knew my brother you fucker!!!</w:t>
      </w:r>
      <w:r w:rsidR="000264CD" w:rsidRPr="00471595">
        <w:rPr>
          <w:rFonts w:ascii="Montserrat" w:hAnsi="Montserrat"/>
          <w:sz w:val="24"/>
        </w:rPr>
        <w:t>”</w:t>
      </w:r>
      <w:r w:rsidRPr="00471595">
        <w:rPr>
          <w:rFonts w:ascii="Montserrat" w:hAnsi="Montserrat"/>
          <w:sz w:val="24"/>
        </w:rPr>
        <w:t xml:space="preserve"> Chris staggered back as the concrete walls amplified her voice. Angel’s face crumpled in a sick knot of rage and grief. She snatched up her bag and the flashlight and stormed past both of them. She shoved past Jon and made her way to the center of the vast room he had hidden in. At the center she sat down and braced the flashlight so its light shone up to reflect throughout the room. She sat there and shivered by her self for several minutes before either of them moved.</w:t>
      </w:r>
    </w:p>
    <w:p w14:paraId="7F661302" w14:textId="66EB19DB" w:rsidR="00AD35EB" w:rsidRPr="00471595" w:rsidRDefault="00AD35EB" w:rsidP="00515B04">
      <w:pPr>
        <w:numPr>
          <w:ins w:id="237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What was she talking about?</w:t>
      </w:r>
      <w:r w:rsidR="000264CD" w:rsidRPr="00471595">
        <w:rPr>
          <w:rFonts w:ascii="Montserrat" w:hAnsi="Montserrat"/>
          <w:sz w:val="24"/>
        </w:rPr>
        <w:t>”</w:t>
      </w:r>
      <w:r w:rsidRPr="00471595">
        <w:rPr>
          <w:rFonts w:ascii="Montserrat" w:hAnsi="Montserrat"/>
          <w:sz w:val="24"/>
        </w:rPr>
        <w:t xml:space="preserve"> Chris leaned close and asked in a whisper.</w:t>
      </w:r>
    </w:p>
    <w:p w14:paraId="09F43B93" w14:textId="0F872067" w:rsidR="00AD35EB" w:rsidRPr="00471595" w:rsidRDefault="00AD35EB" w:rsidP="00515B04">
      <w:pPr>
        <w:numPr>
          <w:ins w:id="2371" w:author="Unknown"/>
        </w:numPr>
        <w:rPr>
          <w:rFonts w:ascii="Montserrat" w:hAnsi="Montserrat"/>
          <w:sz w:val="24"/>
        </w:rPr>
      </w:pPr>
      <w:r w:rsidRPr="00471595">
        <w:rPr>
          <w:rFonts w:ascii="Montserrat" w:hAnsi="Montserrat"/>
          <w:sz w:val="24"/>
        </w:rPr>
        <w:tab/>
        <w:t xml:space="preserve">Jon didn’t look at him. </w:t>
      </w:r>
      <w:r w:rsidR="000264CD" w:rsidRPr="00471595">
        <w:rPr>
          <w:rFonts w:ascii="Montserrat" w:hAnsi="Montserrat"/>
          <w:sz w:val="24"/>
        </w:rPr>
        <w:t>“</w:t>
      </w:r>
      <w:r w:rsidRPr="00471595">
        <w:rPr>
          <w:rFonts w:ascii="Montserrat" w:hAnsi="Montserrat"/>
          <w:sz w:val="24"/>
        </w:rPr>
        <w:t>I don’t know,</w:t>
      </w:r>
      <w:r w:rsidR="000264CD" w:rsidRPr="00471595">
        <w:rPr>
          <w:rFonts w:ascii="Montserrat" w:hAnsi="Montserrat"/>
          <w:sz w:val="24"/>
        </w:rPr>
        <w:t>”</w:t>
      </w:r>
      <w:r w:rsidRPr="00471595">
        <w:rPr>
          <w:rFonts w:ascii="Montserrat" w:hAnsi="Montserrat"/>
          <w:sz w:val="24"/>
        </w:rPr>
        <w:t xml:space="preserve"> he answered, </w:t>
      </w:r>
      <w:r w:rsidR="000264CD" w:rsidRPr="00471595">
        <w:rPr>
          <w:rFonts w:ascii="Montserrat" w:hAnsi="Montserrat"/>
          <w:sz w:val="24"/>
        </w:rPr>
        <w:t>“</w:t>
      </w:r>
      <w:r w:rsidRPr="00471595">
        <w:rPr>
          <w:rFonts w:ascii="Montserrat" w:hAnsi="Montserrat"/>
          <w:sz w:val="24"/>
        </w:rPr>
        <w:t>her brother died a long time ago, she was just a little girl. I barely even remember him,</w:t>
      </w:r>
      <w:r w:rsidR="000264CD" w:rsidRPr="00471595">
        <w:rPr>
          <w:rFonts w:ascii="Montserrat" w:hAnsi="Montserrat"/>
          <w:sz w:val="24"/>
        </w:rPr>
        <w:t>”</w:t>
      </w:r>
      <w:r w:rsidRPr="00471595">
        <w:rPr>
          <w:rFonts w:ascii="Montserrat" w:hAnsi="Montserrat"/>
          <w:sz w:val="24"/>
        </w:rPr>
        <w:t xml:space="preserve"> he looked over toward his oldest friend in the world and silently wished he was dead. He got up stiffly and moved over to her. The look on his face told Chris to keep his distance. When he had come up beside her he knelt down and gently brushed at the hair on her shoulder.</w:t>
      </w:r>
    </w:p>
    <w:p w14:paraId="799E3603" w14:textId="77777777" w:rsidR="00AD35EB" w:rsidRPr="00471595" w:rsidRDefault="00AD35EB" w:rsidP="00515B04">
      <w:pPr>
        <w:numPr>
          <w:ins w:id="2372" w:author="Unknown"/>
        </w:numPr>
        <w:rPr>
          <w:rFonts w:ascii="Montserrat" w:hAnsi="Montserrat"/>
          <w:sz w:val="24"/>
        </w:rPr>
      </w:pPr>
      <w:r w:rsidRPr="00471595">
        <w:rPr>
          <w:rFonts w:ascii="Montserrat" w:hAnsi="Montserrat"/>
          <w:sz w:val="24"/>
        </w:rPr>
        <w:tab/>
        <w:t>She leaned away just enough to evade the contact and looked up at him with eyes of pain.</w:t>
      </w:r>
    </w:p>
    <w:p w14:paraId="458B1976" w14:textId="6DFD272C" w:rsidR="00AD35EB" w:rsidRPr="00471595" w:rsidRDefault="00AD35EB" w:rsidP="00515B04">
      <w:pPr>
        <w:numPr>
          <w:ins w:id="2373"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 never ever meant to do anything like this to you. I’d never deliberately hurt you,</w:t>
      </w:r>
      <w:r w:rsidR="000264CD" w:rsidRPr="00471595">
        <w:rPr>
          <w:rFonts w:ascii="Montserrat" w:hAnsi="Montserrat"/>
          <w:sz w:val="24"/>
        </w:rPr>
        <w:t>”</w:t>
      </w:r>
      <w:r w:rsidRPr="00471595">
        <w:rPr>
          <w:rFonts w:ascii="Montserrat" w:hAnsi="Montserrat"/>
          <w:sz w:val="24"/>
        </w:rPr>
        <w:t xml:space="preserve"> he protested. She looked at him with a hint of surprise. </w:t>
      </w:r>
      <w:r w:rsidR="000264CD" w:rsidRPr="00471595">
        <w:rPr>
          <w:rFonts w:ascii="Montserrat" w:hAnsi="Montserrat"/>
          <w:sz w:val="24"/>
        </w:rPr>
        <w:t>“</w:t>
      </w:r>
      <w:r w:rsidRPr="00471595">
        <w:rPr>
          <w:rFonts w:ascii="Montserrat" w:hAnsi="Montserrat"/>
          <w:sz w:val="24"/>
        </w:rPr>
        <w:t>You’re not like other people to me. You were always so fearless. I’ve always admired and respected you more than any other,</w:t>
      </w:r>
      <w:r w:rsidR="000264CD" w:rsidRPr="00471595">
        <w:rPr>
          <w:rFonts w:ascii="Montserrat" w:hAnsi="Montserrat"/>
          <w:sz w:val="24"/>
        </w:rPr>
        <w:t>”</w:t>
      </w:r>
      <w:r w:rsidRPr="00471595">
        <w:rPr>
          <w:rFonts w:ascii="Montserrat" w:hAnsi="Montserrat"/>
          <w:sz w:val="24"/>
        </w:rPr>
        <w:t xml:space="preserve"> he smiled humbly, </w:t>
      </w:r>
      <w:r w:rsidR="000264CD" w:rsidRPr="00471595">
        <w:rPr>
          <w:rFonts w:ascii="Montserrat" w:hAnsi="Montserrat"/>
          <w:sz w:val="24"/>
        </w:rPr>
        <w:t>“</w:t>
      </w:r>
      <w:r w:rsidRPr="00471595">
        <w:rPr>
          <w:rFonts w:ascii="Montserrat" w:hAnsi="Montserrat"/>
          <w:sz w:val="24"/>
        </w:rPr>
        <w:t>I’ve often wished I could be more like you. And now...</w:t>
      </w:r>
      <w:r w:rsidR="000264CD" w:rsidRPr="00471595">
        <w:rPr>
          <w:rFonts w:ascii="Montserrat" w:hAnsi="Montserrat"/>
          <w:sz w:val="24"/>
        </w:rPr>
        <w:t>”</w:t>
      </w:r>
      <w:r w:rsidRPr="00471595">
        <w:rPr>
          <w:rFonts w:ascii="Montserrat" w:hAnsi="Montserrat"/>
          <w:sz w:val="24"/>
        </w:rPr>
        <w:t xml:space="preserve"> He trailed off guiltily.</w:t>
      </w:r>
    </w:p>
    <w:p w14:paraId="045C8DD3" w14:textId="0FE4E364" w:rsidR="00AD35EB" w:rsidRPr="00471595" w:rsidRDefault="00AD35EB" w:rsidP="00515B04">
      <w:pPr>
        <w:numPr>
          <w:ins w:id="237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 never knew that,</w:t>
      </w:r>
      <w:r w:rsidR="000264CD" w:rsidRPr="00471595">
        <w:rPr>
          <w:rFonts w:ascii="Montserrat" w:hAnsi="Montserrat"/>
          <w:sz w:val="24"/>
        </w:rPr>
        <w:t>”</w:t>
      </w:r>
      <w:r w:rsidRPr="00471595">
        <w:rPr>
          <w:rFonts w:ascii="Montserrat" w:hAnsi="Montserrat"/>
          <w:sz w:val="24"/>
        </w:rPr>
        <w:t xml:space="preserve"> she said quietly. </w:t>
      </w:r>
      <w:r w:rsidR="000264CD" w:rsidRPr="00471595">
        <w:rPr>
          <w:rFonts w:ascii="Montserrat" w:hAnsi="Montserrat"/>
          <w:sz w:val="24"/>
        </w:rPr>
        <w:t>“</w:t>
      </w:r>
      <w:r w:rsidRPr="00471595">
        <w:rPr>
          <w:rFonts w:ascii="Montserrat" w:hAnsi="Montserrat"/>
          <w:sz w:val="24"/>
        </w:rPr>
        <w:t>When I would watch you play sports, I would always wish I could be just like you,</w:t>
      </w:r>
      <w:r w:rsidR="000264CD" w:rsidRPr="00471595">
        <w:rPr>
          <w:rFonts w:ascii="Montserrat" w:hAnsi="Montserrat"/>
          <w:sz w:val="24"/>
        </w:rPr>
        <w:t>”</w:t>
      </w:r>
      <w:r w:rsidRPr="00471595">
        <w:rPr>
          <w:rFonts w:ascii="Montserrat" w:hAnsi="Montserrat"/>
          <w:sz w:val="24"/>
        </w:rPr>
        <w:t xml:space="preserve"> she laughed a melancholy laugh. She curled her arms around her knees and buried her face in her lap. </w:t>
      </w:r>
      <w:r w:rsidR="000264CD" w:rsidRPr="00471595">
        <w:rPr>
          <w:rFonts w:ascii="Montserrat" w:hAnsi="Montserrat"/>
          <w:sz w:val="24"/>
        </w:rPr>
        <w:t>“</w:t>
      </w:r>
      <w:r w:rsidRPr="00471595">
        <w:rPr>
          <w:rFonts w:ascii="Montserrat" w:hAnsi="Montserrat"/>
          <w:sz w:val="24"/>
        </w:rPr>
        <w:t>We’ve been friends for a long time. I guess we just never learned how to really talk to each other.</w:t>
      </w:r>
      <w:r w:rsidR="000264CD" w:rsidRPr="00471595">
        <w:rPr>
          <w:rFonts w:ascii="Montserrat" w:hAnsi="Montserrat"/>
          <w:sz w:val="24"/>
        </w:rPr>
        <w:t>”</w:t>
      </w:r>
    </w:p>
    <w:p w14:paraId="6DB995D7" w14:textId="39F638C4" w:rsidR="00AD35EB" w:rsidRPr="00471595" w:rsidRDefault="00AD35EB" w:rsidP="00515B04">
      <w:pPr>
        <w:numPr>
          <w:ins w:id="2375" w:author="Unknown"/>
        </w:numPr>
        <w:rPr>
          <w:rFonts w:ascii="Montserrat" w:hAnsi="Montserrat"/>
          <w:sz w:val="24"/>
        </w:rPr>
      </w:pPr>
      <w:r w:rsidRPr="00471595">
        <w:rPr>
          <w:rFonts w:ascii="Montserrat" w:hAnsi="Montserrat"/>
          <w:sz w:val="24"/>
        </w:rPr>
        <w:tab/>
        <w:t xml:space="preserve">Chris slipped up and nudged Jon. </w:t>
      </w:r>
      <w:r w:rsidR="000264CD" w:rsidRPr="00471595">
        <w:rPr>
          <w:rFonts w:ascii="Montserrat" w:hAnsi="Montserrat"/>
          <w:sz w:val="24"/>
        </w:rPr>
        <w:t>“</w:t>
      </w:r>
      <w:r w:rsidRPr="00471595">
        <w:rPr>
          <w:rFonts w:ascii="Montserrat" w:hAnsi="Montserrat"/>
          <w:sz w:val="24"/>
        </w:rPr>
        <w:t>Jon... About punching you. I was just so upset...</w:t>
      </w:r>
      <w:r w:rsidR="000264CD" w:rsidRPr="00471595">
        <w:rPr>
          <w:rFonts w:ascii="Montserrat" w:hAnsi="Montserrat"/>
          <w:sz w:val="24"/>
        </w:rPr>
        <w:t>”</w:t>
      </w:r>
      <w:r w:rsidRPr="00471595">
        <w:rPr>
          <w:rFonts w:ascii="Montserrat" w:hAnsi="Montserrat"/>
          <w:sz w:val="24"/>
        </w:rPr>
        <w:t xml:space="preserve"> He began remorsefully. They were all in a bad situation and it could have been much worse if they had gotten carried away with violence. He shook his head and met his friend’s eye, explaining, </w:t>
      </w:r>
      <w:r w:rsidR="000264CD" w:rsidRPr="00471595">
        <w:rPr>
          <w:rFonts w:ascii="Montserrat" w:hAnsi="Montserrat"/>
          <w:sz w:val="24"/>
        </w:rPr>
        <w:t>“</w:t>
      </w:r>
      <w:r w:rsidRPr="00471595">
        <w:rPr>
          <w:rFonts w:ascii="Montserrat" w:hAnsi="Montserrat"/>
          <w:sz w:val="24"/>
        </w:rPr>
        <w:t>I’ve always felt this secret need to protect Angelica. Tonight I got to</w:t>
      </w:r>
      <w:r w:rsidR="00295153" w:rsidRPr="00471595">
        <w:rPr>
          <w:rFonts w:ascii="Montserrat" w:hAnsi="Montserrat"/>
          <w:sz w:val="24"/>
        </w:rPr>
        <w:t xml:space="preserve"> and</w:t>
      </w:r>
      <w:r w:rsidRPr="00471595">
        <w:rPr>
          <w:rFonts w:ascii="Montserrat" w:hAnsi="Montserrat"/>
          <w:sz w:val="24"/>
        </w:rPr>
        <w:t xml:space="preserve"> it scared the hell out of me to watch her come undone. But I had no business taking out my reaction on you.</w:t>
      </w:r>
      <w:r w:rsidR="000264CD" w:rsidRPr="00471595">
        <w:rPr>
          <w:rFonts w:ascii="Montserrat" w:hAnsi="Montserrat"/>
          <w:sz w:val="24"/>
        </w:rPr>
        <w:t>”</w:t>
      </w:r>
    </w:p>
    <w:p w14:paraId="03B6502C" w14:textId="3AFE02C6" w:rsidR="00AD35EB" w:rsidRPr="00471595" w:rsidRDefault="00AD35EB" w:rsidP="00515B04">
      <w:pPr>
        <w:numPr>
          <w:ins w:id="2376" w:author="Unknown"/>
        </w:numPr>
        <w:rPr>
          <w:rFonts w:ascii="Montserrat" w:hAnsi="Montserrat"/>
          <w:sz w:val="24"/>
        </w:rPr>
      </w:pPr>
      <w:r w:rsidRPr="00471595">
        <w:rPr>
          <w:rFonts w:ascii="Montserrat" w:hAnsi="Montserrat"/>
          <w:sz w:val="24"/>
        </w:rPr>
        <w:tab/>
        <w:t xml:space="preserve">Jon shrugged. </w:t>
      </w:r>
      <w:r w:rsidR="000264CD" w:rsidRPr="00471595">
        <w:rPr>
          <w:rFonts w:ascii="Montserrat" w:hAnsi="Montserrat"/>
          <w:sz w:val="24"/>
        </w:rPr>
        <w:t>“</w:t>
      </w:r>
      <w:r w:rsidRPr="00471595">
        <w:rPr>
          <w:rFonts w:ascii="Montserrat" w:hAnsi="Montserrat"/>
          <w:sz w:val="24"/>
        </w:rPr>
        <w:t>I deserved worse, buddy. I feel like I’ve just done the worst thing in my life,</w:t>
      </w:r>
      <w:r w:rsidR="000264CD" w:rsidRPr="00471595">
        <w:rPr>
          <w:rFonts w:ascii="Montserrat" w:hAnsi="Montserrat"/>
          <w:sz w:val="24"/>
        </w:rPr>
        <w:t>”</w:t>
      </w:r>
      <w:r w:rsidRPr="00471595">
        <w:rPr>
          <w:rFonts w:ascii="Montserrat" w:hAnsi="Montserrat"/>
          <w:sz w:val="24"/>
        </w:rPr>
        <w:t xml:space="preserve"> he admitted. The three of them sat in silence for a few minutes</w:t>
      </w:r>
      <w:r w:rsidR="00295153" w:rsidRPr="00471595">
        <w:rPr>
          <w:rFonts w:ascii="Montserrat" w:hAnsi="Montserrat"/>
          <w:sz w:val="24"/>
        </w:rPr>
        <w:t xml:space="preserve"> and</w:t>
      </w:r>
      <w:r w:rsidRPr="00471595">
        <w:rPr>
          <w:rFonts w:ascii="Montserrat" w:hAnsi="Montserrat"/>
          <w:sz w:val="24"/>
        </w:rPr>
        <w:t xml:space="preserve"> Jonathan was greatly disturbed by what Angel had screamed at him. He finally couldn’t stand it and he spoke up. </w:t>
      </w:r>
      <w:r w:rsidR="000264CD" w:rsidRPr="00471595">
        <w:rPr>
          <w:rFonts w:ascii="Montserrat" w:hAnsi="Montserrat"/>
          <w:sz w:val="24"/>
        </w:rPr>
        <w:t>“</w:t>
      </w:r>
      <w:r w:rsidRPr="00471595">
        <w:rPr>
          <w:rFonts w:ascii="Montserrat" w:hAnsi="Montserrat"/>
          <w:sz w:val="24"/>
        </w:rPr>
        <w:t>When you said that... About knowing your brother, what were you talking about, Angel?</w:t>
      </w:r>
      <w:r w:rsidR="000264CD" w:rsidRPr="00471595">
        <w:rPr>
          <w:rFonts w:ascii="Montserrat" w:hAnsi="Montserrat"/>
          <w:sz w:val="24"/>
        </w:rPr>
        <w:t>”</w:t>
      </w:r>
      <w:r w:rsidRPr="00471595">
        <w:rPr>
          <w:rFonts w:ascii="Montserrat" w:hAnsi="Montserrat"/>
          <w:sz w:val="24"/>
        </w:rPr>
        <w:t xml:space="preserve"> He asked cautiously.</w:t>
      </w:r>
    </w:p>
    <w:p w14:paraId="042E4D3A" w14:textId="54C08F03" w:rsidR="00AD35EB" w:rsidRPr="00471595" w:rsidRDefault="00AD35EB" w:rsidP="00515B04">
      <w:pPr>
        <w:numPr>
          <w:ins w:id="2377" w:author="Unknown"/>
        </w:numPr>
        <w:rPr>
          <w:rFonts w:ascii="Montserrat" w:hAnsi="Montserrat"/>
          <w:sz w:val="24"/>
        </w:rPr>
      </w:pPr>
      <w:r w:rsidRPr="00471595">
        <w:rPr>
          <w:rFonts w:ascii="Montserrat" w:hAnsi="Montserrat"/>
          <w:sz w:val="24"/>
        </w:rPr>
        <w:tab/>
        <w:t xml:space="preserve">She turned and stared at him. There was anguish but she seemed to swallow it down. </w:t>
      </w:r>
      <w:r w:rsidR="000264CD" w:rsidRPr="00471595">
        <w:rPr>
          <w:rFonts w:ascii="Montserrat" w:hAnsi="Montserrat"/>
          <w:sz w:val="24"/>
        </w:rPr>
        <w:t>“</w:t>
      </w:r>
      <w:r w:rsidRPr="00471595">
        <w:rPr>
          <w:rFonts w:ascii="Montserrat" w:hAnsi="Montserrat"/>
          <w:sz w:val="24"/>
        </w:rPr>
        <w:t>You really don’t remember do you?</w:t>
      </w:r>
      <w:r w:rsidR="000264CD" w:rsidRPr="00471595">
        <w:rPr>
          <w:rFonts w:ascii="Montserrat" w:hAnsi="Montserrat"/>
          <w:sz w:val="24"/>
        </w:rPr>
        <w:t>”</w:t>
      </w:r>
      <w:r w:rsidRPr="00471595">
        <w:rPr>
          <w:rFonts w:ascii="Montserrat" w:hAnsi="Montserrat"/>
          <w:sz w:val="24"/>
        </w:rPr>
        <w:t xml:space="preserve"> She said softly. He shook his head slightly and both boys fixed their eyes on her as she frowned in pain. She stared off into the shadows for a few minutes before nodding to herself. When she began to explain, her voice was so light they had to strain to hear it. </w:t>
      </w:r>
      <w:r w:rsidR="000264CD" w:rsidRPr="00471595">
        <w:rPr>
          <w:rFonts w:ascii="Montserrat" w:hAnsi="Montserrat"/>
          <w:sz w:val="24"/>
        </w:rPr>
        <w:t>“</w:t>
      </w:r>
      <w:r w:rsidRPr="00471595">
        <w:rPr>
          <w:rFonts w:ascii="Montserrat" w:hAnsi="Montserrat"/>
          <w:sz w:val="24"/>
        </w:rPr>
        <w:t>When I was a girl... When I was five, I followed my brother off into the back woods,</w:t>
      </w:r>
      <w:r w:rsidR="000264CD" w:rsidRPr="00471595">
        <w:rPr>
          <w:rFonts w:ascii="Montserrat" w:hAnsi="Montserrat"/>
          <w:sz w:val="24"/>
        </w:rPr>
        <w:t>”</w:t>
      </w:r>
      <w:r w:rsidRPr="00471595">
        <w:rPr>
          <w:rFonts w:ascii="Montserrat" w:hAnsi="Montserrat"/>
          <w:sz w:val="24"/>
        </w:rPr>
        <w:t xml:space="preserve"> she began, </w:t>
      </w:r>
      <w:r w:rsidR="000264CD" w:rsidRPr="00471595">
        <w:rPr>
          <w:rFonts w:ascii="Montserrat" w:hAnsi="Montserrat"/>
          <w:sz w:val="24"/>
        </w:rPr>
        <w:t>“</w:t>
      </w:r>
      <w:r w:rsidRPr="00471595">
        <w:rPr>
          <w:rFonts w:ascii="Montserrat" w:hAnsi="Montserrat"/>
          <w:sz w:val="24"/>
        </w:rPr>
        <w:t>It was the end of summer and I was going to be starting school in a few weeks. Alex had been in school for a year already and he was sort of impatient about getting back so he could to see all of his friends every day. I didn’t know it then</w:t>
      </w:r>
      <w:r w:rsidR="00295153" w:rsidRPr="00471595">
        <w:rPr>
          <w:rFonts w:ascii="Montserrat" w:hAnsi="Montserrat"/>
          <w:sz w:val="24"/>
        </w:rPr>
        <w:t xml:space="preserve"> but</w:t>
      </w:r>
      <w:r w:rsidRPr="00471595">
        <w:rPr>
          <w:rFonts w:ascii="Montserrat" w:hAnsi="Montserrat"/>
          <w:sz w:val="24"/>
        </w:rPr>
        <w:t xml:space="preserve"> his hiking was just a way to kill the time. I thought it was great to go exploring and since I worshipped him it was a lot of fun to sneak around after him. He didn’t like playing with me anymore because his friends at school called him a sissy if he let me join in. </w:t>
      </w:r>
    </w:p>
    <w:p w14:paraId="7F55681B" w14:textId="29D72285" w:rsidR="00AD35EB" w:rsidRPr="00471595" w:rsidRDefault="00AD35EB" w:rsidP="00515B04">
      <w:pPr>
        <w:numPr>
          <w:ins w:id="237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 didn’t understand it and so I guess I was a little mad at him. He didn’t dislike me any more than he ever did</w:t>
      </w:r>
      <w:r w:rsidR="00295153" w:rsidRPr="00471595">
        <w:rPr>
          <w:rFonts w:ascii="Montserrat" w:hAnsi="Montserrat"/>
          <w:sz w:val="24"/>
        </w:rPr>
        <w:t xml:space="preserve"> but</w:t>
      </w:r>
      <w:r w:rsidRPr="00471595">
        <w:rPr>
          <w:rFonts w:ascii="Montserrat" w:hAnsi="Montserrat"/>
          <w:sz w:val="24"/>
        </w:rPr>
        <w:t xml:space="preserve"> he didn’t like to be laughed at,</w:t>
      </w:r>
      <w:r w:rsidR="000264CD" w:rsidRPr="00471595">
        <w:rPr>
          <w:rFonts w:ascii="Montserrat" w:hAnsi="Montserrat"/>
          <w:sz w:val="24"/>
        </w:rPr>
        <w:t>”</w:t>
      </w:r>
      <w:r w:rsidRPr="00471595">
        <w:rPr>
          <w:rFonts w:ascii="Montserrat" w:hAnsi="Montserrat"/>
          <w:sz w:val="24"/>
        </w:rPr>
        <w:t xml:space="preserve"> she shrugged. </w:t>
      </w:r>
      <w:r w:rsidR="000264CD" w:rsidRPr="00471595">
        <w:rPr>
          <w:rFonts w:ascii="Montserrat" w:hAnsi="Montserrat"/>
          <w:sz w:val="24"/>
        </w:rPr>
        <w:t>“</w:t>
      </w:r>
      <w:r w:rsidRPr="00471595">
        <w:rPr>
          <w:rFonts w:ascii="Montserrat" w:hAnsi="Montserrat"/>
          <w:sz w:val="24"/>
        </w:rPr>
        <w:t xml:space="preserve">So, I had started riding him. Pushing him. On that day, I was getting tired of being left out so I decided to get back at him for ignoring me. When he stopped on the trail to rest, I snuck up and stole his lunch and started running. Naturally he chased me, which was just what I wanted—to have him paying attention to me again. We used to always run races together so it wasn’t easy for him to catch me. </w:t>
      </w:r>
    </w:p>
    <w:p w14:paraId="0A87E34D" w14:textId="5E4D9A1C" w:rsidR="00AD35EB" w:rsidRPr="00471595" w:rsidRDefault="00AD35EB" w:rsidP="00515B04">
      <w:pPr>
        <w:numPr>
          <w:ins w:id="237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When he finally did begin to catch up to me, I wanted to keep his attention. I went off the trail and cut through the trees. I scrambled over a log and found myself at the edge of a drop off. It was only about one story or so</w:t>
      </w:r>
      <w:r w:rsidR="00295153" w:rsidRPr="00471595">
        <w:rPr>
          <w:rFonts w:ascii="Montserrat" w:hAnsi="Montserrat"/>
          <w:sz w:val="24"/>
        </w:rPr>
        <w:t xml:space="preserve"> and</w:t>
      </w:r>
      <w:r w:rsidRPr="00471595">
        <w:rPr>
          <w:rFonts w:ascii="Montserrat" w:hAnsi="Montserrat"/>
          <w:sz w:val="24"/>
        </w:rPr>
        <w:t xml:space="preserve"> the ground looked soft with pine needles, so I jumped down. I heard the hollow thump as I landed and that’s when I realized I had gone too far. Just then Alex appeared above me and before I could warn him he vaulted over the log. He heard it too when he landed, followed by loud cracking as the ancient timbers gave way.</w:t>
      </w:r>
    </w:p>
    <w:p w14:paraId="1A27AE75" w14:textId="5AE3DF66" w:rsidR="00AD35EB" w:rsidRPr="00471595" w:rsidRDefault="00AD35EB" w:rsidP="00515B04">
      <w:pPr>
        <w:numPr>
          <w:ins w:id="238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He grabbed me and tried to scramble for the edge when it collapsed under us. It had been some sort of cover over an abandoned mine shaft, or something</w:t>
      </w:r>
      <w:r w:rsidR="00295153" w:rsidRPr="00471595">
        <w:rPr>
          <w:rFonts w:ascii="Montserrat" w:hAnsi="Montserrat"/>
          <w:sz w:val="24"/>
        </w:rPr>
        <w:t xml:space="preserve"> and</w:t>
      </w:r>
      <w:r w:rsidRPr="00471595">
        <w:rPr>
          <w:rFonts w:ascii="Montserrat" w:hAnsi="Montserrat"/>
          <w:sz w:val="24"/>
        </w:rPr>
        <w:t xml:space="preserve"> we fell a long way down,</w:t>
      </w:r>
      <w:r w:rsidR="000264CD" w:rsidRPr="00471595">
        <w:rPr>
          <w:rFonts w:ascii="Montserrat" w:hAnsi="Montserrat"/>
          <w:sz w:val="24"/>
        </w:rPr>
        <w:t>”</w:t>
      </w:r>
      <w:r w:rsidRPr="00471595">
        <w:rPr>
          <w:rFonts w:ascii="Montserrat" w:hAnsi="Montserrat"/>
          <w:sz w:val="24"/>
        </w:rPr>
        <w:t xml:space="preserve"> she paused and swallowed a few times to combat the tears that were forming. </w:t>
      </w:r>
      <w:r w:rsidR="000264CD" w:rsidRPr="00471595">
        <w:rPr>
          <w:rFonts w:ascii="Montserrat" w:hAnsi="Montserrat"/>
          <w:sz w:val="24"/>
        </w:rPr>
        <w:t>“</w:t>
      </w:r>
      <w:r w:rsidRPr="00471595">
        <w:rPr>
          <w:rFonts w:ascii="Montserrat" w:hAnsi="Montserrat"/>
          <w:sz w:val="24"/>
        </w:rPr>
        <w:t>He was trying to protect me as we fell</w:t>
      </w:r>
      <w:r w:rsidR="00295153" w:rsidRPr="00471595">
        <w:rPr>
          <w:rFonts w:ascii="Montserrat" w:hAnsi="Montserrat"/>
          <w:sz w:val="24"/>
        </w:rPr>
        <w:t xml:space="preserve"> and</w:t>
      </w:r>
      <w:r w:rsidRPr="00471595">
        <w:rPr>
          <w:rFonts w:ascii="Montserrat" w:hAnsi="Montserrat"/>
          <w:sz w:val="24"/>
        </w:rPr>
        <w:t xml:space="preserve"> he took all of the impact when we reached the bottom.</w:t>
      </w:r>
      <w:r w:rsidR="000264CD" w:rsidRPr="00471595">
        <w:rPr>
          <w:rFonts w:ascii="Montserrat" w:hAnsi="Montserrat"/>
          <w:sz w:val="24"/>
        </w:rPr>
        <w:t>”</w:t>
      </w:r>
    </w:p>
    <w:p w14:paraId="7F5C7BCB" w14:textId="7982BF0B" w:rsidR="00AD35EB" w:rsidRPr="00471595" w:rsidRDefault="00AD35EB" w:rsidP="00515B04">
      <w:pPr>
        <w:numPr>
          <w:ins w:id="2381" w:author="Unknown"/>
        </w:numPr>
        <w:rPr>
          <w:rFonts w:ascii="Montserrat" w:hAnsi="Montserrat"/>
          <w:sz w:val="24"/>
        </w:rPr>
      </w:pPr>
      <w:r w:rsidRPr="00471595">
        <w:rPr>
          <w:rFonts w:ascii="Montserrat" w:hAnsi="Montserrat"/>
          <w:sz w:val="24"/>
        </w:rPr>
        <w:tab/>
        <w:t xml:space="preserve">Chris and Jon held their breath as she winced at the remembered sound. </w:t>
      </w:r>
      <w:r w:rsidR="000264CD" w:rsidRPr="00471595">
        <w:rPr>
          <w:rFonts w:ascii="Montserrat" w:hAnsi="Montserrat"/>
          <w:sz w:val="24"/>
        </w:rPr>
        <w:t>“</w:t>
      </w:r>
      <w:r w:rsidRPr="00471595">
        <w:rPr>
          <w:rFonts w:ascii="Montserrat" w:hAnsi="Montserrat"/>
          <w:sz w:val="24"/>
        </w:rPr>
        <w:t>His back broke on a support timber that lay under us. He was instantly paralyzed</w:t>
      </w:r>
      <w:r w:rsidR="00295153" w:rsidRPr="00471595">
        <w:rPr>
          <w:rFonts w:ascii="Montserrat" w:hAnsi="Montserrat"/>
          <w:sz w:val="24"/>
        </w:rPr>
        <w:t xml:space="preserve"> but</w:t>
      </w:r>
      <w:r w:rsidRPr="00471595">
        <w:rPr>
          <w:rFonts w:ascii="Montserrat" w:hAnsi="Montserrat"/>
          <w:sz w:val="24"/>
        </w:rPr>
        <w:t xml:space="preserve"> he managed to hold on for a couple of days. It took them a week to find us. I talked to him almost constantly when I wasn’t screaming for help, unable to climb out. I felt him die in that dark hole,</w:t>
      </w:r>
      <w:r w:rsidR="000264CD" w:rsidRPr="00471595">
        <w:rPr>
          <w:rFonts w:ascii="Montserrat" w:hAnsi="Montserrat"/>
          <w:sz w:val="24"/>
        </w:rPr>
        <w:t>”</w:t>
      </w:r>
      <w:r w:rsidRPr="00471595">
        <w:rPr>
          <w:rFonts w:ascii="Montserrat" w:hAnsi="Montserrat"/>
          <w:sz w:val="24"/>
        </w:rPr>
        <w:t xml:space="preserve"> she stopped, trying vainly to hold back her tears.</w:t>
      </w:r>
    </w:p>
    <w:p w14:paraId="1A060AEB" w14:textId="6BB88AC1" w:rsidR="00AD35EB" w:rsidRPr="00471595" w:rsidRDefault="00AD35EB" w:rsidP="00515B04">
      <w:pPr>
        <w:numPr>
          <w:ins w:id="2382" w:author="Unknown"/>
        </w:numPr>
        <w:rPr>
          <w:rFonts w:ascii="Montserrat" w:hAnsi="Montserrat"/>
          <w:sz w:val="24"/>
        </w:rPr>
      </w:pPr>
      <w:r w:rsidRPr="00471595">
        <w:rPr>
          <w:rFonts w:ascii="Montserrat" w:hAnsi="Montserrat"/>
          <w:sz w:val="24"/>
        </w:rPr>
        <w:tab/>
        <w:t>Chris reached out to her</w:t>
      </w:r>
      <w:r w:rsidR="00295153" w:rsidRPr="00471595">
        <w:rPr>
          <w:rFonts w:ascii="Montserrat" w:hAnsi="Montserrat"/>
          <w:sz w:val="24"/>
        </w:rPr>
        <w:t xml:space="preserve"> and</w:t>
      </w:r>
      <w:r w:rsidRPr="00471595">
        <w:rPr>
          <w:rFonts w:ascii="Montserrat" w:hAnsi="Montserrat"/>
          <w:sz w:val="24"/>
        </w:rPr>
        <w:t xml:space="preserve"> she shook her head violently. </w:t>
      </w:r>
      <w:r w:rsidR="000264CD" w:rsidRPr="00471595">
        <w:rPr>
          <w:rFonts w:ascii="Montserrat" w:hAnsi="Montserrat"/>
          <w:sz w:val="24"/>
        </w:rPr>
        <w:t>“</w:t>
      </w:r>
      <w:r w:rsidRPr="00471595">
        <w:rPr>
          <w:rFonts w:ascii="Montserrat" w:hAnsi="Montserrat"/>
          <w:sz w:val="24"/>
        </w:rPr>
        <w:t>I lost my mind after that. They had to put me in a hospital after my sister brought them to find me.</w:t>
      </w:r>
      <w:r w:rsidR="000264CD" w:rsidRPr="00471595">
        <w:rPr>
          <w:rFonts w:ascii="Montserrat" w:hAnsi="Montserrat"/>
          <w:sz w:val="24"/>
        </w:rPr>
        <w:t>”</w:t>
      </w:r>
      <w:r w:rsidRPr="00471595">
        <w:rPr>
          <w:rFonts w:ascii="Montserrat" w:hAnsi="Montserrat"/>
          <w:sz w:val="24"/>
        </w:rPr>
        <w:t xml:space="preserve"> She almost stopped there</w:t>
      </w:r>
      <w:r w:rsidR="00295153" w:rsidRPr="00471595">
        <w:rPr>
          <w:rFonts w:ascii="Montserrat" w:hAnsi="Montserrat"/>
          <w:sz w:val="24"/>
        </w:rPr>
        <w:t xml:space="preserve"> but</w:t>
      </w:r>
      <w:r w:rsidRPr="00471595">
        <w:rPr>
          <w:rFonts w:ascii="Montserrat" w:hAnsi="Montserrat"/>
          <w:sz w:val="24"/>
        </w:rPr>
        <w:t xml:space="preserve"> there was more they had to know, </w:t>
      </w:r>
      <w:r w:rsidR="000264CD" w:rsidRPr="00471595">
        <w:rPr>
          <w:rFonts w:ascii="Montserrat" w:hAnsi="Montserrat"/>
          <w:sz w:val="24"/>
        </w:rPr>
        <w:t>“</w:t>
      </w:r>
      <w:r w:rsidRPr="00471595">
        <w:rPr>
          <w:rFonts w:ascii="Montserrat" w:hAnsi="Montserrat"/>
          <w:sz w:val="24"/>
        </w:rPr>
        <w:t>I didn’t start school that year</w:t>
      </w:r>
      <w:r w:rsidR="00295153" w:rsidRPr="00471595">
        <w:rPr>
          <w:rFonts w:ascii="Montserrat" w:hAnsi="Montserrat"/>
          <w:sz w:val="24"/>
        </w:rPr>
        <w:t xml:space="preserve"> and</w:t>
      </w:r>
      <w:r w:rsidRPr="00471595">
        <w:rPr>
          <w:rFonts w:ascii="Montserrat" w:hAnsi="Montserrat"/>
          <w:sz w:val="24"/>
        </w:rPr>
        <w:t xml:space="preserve"> they wouldn’t let my sister stay back waiting for me. I spent most of that time in psychiatric care,</w:t>
      </w:r>
      <w:r w:rsidR="000264CD" w:rsidRPr="00471595">
        <w:rPr>
          <w:rFonts w:ascii="Montserrat" w:hAnsi="Montserrat"/>
          <w:sz w:val="24"/>
        </w:rPr>
        <w:t>”</w:t>
      </w:r>
      <w:r w:rsidRPr="00471595">
        <w:rPr>
          <w:rFonts w:ascii="Montserrat" w:hAnsi="Montserrat"/>
          <w:sz w:val="24"/>
        </w:rPr>
        <w:t xml:space="preserve"> she explained in answer to one question she had never responded to in the past. </w:t>
      </w:r>
      <w:r w:rsidR="000264CD" w:rsidRPr="00471595">
        <w:rPr>
          <w:rFonts w:ascii="Montserrat" w:hAnsi="Montserrat"/>
          <w:sz w:val="24"/>
        </w:rPr>
        <w:t>“</w:t>
      </w:r>
      <w:r w:rsidRPr="00471595">
        <w:rPr>
          <w:rFonts w:ascii="Montserrat" w:hAnsi="Montserrat"/>
          <w:sz w:val="24"/>
        </w:rPr>
        <w:t>My sister did everything she could to help me get over it</w:t>
      </w:r>
      <w:r w:rsidR="00295153" w:rsidRPr="00471595">
        <w:rPr>
          <w:rFonts w:ascii="Montserrat" w:hAnsi="Montserrat"/>
          <w:sz w:val="24"/>
        </w:rPr>
        <w:t xml:space="preserve"> but</w:t>
      </w:r>
      <w:r w:rsidRPr="00471595">
        <w:rPr>
          <w:rFonts w:ascii="Montserrat" w:hAnsi="Montserrat"/>
          <w:sz w:val="24"/>
        </w:rPr>
        <w:t xml:space="preserve"> she was also a little afraid of me. The doctors called it some by kind of fancy name but it was like I had absorbed a part of my brother’s personality. I aped a lot of his habits and mannerisms, I slept in his room and played with his friends. I even did all the little things around the house he’d always done, so with me around it was like my brother never left</w:t>
      </w:r>
      <w:r w:rsidR="00295153" w:rsidRPr="00471595">
        <w:rPr>
          <w:rFonts w:ascii="Montserrat" w:hAnsi="Montserrat"/>
          <w:sz w:val="24"/>
        </w:rPr>
        <w:t xml:space="preserve"> but</w:t>
      </w:r>
      <w:r w:rsidRPr="00471595">
        <w:rPr>
          <w:rFonts w:ascii="Montserrat" w:hAnsi="Montserrat"/>
          <w:sz w:val="24"/>
        </w:rPr>
        <w:t xml:space="preserve"> had just become invisible. It hurt everyone in my family</w:t>
      </w:r>
      <w:r w:rsidR="00295153" w:rsidRPr="00471595">
        <w:rPr>
          <w:rFonts w:ascii="Montserrat" w:hAnsi="Montserrat"/>
          <w:sz w:val="24"/>
        </w:rPr>
        <w:t xml:space="preserve"> and</w:t>
      </w:r>
      <w:r w:rsidRPr="00471595">
        <w:rPr>
          <w:rFonts w:ascii="Montserrat" w:hAnsi="Montserrat"/>
          <w:sz w:val="24"/>
        </w:rPr>
        <w:t xml:space="preserve"> so no one ever talked about it or him. It was like he had never existed.</w:t>
      </w:r>
      <w:r w:rsidR="000264CD" w:rsidRPr="00471595">
        <w:rPr>
          <w:rFonts w:ascii="Montserrat" w:hAnsi="Montserrat"/>
          <w:sz w:val="24"/>
        </w:rPr>
        <w:t>”</w:t>
      </w:r>
    </w:p>
    <w:p w14:paraId="74DD89B2" w14:textId="15F6F67D" w:rsidR="00AD35EB" w:rsidRPr="00471595" w:rsidRDefault="00AD35EB" w:rsidP="00515B04">
      <w:pPr>
        <w:numPr>
          <w:ins w:id="2383" w:author="Unknown"/>
        </w:numPr>
        <w:rPr>
          <w:rFonts w:ascii="Montserrat" w:hAnsi="Montserrat"/>
          <w:sz w:val="24"/>
        </w:rPr>
      </w:pPr>
      <w:r w:rsidRPr="00471595">
        <w:rPr>
          <w:rFonts w:ascii="Montserrat" w:hAnsi="Montserrat"/>
          <w:sz w:val="24"/>
        </w:rPr>
        <w:tab/>
        <w:t>Jon was struck, because now he did remember it. He had played with Alex ever since they were babies. One day he simply didn’t show up to play. He remembered that everyone had been very sad</w:t>
      </w:r>
      <w:r w:rsidR="00295153" w:rsidRPr="00471595">
        <w:rPr>
          <w:rFonts w:ascii="Montserrat" w:hAnsi="Montserrat"/>
          <w:sz w:val="24"/>
        </w:rPr>
        <w:t xml:space="preserve"> but</w:t>
      </w:r>
      <w:r w:rsidRPr="00471595">
        <w:rPr>
          <w:rFonts w:ascii="Montserrat" w:hAnsi="Montserrat"/>
          <w:sz w:val="24"/>
        </w:rPr>
        <w:t xml:space="preserve"> all they told him was that Alex had gone away. Eventually he had met Angelica and he forgot all about her older brother.</w:t>
      </w:r>
    </w:p>
    <w:p w14:paraId="71F877EF" w14:textId="409DE3ED" w:rsidR="00AD35EB" w:rsidRPr="00471595" w:rsidRDefault="00AD35EB" w:rsidP="00515B04">
      <w:pPr>
        <w:numPr>
          <w:ins w:id="238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Oh my god,</w:t>
      </w:r>
      <w:r w:rsidR="000264CD" w:rsidRPr="00471595">
        <w:rPr>
          <w:rFonts w:ascii="Montserrat" w:hAnsi="Montserrat"/>
          <w:sz w:val="24"/>
        </w:rPr>
        <w:t>”</w:t>
      </w:r>
      <w:r w:rsidRPr="00471595">
        <w:rPr>
          <w:rFonts w:ascii="Montserrat" w:hAnsi="Montserrat"/>
          <w:sz w:val="24"/>
        </w:rPr>
        <w:t xml:space="preserve"> he said feeling sick. What she said was true. She had been so much like Alex that she had taken her brother’s place in his memory. He hadn’t really met her until they were about seven</w:t>
      </w:r>
      <w:r w:rsidR="00295153" w:rsidRPr="00471595">
        <w:rPr>
          <w:rFonts w:ascii="Montserrat" w:hAnsi="Montserrat"/>
          <w:sz w:val="24"/>
        </w:rPr>
        <w:t xml:space="preserve"> but</w:t>
      </w:r>
      <w:r w:rsidRPr="00471595">
        <w:rPr>
          <w:rFonts w:ascii="Montserrat" w:hAnsi="Montserrat"/>
          <w:sz w:val="24"/>
        </w:rPr>
        <w:t xml:space="preserve"> he had remembered it as if they had learned to walk together. If he hadn’t flunked the first grade twice, he wouldn’t even have met her. Not as likely, anyway.</w:t>
      </w:r>
    </w:p>
    <w:p w14:paraId="641DF8D8" w14:textId="22ACA77A" w:rsidR="00AD35EB" w:rsidRPr="00471595" w:rsidRDefault="00AD35EB" w:rsidP="00515B04">
      <w:pPr>
        <w:numPr>
          <w:ins w:id="2385"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 wish I’d known,</w:t>
      </w:r>
      <w:r w:rsidR="000264CD" w:rsidRPr="00471595">
        <w:rPr>
          <w:rFonts w:ascii="Montserrat" w:hAnsi="Montserrat"/>
          <w:sz w:val="24"/>
        </w:rPr>
        <w:t>”</w:t>
      </w:r>
      <w:r w:rsidRPr="00471595">
        <w:rPr>
          <w:rFonts w:ascii="Montserrat" w:hAnsi="Montserrat"/>
          <w:sz w:val="24"/>
        </w:rPr>
        <w:t xml:space="preserve"> said Chris softly. He had met her in the first grade too</w:t>
      </w:r>
      <w:r w:rsidR="00295153" w:rsidRPr="00471595">
        <w:rPr>
          <w:rFonts w:ascii="Montserrat" w:hAnsi="Montserrat"/>
          <w:sz w:val="24"/>
        </w:rPr>
        <w:t xml:space="preserve"> and</w:t>
      </w:r>
      <w:r w:rsidRPr="00471595">
        <w:rPr>
          <w:rFonts w:ascii="Montserrat" w:hAnsi="Montserrat"/>
          <w:sz w:val="24"/>
        </w:rPr>
        <w:t xml:space="preserve"> he’d always thought it neat that she could be one of the guys. He looked around as it all began to sink in. How much willpower had it taken for her to go with them into these dark passageways? He looked into her eyes, this time with new understanding. </w:t>
      </w:r>
    </w:p>
    <w:p w14:paraId="6CE05B65" w14:textId="5FF80377" w:rsidR="00AD35EB" w:rsidRPr="00471595" w:rsidRDefault="00AD35EB" w:rsidP="00515B04">
      <w:pPr>
        <w:numPr>
          <w:ins w:id="2386" w:author="Unknown"/>
        </w:numPr>
        <w:rPr>
          <w:rFonts w:ascii="Montserrat" w:hAnsi="Montserrat"/>
          <w:sz w:val="24"/>
        </w:rPr>
      </w:pPr>
      <w:r w:rsidRPr="00471595">
        <w:rPr>
          <w:rFonts w:ascii="Montserrat" w:hAnsi="Montserrat"/>
          <w:sz w:val="24"/>
        </w:rPr>
        <w:tab/>
        <w:t>Because it was cold, they all scooted closer together, leaning on each other</w:t>
      </w:r>
      <w:r w:rsidR="00295153" w:rsidRPr="00471595">
        <w:rPr>
          <w:rFonts w:ascii="Montserrat" w:hAnsi="Montserrat"/>
          <w:sz w:val="24"/>
        </w:rPr>
        <w:t xml:space="preserve"> and</w:t>
      </w:r>
      <w:r w:rsidRPr="00471595">
        <w:rPr>
          <w:rFonts w:ascii="Montserrat" w:hAnsi="Montserrat"/>
          <w:sz w:val="24"/>
        </w:rPr>
        <w:t xml:space="preserve"> gradually began to talk about growing up together. Chris and Jon shared some of their own fears with Angel, mostly talking to keep her distracted. They kept it up for hours, since she didn’t seem able to relax enough to fall asleep. Eventually, Chris noticed that Angel wasn’t the only one shivering. Quickly he grabbed up the blankets and started to pull off his shirt.</w:t>
      </w:r>
    </w:p>
    <w:p w14:paraId="761F253A" w14:textId="63306D16" w:rsidR="00AD35EB" w:rsidRPr="00471595" w:rsidRDefault="00AD35EB" w:rsidP="00515B04">
      <w:pPr>
        <w:numPr>
          <w:ins w:id="238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What are you doing?</w:t>
      </w:r>
      <w:r w:rsidR="000264CD" w:rsidRPr="00471595">
        <w:rPr>
          <w:rFonts w:ascii="Montserrat" w:hAnsi="Montserrat"/>
          <w:sz w:val="24"/>
        </w:rPr>
        <w:t>”</w:t>
      </w:r>
      <w:r w:rsidRPr="00471595">
        <w:rPr>
          <w:rFonts w:ascii="Montserrat" w:hAnsi="Montserrat"/>
          <w:sz w:val="24"/>
        </w:rPr>
        <w:t xml:space="preserve"> Jon asked.</w:t>
      </w:r>
    </w:p>
    <w:p w14:paraId="23E425DF" w14:textId="085A5C45" w:rsidR="00AD35EB" w:rsidRPr="00471595" w:rsidRDefault="00AD35EB" w:rsidP="00515B04">
      <w:pPr>
        <w:numPr>
          <w:ins w:id="238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Take your clothes off, both of you. We’re gonna get hypothermia in here. We need to gang up under the blankets and our clothes are only going to suck up body heat we should be sharing,</w:t>
      </w:r>
      <w:r w:rsidR="000264CD" w:rsidRPr="00471595">
        <w:rPr>
          <w:rFonts w:ascii="Montserrat" w:hAnsi="Montserrat"/>
          <w:sz w:val="24"/>
        </w:rPr>
        <w:t>”</w:t>
      </w:r>
      <w:r w:rsidRPr="00471595">
        <w:rPr>
          <w:rFonts w:ascii="Montserrat" w:hAnsi="Montserrat"/>
          <w:sz w:val="24"/>
        </w:rPr>
        <w:t xml:space="preserve"> Chris explained as he slipped off his jeans. </w:t>
      </w:r>
      <w:r w:rsidR="000264CD" w:rsidRPr="00471595">
        <w:rPr>
          <w:rFonts w:ascii="Montserrat" w:hAnsi="Montserrat"/>
          <w:sz w:val="24"/>
        </w:rPr>
        <w:t>“</w:t>
      </w:r>
      <w:r w:rsidRPr="00471595">
        <w:rPr>
          <w:rFonts w:ascii="Montserrat" w:hAnsi="Montserrat"/>
          <w:sz w:val="24"/>
        </w:rPr>
        <w:t>Sorry Angelica</w:t>
      </w:r>
      <w:r w:rsidR="00295153" w:rsidRPr="00471595">
        <w:rPr>
          <w:rFonts w:ascii="Montserrat" w:hAnsi="Montserrat"/>
          <w:sz w:val="24"/>
        </w:rPr>
        <w:t xml:space="preserve"> but</w:t>
      </w:r>
      <w:r w:rsidRPr="00471595">
        <w:rPr>
          <w:rFonts w:ascii="Montserrat" w:hAnsi="Montserrat"/>
          <w:sz w:val="24"/>
        </w:rPr>
        <w:t xml:space="preserve"> this is serious.</w:t>
      </w:r>
      <w:r w:rsidR="000264CD" w:rsidRPr="00471595">
        <w:rPr>
          <w:rFonts w:ascii="Montserrat" w:hAnsi="Montserrat"/>
          <w:sz w:val="24"/>
        </w:rPr>
        <w:t>”</w:t>
      </w:r>
    </w:p>
    <w:p w14:paraId="028DA2F9" w14:textId="3732DB6E" w:rsidR="00AD35EB" w:rsidRPr="00471595" w:rsidRDefault="00AD35EB" w:rsidP="00515B04">
      <w:pPr>
        <w:numPr>
          <w:ins w:id="2389" w:author="Unknown"/>
        </w:numPr>
        <w:rPr>
          <w:rFonts w:ascii="Montserrat" w:hAnsi="Montserrat"/>
          <w:sz w:val="24"/>
        </w:rPr>
      </w:pPr>
      <w:r w:rsidRPr="00471595">
        <w:rPr>
          <w:rFonts w:ascii="Montserrat" w:hAnsi="Montserrat"/>
          <w:sz w:val="24"/>
        </w:rPr>
        <w:tab/>
        <w:t>She thought for a second</w:t>
      </w:r>
      <w:r w:rsidR="00295153" w:rsidRPr="00471595">
        <w:rPr>
          <w:rFonts w:ascii="Montserrat" w:hAnsi="Montserrat"/>
          <w:sz w:val="24"/>
        </w:rPr>
        <w:t xml:space="preserve"> but</w:t>
      </w:r>
      <w:r w:rsidRPr="00471595">
        <w:rPr>
          <w:rFonts w:ascii="Montserrat" w:hAnsi="Montserrat"/>
          <w:sz w:val="24"/>
        </w:rPr>
        <w:t xml:space="preserve"> she remembered her long stay in the hospital so she wasn’t about to argue. After she had shed her clothes and nestled between them under the blankets she laughed weakly, </w:t>
      </w:r>
      <w:r w:rsidR="000264CD" w:rsidRPr="00471595">
        <w:rPr>
          <w:rFonts w:ascii="Montserrat" w:hAnsi="Montserrat"/>
          <w:sz w:val="24"/>
        </w:rPr>
        <w:t>“</w:t>
      </w:r>
      <w:r w:rsidRPr="00471595">
        <w:rPr>
          <w:rFonts w:ascii="Montserrat" w:hAnsi="Montserrat"/>
          <w:sz w:val="24"/>
        </w:rPr>
        <w:t>God, just don’t tell Craig about this, he’ll kill us all.</w:t>
      </w:r>
      <w:r w:rsidR="000264CD" w:rsidRPr="00471595">
        <w:rPr>
          <w:rFonts w:ascii="Montserrat" w:hAnsi="Montserrat"/>
          <w:sz w:val="24"/>
        </w:rPr>
        <w:t>”</w:t>
      </w:r>
    </w:p>
    <w:p w14:paraId="0EB1DE76" w14:textId="1F03CD0B" w:rsidR="00AD35EB" w:rsidRPr="00471595" w:rsidRDefault="00AD35EB" w:rsidP="00515B04">
      <w:pPr>
        <w:numPr>
          <w:ins w:id="2390" w:author="Unknown"/>
        </w:numPr>
        <w:rPr>
          <w:rFonts w:ascii="Montserrat" w:hAnsi="Montserrat"/>
          <w:sz w:val="24"/>
        </w:rPr>
      </w:pPr>
      <w:r w:rsidRPr="00471595">
        <w:rPr>
          <w:rFonts w:ascii="Montserrat" w:hAnsi="Montserrat"/>
          <w:sz w:val="24"/>
        </w:rPr>
        <w:tab/>
        <w:t xml:space="preserve">They all laughed weakly. Jon grinned in the dim light. </w:t>
      </w:r>
      <w:r w:rsidR="000264CD" w:rsidRPr="00471595">
        <w:rPr>
          <w:rFonts w:ascii="Montserrat" w:hAnsi="Montserrat"/>
          <w:sz w:val="24"/>
        </w:rPr>
        <w:t>“</w:t>
      </w:r>
      <w:r w:rsidRPr="00471595">
        <w:rPr>
          <w:rFonts w:ascii="Montserrat" w:hAnsi="Montserrat"/>
          <w:sz w:val="24"/>
        </w:rPr>
        <w:t>Yeah, I’ll bet he’d wish he bothered to come with us if he knew...</w:t>
      </w:r>
      <w:r w:rsidR="000264CD" w:rsidRPr="00471595">
        <w:rPr>
          <w:rFonts w:ascii="Montserrat" w:hAnsi="Montserrat"/>
          <w:sz w:val="24"/>
        </w:rPr>
        <w:t>”</w:t>
      </w:r>
      <w:r w:rsidRPr="00471595">
        <w:rPr>
          <w:rFonts w:ascii="Montserrat" w:hAnsi="Montserrat"/>
          <w:sz w:val="24"/>
        </w:rPr>
        <w:t xml:space="preserve"> He said running his hand over Angel’s thigh. Angel sighed. She didn’t mind the touch, because in spite of Jon’s horrible practical joke, she trusted him. Actually, of all the boys she had grown up with, he and Chris were the only ones she had trusted when it came to taking risks. She leaned her head on Chris’ shoulder and caressed Jon’s hand on her thigh. Like many things they had explored together, they had discovered their sexuality together. </w:t>
      </w:r>
    </w:p>
    <w:p w14:paraId="58B00A98" w14:textId="565A4C9C" w:rsidR="00AD35EB" w:rsidRPr="00471595" w:rsidRDefault="00AD35EB" w:rsidP="00515B04">
      <w:pPr>
        <w:numPr>
          <w:ins w:id="2391" w:author="Unknown"/>
        </w:numPr>
        <w:rPr>
          <w:rFonts w:ascii="Montserrat" w:hAnsi="Montserrat"/>
          <w:sz w:val="24"/>
        </w:rPr>
      </w:pPr>
      <w:r w:rsidRPr="00471595">
        <w:rPr>
          <w:rFonts w:ascii="Montserrat" w:hAnsi="Montserrat"/>
          <w:sz w:val="24"/>
        </w:rPr>
        <w:tab/>
        <w:t xml:space="preserve">Chris sighed. </w:t>
      </w:r>
      <w:r w:rsidR="000264CD" w:rsidRPr="00471595">
        <w:rPr>
          <w:rFonts w:ascii="Montserrat" w:hAnsi="Montserrat"/>
          <w:sz w:val="24"/>
        </w:rPr>
        <w:t>“</w:t>
      </w:r>
      <w:r w:rsidRPr="00471595">
        <w:rPr>
          <w:rFonts w:ascii="Montserrat" w:hAnsi="Montserrat"/>
          <w:sz w:val="24"/>
        </w:rPr>
        <w:t>Why are you seeing that jerk anyway?</w:t>
      </w:r>
      <w:r w:rsidR="000264CD" w:rsidRPr="00471595">
        <w:rPr>
          <w:rFonts w:ascii="Montserrat" w:hAnsi="Montserrat"/>
          <w:sz w:val="24"/>
        </w:rPr>
        <w:t>”</w:t>
      </w:r>
      <w:r w:rsidRPr="00471595">
        <w:rPr>
          <w:rFonts w:ascii="Montserrat" w:hAnsi="Montserrat"/>
          <w:sz w:val="24"/>
        </w:rPr>
        <w:t xml:space="preserve"> He asked plaintively.</w:t>
      </w:r>
    </w:p>
    <w:p w14:paraId="74933CC3" w14:textId="6DBB1D44" w:rsidR="00AD35EB" w:rsidRPr="00471595" w:rsidRDefault="00AD35EB" w:rsidP="00515B04">
      <w:pPr>
        <w:numPr>
          <w:ins w:id="2392" w:author="Unknown"/>
        </w:numPr>
        <w:rPr>
          <w:rFonts w:ascii="Montserrat" w:hAnsi="Montserrat"/>
          <w:sz w:val="24"/>
        </w:rPr>
      </w:pPr>
      <w:r w:rsidRPr="00471595">
        <w:rPr>
          <w:rFonts w:ascii="Montserrat" w:hAnsi="Montserrat"/>
          <w:sz w:val="24"/>
        </w:rPr>
        <w:tab/>
        <w:t xml:space="preserve">She snorted, </w:t>
      </w:r>
      <w:r w:rsidR="000264CD" w:rsidRPr="00471595">
        <w:rPr>
          <w:rFonts w:ascii="Montserrat" w:hAnsi="Montserrat"/>
          <w:sz w:val="24"/>
        </w:rPr>
        <w:t>“</w:t>
      </w:r>
      <w:r w:rsidRPr="00471595">
        <w:rPr>
          <w:rFonts w:ascii="Montserrat" w:hAnsi="Montserrat"/>
          <w:sz w:val="24"/>
        </w:rPr>
        <w:t>You mean, why am I sleeping with that jerk,</w:t>
      </w:r>
      <w:r w:rsidR="000264CD" w:rsidRPr="00471595">
        <w:rPr>
          <w:rFonts w:ascii="Montserrat" w:hAnsi="Montserrat"/>
          <w:sz w:val="24"/>
        </w:rPr>
        <w:t>”</w:t>
      </w:r>
      <w:r w:rsidRPr="00471595">
        <w:rPr>
          <w:rFonts w:ascii="Montserrat" w:hAnsi="Montserrat"/>
          <w:sz w:val="24"/>
        </w:rPr>
        <w:t xml:space="preserve"> she chuckled, knowing him better. Chris and Jon exchanged a look and then they both nodded severely in agreement with her. She sighed. This was another of those things she had not been brave enough to talk with them about before. She had learned her lesson about silence though. She pulled the two of them into a closer embrace</w:t>
      </w:r>
      <w:r w:rsidR="00295153" w:rsidRPr="00471595">
        <w:rPr>
          <w:rFonts w:ascii="Montserrat" w:hAnsi="Montserrat"/>
          <w:sz w:val="24"/>
        </w:rPr>
        <w:t xml:space="preserve"> and</w:t>
      </w:r>
      <w:r w:rsidRPr="00471595">
        <w:rPr>
          <w:rFonts w:ascii="Montserrat" w:hAnsi="Montserrat"/>
          <w:sz w:val="24"/>
        </w:rPr>
        <w:t xml:space="preserve"> took down the one promise she had bound them too when she had stopped sleeping with them.</w:t>
      </w:r>
    </w:p>
    <w:p w14:paraId="4F8EF2FC" w14:textId="48C9440C" w:rsidR="00AD35EB" w:rsidRPr="00471595" w:rsidRDefault="00AD35EB" w:rsidP="00515B04">
      <w:pPr>
        <w:numPr>
          <w:ins w:id="2393"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Outside of you two,</w:t>
      </w:r>
      <w:r w:rsidR="000264CD" w:rsidRPr="00471595">
        <w:rPr>
          <w:rFonts w:ascii="Montserrat" w:hAnsi="Montserrat"/>
          <w:sz w:val="24"/>
        </w:rPr>
        <w:t>”</w:t>
      </w:r>
      <w:r w:rsidRPr="00471595">
        <w:rPr>
          <w:rFonts w:ascii="Montserrat" w:hAnsi="Montserrat"/>
          <w:sz w:val="24"/>
        </w:rPr>
        <w:t xml:space="preserve"> she began, caressing their backs under the blanket, </w:t>
      </w:r>
      <w:r w:rsidR="000264CD" w:rsidRPr="00471595">
        <w:rPr>
          <w:rFonts w:ascii="Montserrat" w:hAnsi="Montserrat"/>
          <w:sz w:val="24"/>
        </w:rPr>
        <w:t>“</w:t>
      </w:r>
      <w:r w:rsidRPr="00471595">
        <w:rPr>
          <w:rFonts w:ascii="Montserrat" w:hAnsi="Montserrat"/>
          <w:sz w:val="24"/>
        </w:rPr>
        <w:t>he’s the only guy I’ve met who I respect.</w:t>
      </w:r>
      <w:r w:rsidR="000264CD" w:rsidRPr="00471595">
        <w:rPr>
          <w:rFonts w:ascii="Montserrat" w:hAnsi="Montserrat"/>
          <w:sz w:val="24"/>
        </w:rPr>
        <w:t>”</w:t>
      </w:r>
      <w:r w:rsidRPr="00471595">
        <w:rPr>
          <w:rFonts w:ascii="Montserrat" w:hAnsi="Montserrat"/>
          <w:sz w:val="24"/>
        </w:rPr>
        <w:t xml:space="preserve"> They both raised eyebrows at that</w:t>
      </w:r>
      <w:r w:rsidR="00295153" w:rsidRPr="00471595">
        <w:rPr>
          <w:rFonts w:ascii="Montserrat" w:hAnsi="Montserrat"/>
          <w:sz w:val="24"/>
        </w:rPr>
        <w:t xml:space="preserve"> but</w:t>
      </w:r>
      <w:r w:rsidRPr="00471595">
        <w:rPr>
          <w:rFonts w:ascii="Montserrat" w:hAnsi="Montserrat"/>
          <w:sz w:val="24"/>
        </w:rPr>
        <w:t xml:space="preserve"> then they were biased. She grinned sadly, </w:t>
      </w:r>
      <w:r w:rsidR="000264CD" w:rsidRPr="00471595">
        <w:rPr>
          <w:rFonts w:ascii="Montserrat" w:hAnsi="Montserrat"/>
          <w:sz w:val="24"/>
        </w:rPr>
        <w:t>“</w:t>
      </w:r>
      <w:r w:rsidRPr="00471595">
        <w:rPr>
          <w:rFonts w:ascii="Montserrat" w:hAnsi="Montserrat"/>
          <w:sz w:val="24"/>
        </w:rPr>
        <w:t>Unlike you two, I can stand to hurt him if I have to; to cut him off from the group, because he was never as close as we are.</w:t>
      </w:r>
      <w:r w:rsidR="000264CD" w:rsidRPr="00471595">
        <w:rPr>
          <w:rFonts w:ascii="Montserrat" w:hAnsi="Montserrat"/>
          <w:sz w:val="24"/>
        </w:rPr>
        <w:t>”</w:t>
      </w:r>
      <w:r w:rsidRPr="00471595">
        <w:rPr>
          <w:rFonts w:ascii="Montserrat" w:hAnsi="Montserrat"/>
          <w:sz w:val="24"/>
        </w:rPr>
        <w:t xml:space="preserve"> She looked carefully at them. </w:t>
      </w:r>
      <w:r w:rsidR="000264CD" w:rsidRPr="00471595">
        <w:rPr>
          <w:rFonts w:ascii="Montserrat" w:hAnsi="Montserrat"/>
          <w:sz w:val="24"/>
        </w:rPr>
        <w:t>“</w:t>
      </w:r>
      <w:r w:rsidRPr="00471595">
        <w:rPr>
          <w:rFonts w:ascii="Montserrat" w:hAnsi="Montserrat"/>
          <w:sz w:val="24"/>
        </w:rPr>
        <w:t>If I thought you two could honestly share me, I would never have pushed you off. But I didn’t want to come between you and I couldn’t pick just one of you. Do you understand?</w:t>
      </w:r>
      <w:r w:rsidR="000264CD" w:rsidRPr="00471595">
        <w:rPr>
          <w:rFonts w:ascii="Montserrat" w:hAnsi="Montserrat"/>
          <w:sz w:val="24"/>
        </w:rPr>
        <w:t>”</w:t>
      </w:r>
      <w:r w:rsidRPr="00471595">
        <w:rPr>
          <w:rFonts w:ascii="Montserrat" w:hAnsi="Montserrat"/>
          <w:sz w:val="24"/>
        </w:rPr>
        <w:t xml:space="preserve"> She asked with great concern.</w:t>
      </w:r>
    </w:p>
    <w:p w14:paraId="3A0C87FC" w14:textId="1EE62E0A" w:rsidR="00AD35EB" w:rsidRPr="00471595" w:rsidRDefault="00AD35EB" w:rsidP="00515B04">
      <w:pPr>
        <w:numPr>
          <w:ins w:id="2394" w:author="Unknown"/>
        </w:numPr>
        <w:rPr>
          <w:rFonts w:ascii="Montserrat" w:hAnsi="Montserrat"/>
          <w:sz w:val="24"/>
        </w:rPr>
      </w:pPr>
      <w:r w:rsidRPr="00471595">
        <w:rPr>
          <w:rFonts w:ascii="Montserrat" w:hAnsi="Montserrat"/>
          <w:sz w:val="24"/>
        </w:rPr>
        <w:tab/>
        <w:t>They looked at each other and the same thoughts passed in their eyes. They had always been just ‘the guys’ even though one of them had been ‘fortunate’ enough to have been female. They had learned about making love</w:t>
      </w:r>
      <w:r w:rsidR="00295153" w:rsidRPr="00471595">
        <w:rPr>
          <w:rFonts w:ascii="Montserrat" w:hAnsi="Montserrat"/>
          <w:sz w:val="24"/>
        </w:rPr>
        <w:t xml:space="preserve"> and</w:t>
      </w:r>
      <w:r w:rsidRPr="00471595">
        <w:rPr>
          <w:rFonts w:ascii="Montserrat" w:hAnsi="Montserrat"/>
          <w:sz w:val="24"/>
        </w:rPr>
        <w:t xml:space="preserve"> about fucking, not as boys and girls but as friends. Nothing would change the fact that physically, hormonally, they were boys and she was a girl, however. It was simple biology</w:t>
      </w:r>
      <w:r w:rsidR="00295153" w:rsidRPr="00471595">
        <w:rPr>
          <w:rFonts w:ascii="Montserrat" w:hAnsi="Montserrat"/>
          <w:sz w:val="24"/>
        </w:rPr>
        <w:t xml:space="preserve"> and</w:t>
      </w:r>
      <w:r w:rsidRPr="00471595">
        <w:rPr>
          <w:rFonts w:ascii="Montserrat" w:hAnsi="Montserrat"/>
          <w:sz w:val="24"/>
        </w:rPr>
        <w:t xml:space="preserve"> the fact was, as they had almost proved tonight, they would fight over her; it only needed a perceived reason. They nodded their heads unhappily.</w:t>
      </w:r>
    </w:p>
    <w:p w14:paraId="0DC9B19B" w14:textId="4DF99E36" w:rsidR="00AD35EB" w:rsidRPr="00471595" w:rsidRDefault="00AD35EB" w:rsidP="00515B04">
      <w:pPr>
        <w:numPr>
          <w:ins w:id="2395" w:author="Unknown"/>
        </w:numPr>
        <w:rPr>
          <w:rFonts w:ascii="Montserrat" w:hAnsi="Montserrat"/>
          <w:sz w:val="24"/>
        </w:rPr>
      </w:pPr>
      <w:r w:rsidRPr="00471595">
        <w:rPr>
          <w:rFonts w:ascii="Montserrat" w:hAnsi="Montserrat"/>
          <w:sz w:val="24"/>
        </w:rPr>
        <w:tab/>
        <w:t xml:space="preserve">It was hard to admit, because it was harder to submit to the consequence that they did not have the hope of her as long as they had respect for their friendship. They had not been able to accept it when she had drawn the line and ended it. I’m sorry guys, I didn’t mean to hurt you either, she thought, realizing that she had. Angel slid a hand up each young man’s body and stopped gently to caress a face. If only you cared for each other as much as you care for me. She spoke to both at once, </w:t>
      </w:r>
      <w:r w:rsidR="000264CD" w:rsidRPr="00471595">
        <w:rPr>
          <w:rFonts w:ascii="Montserrat" w:hAnsi="Montserrat"/>
          <w:sz w:val="24"/>
        </w:rPr>
        <w:t>“</w:t>
      </w:r>
      <w:r w:rsidRPr="00471595">
        <w:rPr>
          <w:rFonts w:ascii="Montserrat" w:hAnsi="Montserrat"/>
          <w:sz w:val="24"/>
        </w:rPr>
        <w:t>I can never be your girl</w:t>
      </w:r>
      <w:r w:rsidR="00295153" w:rsidRPr="00471595">
        <w:rPr>
          <w:rFonts w:ascii="Montserrat" w:hAnsi="Montserrat"/>
          <w:sz w:val="24"/>
        </w:rPr>
        <w:t xml:space="preserve"> but</w:t>
      </w:r>
      <w:r w:rsidRPr="00471595">
        <w:rPr>
          <w:rFonts w:ascii="Montserrat" w:hAnsi="Montserrat"/>
          <w:sz w:val="24"/>
        </w:rPr>
        <w:t xml:space="preserve"> I will always be your friend and that’s...</w:t>
      </w:r>
      <w:r w:rsidR="000264CD" w:rsidRPr="00471595">
        <w:rPr>
          <w:rFonts w:ascii="Montserrat" w:hAnsi="Montserrat"/>
          <w:sz w:val="24"/>
        </w:rPr>
        <w:t>”</w:t>
      </w:r>
      <w:r w:rsidRPr="00471595">
        <w:rPr>
          <w:rFonts w:ascii="Montserrat" w:hAnsi="Montserrat"/>
          <w:sz w:val="24"/>
        </w:rPr>
        <w:t xml:space="preserve"> She paused. I hope we’ve grown enough to deal with this, she reflected once, knowing where she was going, </w:t>
      </w:r>
      <w:r w:rsidR="000264CD" w:rsidRPr="00471595">
        <w:rPr>
          <w:rFonts w:ascii="Montserrat" w:hAnsi="Montserrat"/>
          <w:sz w:val="24"/>
        </w:rPr>
        <w:t>“</w:t>
      </w:r>
      <w:r w:rsidRPr="00471595">
        <w:rPr>
          <w:rFonts w:ascii="Montserrat" w:hAnsi="Montserrat"/>
          <w:sz w:val="24"/>
        </w:rPr>
        <w:t>...what makes lovers.</w:t>
      </w:r>
      <w:r w:rsidR="000264CD" w:rsidRPr="00471595">
        <w:rPr>
          <w:rFonts w:ascii="Montserrat" w:hAnsi="Montserrat"/>
          <w:sz w:val="24"/>
        </w:rPr>
        <w:t>”</w:t>
      </w:r>
      <w:r w:rsidRPr="00471595">
        <w:rPr>
          <w:rFonts w:ascii="Montserrat" w:hAnsi="Montserrat"/>
          <w:sz w:val="24"/>
        </w:rPr>
        <w:t xml:space="preserve"> Her head ducked down</w:t>
      </w:r>
      <w:r w:rsidR="00295153" w:rsidRPr="00471595">
        <w:rPr>
          <w:rFonts w:ascii="Montserrat" w:hAnsi="Montserrat"/>
          <w:sz w:val="24"/>
        </w:rPr>
        <w:t xml:space="preserve"> and</w:t>
      </w:r>
      <w:r w:rsidRPr="00471595">
        <w:rPr>
          <w:rFonts w:ascii="Montserrat" w:hAnsi="Montserrat"/>
          <w:sz w:val="24"/>
        </w:rPr>
        <w:t xml:space="preserve"> with great difficulty, she spoke. </w:t>
      </w:r>
      <w:r w:rsidR="000264CD" w:rsidRPr="00471595">
        <w:rPr>
          <w:rFonts w:ascii="Montserrat" w:hAnsi="Montserrat"/>
          <w:sz w:val="24"/>
        </w:rPr>
        <w:t>“</w:t>
      </w:r>
      <w:r w:rsidRPr="00471595">
        <w:rPr>
          <w:rFonts w:ascii="Montserrat" w:hAnsi="Montserrat"/>
          <w:sz w:val="24"/>
        </w:rPr>
        <w:t>I don’t want to use you</w:t>
      </w:r>
      <w:r w:rsidR="00295153" w:rsidRPr="00471595">
        <w:rPr>
          <w:rFonts w:ascii="Montserrat" w:hAnsi="Montserrat"/>
          <w:sz w:val="24"/>
        </w:rPr>
        <w:t xml:space="preserve"> but</w:t>
      </w:r>
      <w:r w:rsidRPr="00471595">
        <w:rPr>
          <w:rFonts w:ascii="Montserrat" w:hAnsi="Montserrat"/>
          <w:sz w:val="24"/>
        </w:rPr>
        <w:t xml:space="preserve"> I need something... To occupy my mind... Or I won’t make it through this,</w:t>
      </w:r>
      <w:r w:rsidR="000264CD" w:rsidRPr="00471595">
        <w:rPr>
          <w:rFonts w:ascii="Montserrat" w:hAnsi="Montserrat"/>
          <w:sz w:val="24"/>
        </w:rPr>
        <w:t>”</w:t>
      </w:r>
      <w:r w:rsidRPr="00471595">
        <w:rPr>
          <w:rFonts w:ascii="Montserrat" w:hAnsi="Montserrat"/>
          <w:sz w:val="24"/>
        </w:rPr>
        <w:t xml:space="preserve"> she pleaded quietly. Not to their manhood</w:t>
      </w:r>
      <w:r w:rsidR="00295153" w:rsidRPr="00471595">
        <w:rPr>
          <w:rFonts w:ascii="Montserrat" w:hAnsi="Montserrat"/>
          <w:sz w:val="24"/>
        </w:rPr>
        <w:t xml:space="preserve"> but</w:t>
      </w:r>
      <w:r w:rsidRPr="00471595">
        <w:rPr>
          <w:rFonts w:ascii="Montserrat" w:hAnsi="Montserrat"/>
          <w:sz w:val="24"/>
        </w:rPr>
        <w:t xml:space="preserve"> to their honor. It was not an easy thing to do, for any of them, because they did feel love for each other</w:t>
      </w:r>
      <w:r w:rsidR="00295153" w:rsidRPr="00471595">
        <w:rPr>
          <w:rFonts w:ascii="Montserrat" w:hAnsi="Montserrat"/>
          <w:sz w:val="24"/>
        </w:rPr>
        <w:t xml:space="preserve"> and</w:t>
      </w:r>
      <w:r w:rsidRPr="00471595">
        <w:rPr>
          <w:rFonts w:ascii="Montserrat" w:hAnsi="Montserrat"/>
          <w:sz w:val="24"/>
        </w:rPr>
        <w:t xml:space="preserve"> they lived in a world where what she proposed would only cheapen her and confuse them. </w:t>
      </w:r>
    </w:p>
    <w:p w14:paraId="0DAF3FBC" w14:textId="77777777" w:rsidR="00AD35EB" w:rsidRPr="00471595" w:rsidRDefault="00AD35EB" w:rsidP="00515B04">
      <w:pPr>
        <w:numPr>
          <w:ins w:id="2396" w:author="Unknown"/>
        </w:numPr>
        <w:rPr>
          <w:rFonts w:ascii="Montserrat" w:hAnsi="Montserrat"/>
          <w:sz w:val="24"/>
        </w:rPr>
      </w:pPr>
      <w:r w:rsidRPr="00471595">
        <w:rPr>
          <w:rFonts w:ascii="Montserrat" w:hAnsi="Montserrat"/>
          <w:sz w:val="24"/>
        </w:rPr>
        <w:tab/>
        <w:t>Maybe even humiliate them.</w:t>
      </w:r>
    </w:p>
    <w:p w14:paraId="172CBA29" w14:textId="75C43E15" w:rsidR="00AD35EB" w:rsidRPr="00471595" w:rsidRDefault="00AD35EB" w:rsidP="00515B04">
      <w:pPr>
        <w:numPr>
          <w:ins w:id="2397" w:author="Unknown"/>
        </w:numPr>
        <w:rPr>
          <w:rFonts w:ascii="Montserrat" w:hAnsi="Montserrat"/>
          <w:sz w:val="24"/>
        </w:rPr>
      </w:pPr>
      <w:r w:rsidRPr="00471595">
        <w:rPr>
          <w:rFonts w:ascii="Montserrat" w:hAnsi="Montserrat"/>
          <w:sz w:val="24"/>
        </w:rPr>
        <w:tab/>
        <w:t>She looked into their eyes</w:t>
      </w:r>
      <w:r w:rsidR="00295153" w:rsidRPr="00471595">
        <w:rPr>
          <w:rFonts w:ascii="Montserrat" w:hAnsi="Montserrat"/>
          <w:sz w:val="24"/>
        </w:rPr>
        <w:t xml:space="preserve"> and</w:t>
      </w:r>
      <w:r w:rsidRPr="00471595">
        <w:rPr>
          <w:rFonts w:ascii="Montserrat" w:hAnsi="Montserrat"/>
          <w:sz w:val="24"/>
        </w:rPr>
        <w:t xml:space="preserve"> they saw that she had already thought of that. Silently she urged them to grow past what other’s might think and realize that this was just between them and had nothing to do with the rest of the universe. She could deal with it her self in those terms—that in the private reality the three of them had shared, intimacy between them was nothing to be ashamed of</w:t>
      </w:r>
      <w:r w:rsidR="00295153" w:rsidRPr="00471595">
        <w:rPr>
          <w:rFonts w:ascii="Montserrat" w:hAnsi="Montserrat"/>
          <w:sz w:val="24"/>
        </w:rPr>
        <w:t xml:space="preserve"> but</w:t>
      </w:r>
      <w:r w:rsidRPr="00471595">
        <w:rPr>
          <w:rFonts w:ascii="Montserrat" w:hAnsi="Montserrat"/>
          <w:sz w:val="24"/>
        </w:rPr>
        <w:t xml:space="preserve"> a point on which they deserved to be proud. She only wished she had been able to face it herself without something like this to prompt it. She watched them struggle with it for a while</w:t>
      </w:r>
      <w:r w:rsidR="00295153" w:rsidRPr="00471595">
        <w:rPr>
          <w:rFonts w:ascii="Montserrat" w:hAnsi="Montserrat"/>
          <w:sz w:val="24"/>
        </w:rPr>
        <w:t xml:space="preserve"> and</w:t>
      </w:r>
      <w:r w:rsidRPr="00471595">
        <w:rPr>
          <w:rFonts w:ascii="Montserrat" w:hAnsi="Montserrat"/>
          <w:sz w:val="24"/>
        </w:rPr>
        <w:t xml:space="preserve"> felt it with them as they realized that this was about being equals</w:t>
      </w:r>
      <w:r w:rsidR="00295153" w:rsidRPr="00471595">
        <w:rPr>
          <w:rFonts w:ascii="Montserrat" w:hAnsi="Montserrat"/>
          <w:sz w:val="24"/>
        </w:rPr>
        <w:t xml:space="preserve"> and</w:t>
      </w:r>
      <w:r w:rsidRPr="00471595">
        <w:rPr>
          <w:rFonts w:ascii="Montserrat" w:hAnsi="Montserrat"/>
          <w:sz w:val="24"/>
        </w:rPr>
        <w:t xml:space="preserve"> that it had nothing to do with gender. </w:t>
      </w:r>
    </w:p>
    <w:p w14:paraId="29EE667A" w14:textId="77777777" w:rsidR="00AD35EB" w:rsidRPr="00471595" w:rsidRDefault="00AD35EB" w:rsidP="00515B04">
      <w:pPr>
        <w:numPr>
          <w:ins w:id="2398" w:author="Unknown"/>
        </w:numPr>
        <w:rPr>
          <w:rFonts w:ascii="Montserrat" w:hAnsi="Montserrat"/>
          <w:sz w:val="24"/>
        </w:rPr>
      </w:pPr>
      <w:r w:rsidRPr="00471595">
        <w:rPr>
          <w:rFonts w:ascii="Montserrat" w:hAnsi="Montserrat"/>
          <w:sz w:val="24"/>
        </w:rPr>
        <w:tab/>
        <w:t xml:space="preserve">Chris and Jon exchanged a look, searching each other for trust, because what she hadn’t said had still come through. She was not opening herself back up to them but asking them to open up to each other. </w:t>
      </w:r>
    </w:p>
    <w:p w14:paraId="39DE16E9" w14:textId="224D5A8C" w:rsidR="00AD35EB" w:rsidRPr="00471595" w:rsidRDefault="00AD35EB" w:rsidP="00515B04">
      <w:pPr>
        <w:numPr>
          <w:ins w:id="239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This isn’t...</w:t>
      </w:r>
      <w:r w:rsidR="000264CD" w:rsidRPr="00471595">
        <w:rPr>
          <w:rFonts w:ascii="Montserrat" w:hAnsi="Montserrat"/>
          <w:sz w:val="24"/>
        </w:rPr>
        <w:t>”</w:t>
      </w:r>
      <w:r w:rsidRPr="00471595">
        <w:rPr>
          <w:rFonts w:ascii="Montserrat" w:hAnsi="Montserrat"/>
          <w:sz w:val="24"/>
        </w:rPr>
        <w:t xml:space="preserve"> Jon began carefully.</w:t>
      </w:r>
    </w:p>
    <w:p w14:paraId="1821B227" w14:textId="2168F9E9" w:rsidR="00AD35EB" w:rsidRPr="00471595" w:rsidRDefault="00AD35EB" w:rsidP="00515B04">
      <w:pPr>
        <w:numPr>
          <w:ins w:id="2400"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 know,</w:t>
      </w:r>
      <w:r w:rsidR="000264CD" w:rsidRPr="00471595">
        <w:rPr>
          <w:rFonts w:ascii="Montserrat" w:hAnsi="Montserrat"/>
          <w:sz w:val="24"/>
        </w:rPr>
        <w:t>”</w:t>
      </w:r>
      <w:r w:rsidRPr="00471595">
        <w:rPr>
          <w:rFonts w:ascii="Montserrat" w:hAnsi="Montserrat"/>
          <w:sz w:val="24"/>
        </w:rPr>
        <w:t xml:space="preserve"> Chris responded, managing to keep eye contact. </w:t>
      </w:r>
    </w:p>
    <w:p w14:paraId="5FBC3CE9" w14:textId="35649678" w:rsidR="00AD35EB" w:rsidRPr="00471595" w:rsidRDefault="00AD35EB" w:rsidP="00515B04">
      <w:pPr>
        <w:numPr>
          <w:ins w:id="2401" w:author="Unknown"/>
        </w:numPr>
        <w:rPr>
          <w:rFonts w:ascii="Montserrat" w:hAnsi="Montserrat"/>
          <w:sz w:val="24"/>
        </w:rPr>
      </w:pPr>
      <w:r w:rsidRPr="00471595">
        <w:rPr>
          <w:rFonts w:ascii="Montserrat" w:hAnsi="Montserrat"/>
          <w:sz w:val="24"/>
        </w:rPr>
        <w:tab/>
        <w:t xml:space="preserve">Jon sat still for a moment, then gave his hand to his old friend and grinned impishly, </w:t>
      </w:r>
      <w:r w:rsidR="000264CD" w:rsidRPr="00471595">
        <w:rPr>
          <w:rFonts w:ascii="Montserrat" w:hAnsi="Montserrat"/>
          <w:sz w:val="24"/>
        </w:rPr>
        <w:t>“</w:t>
      </w:r>
      <w:r w:rsidRPr="00471595">
        <w:rPr>
          <w:rFonts w:ascii="Montserrat" w:hAnsi="Montserrat"/>
          <w:sz w:val="24"/>
        </w:rPr>
        <w:t>Hey, I’ll still respect you in the morning.</w:t>
      </w:r>
      <w:r w:rsidR="000264CD" w:rsidRPr="00471595">
        <w:rPr>
          <w:rFonts w:ascii="Montserrat" w:hAnsi="Montserrat"/>
          <w:sz w:val="24"/>
        </w:rPr>
        <w:t>”</w:t>
      </w:r>
      <w:r w:rsidRPr="00471595">
        <w:rPr>
          <w:rFonts w:ascii="Montserrat" w:hAnsi="Montserrat"/>
          <w:sz w:val="24"/>
        </w:rPr>
        <w:t xml:space="preserve"> They all laughed to ease the tension.</w:t>
      </w:r>
    </w:p>
    <w:p w14:paraId="00F98FBF" w14:textId="5A6BC03F" w:rsidR="00276F1C" w:rsidRPr="00471595" w:rsidRDefault="00AD35EB" w:rsidP="00515B04">
      <w:pPr>
        <w:numPr>
          <w:ins w:id="2402" w:author="Unknown"/>
        </w:numPr>
        <w:rPr>
          <w:rFonts w:ascii="Montserrat" w:hAnsi="Montserrat"/>
          <w:sz w:val="24"/>
        </w:rPr>
      </w:pPr>
      <w:r w:rsidRPr="00471595">
        <w:rPr>
          <w:rFonts w:ascii="Montserrat" w:hAnsi="Montserrat"/>
          <w:sz w:val="24"/>
        </w:rPr>
        <w:tab/>
        <w:t>She had to admit to herself that she had doubted they would be able to deal with what she’d implied</w:t>
      </w:r>
      <w:r w:rsidR="00295153" w:rsidRPr="00471595">
        <w:rPr>
          <w:rFonts w:ascii="Montserrat" w:hAnsi="Montserrat"/>
          <w:sz w:val="24"/>
        </w:rPr>
        <w:t xml:space="preserve"> but</w:t>
      </w:r>
      <w:r w:rsidRPr="00471595">
        <w:rPr>
          <w:rFonts w:ascii="Montserrat" w:hAnsi="Montserrat"/>
          <w:sz w:val="24"/>
        </w:rPr>
        <w:t xml:space="preserve"> her pride in them soared as they looked past sexuality and embraced naked sensuality. It might have made her uncomfortable to consider it in the clear light of day</w:t>
      </w:r>
      <w:r w:rsidR="00295153" w:rsidRPr="00471595">
        <w:rPr>
          <w:rFonts w:ascii="Montserrat" w:hAnsi="Montserrat"/>
          <w:sz w:val="24"/>
        </w:rPr>
        <w:t xml:space="preserve"> but</w:t>
      </w:r>
      <w:r w:rsidRPr="00471595">
        <w:rPr>
          <w:rFonts w:ascii="Montserrat" w:hAnsi="Montserrat"/>
          <w:sz w:val="24"/>
        </w:rPr>
        <w:t xml:space="preserve"> locked in a barracks in a hole in the ground on the verge of losing her mind, it made perfect sense.</w:t>
      </w:r>
    </w:p>
    <w:p w14:paraId="3145E010" w14:textId="34FDA040" w:rsidR="00AD35EB" w:rsidRPr="00471595" w:rsidRDefault="00AD35EB" w:rsidP="00515B04">
      <w:pPr>
        <w:numPr>
          <w:ins w:id="2403" w:author="Unknown"/>
        </w:numPr>
        <w:rPr>
          <w:rFonts w:ascii="Montserrat" w:hAnsi="Montserrat"/>
          <w:sz w:val="24"/>
        </w:rPr>
      </w:pPr>
      <w:r w:rsidRPr="00471595">
        <w:rPr>
          <w:rFonts w:ascii="Montserrat" w:hAnsi="Montserrat"/>
          <w:sz w:val="24"/>
        </w:rPr>
        <w:br w:type="page"/>
        <w:t>TWO - PRACTICE DRAFT : PASSION</w:t>
      </w:r>
    </w:p>
    <w:p w14:paraId="4C9A7F94" w14:textId="77777777" w:rsidR="00515B04" w:rsidRPr="00471595" w:rsidRDefault="00515B04" w:rsidP="00515B04">
      <w:pPr>
        <w:rPr>
          <w:rFonts w:ascii="Montserrat" w:hAnsi="Montserrat"/>
          <w:sz w:val="24"/>
        </w:rPr>
      </w:pPr>
    </w:p>
    <w:p w14:paraId="5E1D33D2" w14:textId="77777777" w:rsidR="00515B04" w:rsidRPr="00471595" w:rsidRDefault="00515B04" w:rsidP="00515B04">
      <w:pPr>
        <w:pStyle w:val="VerticalBrace"/>
        <w:rPr>
          <w:rFonts w:ascii="Montserrat" w:hAnsi="Montserrat"/>
          <w:sz w:val="24"/>
        </w:rPr>
      </w:pPr>
      <w:r w:rsidRPr="00471595">
        <w:rPr>
          <w:rFonts w:ascii="Montserrat" w:hAnsi="Montserrat"/>
          <w:sz w:val="24"/>
        </w:rPr>
        <w:t>————————</w:t>
      </w:r>
    </w:p>
    <w:p w14:paraId="2159DE13" w14:textId="77777777" w:rsidR="00515B04" w:rsidRPr="00471595" w:rsidRDefault="00515B04" w:rsidP="00515B04">
      <w:pPr>
        <w:rPr>
          <w:rFonts w:ascii="Montserrat" w:hAnsi="Montserrat"/>
          <w:sz w:val="24"/>
        </w:rPr>
      </w:pPr>
    </w:p>
    <w:p w14:paraId="7FE704A0" w14:textId="77777777" w:rsidR="00AD35EB" w:rsidRPr="00471595" w:rsidRDefault="00AD35EB" w:rsidP="00515B04">
      <w:pPr>
        <w:numPr>
          <w:ins w:id="2404" w:author="Unknown"/>
        </w:numPr>
        <w:rPr>
          <w:rFonts w:ascii="Montserrat" w:hAnsi="Montserrat"/>
          <w:sz w:val="24"/>
        </w:rPr>
      </w:pPr>
      <w:r w:rsidRPr="00471595">
        <w:rPr>
          <w:rFonts w:ascii="Montserrat" w:hAnsi="Montserrat"/>
          <w:sz w:val="24"/>
        </w:rPr>
        <w:t>Angelica flinched awake, [jarred by the quiet texture... Vision quietly pierced haze of her mind]. She closed her eyes as the book dropped from her nerveless fingers. A crowd of strange faces danced before her mind's eye. The world began to spin around her before leaping away. As shock and alarm filled unknown faces one gaze claimed and devoured her attention. A dark face with intense hazel eyes stabbed into her, reaching, reaching. Drinking in her dying thoughts. Fear exploded even as the hard ground cracked under her head. A bright flash washed out everything but those eyes. A primal scream tore out of her throat as she felt herself torn across every nerve ending in her body. Then, nerve by nerve, sensation folded into nothingness. A moment of blankness chilled her and then the rosy glow of sunlight bleeding through her eyelids brought her back to herself.</w:t>
      </w:r>
    </w:p>
    <w:p w14:paraId="5CA96E1A" w14:textId="77777777" w:rsidR="00AD35EB" w:rsidRPr="00471595" w:rsidRDefault="00AD35EB" w:rsidP="00515B04">
      <w:pPr>
        <w:numPr>
          <w:ins w:id="2405" w:author="Unknown"/>
        </w:numPr>
        <w:rPr>
          <w:rFonts w:ascii="Montserrat" w:hAnsi="Montserrat"/>
          <w:sz w:val="24"/>
        </w:rPr>
      </w:pPr>
      <w:r w:rsidRPr="00471595">
        <w:rPr>
          <w:rFonts w:ascii="Montserrat" w:hAnsi="Montserrat"/>
          <w:sz w:val="24"/>
        </w:rPr>
        <w:tab/>
        <w:t>With a gasp, she opened her eyes.</w:t>
      </w:r>
    </w:p>
    <w:p w14:paraId="6AF1BE93" w14:textId="12ABBD07" w:rsidR="00AD35EB" w:rsidRPr="00471595" w:rsidRDefault="00AD35EB" w:rsidP="00515B04">
      <w:pPr>
        <w:numPr>
          <w:ins w:id="2406" w:author="Unknown"/>
        </w:numPr>
        <w:rPr>
          <w:rFonts w:ascii="Montserrat" w:hAnsi="Montserrat"/>
          <w:sz w:val="24"/>
        </w:rPr>
      </w:pPr>
      <w:r w:rsidRPr="00471595">
        <w:rPr>
          <w:rFonts w:ascii="Montserrat" w:hAnsi="Montserrat"/>
          <w:sz w:val="24"/>
        </w:rPr>
        <w:tab/>
        <w:t>Angela! Angelica bolted out of the lawn chair and rushed into the house. Running</w:t>
      </w:r>
      <w:r w:rsidR="00EA0FE0" w:rsidRPr="00471595">
        <w:rPr>
          <w:rFonts w:ascii="Montserrat" w:hAnsi="Montserrat"/>
          <w:sz w:val="24"/>
        </w:rPr>
        <w:t>,</w:t>
      </w:r>
      <w:r w:rsidRPr="00471595">
        <w:rPr>
          <w:rFonts w:ascii="Montserrat" w:hAnsi="Montserrat"/>
          <w:sz w:val="24"/>
        </w:rPr>
        <w:t xml:space="preserve"> in near panic, she knocked her father out of her way as she passed him inside the door. Without even a word, she ripped the phone out of her mother's hand and hung up on her call. She was punching in the numbers for the </w:t>
      </w:r>
      <w:r w:rsidR="00EA0FE0" w:rsidRPr="00471595">
        <w:rPr>
          <w:rFonts w:ascii="Montserrat" w:hAnsi="Montserrat"/>
          <w:sz w:val="24"/>
        </w:rPr>
        <w:t>long-distance</w:t>
      </w:r>
      <w:r w:rsidRPr="00471595">
        <w:rPr>
          <w:rFonts w:ascii="Montserrat" w:hAnsi="Montserrat"/>
          <w:sz w:val="24"/>
        </w:rPr>
        <w:t xml:space="preserve"> call even before Janice Kinkade Shae-Quinn could begin to protest.</w:t>
      </w:r>
    </w:p>
    <w:p w14:paraId="5728F327" w14:textId="4E145B84" w:rsidR="00AD35EB" w:rsidRPr="00471595" w:rsidRDefault="00AD35EB" w:rsidP="00515B04">
      <w:pPr>
        <w:numPr>
          <w:ins w:id="240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Angelica! What the bleeding hell is the matter with you?</w:t>
      </w:r>
      <w:r w:rsidR="000264CD" w:rsidRPr="00471595">
        <w:rPr>
          <w:rFonts w:ascii="Montserrat" w:hAnsi="Montserrat"/>
          <w:sz w:val="24"/>
        </w:rPr>
        <w:t>”</w:t>
      </w:r>
      <w:r w:rsidRPr="00471595">
        <w:rPr>
          <w:rFonts w:ascii="Montserrat" w:hAnsi="Montserrat"/>
          <w:sz w:val="24"/>
        </w:rPr>
        <w:t xml:space="preserve"> Her father growled, stunned by the violence of her actions. His confusion at being startled awake by a bloodcurdling scream rapidly turning to anger. Jan began backing away from her daughter, the fear that was boiling off of Angelica suddenly infected her, compelling her to intercept her husband before he could hit the hang-up button on the cradle.</w:t>
      </w:r>
    </w:p>
    <w:p w14:paraId="590512C8" w14:textId="4551E39F" w:rsidR="00AD35EB" w:rsidRPr="00471595" w:rsidRDefault="00AD35EB" w:rsidP="00515B04">
      <w:pPr>
        <w:numPr>
          <w:ins w:id="2408"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Goddamit, Angela, pick up the phone!</w:t>
      </w:r>
      <w:r w:rsidR="000264CD" w:rsidRPr="00471595">
        <w:rPr>
          <w:rFonts w:ascii="Montserrat" w:hAnsi="Montserrat"/>
          <w:sz w:val="24"/>
        </w:rPr>
        <w:t>”</w:t>
      </w:r>
      <w:r w:rsidRPr="00471595">
        <w:rPr>
          <w:rFonts w:ascii="Montserrat" w:hAnsi="Montserrat"/>
          <w:sz w:val="24"/>
        </w:rPr>
        <w:t xml:space="preserve"> Angelica cried as the other end kept ringing. </w:t>
      </w:r>
    </w:p>
    <w:p w14:paraId="32AE66E9" w14:textId="6EA5F667" w:rsidR="00AD35EB" w:rsidRPr="00471595" w:rsidRDefault="00AD35EB" w:rsidP="00515B04">
      <w:pPr>
        <w:numPr>
          <w:ins w:id="2409"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Nathan...</w:t>
      </w:r>
      <w:r w:rsidR="000264CD" w:rsidRPr="00471595">
        <w:rPr>
          <w:rFonts w:ascii="Montserrat" w:hAnsi="Montserrat"/>
          <w:sz w:val="24"/>
        </w:rPr>
        <w:t>”</w:t>
      </w:r>
      <w:r w:rsidRPr="00471595">
        <w:rPr>
          <w:rFonts w:ascii="Montserrat" w:hAnsi="Montserrat"/>
          <w:sz w:val="24"/>
        </w:rPr>
        <w:t xml:space="preserve"> Jan breathed, grasping him painfully on the wrist. She suddenly remembered the day, twelve years ago, when Angela had roused the entire neighborhood in a panic only to lead them all directly to where Angelica and their son Alex had been trapped for four days at the bottom of a dry well. Too late, to the moment of her first scream, to save the boy's life.</w:t>
      </w:r>
    </w:p>
    <w:p w14:paraId="67AED3D5" w14:textId="7A7CBC8F" w:rsidR="00AD35EB" w:rsidRPr="00471595" w:rsidRDefault="00AD35EB" w:rsidP="00515B04">
      <w:pPr>
        <w:numPr>
          <w:ins w:id="2410" w:author="Unknown"/>
        </w:numPr>
        <w:rPr>
          <w:rFonts w:ascii="Montserrat" w:hAnsi="Montserrat"/>
          <w:sz w:val="24"/>
        </w:rPr>
      </w:pPr>
      <w:r w:rsidRPr="00471595">
        <w:rPr>
          <w:rFonts w:ascii="Montserrat" w:hAnsi="Montserrat"/>
          <w:sz w:val="24"/>
        </w:rPr>
        <w:tab/>
        <w:t>Angelica slammed down the phone, just about to redial, when it began to ring. The color drained out of her face</w:t>
      </w:r>
      <w:r w:rsidR="00295153" w:rsidRPr="00471595">
        <w:rPr>
          <w:rFonts w:ascii="Montserrat" w:hAnsi="Montserrat"/>
          <w:sz w:val="24"/>
        </w:rPr>
        <w:t xml:space="preserve"> and</w:t>
      </w:r>
      <w:r w:rsidRPr="00471595">
        <w:rPr>
          <w:rFonts w:ascii="Montserrat" w:hAnsi="Montserrat"/>
          <w:sz w:val="24"/>
        </w:rPr>
        <w:t xml:space="preserve"> her fist clenched the </w:t>
      </w:r>
      <w:r w:rsidR="00276F1C" w:rsidRPr="00471595">
        <w:rPr>
          <w:rFonts w:ascii="Montserrat" w:hAnsi="Montserrat"/>
          <w:sz w:val="24"/>
        </w:rPr>
        <w:t>receiver</w:t>
      </w:r>
      <w:r w:rsidRPr="00471595">
        <w:rPr>
          <w:rFonts w:ascii="Montserrat" w:hAnsi="Montserrat"/>
          <w:sz w:val="24"/>
        </w:rPr>
        <w:t xml:space="preserve"> in a white-knuckled grip. The phone rang twice more before Jan pried her hand off and took the call. Her end of the conversation consisted of a half a dozen yesses and no</w:t>
      </w:r>
      <w:r w:rsidR="00EA0FE0" w:rsidRPr="00471595">
        <w:rPr>
          <w:rFonts w:ascii="Montserrat" w:hAnsi="Montserrat"/>
          <w:sz w:val="24"/>
        </w:rPr>
        <w:t>e</w:t>
      </w:r>
      <w:r w:rsidRPr="00471595">
        <w:rPr>
          <w:rFonts w:ascii="Montserrat" w:hAnsi="Montserrat"/>
          <w:sz w:val="24"/>
        </w:rPr>
        <w:t>s, an ohmigod</w:t>
      </w:r>
      <w:r w:rsidR="00295153" w:rsidRPr="00471595">
        <w:rPr>
          <w:rFonts w:ascii="Montserrat" w:hAnsi="Montserrat"/>
          <w:sz w:val="24"/>
        </w:rPr>
        <w:t xml:space="preserve"> and</w:t>
      </w:r>
      <w:r w:rsidRPr="00471595">
        <w:rPr>
          <w:rFonts w:ascii="Montserrat" w:hAnsi="Montserrat"/>
          <w:sz w:val="24"/>
        </w:rPr>
        <w:t xml:space="preserve"> </w:t>
      </w:r>
      <w:r w:rsidR="00276F1C" w:rsidRPr="00471595">
        <w:rPr>
          <w:rFonts w:ascii="Montserrat" w:hAnsi="Montserrat"/>
          <w:sz w:val="24"/>
        </w:rPr>
        <w:t xml:space="preserve">then, </w:t>
      </w:r>
      <w:r w:rsidR="000264CD" w:rsidRPr="00471595">
        <w:rPr>
          <w:rFonts w:ascii="Montserrat" w:hAnsi="Montserrat"/>
          <w:sz w:val="24"/>
        </w:rPr>
        <w:t>“</w:t>
      </w:r>
      <w:r w:rsidRPr="00471595">
        <w:rPr>
          <w:rFonts w:ascii="Montserrat" w:hAnsi="Montserrat"/>
          <w:sz w:val="24"/>
        </w:rPr>
        <w:t>we'll be on the next flight.</w:t>
      </w:r>
      <w:r w:rsidR="000264CD" w:rsidRPr="00471595">
        <w:rPr>
          <w:rFonts w:ascii="Montserrat" w:hAnsi="Montserrat"/>
          <w:sz w:val="24"/>
        </w:rPr>
        <w:t>”</w:t>
      </w:r>
    </w:p>
    <w:p w14:paraId="39016E64" w14:textId="0EB3BAEF" w:rsidR="00AD35EB" w:rsidRPr="00471595" w:rsidRDefault="00AD35EB" w:rsidP="00515B04">
      <w:pPr>
        <w:numPr>
          <w:ins w:id="2411" w:author="Unknown"/>
        </w:numPr>
        <w:rPr>
          <w:rFonts w:ascii="Montserrat" w:hAnsi="Montserrat"/>
          <w:sz w:val="24"/>
        </w:rPr>
      </w:pPr>
      <w:r w:rsidRPr="00471595">
        <w:rPr>
          <w:rFonts w:ascii="Montserrat" w:hAnsi="Montserrat"/>
          <w:sz w:val="24"/>
        </w:rPr>
        <w:tab/>
        <w:t xml:space="preserve">Jan raised her eyes to Angelica's. Angelica's hand jerked up to cover her mouth and tears quickly began to flow over her fingers. Jan wrapped her daughter up in a crushing embrace before the girl could collapse to the floor. Nathan </w:t>
      </w:r>
      <w:r w:rsidR="00276F1C" w:rsidRPr="00471595">
        <w:rPr>
          <w:rFonts w:ascii="Montserrat" w:hAnsi="Montserrat"/>
          <w:sz w:val="24"/>
        </w:rPr>
        <w:t>Alexander</w:t>
      </w:r>
      <w:r w:rsidRPr="00471595">
        <w:rPr>
          <w:rFonts w:ascii="Montserrat" w:hAnsi="Montserrat"/>
          <w:sz w:val="24"/>
        </w:rPr>
        <w:t xml:space="preserve"> Shae-Quinn reeled in shock unwilling to put two and two together</w:t>
      </w:r>
      <w:r w:rsidR="00295153" w:rsidRPr="00471595">
        <w:rPr>
          <w:rFonts w:ascii="Montserrat" w:hAnsi="Montserrat"/>
          <w:sz w:val="24"/>
        </w:rPr>
        <w:t xml:space="preserve"> but</w:t>
      </w:r>
      <w:r w:rsidRPr="00471595">
        <w:rPr>
          <w:rFonts w:ascii="Montserrat" w:hAnsi="Montserrat"/>
          <w:sz w:val="24"/>
        </w:rPr>
        <w:t xml:space="preserve"> unable to escape the conclusion written on his wife and daughter's faces.</w:t>
      </w:r>
    </w:p>
    <w:p w14:paraId="06F4CE45" w14:textId="7FFFFE39" w:rsidR="00AD35EB" w:rsidRPr="00471595" w:rsidRDefault="00AD35EB" w:rsidP="00515B04">
      <w:pPr>
        <w:numPr>
          <w:ins w:id="2412"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What...</w:t>
      </w:r>
      <w:r w:rsidR="000264CD" w:rsidRPr="00471595">
        <w:rPr>
          <w:rFonts w:ascii="Montserrat" w:hAnsi="Montserrat"/>
          <w:sz w:val="24"/>
        </w:rPr>
        <w:t>”</w:t>
      </w:r>
      <w:r w:rsidRPr="00471595">
        <w:rPr>
          <w:rFonts w:ascii="Montserrat" w:hAnsi="Montserrat"/>
          <w:sz w:val="24"/>
        </w:rPr>
        <w:t xml:space="preserve"> He croaked, </w:t>
      </w:r>
      <w:r w:rsidR="000264CD" w:rsidRPr="00471595">
        <w:rPr>
          <w:rFonts w:ascii="Montserrat" w:hAnsi="Montserrat"/>
          <w:sz w:val="24"/>
        </w:rPr>
        <w:t>“</w:t>
      </w:r>
      <w:r w:rsidRPr="00471595">
        <w:rPr>
          <w:rFonts w:ascii="Montserrat" w:hAnsi="Montserrat"/>
          <w:sz w:val="24"/>
        </w:rPr>
        <w:t>who was that? What did they say? Janice...?</w:t>
      </w:r>
      <w:r w:rsidR="000264CD" w:rsidRPr="00471595">
        <w:rPr>
          <w:rFonts w:ascii="Montserrat" w:hAnsi="Montserrat"/>
          <w:sz w:val="24"/>
        </w:rPr>
        <w:t>”</w:t>
      </w:r>
    </w:p>
    <w:p w14:paraId="7899DBAB" w14:textId="46A2F859" w:rsidR="00AD35EB" w:rsidRPr="00471595" w:rsidRDefault="00AD35EB" w:rsidP="00515B04">
      <w:pPr>
        <w:numPr>
          <w:ins w:id="2413" w:author="Unknown"/>
        </w:numPr>
        <w:rPr>
          <w:rFonts w:ascii="Montserrat" w:hAnsi="Montserrat"/>
          <w:sz w:val="24"/>
        </w:rPr>
      </w:pPr>
      <w:r w:rsidRPr="00471595">
        <w:rPr>
          <w:rFonts w:ascii="Montserrat" w:hAnsi="Montserrat"/>
          <w:sz w:val="24"/>
        </w:rPr>
        <w:tab/>
        <w:t xml:space="preserve">Jan raised a shaking hand, cupping the side of his face. </w:t>
      </w:r>
      <w:r w:rsidR="000264CD" w:rsidRPr="00471595">
        <w:rPr>
          <w:rFonts w:ascii="Montserrat" w:hAnsi="Montserrat"/>
          <w:sz w:val="24"/>
        </w:rPr>
        <w:t>“</w:t>
      </w:r>
      <w:r w:rsidRPr="00471595">
        <w:rPr>
          <w:rFonts w:ascii="Montserrat" w:hAnsi="Montserrat"/>
          <w:sz w:val="24"/>
        </w:rPr>
        <w:t>That was one of Angela's friends at the university,</w:t>
      </w:r>
      <w:r w:rsidR="000264CD" w:rsidRPr="00471595">
        <w:rPr>
          <w:rFonts w:ascii="Montserrat" w:hAnsi="Montserrat"/>
          <w:sz w:val="24"/>
        </w:rPr>
        <w:t>”</w:t>
      </w:r>
      <w:r w:rsidRPr="00471595">
        <w:rPr>
          <w:rFonts w:ascii="Montserrat" w:hAnsi="Montserrat"/>
          <w:sz w:val="24"/>
        </w:rPr>
        <w:t xml:space="preserve"> </w:t>
      </w:r>
      <w:r w:rsidR="000264CD" w:rsidRPr="00471595">
        <w:rPr>
          <w:rFonts w:ascii="Montserrat" w:hAnsi="Montserrat"/>
          <w:sz w:val="24"/>
        </w:rPr>
        <w:t>“</w:t>
      </w:r>
      <w:r w:rsidRPr="00471595">
        <w:rPr>
          <w:rFonts w:ascii="Montserrat" w:hAnsi="Montserrat"/>
          <w:sz w:val="24"/>
        </w:rPr>
        <w:t>She said that Angela just collapsed on her way between classes.</w:t>
      </w:r>
      <w:r w:rsidR="000264CD" w:rsidRPr="00471595">
        <w:rPr>
          <w:rFonts w:ascii="Montserrat" w:hAnsi="Montserrat"/>
          <w:sz w:val="24"/>
        </w:rPr>
        <w:t>”</w:t>
      </w:r>
      <w:r w:rsidRPr="00471595">
        <w:rPr>
          <w:rFonts w:ascii="Montserrat" w:hAnsi="Montserrat"/>
          <w:sz w:val="24"/>
        </w:rPr>
        <w:t xml:space="preserve"> Nathan reached for the phone only to hear the dial-tone. </w:t>
      </w:r>
      <w:r w:rsidR="000264CD" w:rsidRPr="00471595">
        <w:rPr>
          <w:rFonts w:ascii="Montserrat" w:hAnsi="Montserrat"/>
          <w:sz w:val="24"/>
        </w:rPr>
        <w:t>“</w:t>
      </w:r>
      <w:r w:rsidRPr="00471595">
        <w:rPr>
          <w:rFonts w:ascii="Montserrat" w:hAnsi="Montserrat"/>
          <w:sz w:val="24"/>
        </w:rPr>
        <w:t>They are calling for an ambulance,</w:t>
      </w:r>
      <w:r w:rsidR="000264CD" w:rsidRPr="00471595">
        <w:rPr>
          <w:rFonts w:ascii="Montserrat" w:hAnsi="Montserrat"/>
          <w:sz w:val="24"/>
        </w:rPr>
        <w:t>”</w:t>
      </w:r>
      <w:r w:rsidRPr="00471595">
        <w:rPr>
          <w:rFonts w:ascii="Montserrat" w:hAnsi="Montserrat"/>
          <w:sz w:val="24"/>
        </w:rPr>
        <w:t xml:space="preserve"> she said to explain the sudden disconnection, </w:t>
      </w:r>
      <w:r w:rsidR="000264CD" w:rsidRPr="00471595">
        <w:rPr>
          <w:rFonts w:ascii="Montserrat" w:hAnsi="Montserrat"/>
          <w:sz w:val="24"/>
        </w:rPr>
        <w:t>“</w:t>
      </w:r>
      <w:r w:rsidRPr="00471595">
        <w:rPr>
          <w:rFonts w:ascii="Montserrat" w:hAnsi="Montserrat"/>
          <w:sz w:val="24"/>
        </w:rPr>
        <w:t>her friend said she would inform us as soon as she knew where they were taking her</w:t>
      </w:r>
      <w:r w:rsidR="00295153" w:rsidRPr="00471595">
        <w:rPr>
          <w:rFonts w:ascii="Montserrat" w:hAnsi="Montserrat"/>
          <w:sz w:val="24"/>
        </w:rPr>
        <w:t xml:space="preserve"> but</w:t>
      </w:r>
      <w:r w:rsidRPr="00471595">
        <w:rPr>
          <w:rFonts w:ascii="Montserrat" w:hAnsi="Montserrat"/>
          <w:sz w:val="24"/>
        </w:rPr>
        <w:t xml:space="preserve"> that we should come as fast as we can.</w:t>
      </w:r>
      <w:r w:rsidR="000264CD" w:rsidRPr="00471595">
        <w:rPr>
          <w:rFonts w:ascii="Montserrat" w:hAnsi="Montserrat"/>
          <w:sz w:val="24"/>
        </w:rPr>
        <w:t>”</w:t>
      </w:r>
    </w:p>
    <w:p w14:paraId="418D2E93" w14:textId="6EF95AC8" w:rsidR="00AD35EB" w:rsidRPr="00471595" w:rsidRDefault="00AD35EB" w:rsidP="00515B04">
      <w:pPr>
        <w:numPr>
          <w:ins w:id="241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Jesus,</w:t>
      </w:r>
      <w:r w:rsidR="000264CD" w:rsidRPr="00471595">
        <w:rPr>
          <w:rFonts w:ascii="Montserrat" w:hAnsi="Montserrat"/>
          <w:sz w:val="24"/>
        </w:rPr>
        <w:t>”</w:t>
      </w:r>
      <w:r w:rsidRPr="00471595">
        <w:rPr>
          <w:rFonts w:ascii="Montserrat" w:hAnsi="Montserrat"/>
          <w:sz w:val="24"/>
        </w:rPr>
        <w:t xml:space="preserve"> he exclaimed, </w:t>
      </w:r>
      <w:r w:rsidR="000264CD" w:rsidRPr="00471595">
        <w:rPr>
          <w:rFonts w:ascii="Montserrat" w:hAnsi="Montserrat"/>
          <w:sz w:val="24"/>
        </w:rPr>
        <w:t>“</w:t>
      </w:r>
      <w:r w:rsidRPr="00471595">
        <w:rPr>
          <w:rFonts w:ascii="Montserrat" w:hAnsi="Montserrat"/>
          <w:sz w:val="24"/>
        </w:rPr>
        <w:t>what idiot would call us instead of an ambulance first?</w:t>
      </w:r>
      <w:r w:rsidR="000264CD" w:rsidRPr="00471595">
        <w:rPr>
          <w:rFonts w:ascii="Montserrat" w:hAnsi="Montserrat"/>
          <w:sz w:val="24"/>
        </w:rPr>
        <w:t>”</w:t>
      </w:r>
      <w:r w:rsidRPr="00471595">
        <w:rPr>
          <w:rFonts w:ascii="Montserrat" w:hAnsi="Montserrat"/>
          <w:sz w:val="24"/>
        </w:rPr>
        <w:t xml:space="preserve"> He dropped the receiver into the cradle, glancing at his watch. It was two twenty. Two minutes ago, he had been napping peacefully and all had been right with the world. Now it seemed as though the world had gone mad.</w:t>
      </w:r>
    </w:p>
    <w:p w14:paraId="60409631" w14:textId="2B19DF46" w:rsidR="00AD35EB" w:rsidRPr="00471595" w:rsidRDefault="00AD35EB" w:rsidP="00515B04">
      <w:pPr>
        <w:numPr>
          <w:ins w:id="2415"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It's done now. They'll have her at a hospital in minutes</w:t>
      </w:r>
      <w:r w:rsidR="00295153" w:rsidRPr="00471595">
        <w:rPr>
          <w:rFonts w:ascii="Montserrat" w:hAnsi="Montserrat"/>
          <w:sz w:val="24"/>
        </w:rPr>
        <w:t xml:space="preserve"> but</w:t>
      </w:r>
      <w:r w:rsidRPr="00471595">
        <w:rPr>
          <w:rFonts w:ascii="Montserrat" w:hAnsi="Montserrat"/>
          <w:sz w:val="24"/>
        </w:rPr>
        <w:t xml:space="preserve"> we'll be lucky if we can get there by tomorrow,</w:t>
      </w:r>
      <w:r w:rsidR="000264CD" w:rsidRPr="00471595">
        <w:rPr>
          <w:rFonts w:ascii="Montserrat" w:hAnsi="Montserrat"/>
          <w:sz w:val="24"/>
        </w:rPr>
        <w:t>”</w:t>
      </w:r>
      <w:r w:rsidRPr="00471595">
        <w:rPr>
          <w:rFonts w:ascii="Montserrat" w:hAnsi="Montserrat"/>
          <w:sz w:val="24"/>
        </w:rPr>
        <w:t xml:space="preserve"> his wife retorted.</w:t>
      </w:r>
    </w:p>
    <w:p w14:paraId="28CEB902" w14:textId="5B7BC636" w:rsidR="00AD35EB" w:rsidRPr="00471595" w:rsidRDefault="00AD35EB" w:rsidP="00515B04">
      <w:pPr>
        <w:numPr>
          <w:ins w:id="2416" w:author="Unknown"/>
        </w:numPr>
        <w:rPr>
          <w:rFonts w:ascii="Montserrat" w:hAnsi="Montserrat"/>
          <w:sz w:val="24"/>
        </w:rPr>
      </w:pPr>
      <w:r w:rsidRPr="00471595">
        <w:rPr>
          <w:rFonts w:ascii="Montserrat" w:hAnsi="Montserrat"/>
          <w:sz w:val="24"/>
        </w:rPr>
        <w:tab/>
        <w:t xml:space="preserve">He absorbed this, figuring out what they would have to do quickly in his head. Before doing anything else, though, he grabbed his daughter carefully by the shoulders. </w:t>
      </w:r>
      <w:r w:rsidR="000264CD" w:rsidRPr="00471595">
        <w:rPr>
          <w:rFonts w:ascii="Montserrat" w:hAnsi="Montserrat"/>
          <w:sz w:val="24"/>
        </w:rPr>
        <w:t>“</w:t>
      </w:r>
      <w:r w:rsidRPr="00471595">
        <w:rPr>
          <w:rFonts w:ascii="Montserrat" w:hAnsi="Montserrat"/>
          <w:sz w:val="24"/>
        </w:rPr>
        <w:t>Angelica?</w:t>
      </w:r>
      <w:r w:rsidR="000264CD" w:rsidRPr="00471595">
        <w:rPr>
          <w:rFonts w:ascii="Montserrat" w:hAnsi="Montserrat"/>
          <w:sz w:val="24"/>
        </w:rPr>
        <w:t>”</w:t>
      </w:r>
      <w:r w:rsidRPr="00471595">
        <w:rPr>
          <w:rFonts w:ascii="Montserrat" w:hAnsi="Montserrat"/>
          <w:sz w:val="24"/>
        </w:rPr>
        <w:t xml:space="preserve"> He probed, </w:t>
      </w:r>
      <w:r w:rsidR="000264CD" w:rsidRPr="00471595">
        <w:rPr>
          <w:rFonts w:ascii="Montserrat" w:hAnsi="Montserrat"/>
          <w:sz w:val="24"/>
        </w:rPr>
        <w:t>“</w:t>
      </w:r>
      <w:r w:rsidRPr="00471595">
        <w:rPr>
          <w:rFonts w:ascii="Montserrat" w:hAnsi="Montserrat"/>
          <w:sz w:val="24"/>
        </w:rPr>
        <w:t>Honey, can you explain what happened? How... How did you know? Is there anything you can tell us?</w:t>
      </w:r>
      <w:r w:rsidR="000264CD" w:rsidRPr="00471595">
        <w:rPr>
          <w:rFonts w:ascii="Montserrat" w:hAnsi="Montserrat"/>
          <w:sz w:val="24"/>
        </w:rPr>
        <w:t>”</w:t>
      </w:r>
    </w:p>
    <w:p w14:paraId="1D9C4816" w14:textId="1086F84F" w:rsidR="00AD35EB" w:rsidRPr="00471595" w:rsidRDefault="00AD35EB" w:rsidP="00515B04">
      <w:pPr>
        <w:numPr>
          <w:ins w:id="2417"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 It just hit me,</w:t>
      </w:r>
      <w:r w:rsidR="000264CD" w:rsidRPr="00471595">
        <w:rPr>
          <w:rFonts w:ascii="Montserrat" w:hAnsi="Montserrat"/>
          <w:sz w:val="24"/>
        </w:rPr>
        <w:t>”</w:t>
      </w:r>
      <w:r w:rsidRPr="00471595">
        <w:rPr>
          <w:rFonts w:ascii="Montserrat" w:hAnsi="Montserrat"/>
          <w:sz w:val="24"/>
        </w:rPr>
        <w:t xml:space="preserve"> she stammered, </w:t>
      </w:r>
      <w:r w:rsidR="000264CD" w:rsidRPr="00471595">
        <w:rPr>
          <w:rFonts w:ascii="Montserrat" w:hAnsi="Montserrat"/>
          <w:sz w:val="24"/>
        </w:rPr>
        <w:t>“</w:t>
      </w:r>
      <w:r w:rsidRPr="00471595">
        <w:rPr>
          <w:rFonts w:ascii="Montserrat" w:hAnsi="Montserrat"/>
          <w:sz w:val="24"/>
        </w:rPr>
        <w:t>I was just reading my book and all of a sudden it felt like I was dying.</w:t>
      </w:r>
      <w:r w:rsidR="000264CD" w:rsidRPr="00471595">
        <w:rPr>
          <w:rFonts w:ascii="Montserrat" w:hAnsi="Montserrat"/>
          <w:sz w:val="24"/>
        </w:rPr>
        <w:t>”</w:t>
      </w:r>
      <w:r w:rsidRPr="00471595">
        <w:rPr>
          <w:rFonts w:ascii="Montserrat" w:hAnsi="Montserrat"/>
          <w:sz w:val="24"/>
        </w:rPr>
        <w:t xml:space="preserve"> Nathan drilled her with questions</w:t>
      </w:r>
      <w:r w:rsidR="00295153" w:rsidRPr="00471595">
        <w:rPr>
          <w:rFonts w:ascii="Montserrat" w:hAnsi="Montserrat"/>
          <w:sz w:val="24"/>
        </w:rPr>
        <w:t xml:space="preserve"> and</w:t>
      </w:r>
      <w:r w:rsidRPr="00471595">
        <w:rPr>
          <w:rFonts w:ascii="Montserrat" w:hAnsi="Montserrat"/>
          <w:sz w:val="24"/>
        </w:rPr>
        <w:t xml:space="preserve"> she tried to describe the vision she had had</w:t>
      </w:r>
      <w:r w:rsidR="00295153" w:rsidRPr="00471595">
        <w:rPr>
          <w:rFonts w:ascii="Montserrat" w:hAnsi="Montserrat"/>
          <w:sz w:val="24"/>
        </w:rPr>
        <w:t xml:space="preserve"> but</w:t>
      </w:r>
      <w:r w:rsidRPr="00471595">
        <w:rPr>
          <w:rFonts w:ascii="Montserrat" w:hAnsi="Montserrat"/>
          <w:sz w:val="24"/>
        </w:rPr>
        <w:t xml:space="preserve"> none of it made much sense. The timing was too much of a coincidence</w:t>
      </w:r>
      <w:r w:rsidR="00295153" w:rsidRPr="00471595">
        <w:rPr>
          <w:rFonts w:ascii="Montserrat" w:hAnsi="Montserrat"/>
          <w:sz w:val="24"/>
        </w:rPr>
        <w:t xml:space="preserve"> but</w:t>
      </w:r>
      <w:r w:rsidRPr="00471595">
        <w:rPr>
          <w:rFonts w:ascii="Montserrat" w:hAnsi="Montserrat"/>
          <w:sz w:val="24"/>
        </w:rPr>
        <w:t xml:space="preserve"> as far as he could tell, she might have just imagined it all. He soothed and reassured her, promising that they would do everything they could to take care of Angela; trying his best to convince her that it was just a coincidence.</w:t>
      </w:r>
    </w:p>
    <w:p w14:paraId="0F863CFA" w14:textId="1D601FCC" w:rsidR="00AD35EB" w:rsidRPr="00471595" w:rsidRDefault="00AD35EB" w:rsidP="00515B04">
      <w:pPr>
        <w:numPr>
          <w:ins w:id="2418" w:author="Unknown"/>
        </w:numPr>
        <w:rPr>
          <w:rFonts w:ascii="Montserrat" w:hAnsi="Montserrat"/>
          <w:sz w:val="24"/>
        </w:rPr>
      </w:pPr>
      <w:r w:rsidRPr="00471595">
        <w:rPr>
          <w:rFonts w:ascii="Montserrat" w:hAnsi="Montserrat"/>
          <w:sz w:val="24"/>
        </w:rPr>
        <w:tab/>
        <w:t>With quiet efficiency, he set his wife and daughter to packing for an immediate trip while he called the airport and booked passage for the three of them on the first flight available. A few more calls</w:t>
      </w:r>
      <w:r w:rsidR="00295153" w:rsidRPr="00471595">
        <w:rPr>
          <w:rFonts w:ascii="Montserrat" w:hAnsi="Montserrat"/>
          <w:sz w:val="24"/>
        </w:rPr>
        <w:t xml:space="preserve"> and</w:t>
      </w:r>
      <w:r w:rsidRPr="00471595">
        <w:rPr>
          <w:rFonts w:ascii="Montserrat" w:hAnsi="Montserrat"/>
          <w:sz w:val="24"/>
        </w:rPr>
        <w:t xml:space="preserve"> his </w:t>
      </w:r>
      <w:r w:rsidR="00EA0FE0" w:rsidRPr="00471595">
        <w:rPr>
          <w:rFonts w:ascii="Montserrat" w:hAnsi="Montserrat"/>
          <w:sz w:val="24"/>
        </w:rPr>
        <w:t>sister-in-law</w:t>
      </w:r>
      <w:r w:rsidRPr="00471595">
        <w:rPr>
          <w:rFonts w:ascii="Montserrat" w:hAnsi="Montserrat"/>
          <w:sz w:val="24"/>
        </w:rPr>
        <w:t xml:space="preserve"> was on her way over to take care of the house, with her brother to drive them to the airport. It was early evening by the time they were all piling into the car to go when Adrienne Kinkade rushed out of the house; it was a call from the university hospital. Nathan had to sprint to beat Angelica to the phone. While he introduced himself to the man at the other end of the line, Angelica was slipping into Nathan's office picking up the extension. The doctor explained that Angela had arrived at the hospital at two </w:t>
      </w:r>
      <w:r w:rsidR="00EA0FE0" w:rsidRPr="00471595">
        <w:rPr>
          <w:rFonts w:ascii="Montserrat" w:hAnsi="Montserrat"/>
          <w:sz w:val="24"/>
        </w:rPr>
        <w:t>twenty-eight</w:t>
      </w:r>
      <w:r w:rsidRPr="00471595">
        <w:rPr>
          <w:rFonts w:ascii="Montserrat" w:hAnsi="Montserrat"/>
          <w:sz w:val="24"/>
        </w:rPr>
        <w:t xml:space="preserve"> pm, </w:t>
      </w:r>
      <w:r w:rsidR="00EA0FE0" w:rsidRPr="00471595">
        <w:rPr>
          <w:rFonts w:ascii="Montserrat" w:hAnsi="Montserrat"/>
          <w:sz w:val="24"/>
        </w:rPr>
        <w:t>dead-on</w:t>
      </w:r>
      <w:r w:rsidRPr="00471595">
        <w:rPr>
          <w:rFonts w:ascii="Montserrat" w:hAnsi="Montserrat"/>
          <w:sz w:val="24"/>
        </w:rPr>
        <w:t xml:space="preserve"> arrival. The doctor, a pathologist, received her body at approximately three thirty after all attempts to resuscitate her had failed. A preliminary autopsy was conducted indicating that she was in excellent health at the moment she died. No traces of drugs or poisons, no indications of cataleptic shock, no sign of brain trauma. The follow up autopsy detected abnormal levels of endorphin residue in the brain but no discernable cerebrovascular trauma. As far as the pathologists were able to determine, her brain simply closed up shop and death due to asphyxiation resulted. When Nathan asked why an autopsy was performed so quickly and without family consent, the pathologist replied that he had simply been following orders</w:t>
      </w:r>
      <w:r w:rsidR="00295153" w:rsidRPr="00471595">
        <w:rPr>
          <w:rFonts w:ascii="Montserrat" w:hAnsi="Montserrat"/>
          <w:sz w:val="24"/>
        </w:rPr>
        <w:t xml:space="preserve"> and</w:t>
      </w:r>
      <w:r w:rsidRPr="00471595">
        <w:rPr>
          <w:rFonts w:ascii="Montserrat" w:hAnsi="Montserrat"/>
          <w:sz w:val="24"/>
        </w:rPr>
        <w:t xml:space="preserve"> that all the paperwork had been properly completed.</w:t>
      </w:r>
    </w:p>
    <w:p w14:paraId="2BDDF327" w14:textId="1C0BE6EB" w:rsidR="00AD35EB" w:rsidRPr="00471595" w:rsidRDefault="00AD35EB" w:rsidP="00515B04">
      <w:pPr>
        <w:numPr>
          <w:ins w:id="2419" w:author="Unknown"/>
        </w:numPr>
        <w:rPr>
          <w:rFonts w:ascii="Montserrat" w:hAnsi="Montserrat"/>
          <w:sz w:val="24"/>
        </w:rPr>
      </w:pPr>
      <w:r w:rsidRPr="00471595">
        <w:rPr>
          <w:rFonts w:ascii="Montserrat" w:hAnsi="Montserrat"/>
          <w:sz w:val="24"/>
        </w:rPr>
        <w:tab/>
        <w:t xml:space="preserve">About halfway through the phone conversation Angelica collapsed in shock. Nathan heard the receiver drop to the floor over the </w:t>
      </w:r>
      <w:r w:rsidR="00EA0FE0" w:rsidRPr="00471595">
        <w:rPr>
          <w:rFonts w:ascii="Montserrat" w:hAnsi="Montserrat"/>
          <w:sz w:val="24"/>
        </w:rPr>
        <w:t>phone</w:t>
      </w:r>
      <w:r w:rsidR="00295153" w:rsidRPr="00471595">
        <w:rPr>
          <w:rFonts w:ascii="Montserrat" w:hAnsi="Montserrat"/>
          <w:sz w:val="24"/>
        </w:rPr>
        <w:t xml:space="preserve"> but</w:t>
      </w:r>
      <w:r w:rsidRPr="00471595">
        <w:rPr>
          <w:rFonts w:ascii="Montserrat" w:hAnsi="Montserrat"/>
          <w:sz w:val="24"/>
        </w:rPr>
        <w:t xml:space="preserve"> it didn't connect to anything until the doctor hung up. Following the hunch, he made his way to his office and found Angelica curled up on the floor. He tried to shake her out of it</w:t>
      </w:r>
      <w:r w:rsidR="00295153" w:rsidRPr="00471595">
        <w:rPr>
          <w:rFonts w:ascii="Montserrat" w:hAnsi="Montserrat"/>
          <w:sz w:val="24"/>
        </w:rPr>
        <w:t xml:space="preserve"> but</w:t>
      </w:r>
      <w:r w:rsidRPr="00471595">
        <w:rPr>
          <w:rFonts w:ascii="Montserrat" w:hAnsi="Montserrat"/>
          <w:sz w:val="24"/>
        </w:rPr>
        <w:t xml:space="preserve"> she was as bad as she had been after the accident when they had pried her off of her brother's corpse. Cursing the helplessness of the situation, he called out to his wife. There was barely time to make the flight</w:t>
      </w:r>
      <w:r w:rsidR="00295153" w:rsidRPr="00471595">
        <w:rPr>
          <w:rFonts w:ascii="Montserrat" w:hAnsi="Montserrat"/>
          <w:sz w:val="24"/>
        </w:rPr>
        <w:t xml:space="preserve"> and</w:t>
      </w:r>
      <w:r w:rsidRPr="00471595">
        <w:rPr>
          <w:rFonts w:ascii="Montserrat" w:hAnsi="Montserrat"/>
          <w:sz w:val="24"/>
        </w:rPr>
        <w:t xml:space="preserve"> Angelica had gone totally autistic on him. Still, he couldn't leave her like this. Angelica's mother came in and assessed the situation at once. Jan announced on the spot that she would drive her to the local hospital</w:t>
      </w:r>
      <w:r w:rsidR="00295153" w:rsidRPr="00471595">
        <w:rPr>
          <w:rFonts w:ascii="Montserrat" w:hAnsi="Montserrat"/>
          <w:sz w:val="24"/>
        </w:rPr>
        <w:t xml:space="preserve"> and</w:t>
      </w:r>
      <w:r w:rsidRPr="00471595">
        <w:rPr>
          <w:rFonts w:ascii="Montserrat" w:hAnsi="Montserrat"/>
          <w:sz w:val="24"/>
        </w:rPr>
        <w:t xml:space="preserve"> Nathan would have to fly down to California without them. One of them had to go, at least</w:t>
      </w:r>
      <w:r w:rsidR="00295153" w:rsidRPr="00471595">
        <w:rPr>
          <w:rFonts w:ascii="Montserrat" w:hAnsi="Montserrat"/>
          <w:sz w:val="24"/>
        </w:rPr>
        <w:t xml:space="preserve"> and</w:t>
      </w:r>
      <w:r w:rsidRPr="00471595">
        <w:rPr>
          <w:rFonts w:ascii="Montserrat" w:hAnsi="Montserrat"/>
          <w:sz w:val="24"/>
        </w:rPr>
        <w:t xml:space="preserve"> with luck, she could follow him down once Angelica was taken care of. Nathan helped drag his daughter to his wife's Ranger, gave his wife a quick hug and then he had to fly.</w:t>
      </w:r>
    </w:p>
    <w:p w14:paraId="7CC5D8B6" w14:textId="77777777" w:rsidR="00AD35EB" w:rsidRPr="00471595" w:rsidRDefault="00AD35EB" w:rsidP="00515B04">
      <w:pPr>
        <w:numPr>
          <w:ins w:id="2420" w:author="Unknown"/>
        </w:numPr>
        <w:rPr>
          <w:rFonts w:ascii="Montserrat" w:hAnsi="Montserrat"/>
          <w:sz w:val="24"/>
        </w:rPr>
      </w:pPr>
      <w:r w:rsidRPr="00471595">
        <w:rPr>
          <w:rFonts w:ascii="Montserrat" w:hAnsi="Montserrat"/>
          <w:sz w:val="24"/>
        </w:rPr>
        <w:tab/>
        <w:t>Janice drove carefully. Nathan had not had time to tell her the news, so she had hope for the moment, if only a dim one in light of her daughter's condition. She tried several times to get through to Angelica, asking a million questions hoping that she could get a response. She had even brought along the book the girl had dropped on the patio, since reading was one of the few things she had done during the years of her earlier withdrawal.</w:t>
      </w:r>
    </w:p>
    <w:p w14:paraId="4D17AB23" w14:textId="77777777" w:rsidR="00AD35EB" w:rsidRPr="00471595" w:rsidRDefault="00AD35EB" w:rsidP="00515B04">
      <w:pPr>
        <w:numPr>
          <w:ins w:id="2421" w:author="Unknown"/>
        </w:numPr>
        <w:rPr>
          <w:rFonts w:ascii="Montserrat" w:hAnsi="Montserrat"/>
          <w:sz w:val="24"/>
        </w:rPr>
      </w:pPr>
      <w:r w:rsidRPr="00471595">
        <w:rPr>
          <w:rFonts w:ascii="Montserrat" w:hAnsi="Montserrat"/>
          <w:sz w:val="24"/>
        </w:rPr>
        <w:tab/>
        <w:t>Due to the hour, she had to pull up to the emergency entrance and call for one of the orderlies to help walk the girl in. Another one parked the Ranger for her so she could go check her daughter in. She explained everything that had happened as best as she could remember, unable to explain what had tipped Angelica off on the collapse of her sister so far away. Nor did she really know what had caused Angelica's withdrawal. While she sat in the waiting room, she opened her daughter's book. One of the pages was crumpled from when it had dropped. Absently she scanned the page. She almost dropped it herself in disbelief at what she read there. It seemed incongruous but for some reason the short description of a character's death, though in no way easily interpreted to mean anything that could be connected to Angela, convinced her that her eldest daughter was dead. The hope faded out of her as she went to the phone and arduously began to inquire about Angela's fate by calling the university and emergency services until she had the university hospital on the line and officially received the news of Angela's death.</w:t>
      </w:r>
    </w:p>
    <w:p w14:paraId="200D42A5" w14:textId="77777777" w:rsidR="00AD35EB" w:rsidRPr="00471595" w:rsidRDefault="00AD35EB" w:rsidP="00515B04">
      <w:pPr>
        <w:numPr>
          <w:ins w:id="2422" w:author="Unknown"/>
        </w:numPr>
        <w:rPr>
          <w:rFonts w:ascii="Montserrat" w:hAnsi="Montserrat"/>
          <w:sz w:val="24"/>
        </w:rPr>
      </w:pPr>
      <w:r w:rsidRPr="00471595">
        <w:rPr>
          <w:rFonts w:ascii="Montserrat" w:hAnsi="Montserrat"/>
          <w:sz w:val="24"/>
        </w:rPr>
        <w:tab/>
        <w:t>A couple of orderlies arrived, attracted by the sound of her raving grief and ushered her into one of the examination rooms where she was administered a sedative and interrogated by a doctor. After he had pieced together the tragic story and offered his empty condolences, she was taken to see Angelica.</w:t>
      </w:r>
    </w:p>
    <w:p w14:paraId="37C2811E" w14:textId="11E8D9DB" w:rsidR="00AD35EB" w:rsidRPr="00471595" w:rsidRDefault="00AD35EB" w:rsidP="00515B04">
      <w:pPr>
        <w:numPr>
          <w:ins w:id="2423" w:author="Unknown"/>
        </w:numPr>
        <w:rPr>
          <w:rFonts w:ascii="Montserrat" w:hAnsi="Montserrat"/>
          <w:sz w:val="24"/>
        </w:rPr>
      </w:pPr>
      <w:r w:rsidRPr="00471595">
        <w:rPr>
          <w:rFonts w:ascii="Montserrat" w:hAnsi="Montserrat"/>
          <w:sz w:val="24"/>
        </w:rPr>
        <w:tab/>
        <w:t xml:space="preserve">She entered the darkened room and found her way to the bedside. Angelica was </w:t>
      </w:r>
      <w:r w:rsidR="00EA0FE0" w:rsidRPr="00471595">
        <w:rPr>
          <w:rFonts w:ascii="Montserrat" w:hAnsi="Montserrat"/>
          <w:sz w:val="24"/>
        </w:rPr>
        <w:t>awake</w:t>
      </w:r>
      <w:r w:rsidRPr="00471595">
        <w:rPr>
          <w:rFonts w:ascii="Montserrat" w:hAnsi="Montserrat"/>
          <w:sz w:val="24"/>
        </w:rPr>
        <w:t xml:space="preserve"> to her surprise. Angelica gripped her mother's hand and turned heavily glazed eyes up to meet hers and said huskily, </w:t>
      </w:r>
      <w:r w:rsidR="000264CD" w:rsidRPr="00471595">
        <w:rPr>
          <w:rFonts w:ascii="Montserrat" w:hAnsi="Montserrat"/>
          <w:sz w:val="24"/>
        </w:rPr>
        <w:t>“</w:t>
      </w:r>
      <w:r w:rsidRPr="00471595">
        <w:rPr>
          <w:rFonts w:ascii="Montserrat" w:hAnsi="Montserrat"/>
          <w:sz w:val="24"/>
        </w:rPr>
        <w:t>Angela's dead, mother.</w:t>
      </w:r>
      <w:r w:rsidR="000264CD" w:rsidRPr="00471595">
        <w:rPr>
          <w:rFonts w:ascii="Montserrat" w:hAnsi="Montserrat"/>
          <w:sz w:val="24"/>
        </w:rPr>
        <w:t>”</w:t>
      </w:r>
    </w:p>
    <w:p w14:paraId="3BE0392F" w14:textId="524A6CAF" w:rsidR="00AD35EB" w:rsidRPr="00471595" w:rsidRDefault="00AD35EB" w:rsidP="00515B04">
      <w:pPr>
        <w:numPr>
          <w:ins w:id="2424" w:author="Unknown"/>
        </w:numPr>
        <w:rPr>
          <w:rFonts w:ascii="Montserrat" w:hAnsi="Montserrat"/>
          <w:sz w:val="24"/>
        </w:rPr>
      </w:pPr>
      <w:r w:rsidRPr="00471595">
        <w:rPr>
          <w:rFonts w:ascii="Montserrat" w:hAnsi="Montserrat"/>
          <w:sz w:val="24"/>
        </w:rPr>
        <w:tab/>
      </w:r>
      <w:r w:rsidR="000264CD" w:rsidRPr="00471595">
        <w:rPr>
          <w:rFonts w:ascii="Montserrat" w:hAnsi="Montserrat"/>
          <w:sz w:val="24"/>
        </w:rPr>
        <w:t>“</w:t>
      </w:r>
      <w:r w:rsidRPr="00471595">
        <w:rPr>
          <w:rFonts w:ascii="Montserrat" w:hAnsi="Montserrat"/>
          <w:sz w:val="24"/>
        </w:rPr>
        <w:t>I know,</w:t>
      </w:r>
      <w:r w:rsidR="000264CD" w:rsidRPr="00471595">
        <w:rPr>
          <w:rFonts w:ascii="Montserrat" w:hAnsi="Montserrat"/>
          <w:sz w:val="24"/>
        </w:rPr>
        <w:t>”</w:t>
      </w:r>
      <w:r w:rsidRPr="00471595">
        <w:rPr>
          <w:rFonts w:ascii="Montserrat" w:hAnsi="Montserrat"/>
          <w:sz w:val="24"/>
        </w:rPr>
        <w:t xml:space="preserve"> Jan whispered, </w:t>
      </w:r>
      <w:r w:rsidR="000264CD" w:rsidRPr="00471595">
        <w:rPr>
          <w:rFonts w:ascii="Montserrat" w:hAnsi="Montserrat"/>
          <w:sz w:val="24"/>
        </w:rPr>
        <w:t>“</w:t>
      </w:r>
      <w:r w:rsidRPr="00471595">
        <w:rPr>
          <w:rFonts w:ascii="Montserrat" w:hAnsi="Montserrat"/>
          <w:sz w:val="24"/>
        </w:rPr>
        <w:t>Oh, baby, I know.</w:t>
      </w:r>
      <w:r w:rsidR="000264CD" w:rsidRPr="00471595">
        <w:rPr>
          <w:rFonts w:ascii="Montserrat" w:hAnsi="Montserrat"/>
          <w:sz w:val="24"/>
        </w:rPr>
        <w:t>”</w:t>
      </w:r>
      <w:r w:rsidRPr="00471595">
        <w:rPr>
          <w:rFonts w:ascii="Montserrat" w:hAnsi="Montserrat"/>
          <w:sz w:val="24"/>
        </w:rPr>
        <w:t xml:space="preserve"> Her heart clenched guiltily over the relief she felt to hear Angelica speak, even though her words were unbearable. There was nothing more either could say for the rest of the night</w:t>
      </w:r>
      <w:r w:rsidR="00295153" w:rsidRPr="00471595">
        <w:rPr>
          <w:rFonts w:ascii="Montserrat" w:hAnsi="Montserrat"/>
          <w:sz w:val="24"/>
        </w:rPr>
        <w:t xml:space="preserve"> but</w:t>
      </w:r>
      <w:r w:rsidRPr="00471595">
        <w:rPr>
          <w:rFonts w:ascii="Montserrat" w:hAnsi="Montserrat"/>
          <w:sz w:val="24"/>
        </w:rPr>
        <w:t xml:space="preserve"> it did not seem like Angelica would relapse now that she had faced and admitted the truth.</w:t>
      </w:r>
    </w:p>
    <w:p w14:paraId="23FE9F63" w14:textId="77777777" w:rsidR="00AD35EB" w:rsidRPr="00471595" w:rsidRDefault="00AD35EB" w:rsidP="00515B04">
      <w:pPr>
        <w:numPr>
          <w:ins w:id="2425" w:author="Unknown"/>
        </w:numPr>
        <w:rPr>
          <w:rFonts w:ascii="Montserrat" w:hAnsi="Montserrat"/>
          <w:sz w:val="24"/>
        </w:rPr>
      </w:pPr>
    </w:p>
    <w:p w14:paraId="6D8EC97D" w14:textId="77777777" w:rsidR="003E6B53" w:rsidRPr="00471595" w:rsidRDefault="003E6B53" w:rsidP="00515B04">
      <w:pPr>
        <w:pStyle w:val="VerticalBrace"/>
        <w:rPr>
          <w:rFonts w:ascii="Montserrat" w:hAnsi="Montserrat"/>
          <w:sz w:val="24"/>
        </w:rPr>
      </w:pPr>
      <w:r w:rsidRPr="00471595">
        <w:rPr>
          <w:rFonts w:ascii="Montserrat" w:hAnsi="Montserrat"/>
          <w:sz w:val="24"/>
        </w:rPr>
        <w:br w:type="page"/>
        <w:t>————————— —————————</w:t>
      </w:r>
    </w:p>
    <w:p w14:paraId="19D4A7D0" w14:textId="77777777" w:rsidR="003E6B53" w:rsidRPr="00471595" w:rsidRDefault="003E6B53" w:rsidP="00515B04">
      <w:pPr>
        <w:pStyle w:val="Header"/>
        <w:rPr>
          <w:rFonts w:ascii="Montserrat" w:hAnsi="Montserrat"/>
          <w:sz w:val="24"/>
        </w:rPr>
      </w:pPr>
    </w:p>
    <w:p w14:paraId="2283AD84" w14:textId="77777777" w:rsidR="002149CF" w:rsidRPr="00471595" w:rsidRDefault="002149CF" w:rsidP="00515B04">
      <w:pPr>
        <w:pStyle w:val="VerticalBrace"/>
        <w:rPr>
          <w:rFonts w:ascii="Montserrat" w:hAnsi="Montserrat"/>
          <w:sz w:val="24"/>
        </w:rPr>
      </w:pPr>
      <w:r w:rsidRPr="00471595">
        <w:rPr>
          <w:rFonts w:ascii="Montserrat" w:hAnsi="Montserrat"/>
          <w:sz w:val="24"/>
        </w:rPr>
        <w:t>————————— Culled material —————————</w:t>
      </w:r>
    </w:p>
    <w:p w14:paraId="66183708" w14:textId="0E36A384" w:rsidR="00031B08" w:rsidRPr="00471595" w:rsidRDefault="00031B08" w:rsidP="00515B04">
      <w:pPr>
        <w:rPr>
          <w:rFonts w:ascii="Montserrat" w:hAnsi="Montserrat"/>
          <w:sz w:val="24"/>
        </w:rPr>
      </w:pPr>
    </w:p>
    <w:p w14:paraId="66191175" w14:textId="77777777" w:rsidR="002149CF" w:rsidRPr="00471595" w:rsidRDefault="002149CF" w:rsidP="00515B04">
      <w:pPr>
        <w:numPr>
          <w:ins w:id="2426" w:author="Unknown"/>
        </w:numPr>
        <w:rPr>
          <w:rFonts w:ascii="Montserrat" w:hAnsi="Montserrat"/>
          <w:sz w:val="24"/>
        </w:rPr>
      </w:pPr>
    </w:p>
    <w:sectPr w:rsidR="002149CF" w:rsidRPr="00471595" w:rsidSect="00515B04">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D5500" w14:textId="77777777" w:rsidR="0053305C" w:rsidRDefault="0053305C" w:rsidP="00515B04">
      <w:r>
        <w:separator/>
      </w:r>
    </w:p>
  </w:endnote>
  <w:endnote w:type="continuationSeparator" w:id="0">
    <w:p w14:paraId="3353A71A" w14:textId="77777777" w:rsidR="0053305C" w:rsidRDefault="0053305C" w:rsidP="00515B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398F3" w14:textId="77777777" w:rsidR="0053305C" w:rsidRDefault="0053305C" w:rsidP="00515B04">
      <w:r>
        <w:separator/>
      </w:r>
    </w:p>
  </w:footnote>
  <w:footnote w:type="continuationSeparator" w:id="0">
    <w:p w14:paraId="44649FFD" w14:textId="77777777" w:rsidR="0053305C" w:rsidRDefault="0053305C" w:rsidP="00515B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7926B5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1C0644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FB0422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68C9EC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09C39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58B52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374EF0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3527EE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C12786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D651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1" w15:restartNumberingAfterBreak="0">
    <w:nsid w:val="0AD719B5"/>
    <w:multiLevelType w:val="multilevel"/>
    <w:tmpl w:val="BA4EE1D8"/>
    <w:lvl w:ilvl="0">
      <w:start w:val="18"/>
      <w:numFmt w:val="decimal"/>
      <w:lvlText w:val="%1"/>
      <w:lvlJc w:val="left"/>
      <w:pPr>
        <w:tabs>
          <w:tab w:val="num" w:pos="375"/>
        </w:tabs>
        <w:ind w:left="375" w:hanging="375"/>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2" w15:restartNumberingAfterBreak="0">
    <w:nsid w:val="2AE14015"/>
    <w:multiLevelType w:val="multilevel"/>
    <w:tmpl w:val="5C5E208A"/>
    <w:lvl w:ilvl="0">
      <w:start w:val="18"/>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num w:numId="1" w16cid:durableId="1521971208">
    <w:abstractNumId w:val="12"/>
  </w:num>
  <w:num w:numId="2" w16cid:durableId="545869842">
    <w:abstractNumId w:val="11"/>
  </w:num>
  <w:num w:numId="3" w16cid:durableId="621693459">
    <w:abstractNumId w:val="9"/>
  </w:num>
  <w:num w:numId="4" w16cid:durableId="85731079">
    <w:abstractNumId w:val="8"/>
  </w:num>
  <w:num w:numId="5" w16cid:durableId="1627809607">
    <w:abstractNumId w:val="0"/>
  </w:num>
  <w:num w:numId="6" w16cid:durableId="1386952136">
    <w:abstractNumId w:val="1"/>
  </w:num>
  <w:num w:numId="7" w16cid:durableId="2015573054">
    <w:abstractNumId w:val="2"/>
  </w:num>
  <w:num w:numId="8" w16cid:durableId="1536431062">
    <w:abstractNumId w:val="3"/>
  </w:num>
  <w:num w:numId="9" w16cid:durableId="1007826599">
    <w:abstractNumId w:val="4"/>
  </w:num>
  <w:num w:numId="10" w16cid:durableId="1434277936">
    <w:abstractNumId w:val="5"/>
  </w:num>
  <w:num w:numId="11" w16cid:durableId="1740128202">
    <w:abstractNumId w:val="6"/>
  </w:num>
  <w:num w:numId="12" w16cid:durableId="1524630216">
    <w:abstractNumId w:val="7"/>
  </w:num>
  <w:num w:numId="13" w16cid:durableId="1020546779">
    <w:abstractNumId w:val="10"/>
  </w:num>
  <w:num w:numId="14" w16cid:durableId="1696153291">
    <w:abstractNumId w:val="10"/>
  </w:num>
  <w:num w:numId="15" w16cid:durableId="923150668">
    <w:abstractNumId w:val="10"/>
  </w:num>
  <w:num w:numId="16" w16cid:durableId="136459486">
    <w:abstractNumId w:val="10"/>
  </w:num>
  <w:num w:numId="17" w16cid:durableId="1762486578">
    <w:abstractNumId w:val="10"/>
  </w:num>
  <w:num w:numId="18" w16cid:durableId="1733695275">
    <w:abstractNumId w:val="10"/>
  </w:num>
  <w:num w:numId="19" w16cid:durableId="21390592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218B7"/>
    <w:rsid w:val="000127DD"/>
    <w:rsid w:val="000264CD"/>
    <w:rsid w:val="00031B08"/>
    <w:rsid w:val="0007773E"/>
    <w:rsid w:val="000825F4"/>
    <w:rsid w:val="000A7F65"/>
    <w:rsid w:val="000B28BB"/>
    <w:rsid w:val="000B43E9"/>
    <w:rsid w:val="000D7F8D"/>
    <w:rsid w:val="000F3BBF"/>
    <w:rsid w:val="001133EA"/>
    <w:rsid w:val="001317BA"/>
    <w:rsid w:val="00151DC9"/>
    <w:rsid w:val="001744CE"/>
    <w:rsid w:val="0017471F"/>
    <w:rsid w:val="00185928"/>
    <w:rsid w:val="0020110C"/>
    <w:rsid w:val="00201AA5"/>
    <w:rsid w:val="002149CF"/>
    <w:rsid w:val="00224EBD"/>
    <w:rsid w:val="00226F7E"/>
    <w:rsid w:val="00276F1C"/>
    <w:rsid w:val="00295153"/>
    <w:rsid w:val="002B01D6"/>
    <w:rsid w:val="002B15AB"/>
    <w:rsid w:val="002C48C0"/>
    <w:rsid w:val="002E07EF"/>
    <w:rsid w:val="002E3039"/>
    <w:rsid w:val="003006B4"/>
    <w:rsid w:val="003218B7"/>
    <w:rsid w:val="00330574"/>
    <w:rsid w:val="00382965"/>
    <w:rsid w:val="003B29E9"/>
    <w:rsid w:val="003C004B"/>
    <w:rsid w:val="003E5EFF"/>
    <w:rsid w:val="003E6B53"/>
    <w:rsid w:val="00471595"/>
    <w:rsid w:val="00494BB3"/>
    <w:rsid w:val="004B1A03"/>
    <w:rsid w:val="004D6976"/>
    <w:rsid w:val="004E0E1A"/>
    <w:rsid w:val="004E5171"/>
    <w:rsid w:val="004F19C7"/>
    <w:rsid w:val="004F5DB1"/>
    <w:rsid w:val="00510559"/>
    <w:rsid w:val="00515B04"/>
    <w:rsid w:val="00525C5A"/>
    <w:rsid w:val="0053305C"/>
    <w:rsid w:val="00547080"/>
    <w:rsid w:val="00571BD9"/>
    <w:rsid w:val="00587CDB"/>
    <w:rsid w:val="0059579A"/>
    <w:rsid w:val="00597C98"/>
    <w:rsid w:val="005A26E3"/>
    <w:rsid w:val="005B1D3A"/>
    <w:rsid w:val="005D22EA"/>
    <w:rsid w:val="006075A3"/>
    <w:rsid w:val="00610C58"/>
    <w:rsid w:val="006218D7"/>
    <w:rsid w:val="0062265D"/>
    <w:rsid w:val="00647C13"/>
    <w:rsid w:val="0069158A"/>
    <w:rsid w:val="006B521B"/>
    <w:rsid w:val="006D4E7B"/>
    <w:rsid w:val="006F5CB8"/>
    <w:rsid w:val="00755410"/>
    <w:rsid w:val="00755FA0"/>
    <w:rsid w:val="00761223"/>
    <w:rsid w:val="0078095C"/>
    <w:rsid w:val="008115CE"/>
    <w:rsid w:val="00877441"/>
    <w:rsid w:val="0088166C"/>
    <w:rsid w:val="008928D0"/>
    <w:rsid w:val="008D5914"/>
    <w:rsid w:val="008E4B16"/>
    <w:rsid w:val="008F2B9E"/>
    <w:rsid w:val="0090265B"/>
    <w:rsid w:val="00917A4C"/>
    <w:rsid w:val="00987A8D"/>
    <w:rsid w:val="009C5D69"/>
    <w:rsid w:val="009D081C"/>
    <w:rsid w:val="009E085F"/>
    <w:rsid w:val="009F228F"/>
    <w:rsid w:val="009F75DF"/>
    <w:rsid w:val="009F7DAE"/>
    <w:rsid w:val="00A0019F"/>
    <w:rsid w:val="00A231F3"/>
    <w:rsid w:val="00A5377E"/>
    <w:rsid w:val="00A85CF5"/>
    <w:rsid w:val="00AD0DA2"/>
    <w:rsid w:val="00AD35EB"/>
    <w:rsid w:val="00B764D3"/>
    <w:rsid w:val="00BB52BE"/>
    <w:rsid w:val="00BD5BF4"/>
    <w:rsid w:val="00BE0211"/>
    <w:rsid w:val="00BE2DC7"/>
    <w:rsid w:val="00BF5214"/>
    <w:rsid w:val="00BF7287"/>
    <w:rsid w:val="00C151B2"/>
    <w:rsid w:val="00C52372"/>
    <w:rsid w:val="00C52963"/>
    <w:rsid w:val="00C67256"/>
    <w:rsid w:val="00CA19E2"/>
    <w:rsid w:val="00CA5894"/>
    <w:rsid w:val="00CE5958"/>
    <w:rsid w:val="00D00916"/>
    <w:rsid w:val="00D1064D"/>
    <w:rsid w:val="00D15310"/>
    <w:rsid w:val="00D158D5"/>
    <w:rsid w:val="00D203CB"/>
    <w:rsid w:val="00D25B07"/>
    <w:rsid w:val="00D82D7D"/>
    <w:rsid w:val="00D90982"/>
    <w:rsid w:val="00D93B90"/>
    <w:rsid w:val="00DA17BC"/>
    <w:rsid w:val="00DF1AFD"/>
    <w:rsid w:val="00DF71CC"/>
    <w:rsid w:val="00E71BA5"/>
    <w:rsid w:val="00EA0D33"/>
    <w:rsid w:val="00EA0FE0"/>
    <w:rsid w:val="00EC780C"/>
    <w:rsid w:val="00EF3845"/>
    <w:rsid w:val="00F04559"/>
    <w:rsid w:val="00F12275"/>
    <w:rsid w:val="00F373FE"/>
    <w:rsid w:val="00F5295F"/>
    <w:rsid w:val="00F94444"/>
    <w:rsid w:val="00FF7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0C47D2"/>
  <w15:chartTrackingRefBased/>
  <w15:docId w15:val="{C7B1F8DB-6B92-486C-9BB9-8A7EBF9CD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595"/>
    <w:pPr>
      <w:spacing w:after="240" w:line="276" w:lineRule="auto"/>
    </w:pPr>
    <w:rPr>
      <w:rFonts w:cstheme="minorHAnsi"/>
      <w:sz w:val="28"/>
      <w:szCs w:val="28"/>
    </w:rPr>
  </w:style>
  <w:style w:type="paragraph" w:styleId="Heading1">
    <w:name w:val="heading 1"/>
    <w:basedOn w:val="NoSpacing"/>
    <w:next w:val="Normal"/>
    <w:link w:val="Heading1Char"/>
    <w:qFormat/>
    <w:rsid w:val="00471595"/>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471595"/>
    <w:pPr>
      <w:numPr>
        <w:ilvl w:val="1"/>
        <w:numId w:val="19"/>
      </w:numPr>
      <w:outlineLvl w:val="1"/>
    </w:pPr>
    <w:rPr>
      <w:rFonts w:asciiTheme="majorHAnsi" w:hAnsiTheme="majorHAnsi"/>
      <w:sz w:val="48"/>
      <w:szCs w:val="48"/>
    </w:rPr>
  </w:style>
  <w:style w:type="paragraph" w:styleId="Heading3">
    <w:name w:val="heading 3"/>
    <w:basedOn w:val="Heading2"/>
    <w:next w:val="Normal"/>
    <w:link w:val="Heading3Char"/>
    <w:qFormat/>
    <w:rsid w:val="00471595"/>
    <w:pPr>
      <w:outlineLvl w:val="2"/>
    </w:pPr>
    <w:rPr>
      <w:sz w:val="40"/>
    </w:rPr>
  </w:style>
  <w:style w:type="paragraph" w:styleId="Heading4">
    <w:name w:val="heading 4"/>
    <w:basedOn w:val="Heading3"/>
    <w:next w:val="Normal"/>
    <w:link w:val="Heading4Char"/>
    <w:qFormat/>
    <w:rsid w:val="00471595"/>
    <w:pPr>
      <w:numPr>
        <w:ilvl w:val="3"/>
      </w:numPr>
      <w:outlineLvl w:val="3"/>
    </w:pPr>
    <w:rPr>
      <w:sz w:val="32"/>
    </w:rPr>
  </w:style>
  <w:style w:type="paragraph" w:styleId="Heading5">
    <w:name w:val="heading 5"/>
    <w:basedOn w:val="Heading4"/>
    <w:next w:val="Normal"/>
    <w:link w:val="Heading5Char"/>
    <w:qFormat/>
    <w:rsid w:val="00471595"/>
    <w:pPr>
      <w:numPr>
        <w:ilvl w:val="4"/>
      </w:numPr>
      <w:outlineLvl w:val="4"/>
    </w:pPr>
    <w:rPr>
      <w:sz w:val="28"/>
    </w:rPr>
  </w:style>
  <w:style w:type="paragraph" w:styleId="Heading6">
    <w:name w:val="heading 6"/>
    <w:basedOn w:val="Heading5"/>
    <w:next w:val="Normal"/>
    <w:link w:val="Heading6Char"/>
    <w:qFormat/>
    <w:rsid w:val="00471595"/>
    <w:pPr>
      <w:numPr>
        <w:ilvl w:val="5"/>
      </w:numPr>
      <w:outlineLvl w:val="5"/>
    </w:pPr>
    <w:rPr>
      <w:bCs/>
      <w:sz w:val="24"/>
      <w:szCs w:val="24"/>
      <w:u w:val="single"/>
    </w:rPr>
  </w:style>
  <w:style w:type="paragraph" w:styleId="Heading7">
    <w:name w:val="heading 7"/>
    <w:basedOn w:val="Heading6"/>
    <w:next w:val="Normal"/>
    <w:link w:val="Heading7Char"/>
    <w:qFormat/>
    <w:rsid w:val="00471595"/>
    <w:pPr>
      <w:keepNext w:val="0"/>
      <w:numPr>
        <w:ilvl w:val="0"/>
        <w:numId w:val="0"/>
      </w:numPr>
      <w:outlineLvl w:val="6"/>
    </w:pPr>
    <w:rPr>
      <w:b w:val="0"/>
      <w:kern w:val="0"/>
    </w:rPr>
  </w:style>
  <w:style w:type="paragraph" w:styleId="Heading8">
    <w:name w:val="heading 8"/>
    <w:basedOn w:val="Heading6"/>
    <w:next w:val="Normal"/>
    <w:link w:val="Heading8Char"/>
    <w:qFormat/>
    <w:rsid w:val="00471595"/>
    <w:pPr>
      <w:outlineLvl w:val="7"/>
    </w:pPr>
    <w:rPr>
      <w:i/>
      <w:iCs/>
      <w:u w:val="none"/>
    </w:rPr>
  </w:style>
  <w:style w:type="paragraph" w:styleId="Heading9">
    <w:name w:val="heading 9"/>
    <w:basedOn w:val="Heading8"/>
    <w:next w:val="Normal"/>
    <w:link w:val="Heading9Char"/>
    <w:qFormat/>
    <w:rsid w:val="0047159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atarDraftBody">
    <w:name w:val="Avatar Draft Body"/>
    <w:basedOn w:val="AvonDraftBody"/>
    <w:pPr>
      <w:ind w:left="0" w:right="0"/>
    </w:pPr>
    <w:rPr>
      <w:sz w:val="20"/>
    </w:rPr>
  </w:style>
  <w:style w:type="paragraph" w:customStyle="1" w:styleId="AvonDraftBody">
    <w:name w:val="Avon Draft Body"/>
    <w:basedOn w:val="Normal"/>
    <w:pPr>
      <w:keepLines/>
      <w:ind w:left="720" w:right="720"/>
    </w:pPr>
    <w:rPr>
      <w:sz w:val="14"/>
    </w:rPr>
  </w:style>
  <w:style w:type="paragraph" w:styleId="Revision">
    <w:name w:val="Revision"/>
    <w:hidden/>
    <w:uiPriority w:val="99"/>
    <w:semiHidden/>
    <w:rsid w:val="00031B08"/>
    <w:rPr>
      <w:rFonts w:ascii="Humnst777 BT" w:hAnsi="Humnst777 BT"/>
    </w:rPr>
  </w:style>
  <w:style w:type="paragraph" w:styleId="Header">
    <w:name w:val="header"/>
    <w:basedOn w:val="Normal"/>
    <w:link w:val="HeaderChar"/>
    <w:uiPriority w:val="99"/>
    <w:unhideWhenUsed/>
    <w:rsid w:val="00A5377E"/>
    <w:pPr>
      <w:tabs>
        <w:tab w:val="center" w:pos="4680"/>
        <w:tab w:val="right" w:pos="9360"/>
      </w:tabs>
    </w:pPr>
  </w:style>
  <w:style w:type="character" w:customStyle="1" w:styleId="HeaderChar">
    <w:name w:val="Header Char"/>
    <w:basedOn w:val="DefaultParagraphFont"/>
    <w:link w:val="Header"/>
    <w:uiPriority w:val="99"/>
    <w:rsid w:val="00A5377E"/>
    <w:rPr>
      <w:rFonts w:ascii="Humnst777 BT" w:hAnsi="Humnst777 BT"/>
    </w:rPr>
  </w:style>
  <w:style w:type="paragraph" w:styleId="Footer">
    <w:name w:val="footer"/>
    <w:basedOn w:val="Normal"/>
    <w:link w:val="FooterChar"/>
    <w:uiPriority w:val="99"/>
    <w:unhideWhenUsed/>
    <w:rsid w:val="00A5377E"/>
    <w:pPr>
      <w:tabs>
        <w:tab w:val="center" w:pos="4680"/>
        <w:tab w:val="right" w:pos="9360"/>
      </w:tabs>
    </w:pPr>
  </w:style>
  <w:style w:type="character" w:customStyle="1" w:styleId="FooterChar">
    <w:name w:val="Footer Char"/>
    <w:basedOn w:val="DefaultParagraphFont"/>
    <w:link w:val="Footer"/>
    <w:uiPriority w:val="99"/>
    <w:rsid w:val="00A5377E"/>
    <w:rPr>
      <w:rFonts w:ascii="Humnst777 BT" w:hAnsi="Humnst777 BT"/>
    </w:rPr>
  </w:style>
  <w:style w:type="character" w:styleId="CommentReference">
    <w:name w:val="annotation reference"/>
    <w:basedOn w:val="DefaultParagraphFont"/>
    <w:uiPriority w:val="99"/>
    <w:semiHidden/>
    <w:unhideWhenUsed/>
    <w:rsid w:val="00A5377E"/>
    <w:rPr>
      <w:sz w:val="16"/>
      <w:szCs w:val="16"/>
    </w:rPr>
  </w:style>
  <w:style w:type="paragraph" w:styleId="CommentText">
    <w:name w:val="annotation text"/>
    <w:basedOn w:val="Normal"/>
    <w:link w:val="CommentTextChar"/>
    <w:uiPriority w:val="99"/>
    <w:semiHidden/>
    <w:unhideWhenUsed/>
    <w:rsid w:val="00A5377E"/>
    <w:pPr>
      <w:spacing w:line="240" w:lineRule="auto"/>
    </w:pPr>
    <w:rPr>
      <w:sz w:val="20"/>
    </w:rPr>
  </w:style>
  <w:style w:type="character" w:customStyle="1" w:styleId="CommentTextChar">
    <w:name w:val="Comment Text Char"/>
    <w:basedOn w:val="DefaultParagraphFont"/>
    <w:link w:val="CommentText"/>
    <w:uiPriority w:val="99"/>
    <w:semiHidden/>
    <w:rsid w:val="00A5377E"/>
    <w:rPr>
      <w:rFonts w:ascii="Humnst777 BT" w:hAnsi="Humnst777 BT"/>
    </w:rPr>
  </w:style>
  <w:style w:type="paragraph" w:styleId="CommentSubject">
    <w:name w:val="annotation subject"/>
    <w:basedOn w:val="CommentText"/>
    <w:next w:val="CommentText"/>
    <w:link w:val="CommentSubjectChar"/>
    <w:uiPriority w:val="99"/>
    <w:semiHidden/>
    <w:unhideWhenUsed/>
    <w:rsid w:val="00A5377E"/>
    <w:rPr>
      <w:b/>
      <w:bCs/>
    </w:rPr>
  </w:style>
  <w:style w:type="character" w:customStyle="1" w:styleId="CommentSubjectChar">
    <w:name w:val="Comment Subject Char"/>
    <w:basedOn w:val="CommentTextChar"/>
    <w:link w:val="CommentSubject"/>
    <w:uiPriority w:val="99"/>
    <w:semiHidden/>
    <w:rsid w:val="00A5377E"/>
    <w:rPr>
      <w:rFonts w:ascii="Humnst777 BT" w:hAnsi="Humnst777 BT"/>
      <w:b/>
      <w:bCs/>
    </w:rPr>
  </w:style>
  <w:style w:type="paragraph" w:customStyle="1" w:styleId="Hidden">
    <w:name w:val="Hidden"/>
    <w:basedOn w:val="Normal"/>
    <w:next w:val="Normal"/>
    <w:link w:val="HiddenChar"/>
    <w:autoRedefine/>
    <w:rsid w:val="00BF5214"/>
    <w:rPr>
      <w:vanish/>
      <w:color w:val="153D63" w:themeColor="text2" w:themeTint="E6"/>
    </w:rPr>
  </w:style>
  <w:style w:type="character" w:customStyle="1" w:styleId="HiddenChar">
    <w:name w:val="Hidden Char"/>
    <w:basedOn w:val="DefaultParagraphFont"/>
    <w:link w:val="Hidden"/>
    <w:rsid w:val="00BF5214"/>
    <w:rPr>
      <w:rFonts w:ascii="Humnst777 BT" w:hAnsi="Humnst777 BT"/>
      <w:vanish/>
      <w:color w:val="153D63" w:themeColor="text2" w:themeTint="E6"/>
      <w:sz w:val="24"/>
    </w:rPr>
  </w:style>
  <w:style w:type="paragraph" w:customStyle="1" w:styleId="VerticalBrace">
    <w:name w:val="Vertical Brace"/>
    <w:basedOn w:val="Normal"/>
    <w:next w:val="Normal"/>
    <w:link w:val="VerticalBraceChar"/>
    <w:autoRedefine/>
    <w:rsid w:val="00F5295F"/>
    <w:pPr>
      <w:jc w:val="center"/>
    </w:pPr>
    <w:rPr>
      <w:sz w:val="18"/>
    </w:rPr>
  </w:style>
  <w:style w:type="character" w:customStyle="1" w:styleId="VerticalBraceChar">
    <w:name w:val="Vertical Brace Char"/>
    <w:basedOn w:val="DefaultParagraphFont"/>
    <w:link w:val="VerticalBrace"/>
    <w:rsid w:val="00F5295F"/>
    <w:rPr>
      <w:rFonts w:ascii="Humnst777 BT" w:hAnsi="Humnst777 BT"/>
      <w:sz w:val="18"/>
    </w:rPr>
  </w:style>
  <w:style w:type="paragraph" w:customStyle="1" w:styleId="BlockNotes">
    <w:name w:val="Block Notes"/>
    <w:basedOn w:val="Normal"/>
    <w:next w:val="Normal"/>
    <w:link w:val="BlockNotesChar"/>
    <w:autoRedefine/>
    <w:rsid w:val="00BF5214"/>
    <w:rPr>
      <w:color w:val="0070C0"/>
    </w:rPr>
  </w:style>
  <w:style w:type="character" w:customStyle="1" w:styleId="BlockNotesChar">
    <w:name w:val="Block Notes Char"/>
    <w:basedOn w:val="DefaultParagraphFont"/>
    <w:link w:val="BlockNotes"/>
    <w:rsid w:val="00BF5214"/>
    <w:rPr>
      <w:rFonts w:ascii="Humnst777 BT" w:hAnsi="Humnst777 BT"/>
      <w:color w:val="0070C0"/>
      <w:sz w:val="24"/>
    </w:rPr>
  </w:style>
  <w:style w:type="paragraph" w:customStyle="1" w:styleId="Subheading1">
    <w:name w:val="Subheading 1"/>
    <w:basedOn w:val="Heading1"/>
    <w:next w:val="Normal"/>
    <w:link w:val="Subheading1Char"/>
    <w:qFormat/>
    <w:rsid w:val="00471595"/>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471595"/>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471595"/>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471595"/>
  </w:style>
  <w:style w:type="character" w:customStyle="1" w:styleId="Subheading2Char">
    <w:name w:val="Subheading 2 Char"/>
    <w:basedOn w:val="Subheading1Char"/>
    <w:link w:val="Subheading2"/>
    <w:rsid w:val="00471595"/>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471595"/>
    <w:rPr>
      <w:sz w:val="40"/>
      <w:szCs w:val="40"/>
    </w:rPr>
  </w:style>
  <w:style w:type="character" w:customStyle="1" w:styleId="Subheading3Char">
    <w:name w:val="Subheading 3 Char"/>
    <w:basedOn w:val="Subheading2Char"/>
    <w:link w:val="Subheading3"/>
    <w:rsid w:val="00471595"/>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471595"/>
    <w:pPr>
      <w:spacing w:before="240" w:line="240" w:lineRule="auto"/>
    </w:pPr>
    <w:rPr>
      <w:vertAlign w:val="subscript"/>
    </w:rPr>
  </w:style>
  <w:style w:type="character" w:customStyle="1" w:styleId="SuptitleChar">
    <w:name w:val="Suptitle Char"/>
    <w:basedOn w:val="SubtitleChar"/>
    <w:link w:val="Suptitle"/>
    <w:rsid w:val="00471595"/>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471595"/>
    <w:rPr>
      <w:b w:val="0"/>
      <w:bCs w:val="0"/>
      <w:color w:val="7F7F7F" w:themeColor="text1" w:themeTint="80"/>
      <w:vertAlign w:val="superscript"/>
    </w:rPr>
  </w:style>
  <w:style w:type="character" w:customStyle="1" w:styleId="SubtitleChar">
    <w:name w:val="Subtitle Char"/>
    <w:basedOn w:val="DefaultParagraphFont"/>
    <w:link w:val="Subtitle"/>
    <w:uiPriority w:val="11"/>
    <w:rsid w:val="00471595"/>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471595"/>
    <w:pPr>
      <w:spacing w:after="0"/>
    </w:pPr>
  </w:style>
  <w:style w:type="character" w:customStyle="1" w:styleId="Heading2Char">
    <w:name w:val="Heading 2 Char"/>
    <w:basedOn w:val="DefaultParagraphFont"/>
    <w:link w:val="Heading2"/>
    <w:rsid w:val="00471595"/>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471595"/>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471595"/>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471595"/>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471595"/>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471595"/>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471595"/>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471595"/>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471595"/>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471595"/>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471595"/>
    <w:rPr>
      <w:rFonts w:asciiTheme="majorHAnsi" w:eastAsiaTheme="majorEastAsia" w:hAnsiTheme="majorHAnsi" w:cstheme="majorBidi"/>
      <w:b/>
      <w:bCs/>
      <w:spacing w:val="-10"/>
      <w:kern w:val="28"/>
      <w:sz w:val="72"/>
      <w:szCs w:val="72"/>
    </w:rPr>
  </w:style>
  <w:style w:type="character" w:styleId="Strong">
    <w:name w:val="Strong"/>
    <w:uiPriority w:val="22"/>
    <w:qFormat/>
    <w:rsid w:val="00471595"/>
    <w:rPr>
      <w:b/>
      <w:bCs/>
    </w:rPr>
  </w:style>
  <w:style w:type="character" w:styleId="Emphasis">
    <w:name w:val="Emphasis"/>
    <w:uiPriority w:val="20"/>
    <w:qFormat/>
    <w:rsid w:val="00471595"/>
    <w:rPr>
      <w:rFonts w:asciiTheme="minorHAnsi" w:hAnsiTheme="minorHAnsi" w:cstheme="minorHAnsi"/>
      <w:i/>
      <w:iCs/>
      <w:sz w:val="28"/>
      <w:szCs w:val="28"/>
    </w:rPr>
  </w:style>
  <w:style w:type="paragraph" w:styleId="ListParagraph">
    <w:name w:val="List Paragraph"/>
    <w:basedOn w:val="Normal"/>
    <w:uiPriority w:val="34"/>
    <w:qFormat/>
    <w:rsid w:val="00471595"/>
    <w:pPr>
      <w:ind w:left="720"/>
      <w:contextualSpacing/>
    </w:pPr>
    <w:rPr>
      <w:rFonts w:eastAsia="Times New Roman"/>
    </w:rPr>
  </w:style>
  <w:style w:type="paragraph" w:styleId="Quote">
    <w:name w:val="Quote"/>
    <w:basedOn w:val="Normal"/>
    <w:next w:val="Normal"/>
    <w:link w:val="QuoteChar"/>
    <w:uiPriority w:val="29"/>
    <w:qFormat/>
    <w:rsid w:val="00471595"/>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471595"/>
    <w:rPr>
      <w:rFonts w:cstheme="minorHAnsi"/>
      <w:sz w:val="28"/>
      <w:szCs w:val="28"/>
    </w:rPr>
  </w:style>
  <w:style w:type="paragraph" w:styleId="IntenseQuote">
    <w:name w:val="Intense Quote"/>
    <w:basedOn w:val="Quote"/>
    <w:next w:val="Normal"/>
    <w:link w:val="IntenseQuoteChar"/>
    <w:uiPriority w:val="30"/>
    <w:qFormat/>
    <w:rsid w:val="00471595"/>
    <w:pPr>
      <w:pBdr>
        <w:left w:val="single" w:sz="18" w:space="7" w:color="auto"/>
      </w:pBdr>
    </w:pPr>
    <w:rPr>
      <w:b/>
      <w:bCs/>
    </w:rPr>
  </w:style>
  <w:style w:type="character" w:customStyle="1" w:styleId="IntenseQuoteChar">
    <w:name w:val="Intense Quote Char"/>
    <w:basedOn w:val="DefaultParagraphFont"/>
    <w:link w:val="IntenseQuote"/>
    <w:uiPriority w:val="30"/>
    <w:rsid w:val="00471595"/>
    <w:rPr>
      <w:rFonts w:cstheme="minorHAnsi"/>
      <w:b/>
      <w:bCs/>
      <w:sz w:val="28"/>
      <w:szCs w:val="28"/>
    </w:rPr>
  </w:style>
  <w:style w:type="character" w:styleId="SubtleEmphasis">
    <w:name w:val="Subtle Emphasis"/>
    <w:basedOn w:val="Emphasis"/>
    <w:uiPriority w:val="19"/>
    <w:qFormat/>
    <w:rsid w:val="00471595"/>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471595"/>
    <w:rPr>
      <w:rFonts w:asciiTheme="minorHAnsi" w:hAnsiTheme="minorHAnsi" w:cstheme="minorHAnsi"/>
      <w:b/>
      <w:bCs/>
      <w:i/>
      <w:iCs/>
      <w:sz w:val="28"/>
      <w:szCs w:val="28"/>
    </w:rPr>
  </w:style>
  <w:style w:type="character" w:styleId="SubtleReference">
    <w:name w:val="Subtle Reference"/>
    <w:uiPriority w:val="31"/>
    <w:qFormat/>
    <w:rsid w:val="00471595"/>
    <w:rPr>
      <w:caps/>
      <w:color w:val="7F7F7F" w:themeColor="text1" w:themeTint="80"/>
      <w:sz w:val="22"/>
      <w:szCs w:val="22"/>
    </w:rPr>
  </w:style>
  <w:style w:type="character" w:styleId="IntenseReference">
    <w:name w:val="Intense Reference"/>
    <w:basedOn w:val="SubtleReference"/>
    <w:uiPriority w:val="32"/>
    <w:qFormat/>
    <w:rsid w:val="00471595"/>
    <w:rPr>
      <w:b/>
      <w:bCs/>
      <w:caps/>
      <w:color w:val="7F7F7F" w:themeColor="text1" w:themeTint="80"/>
      <w:sz w:val="22"/>
      <w:szCs w:val="22"/>
    </w:rPr>
  </w:style>
  <w:style w:type="character" w:styleId="BookTitle">
    <w:name w:val="Book Title"/>
    <w:basedOn w:val="DefaultParagraphFont"/>
    <w:uiPriority w:val="33"/>
    <w:qFormat/>
    <w:rsid w:val="0047159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2448</TotalTime>
  <Pages>1</Pages>
  <Words>140601</Words>
  <Characters>656611</Characters>
  <Application>Microsoft Office Word</Application>
  <DocSecurity>0</DocSecurity>
  <Lines>14922</Lines>
  <Paragraphs>1578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101</cp:revision>
  <dcterms:created xsi:type="dcterms:W3CDTF">2025-07-26T17:04:00Z</dcterms:created>
  <dcterms:modified xsi:type="dcterms:W3CDTF">2025-11-12T07:13:00Z</dcterms:modified>
</cp:coreProperties>
</file>